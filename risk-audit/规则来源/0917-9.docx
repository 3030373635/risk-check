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rPr>
          <w:del w:id="0" w:author="尹兴盛" w:date="2026-09-17T15:15:41Z"/>
        </w:rPr>
      </w:pPr>
      <w:del w:id="1" w:author="尹兴盛" w:date="2026-09-17T15:15:41Z">
        <w:r>
          <w:rPr/>
          <w:delText>（一）以会计主体为审核单元</w:delText>
        </w:r>
      </w:del>
    </w:p>
    <w:p w14:paraId="08DD2E8D">
      <w:pPr>
        <w:snapToGrid w:val="0"/>
        <w:rPr>
          <w:del w:id="2" w:author="尹兴盛" w:date="2026-09-17T15:15:41Z"/>
        </w:rPr>
      </w:pPr>
      <w:del w:id="3" w:author="尹兴盛" w:date="2026-09-17T15:15:41Z">
        <w:r>
          <w:rPr/>
          <w:delTex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delText>
        </w:r>
      </w:del>
    </w:p>
    <w:p w14:paraId="116CD25E">
      <w:pPr>
        <w:snapToGrid w:val="0"/>
        <w:rPr>
          <w:del w:id="4" w:author="尹兴盛" w:date="2026-09-17T15:15:41Z"/>
        </w:rPr>
      </w:pPr>
      <w:del w:id="5" w:author="尹兴盛" w:date="2026-09-17T15:15:41Z">
        <w:r>
          <w:rPr/>
          <w:delText>建立“报送单位—会计主体—业务类别—材料类别”的对应关系。同一市公司目录下可包含多个主体，同一主体的资料也可分散在多个目录中；同一控制措施编号在不同主体中分别审核，不跨主体混用岗位、人员或载体信息。</w:delText>
        </w:r>
      </w:del>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6"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7"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8"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10" w:author="你说的都对" w:date="2026-09-16T15:11:58Z"/>
          <w:rFonts w:hint="eastAsia"/>
          <w:lang w:eastAsia="zh"/>
          <w:woUserID w:val="2"/>
        </w:rPr>
        <w:pPrChange w:id="9" w:author="Vance xu" w:date="2026-09-16T15:10:56Z">
          <w:pPr>
            <w:snapToGrid w:val="0"/>
          </w:pPr>
        </w:pPrChange>
      </w:pPr>
      <w:ins w:id="11" w:author="Vance xu" w:date="2026-09-16T15:10:37Z">
        <w:r>
          <w:rPr>
            <w:rFonts w:hint="eastAsia"/>
            <w:lang w:eastAsia="zh"/>
            <w:woUserID w:val="2"/>
          </w:rPr>
          <w:t>全文</w:t>
        </w:r>
      </w:ins>
      <w:ins w:id="12" w:author="你说的都对" w:date="2026-09-16T15:11:06Z">
        <w:r>
          <w:rPr>
            <w:rFonts w:hint="eastAsia"/>
            <w:lang w:eastAsia="zh"/>
            <w:woUserID w:val="5"/>
          </w:rPr>
          <w:t>涉及到</w:t>
        </w:r>
      </w:ins>
      <w:ins w:id="13" w:author="Vance xu" w:date="2026-09-16T15:10:42Z">
        <w:del w:id="14" w:author="你说的都对" w:date="2026-09-16T15:11:05Z">
          <w:r>
            <w:rPr>
              <w:rFonts w:hint="eastAsia"/>
              <w:lang w:eastAsia="zh"/>
              <w:woUserID w:val="2"/>
            </w:rPr>
            <w:delText>读取</w:delText>
          </w:r>
        </w:del>
      </w:ins>
      <w:ins w:id="15" w:author="Vance xu" w:date="2026-09-16T15:10:43Z">
        <w:del w:id="16" w:author="你说的都对" w:date="2026-09-16T15:11:05Z">
          <w:r>
            <w:rPr>
              <w:rFonts w:hint="eastAsia"/>
              <w:lang w:eastAsia="zh"/>
              <w:woUserID w:val="2"/>
            </w:rPr>
            <w:delText>数据</w:delText>
          </w:r>
        </w:del>
      </w:ins>
      <w:ins w:id="17" w:author="Vance xu" w:date="2026-09-16T15:10:34Z">
        <w:del w:id="18" w:author="你说的都对" w:date="2026-09-16T15:11:05Z">
          <w:r>
            <w:rPr>
              <w:rFonts w:hint="eastAsia"/>
              <w:lang w:eastAsia="zh"/>
              <w:woUserID w:val="2"/>
            </w:rPr>
            <w:delText>按照</w:delText>
          </w:r>
        </w:del>
      </w:ins>
      <w:ins w:id="19" w:author="Vance xu" w:date="2026-09-16T15:10:34Z">
        <w:r>
          <w:rPr>
            <w:rFonts w:hint="eastAsia"/>
            <w:lang w:eastAsia="zh"/>
            <w:woUserID w:val="2"/>
          </w:rPr>
          <w:t>控制措施编号，</w:t>
        </w:r>
      </w:ins>
      <w:ins w:id="20" w:author="你说的都对" w:date="2026-09-16T15:11:14Z">
        <w:r>
          <w:rPr>
            <w:rFonts w:hint="eastAsia"/>
            <w:lang w:eastAsia="zh"/>
            <w:woUserID w:val="5"/>
          </w:rPr>
          <w:t>只需要</w:t>
        </w:r>
      </w:ins>
      <w:ins w:id="21" w:author="Vance xu" w:date="2026-09-16T15:10:34Z">
        <w:r>
          <w:rPr>
            <w:rFonts w:hint="eastAsia"/>
            <w:lang w:eastAsia="zh"/>
            <w:woUserID w:val="2"/>
          </w:rPr>
          <w:t>提取里面的数字</w:t>
        </w:r>
      </w:ins>
      <w:ins w:id="22" w:author="你说的都对" w:date="2026-09-16T15:11:20Z">
        <w:r>
          <w:rPr>
            <w:rFonts w:hint="eastAsia"/>
            <w:lang w:eastAsia="zh"/>
            <w:woUserID w:val="5"/>
          </w:rPr>
          <w:t>即可</w:t>
        </w:r>
      </w:ins>
      <w:ins w:id="23" w:author="Vance xu" w:date="2026-09-16T15:10:34Z">
        <w:del w:id="24" w:author="你说的都对" w:date="2026-09-16T15:11:17Z">
          <w:r>
            <w:rPr>
              <w:rFonts w:hint="eastAsia"/>
              <w:lang w:eastAsia="zh"/>
              <w:woUserID w:val="2"/>
            </w:rPr>
            <w:delText>排序</w:delText>
          </w:r>
        </w:del>
      </w:ins>
      <w:ins w:id="25"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7" w:author="Vance xu" w:date="2026-09-15T18:41:05Z"/>
          <w:rFonts w:hint="eastAsia"/>
          <w:lang w:eastAsia="zh"/>
          <w:woUserID w:val="5"/>
        </w:rPr>
        <w:pPrChange w:id="26" w:author="Vance xu" w:date="2026-09-16T15:10:56Z">
          <w:pPr>
            <w:snapToGrid w:val="0"/>
          </w:pPr>
        </w:pPrChange>
      </w:pPr>
      <w:ins w:id="28" w:author="你说的都对" w:date="2026-09-16T15:12:02Z">
        <w:r>
          <w:rPr>
            <w:rFonts w:hint="eastAsia"/>
            <w:lang w:eastAsia="zh"/>
            <w:woUserID w:val="5"/>
          </w:rPr>
          <w:t>如何</w:t>
        </w:r>
      </w:ins>
      <w:ins w:id="29" w:author="你说的都对" w:date="2026-09-16T15:19:40Z">
        <w:r>
          <w:rPr>
            <w:rFonts w:hint="eastAsia"/>
            <w:lang w:eastAsia="zh"/>
            <w:woUserID w:val="5"/>
          </w:rPr>
          <w:t>认为</w:t>
        </w:r>
      </w:ins>
      <w:ins w:id="30" w:author="你说的都对" w:date="2026-09-16T15:12:03Z">
        <w:r>
          <w:rPr>
            <w:rFonts w:hint="eastAsia"/>
            <w:lang w:eastAsia="zh"/>
            <w:woUserID w:val="5"/>
          </w:rPr>
          <w:t>两个</w:t>
        </w:r>
      </w:ins>
      <w:ins w:id="31" w:author="你说的都对" w:date="2026-09-16T15:12:04Z">
        <w:r>
          <w:rPr>
            <w:rFonts w:hint="eastAsia"/>
            <w:lang w:eastAsia="zh"/>
            <w:woUserID w:val="5"/>
          </w:rPr>
          <w:t>控制</w:t>
        </w:r>
      </w:ins>
      <w:ins w:id="32" w:author="你说的都对" w:date="2026-09-16T15:12:06Z">
        <w:r>
          <w:rPr>
            <w:rFonts w:hint="eastAsia"/>
            <w:lang w:eastAsia="zh"/>
            <w:woUserID w:val="5"/>
          </w:rPr>
          <w:t>措施</w:t>
        </w:r>
      </w:ins>
      <w:ins w:id="33" w:author="你说的都对" w:date="2026-09-16T15:12:07Z">
        <w:r>
          <w:rPr>
            <w:rFonts w:hint="eastAsia"/>
            <w:lang w:eastAsia="zh"/>
            <w:woUserID w:val="5"/>
          </w:rPr>
          <w:t>相同</w:t>
        </w:r>
      </w:ins>
      <w:ins w:id="34" w:author="你说的都对" w:date="2026-09-16T15:12:08Z">
        <w:r>
          <w:rPr>
            <w:rFonts w:hint="eastAsia"/>
            <w:lang w:eastAsia="zh"/>
            <w:woUserID w:val="5"/>
          </w:rPr>
          <w:t>：</w:t>
        </w:r>
      </w:ins>
      <w:ins w:id="35" w:author="你说的都对" w:date="2026-09-16T15:12:10Z">
        <w:r>
          <w:rPr>
            <w:rFonts w:hint="eastAsia"/>
            <w:lang w:eastAsia="zh"/>
            <w:woUserID w:val="5"/>
          </w:rPr>
          <w:t>只需要</w:t>
        </w:r>
      </w:ins>
      <w:ins w:id="36" w:author="你说的都对" w:date="2026-09-16T15:12:11Z">
        <w:r>
          <w:rPr>
            <w:rFonts w:hint="eastAsia"/>
            <w:lang w:eastAsia="zh"/>
            <w:woUserID w:val="5"/>
          </w:rPr>
          <w:t>当</w:t>
        </w:r>
      </w:ins>
      <w:ins w:id="37" w:author="你说的都对" w:date="2026-09-16T15:12:13Z">
        <w:r>
          <w:rPr>
            <w:rFonts w:hint="eastAsia"/>
            <w:lang w:eastAsia="zh"/>
            <w:woUserID w:val="5"/>
          </w:rPr>
          <w:t>数字</w:t>
        </w:r>
      </w:ins>
      <w:ins w:id="38" w:author="你说的都对" w:date="2026-09-16T15:12:14Z">
        <w:r>
          <w:rPr>
            <w:rFonts w:hint="eastAsia"/>
            <w:lang w:eastAsia="zh"/>
            <w:woUserID w:val="5"/>
          </w:rPr>
          <w:t>一样</w:t>
        </w:r>
      </w:ins>
      <w:ins w:id="39" w:author="你说的都对" w:date="2026-09-16T15:12:16Z">
        <w:r>
          <w:rPr>
            <w:rFonts w:hint="eastAsia"/>
            <w:lang w:eastAsia="zh"/>
            <w:woUserID w:val="5"/>
          </w:rPr>
          <w:t>就可</w:t>
        </w:r>
      </w:ins>
      <w:ins w:id="40" w:author="你说的都对" w:date="2026-09-16T15:12:18Z">
        <w:r>
          <w:rPr>
            <w:rFonts w:hint="eastAsia"/>
            <w:lang w:eastAsia="zh"/>
            <w:woUserID w:val="5"/>
          </w:rPr>
          <w:t>认为</w:t>
        </w:r>
      </w:ins>
      <w:ins w:id="41" w:author="你说的都对" w:date="2026-09-16T15:12:19Z">
        <w:r>
          <w:rPr>
            <w:rFonts w:hint="eastAsia"/>
            <w:lang w:eastAsia="zh"/>
            <w:woUserID w:val="5"/>
          </w:rPr>
          <w:t>两个</w:t>
        </w:r>
      </w:ins>
      <w:ins w:id="42" w:author="你说的都对" w:date="2026-09-16T15:12:20Z">
        <w:r>
          <w:rPr>
            <w:rFonts w:hint="eastAsia"/>
            <w:lang w:eastAsia="zh"/>
            <w:woUserID w:val="5"/>
          </w:rPr>
          <w:t>措施</w:t>
        </w:r>
      </w:ins>
      <w:ins w:id="43" w:author="你说的都对" w:date="2026-09-16T15:12:22Z">
        <w:r>
          <w:rPr>
            <w:rFonts w:hint="eastAsia"/>
            <w:lang w:eastAsia="zh"/>
            <w:woUserID w:val="5"/>
          </w:rPr>
          <w:t>编号</w:t>
        </w:r>
      </w:ins>
      <w:ins w:id="44" w:author="你说的都对" w:date="2026-09-16T15:12:23Z">
        <w:r>
          <w:rPr>
            <w:rFonts w:hint="eastAsia"/>
            <w:lang w:eastAsia="zh"/>
            <w:woUserID w:val="5"/>
          </w:rPr>
          <w:t>相同</w:t>
        </w:r>
      </w:ins>
      <w:ins w:id="45" w:author="你说的都对" w:date="2026-09-16T15:12:24Z">
        <w:r>
          <w:rPr>
            <w:rFonts w:hint="eastAsia"/>
            <w:lang w:eastAsia="zh"/>
            <w:woUserID w:val="5"/>
          </w:rPr>
          <w:t>，比如</w:t>
        </w:r>
      </w:ins>
      <w:ins w:id="46" w:author="你说的都对" w:date="2026-09-16T15:12:26Z">
        <w:r>
          <w:rPr>
            <w:rFonts w:hint="eastAsia"/>
            <w:lang w:eastAsia="zh"/>
            <w:woUserID w:val="5"/>
          </w:rPr>
          <w:t>：</w:t>
        </w:r>
      </w:ins>
      <w:ins w:id="47" w:author="你说的都对" w:date="2026-09-16T15:12:59Z">
        <w:r>
          <w:rPr>
            <w:rFonts w:hint="eastAsia"/>
            <w:lang w:eastAsia="zh"/>
            <w:woUserID w:val="5"/>
          </w:rPr>
          <w:t>职工福利保障与薪酬管理业务-12.职工疗养组织-控制措施05</w:t>
        </w:r>
      </w:ins>
      <w:ins w:id="48" w:author="你说的都对" w:date="2026-09-16T15:13:02Z">
        <w:r>
          <w:rPr>
            <w:rFonts w:hint="eastAsia"/>
            <w:lang w:eastAsia="zh"/>
            <w:woUserID w:val="5"/>
          </w:rPr>
          <w:t>与</w:t>
        </w:r>
      </w:ins>
      <w:ins w:id="49" w:author="你说的都对" w:date="2026-09-16T15:13:11Z">
        <w:r>
          <w:rPr>
            <w:rFonts w:hint="eastAsia"/>
            <w:lang w:eastAsia="zh"/>
            <w:woUserID w:val="5"/>
          </w:rPr>
          <w:t>x</w:t>
        </w:r>
      </w:ins>
      <w:ins w:id="50" w:author="你说的都对" w:date="2026-09-16T15:13:12Z">
        <w:r>
          <w:rPr>
            <w:rFonts w:hint="eastAsia"/>
            <w:lang w:eastAsia="zh"/>
            <w:woUserID w:val="5"/>
          </w:rPr>
          <w:t>xx</w:t>
        </w:r>
      </w:ins>
      <w:ins w:id="51" w:author="你说的都对" w:date="2026-09-16T15:13:03Z">
        <w:r>
          <w:rPr>
            <w:rFonts w:hint="eastAsia"/>
            <w:lang w:eastAsia="zh"/>
            <w:woUserID w:val="5"/>
          </w:rPr>
          <w:t>福利保障与</w:t>
        </w:r>
      </w:ins>
      <w:ins w:id="52" w:author="你说的都对" w:date="2026-09-16T15:13:08Z">
        <w:r>
          <w:rPr>
            <w:rFonts w:hint="eastAsia"/>
            <w:lang w:eastAsia="zh"/>
            <w:woUserID w:val="5"/>
          </w:rPr>
          <w:t>xxx</w:t>
        </w:r>
      </w:ins>
      <w:ins w:id="53" w:author="你说的都对" w:date="2026-09-16T15:13:03Z">
        <w:r>
          <w:rPr>
            <w:rFonts w:hint="eastAsia"/>
            <w:lang w:eastAsia="zh"/>
            <w:woUserID w:val="5"/>
          </w:rPr>
          <w:t>管理业务-12.职工疗养组织-控制措施05</w:t>
        </w:r>
      </w:ins>
      <w:ins w:id="54" w:author="你说的都对" w:date="2026-09-16T15:13:17Z">
        <w:r>
          <w:rPr>
            <w:rFonts w:hint="eastAsia"/>
            <w:lang w:eastAsia="zh"/>
            <w:woUserID w:val="5"/>
          </w:rPr>
          <w:t>。</w:t>
        </w:r>
      </w:ins>
      <w:ins w:id="55" w:author="你说的都对" w:date="2026-09-16T15:13:20Z">
        <w:r>
          <w:rPr>
            <w:rFonts w:hint="eastAsia"/>
            <w:lang w:eastAsia="zh"/>
            <w:woUserID w:val="5"/>
          </w:rPr>
          <w:t>虽然</w:t>
        </w:r>
      </w:ins>
      <w:ins w:id="56" w:author="你说的都对" w:date="2026-09-16T15:13:22Z">
        <w:r>
          <w:rPr>
            <w:rFonts w:hint="eastAsia"/>
            <w:lang w:eastAsia="zh"/>
            <w:woUserID w:val="5"/>
          </w:rPr>
          <w:t>内容</w:t>
        </w:r>
      </w:ins>
      <w:ins w:id="57" w:author="你说的都对" w:date="2026-09-16T15:13:23Z">
        <w:r>
          <w:rPr>
            <w:rFonts w:hint="eastAsia"/>
            <w:lang w:eastAsia="zh"/>
            <w:woUserID w:val="5"/>
          </w:rPr>
          <w:t>不一样</w:t>
        </w:r>
      </w:ins>
      <w:ins w:id="58" w:author="你说的都对" w:date="2026-09-16T15:13:24Z">
        <w:r>
          <w:rPr>
            <w:rFonts w:hint="eastAsia"/>
            <w:lang w:eastAsia="zh"/>
            <w:woUserID w:val="5"/>
          </w:rPr>
          <w:t>，但是</w:t>
        </w:r>
      </w:ins>
      <w:ins w:id="59" w:author="你说的都对" w:date="2026-09-16T15:13:25Z">
        <w:r>
          <w:rPr>
            <w:rFonts w:hint="eastAsia"/>
            <w:lang w:eastAsia="zh"/>
            <w:woUserID w:val="5"/>
          </w:rPr>
          <w:t>数字是</w:t>
        </w:r>
      </w:ins>
      <w:ins w:id="60" w:author="你说的都对" w:date="2026-09-16T15:13:26Z">
        <w:r>
          <w:rPr>
            <w:rFonts w:hint="eastAsia"/>
            <w:lang w:eastAsia="zh"/>
            <w:woUserID w:val="5"/>
          </w:rPr>
          <w:t>一样</w:t>
        </w:r>
      </w:ins>
      <w:ins w:id="61" w:author="你说的都对" w:date="2026-09-16T15:13:27Z">
        <w:r>
          <w:rPr>
            <w:rFonts w:hint="eastAsia"/>
            <w:lang w:eastAsia="zh"/>
            <w:woUserID w:val="5"/>
          </w:rPr>
          <w:t>的。</w:t>
        </w:r>
      </w:ins>
      <w:ins w:id="62" w:author="你说的都对" w:date="2026-09-16T15:13:28Z">
        <w:r>
          <w:rPr>
            <w:rFonts w:hint="eastAsia"/>
            <w:lang w:eastAsia="zh"/>
            <w:woUserID w:val="5"/>
          </w:rPr>
          <w:t>所以</w:t>
        </w:r>
      </w:ins>
      <w:ins w:id="63" w:author="你说的都对" w:date="2026-09-16T15:13:29Z">
        <w:r>
          <w:rPr>
            <w:rFonts w:hint="eastAsia"/>
            <w:lang w:eastAsia="zh"/>
            <w:woUserID w:val="5"/>
          </w:rPr>
          <w:t>可以</w:t>
        </w:r>
      </w:ins>
      <w:ins w:id="64" w:author="你说的都对" w:date="2026-09-16T15:13:31Z">
        <w:r>
          <w:rPr>
            <w:rFonts w:hint="eastAsia"/>
            <w:lang w:eastAsia="zh"/>
            <w:woUserID w:val="5"/>
          </w:rPr>
          <w:t>认为</w:t>
        </w:r>
      </w:ins>
      <w:ins w:id="65" w:author="你说的都对" w:date="2026-09-16T15:13:33Z">
        <w:r>
          <w:rPr>
            <w:rFonts w:hint="eastAsia"/>
            <w:lang w:eastAsia="zh"/>
            <w:woUserID w:val="5"/>
          </w:rPr>
          <w:t>这两个</w:t>
        </w:r>
      </w:ins>
      <w:ins w:id="66" w:author="你说的都对" w:date="2026-09-16T15:13:34Z">
        <w:r>
          <w:rPr>
            <w:rFonts w:hint="eastAsia"/>
            <w:lang w:eastAsia="zh"/>
            <w:woUserID w:val="5"/>
          </w:rPr>
          <w:t>是同一个</w:t>
        </w:r>
      </w:ins>
      <w:ins w:id="67" w:author="你说的都对" w:date="2026-09-16T15:13:36Z">
        <w:r>
          <w:rPr>
            <w:rFonts w:hint="eastAsia"/>
            <w:lang w:eastAsia="zh"/>
            <w:woUserID w:val="5"/>
          </w:rPr>
          <w:t>措施</w:t>
        </w:r>
      </w:ins>
      <w:ins w:id="68" w:author="你说的都对" w:date="2026-09-16T15:13:37Z">
        <w:r>
          <w:rPr>
            <w:rFonts w:hint="eastAsia"/>
            <w:lang w:eastAsia="zh"/>
            <w:woUserID w:val="5"/>
          </w:rPr>
          <w:t>。</w:t>
        </w:r>
      </w:ins>
    </w:p>
    <w:p w14:paraId="7E343B53">
      <w:pPr>
        <w:pStyle w:val="4"/>
        <w:snapToGrid w:val="0"/>
        <w:rPr>
          <w:ins w:id="70" w:author="Vance xu" w:date="2026-09-15T18:40:22Z"/>
        </w:rPr>
        <w:pPrChange w:id="69" w:author="Vance xu" w:date="2026-09-15T18:41:16Z">
          <w:pPr>
            <w:snapToGrid w:val="0"/>
          </w:pPr>
        </w:pPrChange>
      </w:pPr>
      <w:ins w:id="71" w:author="Vance xu" w:date="2026-09-15T18:41:05Z">
        <w:r>
          <w:rPr>
            <w:woUserID w:val="2"/>
          </w:rPr>
          <w:t>（</w:t>
        </w:r>
      </w:ins>
      <w:ins w:id="72" w:author="Vance xu" w:date="2026-09-15T18:41:09Z">
        <w:r>
          <w:rPr>
            <w:rFonts w:hint="eastAsia"/>
            <w:lang w:eastAsia="zh"/>
            <w:woUserID w:val="2"/>
          </w:rPr>
          <w:t>四</w:t>
        </w:r>
      </w:ins>
      <w:ins w:id="73" w:author="Vance xu" w:date="2026-09-15T18:41:05Z">
        <w:r>
          <w:rPr>
            <w:woUserID w:val="2"/>
          </w:rPr>
          <w:t>）</w:t>
        </w:r>
      </w:ins>
      <w:ins w:id="74"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75" w:author="Vance xu" w:date="2026-09-15T21:33:07Z"/>
          <w:rFonts w:hint="eastAsia" w:cs="华文仿宋"/>
          <w:b w:val="0"/>
          <w:i w:val="0"/>
          <w:color w:val="000000"/>
          <w:kern w:val="0"/>
          <w:sz w:val="32"/>
          <w:szCs w:val="32"/>
          <w:lang w:val="en-US" w:eastAsia="zh" w:bidi="ar"/>
          <w:woUserID w:val="2"/>
        </w:rPr>
      </w:pPr>
      <w:ins w:id="76" w:author="Vance xu" w:date="2026-09-15T21:32:55Z">
        <w:r>
          <w:rPr>
            <w:rFonts w:hint="eastAsia" w:cs="华文仿宋"/>
            <w:b w:val="0"/>
            <w:i w:val="0"/>
            <w:color w:val="000000"/>
            <w:kern w:val="0"/>
            <w:sz w:val="32"/>
            <w:szCs w:val="32"/>
            <w:lang w:val="en-US" w:eastAsia="zh" w:bidi="ar"/>
            <w:woUserID w:val="2"/>
          </w:rPr>
          <w:t>1、</w:t>
        </w:r>
      </w:ins>
      <w:ins w:id="77"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9" w:author="Vance xu" w:date="2026-09-15T18:40:23Z"/>
          <w:rFonts w:hint="eastAsia"/>
          <w:lang w:eastAsia="zh"/>
          <w:woUserID w:val="2"/>
        </w:rPr>
        <w:pPrChange w:id="78"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80"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81" w:author="Vance xu" w:date="2026-09-16T15:26:48Z">
        <w:r>
          <w:rPr>
            <w:rFonts w:hint="eastAsia"/>
            <w:lang w:eastAsia="zh"/>
            <w:woUserID w:val="2"/>
          </w:rPr>
          <w:t>按照控制措施编号排序，提取里面的数字排序，</w:t>
        </w:r>
      </w:ins>
      <w:ins w:id="82" w:author="Vance xu" w:date="2026-09-16T15:28:24Z">
        <w:r>
          <w:rPr>
            <w:rFonts w:hint="eastAsia"/>
            <w:lang w:eastAsia="zh"/>
            <w:woUserID w:val="2"/>
          </w:rPr>
          <w:t>当表格有合并单元格的情况是需要自己处理。</w:t>
        </w:r>
      </w:ins>
      <w:ins w:id="83" w:author="Vance xu" w:date="2026-09-16T15:26:48Z">
        <w:r>
          <w:rPr>
            <w:rFonts w:hint="eastAsia"/>
            <w:lang w:eastAsia="zh"/>
            <w:woUserID w:val="2"/>
          </w:rPr>
          <w:t>比如</w:t>
        </w:r>
      </w:ins>
      <w:ins w:id="84" w:author="Vance xu" w:date="2026-09-16T15:28:32Z">
        <w:r>
          <w:rPr>
            <w:rFonts w:hint="eastAsia"/>
            <w:lang w:eastAsia="zh"/>
            <w:woUserID w:val="2"/>
          </w:rPr>
          <w:t>：</w:t>
        </w:r>
      </w:ins>
      <w:ins w:id="85" w:author="Vance xu" w:date="2026-09-16T15:26:48Z">
        <w:r>
          <w:rPr>
            <w:rFonts w:hint="eastAsia"/>
            <w:lang w:eastAsia="zh"/>
            <w:woUserID w:val="2"/>
          </w:rPr>
          <w:t>“职工福利保障与薪酬管理业务-12.职工疗养组织-控制措施05”，提取数字12和05。</w:t>
        </w:r>
      </w:ins>
      <w:ins w:id="86"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7" w:author="Vance xu" w:date="2026-09-15T18:40:23Z"/>
          <w:rFonts w:hint="eastAsia"/>
          <w:lang w:eastAsia="zh"/>
          <w:woUserID w:val="2"/>
        </w:rPr>
      </w:pPr>
      <w:ins w:id="88"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90" w:author="Vance xu" w:date="2026-09-15T21:33:28Z"/>
        </w:numPr>
        <w:snapToGrid w:val="0"/>
        <w:rPr>
          <w:ins w:id="91" w:author="Vance xu" w:date="2026-09-15T21:33:29Z"/>
          <w:rFonts w:hint="eastAsia"/>
          <w:lang w:eastAsia="zh"/>
          <w:woUserID w:val="2"/>
        </w:rPr>
        <w:pPrChange w:id="89" w:author="Vance xu" w:date="2026-09-15T21:33:28Z">
          <w:pPr>
            <w:snapToGrid w:val="0"/>
          </w:pPr>
        </w:pPrChange>
      </w:pPr>
      <w:ins w:id="92" w:author="Vance xu" w:date="2026-09-15T21:41:56Z">
        <w:r>
          <w:rPr>
            <w:rFonts w:hint="eastAsia"/>
            <w:lang w:eastAsia="zh"/>
            <w:woUserID w:val="2"/>
          </w:rPr>
          <w:t>各</w:t>
        </w:r>
      </w:ins>
      <w:ins w:id="93" w:author="Vance xu" w:date="2026-09-15T21:41:57Z">
        <w:r>
          <w:rPr>
            <w:rFonts w:hint="eastAsia"/>
            <w:lang w:eastAsia="zh"/>
            <w:woUserID w:val="2"/>
          </w:rPr>
          <w:t>矩阵</w:t>
        </w:r>
      </w:ins>
      <w:ins w:id="94" w:author="Vance xu" w:date="2026-09-15T21:42:01Z">
        <w:r>
          <w:rPr>
            <w:rFonts w:hint="eastAsia"/>
            <w:lang w:eastAsia="zh"/>
            <w:woUserID w:val="2"/>
          </w:rPr>
          <w:t>加入</w:t>
        </w:r>
      </w:ins>
      <w:ins w:id="95" w:author="Vance xu" w:date="2026-09-15T21:33:17Z">
        <w:r>
          <w:rPr>
            <w:rFonts w:hint="eastAsia"/>
            <w:lang w:eastAsia="zh"/>
            <w:woUserID w:val="2"/>
          </w:rPr>
          <w:t>标准</w:t>
        </w:r>
      </w:ins>
      <w:ins w:id="96" w:author="Vance xu" w:date="2026-09-15T21:33:18Z">
        <w:r>
          <w:rPr>
            <w:rFonts w:hint="eastAsia"/>
            <w:lang w:eastAsia="zh"/>
            <w:woUserID w:val="2"/>
          </w:rPr>
          <w:t>省公司</w:t>
        </w:r>
      </w:ins>
      <w:ins w:id="97" w:author="Vance xu" w:date="2026-09-15T21:33:22Z">
        <w:r>
          <w:rPr>
            <w:rFonts w:hint="eastAsia"/>
            <w:lang w:eastAsia="zh"/>
            <w:woUserID w:val="2"/>
          </w:rPr>
          <w:t>版本</w:t>
        </w:r>
      </w:ins>
      <w:ins w:id="98" w:author="Vance xu" w:date="2026-09-15T21:33:24Z">
        <w:r>
          <w:rPr>
            <w:rFonts w:hint="eastAsia"/>
            <w:lang w:eastAsia="zh"/>
            <w:woUserID w:val="2"/>
          </w:rPr>
          <w:t>责任主体</w:t>
        </w:r>
      </w:ins>
      <w:ins w:id="99"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100" w:author="Vance xu" w:date="2026-09-15T21:33:30Z">
          <w:pPr>
            <w:snapToGrid w:val="0"/>
          </w:pPr>
        </w:pPrChange>
      </w:pPr>
      <w:ins w:id="101" w:author="Vance xu" w:date="2026-09-15T21:38:38Z">
        <w:r>
          <w:rPr>
            <w:rFonts w:hint="eastAsia"/>
            <w:lang w:eastAsia="zh"/>
            <w:woUserID w:val="2"/>
          </w:rPr>
          <w:t>将</w:t>
        </w:r>
      </w:ins>
      <w:ins w:id="102" w:author="Vance xu" w:date="2026-09-15T21:35:49Z">
        <w:r>
          <w:rPr>
            <w:rFonts w:hint="eastAsia"/>
            <w:lang w:eastAsia="zh"/>
            <w:woUserID w:val="2"/>
          </w:rPr>
          <w:t>0818版本</w:t>
        </w:r>
      </w:ins>
      <w:ins w:id="103" w:author="Vance xu" w:date="2026-09-15T21:36:10Z">
        <w:r>
          <w:rPr>
            <w:rFonts w:hint="eastAsia"/>
            <w:lang w:eastAsia="zh"/>
            <w:woUserID w:val="2"/>
          </w:rPr>
          <w:t>矩阵</w:t>
        </w:r>
      </w:ins>
      <w:ins w:id="104" w:author="Vance xu" w:date="2026-09-15T21:36:11Z">
        <w:r>
          <w:rPr>
            <w:rFonts w:hint="eastAsia"/>
            <w:lang w:eastAsia="zh"/>
            <w:woUserID w:val="2"/>
          </w:rPr>
          <w:t>中</w:t>
        </w:r>
      </w:ins>
      <w:ins w:id="105" w:author="Vance xu" w:date="2026-09-15T21:36:12Z">
        <w:r>
          <w:rPr>
            <w:rFonts w:hint="eastAsia"/>
            <w:lang w:eastAsia="zh"/>
            <w:woUserID w:val="2"/>
          </w:rPr>
          <w:t>责任主体</w:t>
        </w:r>
      </w:ins>
      <w:ins w:id="106" w:author="Vance xu" w:date="2026-09-15T21:36:15Z">
        <w:r>
          <w:rPr>
            <w:rFonts w:hint="eastAsia"/>
            <w:lang w:eastAsia="zh"/>
            <w:woUserID w:val="2"/>
          </w:rPr>
          <w:t>列</w:t>
        </w:r>
      </w:ins>
      <w:ins w:id="107" w:author="Vance xu" w:date="2026-09-15T21:38:45Z">
        <w:r>
          <w:rPr>
            <w:rFonts w:hint="eastAsia"/>
            <w:lang w:eastAsia="zh"/>
            <w:woUserID w:val="2"/>
          </w:rPr>
          <w:t>放入</w:t>
        </w:r>
      </w:ins>
      <w:ins w:id="108" w:author="Vance xu" w:date="2026-09-15T21:38:58Z">
        <w:r>
          <w:rPr>
            <w:rFonts w:hint="eastAsia"/>
            <w:lang w:eastAsia="zh"/>
            <w:woUserID w:val="2"/>
          </w:rPr>
          <w:t>各</w:t>
        </w:r>
      </w:ins>
      <w:ins w:id="109" w:author="Vance xu" w:date="2026-09-15T21:39:00Z">
        <w:r>
          <w:rPr>
            <w:rFonts w:hint="eastAsia"/>
            <w:lang w:eastAsia="zh"/>
            <w:woUserID w:val="2"/>
          </w:rPr>
          <w:t>会计</w:t>
        </w:r>
      </w:ins>
      <w:ins w:id="110" w:author="Vance xu" w:date="2026-09-15T21:39:02Z">
        <w:r>
          <w:rPr>
            <w:rFonts w:hint="eastAsia"/>
            <w:lang w:eastAsia="zh"/>
            <w:woUserID w:val="2"/>
          </w:rPr>
          <w:t>主体</w:t>
        </w:r>
      </w:ins>
      <w:ins w:id="111" w:author="Vance xu" w:date="2026-09-15T21:39:31Z">
        <w:r>
          <w:rPr>
            <w:rFonts w:hint="eastAsia"/>
            <w:lang w:eastAsia="zh"/>
            <w:woUserID w:val="2"/>
          </w:rPr>
          <w:t>对应</w:t>
        </w:r>
      </w:ins>
      <w:ins w:id="112" w:author="Vance xu" w:date="2026-09-15T21:39:32Z">
        <w:r>
          <w:rPr>
            <w:rFonts w:hint="eastAsia"/>
            <w:lang w:eastAsia="zh"/>
            <w:woUserID w:val="2"/>
          </w:rPr>
          <w:t>矩阵</w:t>
        </w:r>
      </w:ins>
      <w:ins w:id="113" w:author="Vance xu" w:date="2026-09-15T21:39:36Z">
        <w:r>
          <w:rPr>
            <w:rFonts w:hint="eastAsia"/>
            <w:lang w:eastAsia="zh"/>
            <w:woUserID w:val="2"/>
          </w:rPr>
          <w:t>最后</w:t>
        </w:r>
      </w:ins>
      <w:ins w:id="114" w:author="Vance xu" w:date="2026-09-15T21:39:19Z">
        <w:r>
          <w:rPr>
            <w:rFonts w:hint="eastAsia"/>
            <w:lang w:eastAsia="zh"/>
            <w:woUserID w:val="2"/>
          </w:rPr>
          <w:t>单独</w:t>
        </w:r>
      </w:ins>
      <w:ins w:id="115" w:author="Vance xu" w:date="2026-09-15T21:39:41Z">
        <w:r>
          <w:rPr>
            <w:rFonts w:hint="eastAsia"/>
            <w:lang w:eastAsia="zh"/>
            <w:woUserID w:val="2"/>
          </w:rPr>
          <w:t>加</w:t>
        </w:r>
      </w:ins>
      <w:ins w:id="116" w:author="Vance xu" w:date="2026-09-15T21:39:21Z">
        <w:r>
          <w:rPr>
            <w:rFonts w:hint="eastAsia"/>
            <w:lang w:eastAsia="zh"/>
            <w:woUserID w:val="2"/>
          </w:rPr>
          <w:t>一列</w:t>
        </w:r>
      </w:ins>
      <w:ins w:id="117" w:author="Vance xu" w:date="2026-09-15T21:39:24Z">
        <w:r>
          <w:rPr>
            <w:rFonts w:hint="eastAsia"/>
            <w:lang w:eastAsia="zh"/>
            <w:woUserID w:val="2"/>
          </w:rPr>
          <w:t>，</w:t>
        </w:r>
      </w:ins>
      <w:ins w:id="118" w:author="Vance xu" w:date="2026-09-15T21:39:25Z">
        <w:r>
          <w:rPr>
            <w:rFonts w:hint="eastAsia"/>
            <w:lang w:eastAsia="zh"/>
            <w:woUserID w:val="2"/>
          </w:rPr>
          <w:t>将</w:t>
        </w:r>
      </w:ins>
      <w:ins w:id="119" w:author="Vance xu" w:date="2026-09-15T21:40:38Z">
        <w:r>
          <w:rPr>
            <w:rFonts w:hint="eastAsia"/>
            <w:lang w:eastAsia="zh"/>
            <w:woUserID w:val="2"/>
          </w:rPr>
          <w:t>表头</w:t>
        </w:r>
      </w:ins>
      <w:ins w:id="120" w:author="Vance xu" w:date="2026-09-15T21:39:47Z">
        <w:r>
          <w:rPr>
            <w:rFonts w:hint="eastAsia"/>
            <w:lang w:eastAsia="zh"/>
            <w:woUserID w:val="2"/>
          </w:rPr>
          <w:t>改为</w:t>
        </w:r>
      </w:ins>
      <w:ins w:id="121" w:author="Vance xu" w:date="2026-09-15T21:39:53Z">
        <w:r>
          <w:rPr>
            <w:rFonts w:hint="eastAsia"/>
            <w:lang w:eastAsia="zh"/>
            <w:woUserID w:val="2"/>
          </w:rPr>
          <w:t>“省公司版本责任主体（核对后删除）”</w:t>
        </w:r>
      </w:ins>
      <w:ins w:id="122" w:author="Vance xu" w:date="2026-09-15T21:36:16Z">
        <w:r>
          <w:rPr>
            <w:rFonts w:hint="eastAsia"/>
            <w:lang w:eastAsia="zh"/>
            <w:woUserID w:val="2"/>
          </w:rPr>
          <w:t>，</w:t>
        </w:r>
      </w:ins>
      <w:ins w:id="123" w:author="Vance xu" w:date="2026-09-15T21:36:17Z">
        <w:r>
          <w:rPr>
            <w:rFonts w:hint="eastAsia"/>
            <w:lang w:eastAsia="zh"/>
            <w:woUserID w:val="2"/>
          </w:rPr>
          <w:t>保持</w:t>
        </w:r>
      </w:ins>
      <w:ins w:id="124" w:author="Vance xu" w:date="2026-09-15T21:36:43Z">
        <w:r>
          <w:rPr>
            <w:rFonts w:hint="eastAsia"/>
            <w:lang w:eastAsia="zh"/>
            <w:woUserID w:val="2"/>
          </w:rPr>
          <w:t>原</w:t>
        </w:r>
      </w:ins>
      <w:ins w:id="125" w:author="Vance xu" w:date="2026-09-15T21:36:48Z">
        <w:r>
          <w:rPr>
            <w:rFonts w:hint="eastAsia"/>
            <w:lang w:eastAsia="zh"/>
            <w:woUserID w:val="2"/>
          </w:rPr>
          <w:t>矩阵中的</w:t>
        </w:r>
      </w:ins>
      <w:ins w:id="126" w:author="Vance xu" w:date="2026-09-15T21:36:52Z">
        <w:r>
          <w:rPr>
            <w:rFonts w:hint="eastAsia"/>
            <w:lang w:eastAsia="zh"/>
            <w:woUserID w:val="2"/>
          </w:rPr>
          <w:t>相关</w:t>
        </w:r>
      </w:ins>
      <w:ins w:id="127" w:author="Vance xu" w:date="2026-09-15T21:36:29Z">
        <w:r>
          <w:rPr>
            <w:rFonts w:hint="eastAsia"/>
            <w:lang w:eastAsia="zh"/>
            <w:woUserID w:val="2"/>
          </w:rPr>
          <w:t>标记</w:t>
        </w:r>
      </w:ins>
      <w:ins w:id="128"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9" w:author="Vance xu" w:date="2026-09-15T11:43:42Z">
        <w:r>
          <w:rPr>
            <w:rFonts w:hint="eastAsia"/>
            <w:lang w:eastAsia="zh"/>
            <w:woUserID w:val="2"/>
          </w:rPr>
          <w:t>矩阵</w:t>
        </w:r>
      </w:ins>
      <w:del w:id="130" w:author="Vance xu" w:date="2026-09-15T11:43:41Z">
        <w:r>
          <w:rPr/>
          <w:delText>取证</w:delText>
        </w:r>
      </w:del>
      <w:r>
        <w:t>”“</w:t>
      </w:r>
      <w:ins w:id="131" w:author="Vance xu" w:date="2026-09-15T11:43:47Z">
        <w:r>
          <w:rPr>
            <w:rFonts w:hint="eastAsia"/>
            <w:lang w:eastAsia="zh"/>
            <w:woUserID w:val="2"/>
          </w:rPr>
          <w:t>矩阵</w:t>
        </w:r>
      </w:ins>
      <w:del w:id="132"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133"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134" w:author="Vance xu" w:date="2026-09-17T19:31:10Z">
        <w:r>
          <w:rPr>
            <w:rFonts w:hint="eastAsia"/>
            <w:lang w:eastAsia="zh"/>
            <w:woUserID w:val="2"/>
          </w:rPr>
          <w:t>不做</w:t>
        </w:r>
      </w:ins>
      <w:ins w:id="135" w:author="Vance xu" w:date="2026-09-17T19:31:11Z">
        <w:r>
          <w:rPr>
            <w:rFonts w:hint="eastAsia"/>
            <w:lang w:eastAsia="zh"/>
            <w:woUserID w:val="2"/>
          </w:rPr>
          <w:t>任何</w:t>
        </w:r>
      </w:ins>
      <w:ins w:id="136" w:author="Vance xu" w:date="2026-09-17T19:31:12Z">
        <w:r>
          <w:rPr>
            <w:rFonts w:hint="eastAsia"/>
            <w:lang w:eastAsia="zh"/>
            <w:woUserID w:val="2"/>
          </w:rPr>
          <w:t>提示</w:t>
        </w:r>
      </w:ins>
      <w:ins w:id="137"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38" w:author="Vance xu" w:date="2026-09-15T11:44:07Z">
        <w:r>
          <w:rPr>
            <w:rFonts w:hint="eastAsia"/>
            <w:lang w:eastAsia="zh"/>
            <w:woUserID w:val="2"/>
          </w:rPr>
          <w:t>或者</w:t>
        </w:r>
      </w:ins>
      <w:ins w:id="139" w:author="Vance xu" w:date="2026-09-15T11:44:10Z">
        <w:r>
          <w:rPr>
            <w:rFonts w:hint="eastAsia"/>
            <w:lang w:eastAsia="zh"/>
            <w:woUserID w:val="2"/>
          </w:rPr>
          <w:t>PDF</w:t>
        </w:r>
      </w:ins>
      <w:ins w:id="140" w:author="Vance xu" w:date="2026-09-15T11:44:17Z">
        <w:r>
          <w:rPr>
            <w:rFonts w:hint="eastAsia"/>
            <w:lang w:eastAsia="zh"/>
            <w:woUserID w:val="2"/>
          </w:rPr>
          <w:t>说明材料</w:t>
        </w:r>
      </w:ins>
      <w:r>
        <w:t>，格式限.doc、.docx</w:t>
      </w:r>
      <w:ins w:id="141" w:author="Vance xu" w:date="2026-09-15T11:44:32Z">
        <w:r>
          <w:rPr>
            <w:rFonts w:hint="eastAsia"/>
            <w:lang w:eastAsia="zh"/>
            <w:woUserID w:val="2"/>
          </w:rPr>
          <w:t>、</w:t>
        </w:r>
      </w:ins>
      <w:ins w:id="142" w:author="Vance xu" w:date="2026-09-15T11:44:22Z">
        <w:r>
          <w:rPr>
            <w:rFonts w:hint="eastAsia"/>
            <w:lang w:eastAsia="zh"/>
            <w:woUserID w:val="2"/>
          </w:rPr>
          <w:t>.</w:t>
        </w:r>
      </w:ins>
      <w:ins w:id="143" w:author="Vance xu" w:date="2026-09-15T11:44:25Z">
        <w:r>
          <w:rPr>
            <w:rFonts w:hint="eastAsia"/>
            <w:lang w:eastAsia="zh"/>
            <w:woUserID w:val="2"/>
          </w:rPr>
          <w:t>pdf</w:t>
        </w:r>
      </w:ins>
      <w:r>
        <w:t>。文件名或文档标题含“说明”“情况说明”“合并说明”“主体说明”</w:t>
      </w:r>
      <w:ins w:id="144" w:author="Vance xu" w:date="2026-09-15T11:46:11Z">
        <w:r>
          <w:rPr>
            <w:rFonts w:hint="eastAsia"/>
            <w:lang w:eastAsia="zh"/>
            <w:woUserID w:val="2"/>
          </w:rPr>
          <w:t>“</w:t>
        </w:r>
      </w:ins>
      <w:ins w:id="145" w:author="Vance xu" w:date="2026-09-15T11:46:12Z">
        <w:r>
          <w:rPr>
            <w:rFonts w:hint="eastAsia"/>
            <w:lang w:eastAsia="zh"/>
            <w:woUserID w:val="2"/>
          </w:rPr>
          <w:t>申请</w:t>
        </w:r>
      </w:ins>
      <w:ins w:id="146" w:author="Vance xu" w:date="2026-09-15T11:46:11Z">
        <w:r>
          <w:rPr>
            <w:rFonts w:hint="eastAsia"/>
            <w:lang w:eastAsia="zh"/>
            <w:woUserID w:val="2"/>
          </w:rPr>
          <w:t>”</w:t>
        </w:r>
      </w:ins>
      <w:r>
        <w:t>等可识别表述的，可认定为说明材料；普通Word</w:t>
      </w:r>
      <w:ins w:id="147" w:author="Vance xu" w:date="2026-09-15T11:46:21Z">
        <w:r>
          <w:rPr>
            <w:rFonts w:hint="eastAsia"/>
            <w:lang w:eastAsia="zh"/>
            <w:woUserID w:val="2"/>
          </w:rPr>
          <w:t>、</w:t>
        </w:r>
      </w:ins>
      <w:ins w:id="148"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49"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50"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51" w:author="Vance xu" w:date="2026-09-14T16:32:58Z"/>
        </w:rPr>
      </w:pPr>
      <w:del w:id="152" w:author="Vance xu" w:date="2026-09-14T16:32:58Z">
        <w:r>
          <w:rPr/>
          <w:delText>（四）数字化矩阵特定系统权限</w:delText>
        </w:r>
      </w:del>
    </w:p>
    <w:p w14:paraId="716AD21B">
      <w:pPr>
        <w:snapToGrid w:val="0"/>
        <w:rPr>
          <w:del w:id="153" w:author="Vance xu" w:date="2026-09-14T16:32:58Z"/>
        </w:rPr>
      </w:pPr>
      <w:del w:id="154"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55" w:author="Vance xu" w:date="2026-09-14T16:32:58Z"/>
        </w:rPr>
      </w:pPr>
      <w:del w:id="156"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57" w:author="Vance xu" w:date="2026-09-16T17:47:50Z">
        <w:r>
          <w:rPr>
            <w:rFonts w:hint="eastAsia"/>
            <w:lang w:eastAsia="zh"/>
            <w:woUserID w:val="2"/>
          </w:rPr>
          <w:t>岗位</w:t>
        </w:r>
      </w:ins>
      <w:ins w:id="158" w:author="Vance xu" w:date="2026-09-16T17:47:51Z">
        <w:r>
          <w:rPr>
            <w:rFonts w:hint="eastAsia"/>
            <w:lang w:eastAsia="zh"/>
            <w:woUserID w:val="2"/>
          </w:rPr>
          <w:t>清单</w:t>
        </w:r>
      </w:ins>
      <w:ins w:id="159" w:author="Vance xu" w:date="2026-09-16T17:47:54Z">
        <w:r>
          <w:rPr>
            <w:rFonts w:hint="eastAsia"/>
            <w:lang w:eastAsia="zh"/>
            <w:woUserID w:val="2"/>
          </w:rPr>
          <w:t>中</w:t>
        </w:r>
      </w:ins>
      <w:ins w:id="160" w:author="Vance xu" w:date="2026-09-16T17:47:55Z">
        <w:r>
          <w:rPr>
            <w:rFonts w:hint="eastAsia"/>
            <w:lang w:eastAsia="zh"/>
            <w:woUserID w:val="2"/>
          </w:rPr>
          <w:t>部门</w:t>
        </w:r>
      </w:ins>
      <w:ins w:id="161" w:author="Vance xu" w:date="2026-09-16T17:47:59Z">
        <w:r>
          <w:rPr>
            <w:rFonts w:hint="eastAsia"/>
            <w:lang w:eastAsia="zh"/>
            <w:woUserID w:val="2"/>
          </w:rPr>
          <w:t>、</w:t>
        </w:r>
      </w:ins>
      <w:del w:id="162" w:author="Vance xu" w:date="2026-09-16T17:47:49Z">
        <w:r>
          <w:rPr/>
          <w:delText>责任主体</w:delText>
        </w:r>
      </w:del>
      <w:del w:id="163" w:author="Vance xu" w:date="2026-09-16T17:48:07Z">
        <w:r>
          <w:rPr/>
          <w:delText>落</w:delText>
        </w:r>
      </w:del>
      <w:del w:id="164" w:author="Vance xu" w:date="2026-09-16T17:48:08Z">
        <w:r>
          <w:rPr/>
          <w:delText>实到</w:delText>
        </w:r>
      </w:del>
      <w:del w:id="165" w:author="Vance xu" w:date="2026-09-16T17:48:12Z">
        <w:r>
          <w:rPr/>
          <w:delText>岗位</w:delText>
        </w:r>
      </w:del>
      <w:ins w:id="166" w:author="Vance xu" w:date="2026-09-16T17:48:29Z">
        <w:r>
          <w:rPr>
            <w:rFonts w:hint="eastAsia"/>
            <w:lang w:eastAsia="zh"/>
            <w:woUserID w:val="2"/>
          </w:rPr>
          <w:t>岗位名称</w:t>
        </w:r>
      </w:ins>
      <w:r>
        <w:t>和人员</w:t>
      </w:r>
      <w:ins w:id="167" w:author="Vance xu" w:date="2026-09-16T17:48:33Z">
        <w:r>
          <w:rPr>
            <w:rFonts w:hint="eastAsia"/>
            <w:lang w:eastAsia="zh"/>
            <w:woUserID w:val="2"/>
          </w:rPr>
          <w:t>姓名</w:t>
        </w:r>
      </w:ins>
    </w:p>
    <w:p w14:paraId="06AC0001">
      <w:pPr>
        <w:snapToGrid w:val="0"/>
        <w:rPr>
          <w:ins w:id="168" w:author="Vance xu" w:date="2026-09-16T17:47:09Z"/>
          <w:rFonts w:hint="eastAsia" w:eastAsia="华文仿宋"/>
          <w:lang w:eastAsia="zh"/>
          <w:woUserID w:val="2"/>
        </w:rPr>
      </w:pPr>
      <w:ins w:id="169" w:author="Vance xu" w:date="2026-09-16T17:47:14Z">
        <w:r>
          <w:rPr>
            <w:rFonts w:hint="eastAsia"/>
            <w:lang w:eastAsia="zh"/>
            <w:woUserID w:val="2"/>
          </w:rPr>
          <w:t>检查</w:t>
        </w:r>
      </w:ins>
      <w:ins w:id="170" w:author="Vance xu" w:date="2026-09-16T17:47:18Z">
        <w:r>
          <w:rPr>
            <w:rFonts w:hint="eastAsia"/>
            <w:lang w:eastAsia="zh"/>
            <w:woUserID w:val="2"/>
          </w:rPr>
          <w:t>岗位责任</w:t>
        </w:r>
      </w:ins>
      <w:ins w:id="171" w:author="Vance xu" w:date="2026-09-16T17:47:19Z">
        <w:r>
          <w:rPr>
            <w:rFonts w:hint="eastAsia"/>
            <w:lang w:eastAsia="zh"/>
            <w:woUserID w:val="2"/>
          </w:rPr>
          <w:t>清单</w:t>
        </w:r>
      </w:ins>
      <w:ins w:id="172" w:author="Vance xu" w:date="2026-09-16T17:47:23Z">
        <w:r>
          <w:rPr>
            <w:rFonts w:hint="eastAsia"/>
            <w:lang w:eastAsia="zh"/>
            <w:woUserID w:val="2"/>
          </w:rPr>
          <w:t>中</w:t>
        </w:r>
      </w:ins>
      <w:ins w:id="173" w:author="Vance xu" w:date="2026-09-16T17:47:26Z">
        <w:r>
          <w:rPr>
            <w:rFonts w:hint="eastAsia"/>
            <w:lang w:eastAsia="zh"/>
            <w:woUserID w:val="2"/>
          </w:rPr>
          <w:t>下面</w:t>
        </w:r>
      </w:ins>
      <w:ins w:id="174" w:author="Vance xu" w:date="2026-09-16T17:47:28Z">
        <w:r>
          <w:rPr>
            <w:rFonts w:hint="eastAsia"/>
            <w:lang w:eastAsia="zh"/>
            <w:woUserID w:val="2"/>
          </w:rPr>
          <w:t>事项</w:t>
        </w:r>
      </w:ins>
      <w:ins w:id="175" w:author="Vance xu" w:date="2026-09-16T17:47:29Z">
        <w:r>
          <w:rPr>
            <w:rFonts w:hint="eastAsia"/>
            <w:lang w:eastAsia="zh"/>
            <w:woUserID w:val="2"/>
          </w:rPr>
          <w:t>：</w:t>
        </w:r>
      </w:ins>
    </w:p>
    <w:p w14:paraId="3321D174">
      <w:pPr>
        <w:snapToGrid w:val="0"/>
        <w:rPr>
          <w:del w:id="176" w:author="Vance xu" w:date="2026-09-16T17:47:07Z"/>
          <w:rFonts w:hint="eastAsia" w:eastAsia="华文仿宋"/>
          <w:lang w:eastAsia="zh"/>
          <w:woUserID w:val="7"/>
        </w:rPr>
      </w:pPr>
      <w:del w:id="177"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78" w:author="18607164089手机用户" w:date="2026-09-15T09:00:11Z">
        <w:del w:id="179" w:author="Vance xu" w:date="2026-09-16T17:47:07Z">
          <w:r>
            <w:rPr>
              <w:rFonts w:hint="eastAsia"/>
              <w:lang w:eastAsia="zh"/>
              <w:woUserID w:val="7"/>
            </w:rPr>
            <w:delText>允许</w:delText>
          </w:r>
        </w:del>
      </w:ins>
      <w:ins w:id="180" w:author="18607164089手机用户" w:date="2026-09-15T09:00:12Z">
        <w:del w:id="181" w:author="Vance xu" w:date="2026-09-16T17:47:07Z">
          <w:r>
            <w:rPr>
              <w:rFonts w:hint="eastAsia"/>
              <w:lang w:eastAsia="zh"/>
              <w:woUserID w:val="7"/>
            </w:rPr>
            <w:delText>出现</w:delText>
          </w:r>
        </w:del>
      </w:ins>
      <w:ins w:id="182" w:author="18607164089手机用户" w:date="2026-09-15T09:00:22Z">
        <w:del w:id="183" w:author="Vance xu" w:date="2026-09-16T17:47:07Z">
          <w:r>
            <w:rPr>
              <w:rFonts w:hint="eastAsia"/>
              <w:lang w:eastAsia="zh"/>
              <w:woUserID w:val="7"/>
            </w:rPr>
            <w:delText>多名</w:delText>
          </w:r>
        </w:del>
      </w:ins>
      <w:ins w:id="184" w:author="18607164089手机用户" w:date="2026-09-15T09:00:23Z">
        <w:del w:id="185" w:author="Vance xu" w:date="2026-09-16T17:47:07Z">
          <w:r>
            <w:rPr>
              <w:rFonts w:hint="eastAsia"/>
              <w:lang w:eastAsia="zh"/>
              <w:woUserID w:val="7"/>
            </w:rPr>
            <w:delText>人员</w:delText>
          </w:r>
        </w:del>
      </w:ins>
      <w:ins w:id="186" w:author="18607164089手机用户" w:date="2026-09-15T09:00:26Z">
        <w:del w:id="187" w:author="Vance xu" w:date="2026-09-16T17:47:07Z">
          <w:r>
            <w:rPr>
              <w:rFonts w:hint="eastAsia"/>
              <w:lang w:eastAsia="zh"/>
              <w:woUserID w:val="7"/>
            </w:rPr>
            <w:delText>对应</w:delText>
          </w:r>
        </w:del>
      </w:ins>
      <w:ins w:id="188" w:author="18607164089手机用户" w:date="2026-09-15T09:00:27Z">
        <w:del w:id="189" w:author="Vance xu" w:date="2026-09-16T17:47:07Z">
          <w:r>
            <w:rPr>
              <w:rFonts w:hint="eastAsia"/>
              <w:lang w:eastAsia="zh"/>
              <w:woUserID w:val="7"/>
            </w:rPr>
            <w:delText>一个</w:delText>
          </w:r>
        </w:del>
      </w:ins>
      <w:ins w:id="190" w:author="18607164089手机用户" w:date="2026-09-15T09:00:28Z">
        <w:del w:id="191" w:author="Vance xu" w:date="2026-09-16T17:47:07Z">
          <w:r>
            <w:rPr>
              <w:rFonts w:hint="eastAsia"/>
              <w:lang w:eastAsia="zh"/>
              <w:woUserID w:val="7"/>
            </w:rPr>
            <w:delText>岗位的</w:delText>
          </w:r>
        </w:del>
      </w:ins>
      <w:ins w:id="192" w:author="18607164089手机用户" w:date="2026-09-15T09:00:29Z">
        <w:del w:id="193" w:author="Vance xu" w:date="2026-09-16T17:47:07Z">
          <w:r>
            <w:rPr>
              <w:rFonts w:hint="eastAsia"/>
              <w:lang w:eastAsia="zh"/>
              <w:woUserID w:val="7"/>
            </w:rPr>
            <w:delText>情况</w:delText>
          </w:r>
        </w:del>
      </w:ins>
      <w:ins w:id="194" w:author="18607164089手机用户" w:date="2026-09-15T09:00:31Z">
        <w:del w:id="195" w:author="Vance xu" w:date="2026-09-16T17:47:07Z">
          <w:r>
            <w:rPr>
              <w:rFonts w:hint="eastAsia"/>
              <w:lang w:eastAsia="zh"/>
              <w:woUserID w:val="7"/>
            </w:rPr>
            <w:delText>。</w:delText>
          </w:r>
        </w:del>
      </w:ins>
    </w:p>
    <w:p w14:paraId="341AF27B">
      <w:pPr>
        <w:snapToGrid w:val="0"/>
        <w:rPr>
          <w:del w:id="196" w:author="Vance xu" w:date="2026-09-16T17:47:07Z"/>
          <w:rFonts w:hint="eastAsia" w:eastAsia="华文仿宋"/>
          <w:lang w:eastAsia="zh"/>
          <w:woUserID w:val="2"/>
        </w:rPr>
      </w:pPr>
      <w:del w:id="197"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99" w:author="Vance xu" w:date="2026-09-14T16:12:35Z"/>
          <w:rFonts w:hint="eastAsia"/>
          <w:lang w:eastAsia="zh"/>
          <w:woUserID w:val="2"/>
        </w:rPr>
        <w:pPrChange w:id="198" w:author="Vance xu" w:date="2026-09-15T22:02:48Z">
          <w:pPr>
            <w:snapToGrid w:val="0"/>
          </w:pPr>
        </w:pPrChange>
      </w:pPr>
      <w:ins w:id="200" w:author="Vance xu" w:date="2026-09-14T16:12:46Z">
        <w:r>
          <w:rPr>
            <w:rFonts w:hint="eastAsia"/>
            <w:lang w:eastAsia="zh"/>
            <w:woUserID w:val="2"/>
          </w:rPr>
          <w:t>部门</w:t>
        </w:r>
      </w:ins>
      <w:ins w:id="201" w:author="Vance xu" w:date="2026-09-14T16:12:47Z">
        <w:r>
          <w:rPr>
            <w:rFonts w:hint="eastAsia"/>
            <w:lang w:eastAsia="zh"/>
            <w:woUserID w:val="2"/>
          </w:rPr>
          <w:t>列</w:t>
        </w:r>
      </w:ins>
      <w:ins w:id="202" w:author="Vance xu" w:date="2026-09-16T22:34:18Z">
        <w:r>
          <w:rPr>
            <w:rFonts w:hint="eastAsia"/>
            <w:lang w:eastAsia="zh"/>
            <w:woUserID w:val="2"/>
          </w:rPr>
          <w:t>剔除</w:t>
        </w:r>
      </w:ins>
      <w:ins w:id="203" w:author="Vance xu" w:date="2026-09-16T22:34:21Z">
        <w:r>
          <w:rPr>
            <w:rFonts w:hint="eastAsia"/>
            <w:lang w:eastAsia="zh"/>
            <w:woUserID w:val="2"/>
          </w:rPr>
          <w:t>归口管理部门（</w:t>
        </w:r>
      </w:ins>
      <w:ins w:id="204" w:author="Vance xu" w:date="2026-09-16T22:36:11Z">
        <w:r>
          <w:rPr>
            <w:rFonts w:hint="eastAsia"/>
            <w:lang w:eastAsia="zh"/>
            <w:woUserID w:val="2"/>
          </w:rPr>
          <w:t>党委</w:t>
        </w:r>
      </w:ins>
      <w:ins w:id="205" w:author="Vance xu" w:date="2026-09-16T22:34:35Z">
        <w:r>
          <w:rPr>
            <w:rFonts w:hint="eastAsia"/>
            <w:lang w:eastAsia="zh"/>
            <w:woUserID w:val="2"/>
          </w:rPr>
          <w:t>、</w:t>
        </w:r>
      </w:ins>
      <w:ins w:id="206" w:author="Vance xu" w:date="2026-09-16T22:36:06Z">
        <w:r>
          <w:rPr>
            <w:rFonts w:hint="eastAsia"/>
            <w:lang w:eastAsia="zh"/>
            <w:woUserID w:val="2"/>
          </w:rPr>
          <w:t>其他福利实施部门（党委组织</w:t>
        </w:r>
      </w:ins>
      <w:ins w:id="207" w:author="Vance xu" w:date="2026-09-16T22:36:09Z">
        <w:r>
          <w:rPr>
            <w:rFonts w:hint="eastAsia"/>
            <w:lang w:eastAsia="zh"/>
            <w:woUserID w:val="2"/>
          </w:rPr>
          <w:t>、</w:t>
        </w:r>
      </w:ins>
      <w:ins w:id="208" w:author="Vance xu" w:date="2026-09-16T22:34:30Z">
        <w:r>
          <w:rPr>
            <w:rFonts w:hint="eastAsia"/>
            <w:lang w:eastAsia="zh"/>
            <w:woUserID w:val="2"/>
          </w:rPr>
          <w:t>之外</w:t>
        </w:r>
      </w:ins>
      <w:ins w:id="209" w:author="Vance xu" w:date="2026-09-16T22:34:20Z">
        <w:r>
          <w:rPr>
            <w:rFonts w:hint="eastAsia"/>
            <w:lang w:eastAsia="zh"/>
            <w:woUserID w:val="2"/>
          </w:rPr>
          <w:t>，</w:t>
        </w:r>
      </w:ins>
      <w:ins w:id="210" w:author="Vance xu" w:date="2026-09-16T10:35:52Z">
        <w:r>
          <w:rPr>
            <w:rFonts w:hint="eastAsia"/>
            <w:lang w:eastAsia="zh"/>
            <w:woUserID w:val="2"/>
          </w:rPr>
          <w:t>包含</w:t>
        </w:r>
      </w:ins>
      <w:ins w:id="211" w:author="Vance xu" w:date="2026-09-16T10:35:56Z">
        <w:r>
          <w:rPr>
            <w:rFonts w:hint="eastAsia"/>
            <w:lang w:eastAsia="zh"/>
            <w:woUserID w:val="2"/>
          </w:rPr>
          <w:t>以下</w:t>
        </w:r>
      </w:ins>
      <w:ins w:id="212" w:author="Vance xu" w:date="2026-09-16T10:36:00Z">
        <w:r>
          <w:rPr>
            <w:rFonts w:hint="eastAsia"/>
            <w:lang w:eastAsia="zh"/>
            <w:woUserID w:val="2"/>
          </w:rPr>
          <w:t>关键词</w:t>
        </w:r>
      </w:ins>
      <w:ins w:id="213" w:author="Vance xu" w:date="2026-09-15T17:19:37Z">
        <w:r>
          <w:rPr>
            <w:rFonts w:hint="eastAsia"/>
            <w:lang w:eastAsia="zh"/>
            <w:woUserID w:val="2"/>
          </w:rPr>
          <w:t>各级单位</w:t>
        </w:r>
      </w:ins>
      <w:ins w:id="214" w:author="Vance xu" w:date="2026-09-16T10:37:33Z">
        <w:r>
          <w:rPr>
            <w:rFonts w:hint="eastAsia"/>
            <w:lang w:eastAsia="zh"/>
            <w:woUserID w:val="2"/>
          </w:rPr>
          <w:t>、</w:t>
        </w:r>
      </w:ins>
      <w:ins w:id="215" w:author="Vance xu" w:date="2026-09-14T16:10:37Z">
        <w:r>
          <w:rPr>
            <w:rFonts w:hint="eastAsia" w:ascii="宋体" w:hAnsi="宋体" w:eastAsia="宋体" w:cs="宋体"/>
            <w:b w:val="0"/>
            <w:i w:val="0"/>
            <w:color w:val="000000"/>
            <w:sz w:val="32"/>
            <w:szCs w:val="32"/>
            <w:woUserID w:val="2"/>
          </w:rPr>
          <w:t>管理</w:t>
        </w:r>
      </w:ins>
      <w:ins w:id="216" w:author="Vance xu" w:date="2026-09-14T16:10:39Z">
        <w:r>
          <w:rPr>
            <w:rFonts w:hint="eastAsia" w:ascii="宋体" w:hAnsi="宋体" w:eastAsia="宋体" w:cs="宋体"/>
            <w:b w:val="0"/>
            <w:i w:val="0"/>
            <w:color w:val="000000"/>
            <w:sz w:val="32"/>
            <w:szCs w:val="32"/>
            <w:lang w:eastAsia="zh"/>
            <w:woUserID w:val="2"/>
          </w:rPr>
          <w:t>部门</w:t>
        </w:r>
      </w:ins>
      <w:ins w:id="217" w:author="Vance xu" w:date="2026-09-16T10:37:35Z">
        <w:r>
          <w:rPr>
            <w:rFonts w:hint="eastAsia"/>
            <w:lang w:eastAsia="zh"/>
            <w:woUserID w:val="2"/>
          </w:rPr>
          <w:t>、</w:t>
        </w:r>
      </w:ins>
      <w:ins w:id="218" w:author="Vance xu" w:date="2026-09-15T10:25:01Z">
        <w:r>
          <w:rPr>
            <w:rFonts w:hint="eastAsia"/>
            <w:lang w:eastAsia="zh"/>
            <w:woUserID w:val="2"/>
          </w:rPr>
          <w:t>实施</w:t>
        </w:r>
      </w:ins>
      <w:ins w:id="219" w:author="Vance xu" w:date="2026-09-15T10:25:02Z">
        <w:r>
          <w:rPr>
            <w:rFonts w:hint="eastAsia"/>
            <w:lang w:eastAsia="zh"/>
            <w:woUserID w:val="2"/>
          </w:rPr>
          <w:t>部门</w:t>
        </w:r>
      </w:ins>
      <w:ins w:id="220" w:author="Vance xu" w:date="2026-09-14T16:10:48Z">
        <w:r>
          <w:rPr>
            <w:rFonts w:hint="eastAsia"/>
            <w:lang w:eastAsia="zh"/>
            <w:woUserID w:val="2"/>
          </w:rPr>
          <w:t>各部门</w:t>
        </w:r>
      </w:ins>
      <w:ins w:id="221" w:author="Vance xu" w:date="2026-09-16T10:37:22Z">
        <w:r>
          <w:rPr>
            <w:rFonts w:hint="eastAsia"/>
            <w:lang w:eastAsia="zh"/>
            <w:woUserID w:val="2"/>
          </w:rPr>
          <w:t>、</w:t>
        </w:r>
      </w:ins>
      <w:ins w:id="222" w:author="Vance xu" w:date="2026-09-14T16:11:02Z">
        <w:r>
          <w:rPr>
            <w:rFonts w:hint="eastAsia" w:ascii="宋体" w:hAnsi="宋体" w:eastAsia="宋体" w:cs="宋体"/>
            <w:b w:val="0"/>
            <w:i w:val="0"/>
            <w:color w:val="000000"/>
            <w:sz w:val="32"/>
            <w:szCs w:val="32"/>
            <w:woUserID w:val="2"/>
          </w:rPr>
          <w:t>需求</w:t>
        </w:r>
      </w:ins>
      <w:ins w:id="223" w:author="Vance xu" w:date="2026-09-14T16:11:08Z">
        <w:r>
          <w:rPr>
            <w:rFonts w:hint="eastAsia" w:ascii="宋体" w:hAnsi="宋体" w:eastAsia="宋体" w:cs="宋体"/>
            <w:b w:val="0"/>
            <w:i w:val="0"/>
            <w:color w:val="000000"/>
            <w:sz w:val="32"/>
            <w:szCs w:val="32"/>
            <w:lang w:eastAsia="zh"/>
            <w:woUserID w:val="2"/>
          </w:rPr>
          <w:t>部门</w:t>
        </w:r>
      </w:ins>
      <w:ins w:id="224" w:author="Vance xu" w:date="2026-09-16T10:37:27Z">
        <w:r>
          <w:rPr>
            <w:rFonts w:hint="eastAsia"/>
            <w:lang w:eastAsia="zh"/>
            <w:woUserID w:val="2"/>
          </w:rPr>
          <w:t>、</w:t>
        </w:r>
      </w:ins>
      <w:ins w:id="225" w:author="Vance xu" w:date="2026-09-14T16:11:36Z">
        <w:r>
          <w:rPr>
            <w:rFonts w:hint="eastAsia"/>
            <w:lang w:eastAsia="zh"/>
            <w:woUserID w:val="2"/>
          </w:rPr>
          <w:t>用工部门</w:t>
        </w:r>
      </w:ins>
      <w:ins w:id="226" w:author="Vance xu" w:date="2026-09-16T10:37:29Z">
        <w:r>
          <w:rPr>
            <w:rFonts w:hint="eastAsia"/>
            <w:lang w:eastAsia="zh"/>
            <w:woUserID w:val="2"/>
          </w:rPr>
          <w:t>、</w:t>
        </w:r>
      </w:ins>
      <w:ins w:id="227" w:author="Vance xu" w:date="2026-09-14T16:11:43Z">
        <w:r>
          <w:rPr>
            <w:rFonts w:hint="eastAsia"/>
            <w:lang w:eastAsia="zh"/>
            <w:woUserID w:val="2"/>
          </w:rPr>
          <w:t>归口管理部门</w:t>
        </w:r>
      </w:ins>
      <w:ins w:id="228" w:author="Vance xu" w:date="2026-09-16T10:37:38Z">
        <w:r>
          <w:rPr>
            <w:rFonts w:hint="eastAsia"/>
            <w:lang w:eastAsia="zh"/>
            <w:woUserID w:val="2"/>
          </w:rPr>
          <w:t>、</w:t>
        </w:r>
      </w:ins>
      <w:ins w:id="229" w:author="Vance xu" w:date="2026-09-14T18:11:02Z">
        <w:r>
          <w:rPr>
            <w:rFonts w:hint="eastAsia"/>
            <w:lang w:eastAsia="zh"/>
            <w:woUserID w:val="2"/>
          </w:rPr>
          <w:t>会签部门</w:t>
        </w:r>
      </w:ins>
      <w:ins w:id="230" w:author="Vance xu" w:date="2026-09-16T10:37:40Z">
        <w:r>
          <w:rPr>
            <w:rFonts w:hint="eastAsia"/>
            <w:lang w:eastAsia="zh"/>
            <w:woUserID w:val="2"/>
          </w:rPr>
          <w:t>、</w:t>
        </w:r>
      </w:ins>
      <w:ins w:id="231" w:author="Vance xu" w:date="2026-09-15T08:49:25Z">
        <w:r>
          <w:rPr>
            <w:rFonts w:hint="eastAsia"/>
            <w:lang w:eastAsia="zh"/>
            <w:woUserID w:val="2"/>
          </w:rPr>
          <w:t>实物</w:t>
        </w:r>
      </w:ins>
      <w:ins w:id="232" w:author="Vance xu" w:date="2026-09-14T18:31:54Z">
        <w:r>
          <w:rPr>
            <w:rFonts w:hint="eastAsia"/>
            <w:lang w:eastAsia="zh"/>
            <w:woUserID w:val="2"/>
          </w:rPr>
          <w:t>资产</w:t>
        </w:r>
      </w:ins>
      <w:ins w:id="233" w:author="Vance xu" w:date="2026-09-16T10:37:43Z">
        <w:r>
          <w:rPr>
            <w:rFonts w:hint="eastAsia"/>
            <w:lang w:eastAsia="zh"/>
            <w:woUserID w:val="2"/>
          </w:rPr>
          <w:t>、</w:t>
        </w:r>
      </w:ins>
      <w:ins w:id="234" w:author="Vance xu" w:date="2026-09-15T08:49:29Z">
        <w:r>
          <w:rPr>
            <w:rFonts w:hint="eastAsia"/>
            <w:lang w:eastAsia="zh"/>
            <w:woUserID w:val="2"/>
          </w:rPr>
          <w:t>资产使用</w:t>
        </w:r>
      </w:ins>
      <w:ins w:id="235" w:author="Vance xu" w:date="2026-09-16T10:37:45Z">
        <w:r>
          <w:rPr>
            <w:rFonts w:hint="eastAsia"/>
            <w:lang w:eastAsia="zh"/>
            <w:woUserID w:val="2"/>
          </w:rPr>
          <w:t>、</w:t>
        </w:r>
      </w:ins>
      <w:ins w:id="236" w:author="Vance xu" w:date="2026-09-15T08:48:55Z">
        <w:r>
          <w:rPr>
            <w:rFonts w:hint="eastAsia"/>
            <w:lang w:eastAsia="zh"/>
            <w:woUserID w:val="2"/>
          </w:rPr>
          <w:t>委托</w:t>
        </w:r>
      </w:ins>
      <w:ins w:id="237" w:author="Vance xu" w:date="2026-09-16T10:37:47Z">
        <w:r>
          <w:rPr>
            <w:rFonts w:hint="eastAsia"/>
            <w:lang w:eastAsia="zh"/>
            <w:woUserID w:val="2"/>
          </w:rPr>
          <w:t>、</w:t>
        </w:r>
      </w:ins>
      <w:ins w:id="238" w:author="Vance xu" w:date="2026-09-15T08:50:02Z">
        <w:r>
          <w:rPr>
            <w:rFonts w:hint="eastAsia"/>
            <w:lang w:eastAsia="zh"/>
            <w:woUserID w:val="2"/>
          </w:rPr>
          <w:t>项目管理</w:t>
        </w:r>
      </w:ins>
      <w:ins w:id="239" w:author="Vance xu" w:date="2026-09-15T08:50:03Z">
        <w:r>
          <w:rPr>
            <w:rFonts w:hint="eastAsia"/>
            <w:lang w:eastAsia="zh"/>
            <w:woUserID w:val="2"/>
          </w:rPr>
          <w:t>部门</w:t>
        </w:r>
      </w:ins>
      <w:ins w:id="240" w:author="Vance xu" w:date="2026-09-16T10:37:49Z">
        <w:r>
          <w:rPr>
            <w:rFonts w:hint="eastAsia"/>
            <w:lang w:eastAsia="zh"/>
            <w:woUserID w:val="2"/>
          </w:rPr>
          <w:t>、</w:t>
        </w:r>
      </w:ins>
      <w:ins w:id="241" w:author="Vance xu" w:date="2026-09-15T10:15:22Z">
        <w:r>
          <w:rPr>
            <w:rFonts w:hint="eastAsia"/>
            <w:lang w:eastAsia="zh"/>
            <w:woUserID w:val="2"/>
          </w:rPr>
          <w:t>项目建设部门</w:t>
        </w:r>
      </w:ins>
      <w:ins w:id="242" w:author="Vance xu" w:date="2026-09-16T10:37:51Z">
        <w:r>
          <w:rPr>
            <w:rFonts w:hint="eastAsia"/>
            <w:lang w:eastAsia="zh"/>
            <w:woUserID w:val="2"/>
          </w:rPr>
          <w:t>、</w:t>
        </w:r>
      </w:ins>
      <w:ins w:id="243" w:author="Vance xu" w:date="2026-09-14T16:33:48Z">
        <w:r>
          <w:rPr>
            <w:woUserID w:val="2"/>
          </w:rPr>
          <w:t>待定</w:t>
        </w:r>
      </w:ins>
      <w:ins w:id="244" w:author="Vance xu" w:date="2026-09-16T10:37:54Z">
        <w:r>
          <w:rPr>
            <w:rFonts w:hint="eastAsia"/>
            <w:lang w:eastAsia="zh"/>
            <w:woUserID w:val="2"/>
          </w:rPr>
          <w:t>、</w:t>
        </w:r>
      </w:ins>
      <w:ins w:id="245" w:author="Vance xu" w:date="2026-09-15T10:20:50Z">
        <w:r>
          <w:rPr>
            <w:rFonts w:hint="eastAsia"/>
            <w:lang w:eastAsia="zh"/>
            <w:woUserID w:val="2"/>
          </w:rPr>
          <w:t>项目承担部门</w:t>
        </w:r>
      </w:ins>
      <w:ins w:id="246" w:author="Vance xu" w:date="2026-09-16T10:37:57Z">
        <w:r>
          <w:rPr>
            <w:rFonts w:hint="eastAsia"/>
            <w:lang w:eastAsia="zh"/>
            <w:woUserID w:val="2"/>
          </w:rPr>
          <w:t>、</w:t>
        </w:r>
      </w:ins>
      <w:ins w:id="247" w:author="Vance xu" w:date="2026-09-15T10:21:04Z">
        <w:r>
          <w:rPr>
            <w:rFonts w:hint="eastAsia"/>
            <w:lang w:eastAsia="zh"/>
            <w:woUserID w:val="2"/>
          </w:rPr>
          <w:t>项目需求部</w:t>
        </w:r>
      </w:ins>
      <w:ins w:id="248" w:author="Vance xu" w:date="2026-09-15T10:21:30Z">
        <w:r>
          <w:rPr>
            <w:rFonts w:hint="eastAsia"/>
            <w:lang w:eastAsia="zh"/>
            <w:woUserID w:val="2"/>
          </w:rPr>
          <w:t>门</w:t>
        </w:r>
      </w:ins>
      <w:ins w:id="249" w:author="Vance xu" w:date="2026-09-16T10:37:59Z">
        <w:r>
          <w:rPr>
            <w:rFonts w:hint="eastAsia"/>
            <w:lang w:eastAsia="zh"/>
            <w:woUserID w:val="2"/>
          </w:rPr>
          <w:t>、</w:t>
        </w:r>
      </w:ins>
      <w:ins w:id="250" w:author="Vance xu" w:date="2026-09-15T10:21:15Z">
        <w:r>
          <w:rPr>
            <w:rFonts w:hint="eastAsia"/>
            <w:lang w:eastAsia="zh"/>
            <w:woUserID w:val="2"/>
          </w:rPr>
          <w:t>归口管理部门</w:t>
        </w:r>
      </w:ins>
      <w:ins w:id="251" w:author="Vance xu" w:date="2026-09-16T10:38:01Z">
        <w:r>
          <w:rPr>
            <w:rFonts w:hint="eastAsia"/>
            <w:lang w:eastAsia="zh"/>
            <w:woUserID w:val="2"/>
          </w:rPr>
          <w:t>、</w:t>
        </w:r>
      </w:ins>
      <w:ins w:id="252" w:author="Vance xu" w:date="2026-09-15T17:47:04Z">
        <w:r>
          <w:rPr>
            <w:rFonts w:hint="eastAsia"/>
            <w:lang w:eastAsia="zh"/>
            <w:woUserID w:val="2"/>
          </w:rPr>
          <w:t>各级单位-项目管理部门/建设单位</w:t>
        </w:r>
      </w:ins>
      <w:ins w:id="253" w:author="Vance xu" w:date="2026-09-16T10:38:04Z">
        <w:r>
          <w:rPr>
            <w:rFonts w:hint="eastAsia"/>
            <w:lang w:eastAsia="zh"/>
            <w:woUserID w:val="2"/>
          </w:rPr>
          <w:t>、</w:t>
        </w:r>
      </w:ins>
      <w:ins w:id="254"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55" w:author="Vance xu" w:date="2026-09-14T16:11:53Z">
        <w:r>
          <w:rPr>
            <w:rFonts w:hint="eastAsia"/>
            <w:lang w:eastAsia="zh"/>
            <w:woUserID w:val="2"/>
          </w:rPr>
          <w:t>等</w:t>
        </w:r>
      </w:ins>
      <w:ins w:id="256" w:author="尹兴盛" w:date="2026-09-17T14:20:32Z">
        <w:r>
          <w:rPr>
            <w:rFonts w:hint="eastAsia"/>
            <w:lang w:eastAsia="zh"/>
            <w:woUserID w:val="6"/>
          </w:rPr>
          <w:t>）</w:t>
        </w:r>
      </w:ins>
      <w:ins w:id="257" w:author="Vance xu" w:date="2026-09-15T08:51:38Z">
        <w:r>
          <w:rPr>
            <w:rFonts w:hint="eastAsia"/>
            <w:lang w:eastAsia="zh"/>
            <w:woUserID w:val="2"/>
          </w:rPr>
          <w:t>泛化的称呼</w:t>
        </w:r>
      </w:ins>
      <w:ins w:id="258" w:author="Vance xu" w:date="2026-09-14T16:12:04Z">
        <w:r>
          <w:rPr>
            <w:woUserID w:val="2"/>
          </w:rPr>
          <w:t>占位表述</w:t>
        </w:r>
      </w:ins>
      <w:ins w:id="259" w:author="Vance xu" w:date="2026-09-14T16:12:08Z">
        <w:r>
          <w:rPr>
            <w:rFonts w:hint="eastAsia"/>
            <w:lang w:eastAsia="zh"/>
            <w:woUserID w:val="2"/>
          </w:rPr>
          <w:t>，</w:t>
        </w:r>
      </w:ins>
      <w:ins w:id="260" w:author="Vance xu" w:date="2026-09-14T16:12:13Z">
        <w:r>
          <w:rPr>
            <w:rFonts w:hint="eastAsia"/>
            <w:lang w:eastAsia="zh"/>
            <w:woUserID w:val="2"/>
          </w:rPr>
          <w:t>提示</w:t>
        </w:r>
      </w:ins>
      <w:ins w:id="261" w:author="Vance xu" w:date="2026-09-14T16:15:30Z">
        <w:r>
          <w:rPr>
            <w:rFonts w:hint="eastAsia"/>
            <w:lang w:eastAsia="zh"/>
            <w:woUserID w:val="2"/>
          </w:rPr>
          <w:t>“</w:t>
        </w:r>
      </w:ins>
      <w:ins w:id="262" w:author="Vance xu" w:date="2026-09-14T16:12:25Z">
        <w:r>
          <w:rPr>
            <w:rFonts w:hint="eastAsia"/>
            <w:lang w:eastAsia="zh"/>
            <w:woUserID w:val="2"/>
          </w:rPr>
          <w:t>请明确</w:t>
        </w:r>
      </w:ins>
      <w:ins w:id="263" w:author="Vance xu" w:date="2026-09-14T16:12:17Z">
        <w:r>
          <w:rPr>
            <w:rFonts w:hint="eastAsia"/>
            <w:lang w:eastAsia="zh"/>
            <w:woUserID w:val="2"/>
          </w:rPr>
          <w:t>到</w:t>
        </w:r>
      </w:ins>
      <w:ins w:id="264" w:author="Vance xu" w:date="2026-09-14T16:12:19Z">
        <w:r>
          <w:rPr>
            <w:rFonts w:hint="eastAsia"/>
            <w:lang w:eastAsia="zh"/>
            <w:woUserID w:val="2"/>
          </w:rPr>
          <w:t>具体部门</w:t>
        </w:r>
      </w:ins>
      <w:ins w:id="265" w:author="Vance xu" w:date="2026-09-14T16:15:31Z">
        <w:r>
          <w:rPr>
            <w:rFonts w:hint="eastAsia"/>
            <w:lang w:eastAsia="zh"/>
            <w:woUserID w:val="2"/>
          </w:rPr>
          <w:t>”</w:t>
        </w:r>
      </w:ins>
      <w:ins w:id="266" w:author="Vance xu" w:date="2026-09-15T08:50:08Z">
        <w:r>
          <w:rPr>
            <w:rFonts w:hint="eastAsia"/>
            <w:lang w:eastAsia="zh"/>
            <w:woUserID w:val="2"/>
          </w:rPr>
          <w:t>，</w:t>
        </w:r>
      </w:ins>
      <w:ins w:id="267" w:author="Vance xu" w:date="2026-09-15T08:50:09Z">
        <w:r>
          <w:rPr>
            <w:rFonts w:hint="eastAsia"/>
            <w:lang w:eastAsia="zh"/>
            <w:woUserID w:val="2"/>
          </w:rPr>
          <w:t>但是</w:t>
        </w:r>
      </w:ins>
      <w:ins w:id="268" w:author="Vance xu" w:date="2026-09-15T08:50:11Z">
        <w:r>
          <w:rPr>
            <w:rFonts w:hint="eastAsia"/>
            <w:lang w:eastAsia="zh"/>
            <w:woUserID w:val="2"/>
          </w:rPr>
          <w:t>“</w:t>
        </w:r>
      </w:ins>
      <w:ins w:id="269" w:author="Vance xu" w:date="2026-09-15T08:50:25Z">
        <w:r>
          <w:rPr>
            <w:rFonts w:hint="eastAsia"/>
            <w:lang w:eastAsia="zh"/>
            <w:woUserID w:val="2"/>
          </w:rPr>
          <w:t>****</w:t>
        </w:r>
      </w:ins>
      <w:ins w:id="270" w:author="Vance xu" w:date="2026-09-15T08:50:15Z">
        <w:r>
          <w:rPr>
            <w:rFonts w:hint="eastAsia"/>
            <w:lang w:eastAsia="zh"/>
            <w:woUserID w:val="2"/>
          </w:rPr>
          <w:t>部门</w:t>
        </w:r>
      </w:ins>
      <w:ins w:id="271" w:author="Vance xu" w:date="2026-09-15T08:50:16Z">
        <w:r>
          <w:rPr>
            <w:rFonts w:hint="eastAsia"/>
            <w:lang w:eastAsia="zh"/>
            <w:woUserID w:val="2"/>
          </w:rPr>
          <w:t>-</w:t>
        </w:r>
      </w:ins>
      <w:ins w:id="272" w:author="Vance xu" w:date="2026-09-15T08:50:20Z">
        <w:r>
          <w:rPr>
            <w:rFonts w:hint="eastAsia"/>
            <w:lang w:eastAsia="zh"/>
            <w:woUserID w:val="2"/>
          </w:rPr>
          <w:t>****</w:t>
        </w:r>
      </w:ins>
      <w:ins w:id="273" w:author="Vance xu" w:date="2026-09-15T08:50:21Z">
        <w:r>
          <w:rPr>
            <w:rFonts w:hint="eastAsia"/>
            <w:lang w:eastAsia="zh"/>
            <w:woUserID w:val="2"/>
          </w:rPr>
          <w:t>部</w:t>
        </w:r>
      </w:ins>
      <w:ins w:id="274" w:author="Vance xu" w:date="2026-09-15T08:50:11Z">
        <w:r>
          <w:rPr>
            <w:rFonts w:hint="eastAsia"/>
            <w:lang w:eastAsia="zh"/>
            <w:woUserID w:val="2"/>
          </w:rPr>
          <w:t>”</w:t>
        </w:r>
      </w:ins>
      <w:ins w:id="275" w:author="Vance xu" w:date="2026-09-15T08:50:40Z">
        <w:r>
          <w:rPr>
            <w:rFonts w:hint="eastAsia"/>
            <w:lang w:eastAsia="zh"/>
            <w:woUserID w:val="2"/>
          </w:rPr>
          <w:t>不作</w:t>
        </w:r>
      </w:ins>
      <w:ins w:id="276" w:author="Vance xu" w:date="2026-09-15T08:50:55Z">
        <w:r>
          <w:rPr>
            <w:rFonts w:hint="eastAsia"/>
            <w:lang w:eastAsia="zh"/>
            <w:woUserID w:val="2"/>
          </w:rPr>
          <w:t>未</w:t>
        </w:r>
      </w:ins>
      <w:ins w:id="277" w:author="Vance xu" w:date="2026-09-15T08:50:51Z">
        <w:r>
          <w:rPr>
            <w:rFonts w:hint="eastAsia"/>
            <w:lang w:eastAsia="zh"/>
            <w:woUserID w:val="2"/>
          </w:rPr>
          <w:t>具体到</w:t>
        </w:r>
      </w:ins>
      <w:ins w:id="278" w:author="Vance xu" w:date="2026-09-15T08:50:58Z">
        <w:r>
          <w:rPr>
            <w:rFonts w:hint="eastAsia"/>
            <w:lang w:eastAsia="zh"/>
            <w:woUserID w:val="2"/>
          </w:rPr>
          <w:t>具体部门</w:t>
        </w:r>
      </w:ins>
      <w:ins w:id="279" w:author="Vance xu" w:date="2026-09-15T11:48:28Z">
        <w:r>
          <w:rPr>
            <w:rFonts w:hint="eastAsia"/>
            <w:lang w:eastAsia="zh"/>
            <w:woUserID w:val="2"/>
          </w:rPr>
          <w:t>的</w:t>
        </w:r>
      </w:ins>
      <w:ins w:id="280" w:author="Vance xu" w:date="2026-09-15T11:48:29Z">
        <w:r>
          <w:rPr>
            <w:rFonts w:hint="eastAsia"/>
            <w:lang w:eastAsia="zh"/>
            <w:woUserID w:val="2"/>
          </w:rPr>
          <w:t>情况</w:t>
        </w:r>
      </w:ins>
      <w:ins w:id="281" w:author="Vance xu" w:date="2026-09-15T11:48:31Z">
        <w:r>
          <w:rPr>
            <w:rFonts w:hint="eastAsia"/>
            <w:lang w:eastAsia="zh"/>
            <w:woUserID w:val="2"/>
          </w:rPr>
          <w:t>，</w:t>
        </w:r>
      </w:ins>
      <w:ins w:id="282" w:author="Vance xu" w:date="2026-09-15T11:48:34Z">
        <w:r>
          <w:rPr>
            <w:rFonts w:hint="eastAsia"/>
            <w:lang w:eastAsia="zh"/>
            <w:woUserID w:val="2"/>
          </w:rPr>
          <w:t>比如</w:t>
        </w:r>
      </w:ins>
      <w:ins w:id="283" w:author="Vance xu" w:date="2026-09-15T11:48:39Z">
        <w:r>
          <w:rPr>
            <w:rFonts w:hint="eastAsia"/>
            <w:lang w:eastAsia="zh"/>
            <w:woUserID w:val="2"/>
          </w:rPr>
          <w:t>株洲</w:t>
        </w:r>
      </w:ins>
      <w:ins w:id="284" w:author="Vance xu" w:date="2026-09-15T11:48:40Z">
        <w:r>
          <w:rPr>
            <w:rFonts w:hint="eastAsia"/>
            <w:lang w:eastAsia="zh"/>
            <w:woUserID w:val="2"/>
          </w:rPr>
          <w:t>公司</w:t>
        </w:r>
      </w:ins>
      <w:ins w:id="285" w:author="Vance xu" w:date="2026-09-15T11:48:43Z">
        <w:r>
          <w:rPr>
            <w:rFonts w:hint="eastAsia"/>
            <w:lang w:eastAsia="zh"/>
            <w:woUserID w:val="2"/>
          </w:rPr>
          <w:t>会写</w:t>
        </w:r>
      </w:ins>
      <w:ins w:id="286" w:author="Vance xu" w:date="2026-09-15T11:49:37Z">
        <w:r>
          <w:rPr>
            <w:rFonts w:hint="eastAsia"/>
            <w:lang w:eastAsia="zh"/>
            <w:woUserID w:val="2"/>
          </w:rPr>
          <w:t>项目管理部门-建设部</w:t>
        </w:r>
      </w:ins>
      <w:ins w:id="287" w:author="Vance xu" w:date="2026-09-15T11:49:49Z">
        <w:r>
          <w:rPr>
            <w:rFonts w:hint="eastAsia"/>
            <w:lang w:eastAsia="zh"/>
            <w:woUserID w:val="2"/>
          </w:rPr>
          <w:t>、项目管理部门-配网管理部</w:t>
        </w:r>
      </w:ins>
      <w:ins w:id="288" w:author="Vance xu" w:date="2026-09-15T11:49:57Z">
        <w:r>
          <w:rPr>
            <w:rFonts w:hint="eastAsia"/>
            <w:lang w:eastAsia="zh"/>
            <w:woUserID w:val="2"/>
          </w:rPr>
          <w:t>、</w:t>
        </w:r>
      </w:ins>
      <w:ins w:id="289" w:author="Vance xu" w:date="2026-09-15T11:50:15Z">
        <w:r>
          <w:rPr>
            <w:rFonts w:hint="eastAsia"/>
            <w:lang w:eastAsia="zh"/>
            <w:woUserID w:val="2"/>
          </w:rPr>
          <w:t>资产使用保管部门-变检公司</w:t>
        </w:r>
      </w:ins>
      <w:ins w:id="290" w:author="Vance xu" w:date="2026-09-15T11:50:18Z">
        <w:r>
          <w:rPr>
            <w:rFonts w:hint="eastAsia"/>
            <w:lang w:eastAsia="zh"/>
            <w:woUserID w:val="2"/>
          </w:rPr>
          <w:t>等</w:t>
        </w:r>
      </w:ins>
      <w:ins w:id="291" w:author="Vance xu" w:date="2026-09-15T11:50:20Z">
        <w:r>
          <w:rPr>
            <w:rFonts w:hint="eastAsia"/>
            <w:lang w:eastAsia="zh"/>
            <w:woUserID w:val="2"/>
          </w:rPr>
          <w:t>类似</w:t>
        </w:r>
      </w:ins>
      <w:ins w:id="292" w:author="Vance xu" w:date="2026-09-15T11:50:22Z">
        <w:r>
          <w:rPr>
            <w:rFonts w:hint="eastAsia"/>
            <w:lang w:eastAsia="zh"/>
            <w:woUserID w:val="2"/>
          </w:rPr>
          <w:t>表述</w:t>
        </w:r>
      </w:ins>
      <w:ins w:id="293" w:author="Vance xu" w:date="2026-09-15T11:50:24Z">
        <w:r>
          <w:rPr>
            <w:rFonts w:hint="eastAsia"/>
            <w:lang w:eastAsia="zh"/>
            <w:woUserID w:val="2"/>
          </w:rPr>
          <w:t>已经</w:t>
        </w:r>
      </w:ins>
      <w:ins w:id="294" w:author="Vance xu" w:date="2026-09-15T08:51:00Z">
        <w:r>
          <w:rPr>
            <w:rFonts w:hint="eastAsia"/>
            <w:lang w:eastAsia="zh"/>
            <w:woUserID w:val="2"/>
          </w:rPr>
          <w:t>。</w:t>
        </w:r>
      </w:ins>
    </w:p>
    <w:p w14:paraId="41DB4E95">
      <w:pPr>
        <w:widowControl w:val="0"/>
        <w:snapToGrid/>
        <w:rPr>
          <w:ins w:id="296" w:author="Vance xu" w:date="2026-09-14T16:13:38Z"/>
          <w:rFonts w:hint="eastAsia" w:eastAsia="华文仿宋"/>
          <w:lang w:eastAsia="zh"/>
          <w:woUserID w:val="2"/>
        </w:rPr>
        <w:pPrChange w:id="295" w:author="Vance xu" w:date="2026-09-15T22:03:20Z">
          <w:pPr>
            <w:snapToGrid w:val="0"/>
          </w:pPr>
        </w:pPrChange>
      </w:pPr>
      <w:ins w:id="297" w:author="Vance xu" w:date="2026-09-14T16:12:39Z">
        <w:r>
          <w:rPr>
            <w:rFonts w:hint="eastAsia"/>
            <w:lang w:eastAsia="zh"/>
            <w:woUserID w:val="2"/>
          </w:rPr>
          <w:t>岗位</w:t>
        </w:r>
      </w:ins>
      <w:ins w:id="298" w:author="Vance xu" w:date="2026-09-14T16:12:40Z">
        <w:r>
          <w:rPr>
            <w:rFonts w:hint="eastAsia"/>
            <w:lang w:eastAsia="zh"/>
            <w:woUserID w:val="2"/>
          </w:rPr>
          <w:t>名称</w:t>
        </w:r>
      </w:ins>
      <w:ins w:id="299" w:author="Vance xu" w:date="2026-09-14T16:12:41Z">
        <w:r>
          <w:rPr>
            <w:rFonts w:hint="eastAsia"/>
            <w:lang w:eastAsia="zh"/>
            <w:woUserID w:val="2"/>
          </w:rPr>
          <w:t>列</w:t>
        </w:r>
      </w:ins>
      <w:ins w:id="300" w:author="Vance xu" w:date="2026-09-14T16:12:52Z">
        <w:r>
          <w:rPr>
            <w:rFonts w:hint="eastAsia"/>
            <w:lang w:eastAsia="zh"/>
            <w:woUserID w:val="2"/>
          </w:rPr>
          <w:t>，</w:t>
        </w:r>
      </w:ins>
      <w:ins w:id="301" w:author="Vance xu" w:date="2026-09-16T11:15:28Z">
        <w:r>
          <w:rPr>
            <w:rFonts w:hint="eastAsia"/>
            <w:lang w:eastAsia="zh"/>
            <w:woUserID w:val="2"/>
          </w:rPr>
          <w:t>剔除</w:t>
        </w:r>
      </w:ins>
      <w:ins w:id="302" w:author="你说的都对" w:date="2026-09-16T22:16:22Z">
        <w:r>
          <w:rPr>
            <w:rFonts w:hint="eastAsia"/>
            <w:lang w:eastAsia="zh"/>
            <w:woUserID w:val="5"/>
          </w:rPr>
          <w:t>包含</w:t>
        </w:r>
      </w:ins>
      <w:ins w:id="303" w:author="Vance xu" w:date="2026-09-16T11:15:30Z">
        <w:del w:id="304" w:author="你说的都对" w:date="2026-09-16T22:16:22Z">
          <w:r>
            <w:rPr>
              <w:rFonts w:hint="eastAsia"/>
              <w:lang w:eastAsia="zh"/>
              <w:woUserID w:val="2"/>
            </w:rPr>
            <w:delText>“</w:delText>
          </w:r>
        </w:del>
      </w:ins>
      <w:ins w:id="305" w:author="Vance xu" w:date="2026-09-16T11:15:48Z">
        <w:r>
          <w:rPr>
            <w:rFonts w:hint="eastAsia"/>
            <w:lang w:eastAsia="zh"/>
            <w:woUserID w:val="2"/>
          </w:rPr>
          <w:t>查勘</w:t>
        </w:r>
      </w:ins>
      <w:ins w:id="306" w:author="Vance xu" w:date="2026-09-16T11:15:43Z">
        <w:r>
          <w:rPr>
            <w:rFonts w:hint="eastAsia"/>
            <w:lang w:eastAsia="zh"/>
            <w:woUserID w:val="2"/>
          </w:rPr>
          <w:t>人员</w:t>
        </w:r>
      </w:ins>
      <w:ins w:id="307" w:author="你说的都对" w:date="2026-09-16T22:16:26Z">
        <w:r>
          <w:rPr>
            <w:rFonts w:hint="eastAsia"/>
            <w:lang w:eastAsia="zh"/>
            <w:woUserID w:val="5"/>
          </w:rPr>
          <w:t>、</w:t>
        </w:r>
      </w:ins>
      <w:ins w:id="308" w:author="你说的都对" w:date="2026-09-16T22:16:27Z">
        <w:r>
          <w:rPr>
            <w:rFonts w:hint="eastAsia"/>
            <w:lang w:eastAsia="zh"/>
            <w:woUserID w:val="5"/>
          </w:rPr>
          <w:t>专责</w:t>
        </w:r>
      </w:ins>
      <w:ins w:id="309" w:author="Vance xu" w:date="2026-09-16T11:15:30Z">
        <w:del w:id="310" w:author="你说的都对" w:date="2026-09-16T22:16:25Z">
          <w:r>
            <w:rPr>
              <w:rFonts w:hint="eastAsia"/>
              <w:lang w:eastAsia="zh"/>
              <w:woUserID w:val="2"/>
            </w:rPr>
            <w:delText>”</w:delText>
          </w:r>
        </w:del>
      </w:ins>
      <w:ins w:id="311" w:author="Vance xu" w:date="2026-09-16T22:31:27Z">
        <w:r>
          <w:rPr>
            <w:rFonts w:hint="eastAsia"/>
            <w:lang w:eastAsia="zh"/>
            <w:woUserID w:val="2"/>
          </w:rPr>
          <w:t>、</w:t>
        </w:r>
      </w:ins>
      <w:ins w:id="312" w:author="Vance xu" w:date="2026-09-16T22:31:18Z">
        <w:r>
          <w:rPr>
            <w:rFonts w:hint="eastAsia"/>
            <w:lang w:eastAsia="zh"/>
            <w:woUserID w:val="2"/>
          </w:rPr>
          <w:t>负责人-</w:t>
        </w:r>
      </w:ins>
      <w:ins w:id="313" w:author="Vance xu" w:date="2026-09-16T22:31:31Z">
        <w:r>
          <w:rPr>
            <w:rFonts w:hint="eastAsia"/>
            <w:lang w:eastAsia="zh"/>
            <w:woUserID w:val="2"/>
          </w:rPr>
          <w:t>、</w:t>
        </w:r>
      </w:ins>
      <w:ins w:id="314" w:author="Vance xu" w:date="2026-09-16T22:31:46Z">
        <w:r>
          <w:rPr>
            <w:rFonts w:hint="eastAsia"/>
            <w:lang w:eastAsia="zh"/>
            <w:woUserID w:val="2"/>
          </w:rPr>
          <w:t>班长</w:t>
        </w:r>
      </w:ins>
      <w:ins w:id="315" w:author="Vance xu" w:date="2026-09-16T22:31:47Z">
        <w:r>
          <w:rPr>
            <w:rFonts w:hint="eastAsia"/>
            <w:lang w:eastAsia="zh"/>
            <w:woUserID w:val="2"/>
          </w:rPr>
          <w:t>、</w:t>
        </w:r>
      </w:ins>
      <w:ins w:id="316" w:author="Vance xu" w:date="2026-09-16T22:32:25Z">
        <w:r>
          <w:rPr>
            <w:rFonts w:hint="eastAsia"/>
            <w:lang w:eastAsia="zh"/>
            <w:woUserID w:val="2"/>
          </w:rPr>
          <w:t>值长</w:t>
        </w:r>
      </w:ins>
      <w:ins w:id="317" w:author="Vance xu" w:date="2026-09-16T22:32:27Z">
        <w:r>
          <w:rPr>
            <w:rFonts w:hint="eastAsia"/>
            <w:lang w:eastAsia="zh"/>
            <w:woUserID w:val="2"/>
          </w:rPr>
          <w:t>、</w:t>
        </w:r>
      </w:ins>
      <w:ins w:id="318" w:author="Vance xu" w:date="2026-09-16T11:15:52Z">
        <w:r>
          <w:rPr>
            <w:rFonts w:hint="eastAsia"/>
            <w:lang w:eastAsia="zh"/>
            <w:woUserID w:val="2"/>
          </w:rPr>
          <w:t>之外的</w:t>
        </w:r>
      </w:ins>
      <w:ins w:id="319" w:author="Vance xu" w:date="2026-09-16T11:15:54Z">
        <w:r>
          <w:rPr>
            <w:rFonts w:hint="eastAsia"/>
            <w:lang w:eastAsia="zh"/>
            <w:woUserID w:val="2"/>
          </w:rPr>
          <w:t>，</w:t>
        </w:r>
      </w:ins>
      <w:ins w:id="320" w:author="Vance xu" w:date="2026-09-16T10:36:27Z">
        <w:r>
          <w:rPr>
            <w:rFonts w:hint="eastAsia"/>
            <w:lang w:eastAsia="zh"/>
            <w:woUserID w:val="2"/>
          </w:rPr>
          <w:t>包含以下关键词</w:t>
        </w:r>
      </w:ins>
      <w:del w:id="321" w:author="Vance xu" w:date="2026-09-16T10:38:11Z">
        <w:r>
          <w:rPr/>
          <w:delText>“</w:delText>
        </w:r>
      </w:del>
      <w:r>
        <w:t>某某</w:t>
      </w:r>
      <w:ins w:id="322" w:author="Vance xu" w:date="2026-09-16T10:38:12Z">
        <w:r>
          <w:rPr>
            <w:rFonts w:hint="eastAsia"/>
            <w:lang w:eastAsia="zh"/>
            <w:woUserID w:val="2"/>
          </w:rPr>
          <w:t>、</w:t>
        </w:r>
      </w:ins>
      <w:del w:id="323" w:author="Vance xu" w:date="2026-09-16T10:38:12Z">
        <w:r>
          <w:rPr>
            <w:woUserID w:val="2"/>
          </w:rPr>
          <w:delText>”“</w:delText>
        </w:r>
      </w:del>
      <w:r>
        <w:t>待定</w:t>
      </w:r>
      <w:ins w:id="324" w:author="Vance xu" w:date="2026-09-16T10:38:14Z">
        <w:r>
          <w:rPr>
            <w:rFonts w:hint="eastAsia"/>
            <w:lang w:eastAsia="zh"/>
            <w:woUserID w:val="2"/>
          </w:rPr>
          <w:t>、</w:t>
        </w:r>
      </w:ins>
      <w:ins w:id="325" w:author="Vance xu" w:date="2026-09-16T11:15:01Z">
        <w:r>
          <w:rPr>
            <w:rFonts w:hint="eastAsia"/>
            <w:lang w:eastAsia="zh"/>
            <w:woUserID w:val="2"/>
          </w:rPr>
          <w:t>人员</w:t>
        </w:r>
      </w:ins>
      <w:ins w:id="326" w:author="Vance xu" w:date="2026-09-16T11:15:02Z">
        <w:r>
          <w:rPr>
            <w:rFonts w:hint="eastAsia"/>
            <w:lang w:eastAsia="zh"/>
            <w:woUserID w:val="2"/>
          </w:rPr>
          <w:t>、</w:t>
        </w:r>
      </w:ins>
      <w:del w:id="327" w:author="Vance xu" w:date="2026-09-16T10:38:14Z">
        <w:r>
          <w:rPr>
            <w:woUserID w:val="2"/>
          </w:rPr>
          <w:delText>”“</w:delText>
        </w:r>
      </w:del>
      <w:ins w:id="328" w:author="Vance xu" w:date="2026-09-16T11:13:34Z">
        <w:r>
          <w:rPr>
            <w:rFonts w:hint="eastAsia" w:ascii="宋体" w:hAnsi="宋体" w:eastAsia="宋体" w:cs="宋体"/>
            <w:b w:val="0"/>
            <w:i w:val="0"/>
            <w:color w:val="000000"/>
            <w:sz w:val="32"/>
            <w:szCs w:val="32"/>
            <w:woUserID w:val="2"/>
          </w:rPr>
          <w:t>管理</w:t>
        </w:r>
      </w:ins>
      <w:ins w:id="329" w:author="Vance xu" w:date="2026-09-16T11:14:24Z">
        <w:r>
          <w:rPr>
            <w:rFonts w:hint="eastAsia"/>
            <w:lang w:eastAsia="zh"/>
            <w:woUserID w:val="2"/>
          </w:rPr>
          <w:t>人员</w:t>
        </w:r>
      </w:ins>
      <w:ins w:id="330" w:author="Vance xu" w:date="2026-09-16T11:13:34Z">
        <w:r>
          <w:rPr>
            <w:rFonts w:hint="eastAsia"/>
            <w:lang w:eastAsia="zh"/>
            <w:woUserID w:val="2"/>
          </w:rPr>
          <w:t>、实施</w:t>
        </w:r>
      </w:ins>
      <w:ins w:id="331" w:author="Vance xu" w:date="2026-09-16T11:14:26Z">
        <w:r>
          <w:rPr>
            <w:rFonts w:hint="eastAsia"/>
            <w:lang w:eastAsia="zh"/>
            <w:woUserID w:val="2"/>
          </w:rPr>
          <w:t>人员</w:t>
        </w:r>
      </w:ins>
      <w:ins w:id="332" w:author="Vance xu" w:date="2026-09-16T11:14:27Z">
        <w:r>
          <w:rPr>
            <w:rFonts w:hint="eastAsia"/>
            <w:lang w:eastAsia="zh"/>
            <w:woUserID w:val="2"/>
          </w:rPr>
          <w:t>、</w:t>
        </w:r>
      </w:ins>
      <w:ins w:id="333" w:author="Vance xu" w:date="2026-09-16T11:13:34Z">
        <w:r>
          <w:rPr>
            <w:rFonts w:hint="eastAsia" w:ascii="宋体" w:hAnsi="宋体" w:eastAsia="宋体" w:cs="宋体"/>
            <w:b w:val="0"/>
            <w:i w:val="0"/>
            <w:color w:val="000000"/>
            <w:sz w:val="32"/>
            <w:szCs w:val="32"/>
            <w:woUserID w:val="2"/>
          </w:rPr>
          <w:t>需求</w:t>
        </w:r>
      </w:ins>
      <w:ins w:id="334" w:author="Vance xu" w:date="2026-09-16T11:14:33Z">
        <w:r>
          <w:rPr>
            <w:rFonts w:hint="eastAsia"/>
            <w:lang w:eastAsia="zh"/>
            <w:woUserID w:val="2"/>
          </w:rPr>
          <w:t>人员</w:t>
        </w:r>
      </w:ins>
      <w:ins w:id="335" w:author="Vance xu" w:date="2026-09-16T11:13:34Z">
        <w:r>
          <w:rPr>
            <w:rFonts w:hint="eastAsia"/>
            <w:lang w:eastAsia="zh"/>
            <w:woUserID w:val="2"/>
          </w:rPr>
          <w:t>、用工</w:t>
        </w:r>
      </w:ins>
      <w:ins w:id="336" w:author="Vance xu" w:date="2026-09-16T11:14:35Z">
        <w:r>
          <w:rPr>
            <w:rFonts w:hint="eastAsia"/>
            <w:lang w:eastAsia="zh"/>
            <w:woUserID w:val="2"/>
          </w:rPr>
          <w:t>人员</w:t>
        </w:r>
      </w:ins>
      <w:ins w:id="337" w:author="Vance xu" w:date="2026-09-16T11:13:34Z">
        <w:r>
          <w:rPr>
            <w:rFonts w:hint="eastAsia"/>
            <w:lang w:eastAsia="zh"/>
            <w:woUserID w:val="2"/>
          </w:rPr>
          <w:t>、归口管理</w:t>
        </w:r>
      </w:ins>
      <w:ins w:id="338" w:author="Vance xu" w:date="2026-09-16T11:14:36Z">
        <w:r>
          <w:rPr>
            <w:rFonts w:hint="eastAsia"/>
            <w:lang w:eastAsia="zh"/>
            <w:woUserID w:val="2"/>
          </w:rPr>
          <w:t>人员</w:t>
        </w:r>
      </w:ins>
      <w:ins w:id="339" w:author="Vance xu" w:date="2026-09-16T11:13:34Z">
        <w:r>
          <w:rPr>
            <w:rFonts w:hint="eastAsia"/>
            <w:lang w:eastAsia="zh"/>
            <w:woUserID w:val="2"/>
          </w:rPr>
          <w:t>、会签</w:t>
        </w:r>
      </w:ins>
      <w:ins w:id="340" w:author="Vance xu" w:date="2026-09-16T11:14:37Z">
        <w:r>
          <w:rPr>
            <w:rFonts w:hint="eastAsia"/>
            <w:lang w:eastAsia="zh"/>
            <w:woUserID w:val="2"/>
          </w:rPr>
          <w:t>人员</w:t>
        </w:r>
      </w:ins>
      <w:ins w:id="341" w:author="Vance xu" w:date="2026-09-16T11:13:34Z">
        <w:r>
          <w:rPr>
            <w:rFonts w:hint="eastAsia"/>
            <w:lang w:eastAsia="zh"/>
            <w:woUserID w:val="2"/>
          </w:rPr>
          <w:t>、实物资产、资产使用、委托、项目管理</w:t>
        </w:r>
      </w:ins>
      <w:ins w:id="342" w:author="Vance xu" w:date="2026-09-16T11:14:40Z">
        <w:r>
          <w:rPr>
            <w:rFonts w:hint="eastAsia"/>
            <w:lang w:eastAsia="zh"/>
            <w:woUserID w:val="2"/>
          </w:rPr>
          <w:t>人员</w:t>
        </w:r>
      </w:ins>
      <w:ins w:id="343" w:author="Vance xu" w:date="2026-09-16T11:13:34Z">
        <w:r>
          <w:rPr>
            <w:rFonts w:hint="eastAsia"/>
            <w:lang w:eastAsia="zh"/>
            <w:woUserID w:val="2"/>
          </w:rPr>
          <w:t>、项目建设</w:t>
        </w:r>
      </w:ins>
      <w:ins w:id="344" w:author="Vance xu" w:date="2026-09-16T11:14:42Z">
        <w:r>
          <w:rPr>
            <w:rFonts w:hint="eastAsia"/>
            <w:lang w:eastAsia="zh"/>
            <w:woUserID w:val="2"/>
          </w:rPr>
          <w:t>人员</w:t>
        </w:r>
      </w:ins>
      <w:ins w:id="345" w:author="Vance xu" w:date="2026-09-16T11:13:34Z">
        <w:r>
          <w:rPr>
            <w:rFonts w:hint="eastAsia"/>
            <w:lang w:eastAsia="zh"/>
            <w:woUserID w:val="2"/>
          </w:rPr>
          <w:t>、</w:t>
        </w:r>
      </w:ins>
      <w:ins w:id="346" w:author="Vance xu" w:date="2026-09-16T11:13:34Z">
        <w:r>
          <w:rPr>
            <w:woUserID w:val="2"/>
          </w:rPr>
          <w:t>待定</w:t>
        </w:r>
      </w:ins>
      <w:ins w:id="347" w:author="Vance xu" w:date="2026-09-16T11:13:34Z">
        <w:r>
          <w:rPr>
            <w:rFonts w:hint="eastAsia"/>
            <w:lang w:eastAsia="zh"/>
            <w:woUserID w:val="2"/>
          </w:rPr>
          <w:t>、项目承担</w:t>
        </w:r>
      </w:ins>
      <w:ins w:id="348" w:author="Vance xu" w:date="2026-09-16T11:14:46Z">
        <w:r>
          <w:rPr>
            <w:rFonts w:hint="eastAsia"/>
            <w:lang w:eastAsia="zh"/>
            <w:woUserID w:val="2"/>
          </w:rPr>
          <w:t>人员</w:t>
        </w:r>
      </w:ins>
      <w:ins w:id="349" w:author="Vance xu" w:date="2026-09-16T11:13:34Z">
        <w:r>
          <w:rPr>
            <w:rFonts w:hint="eastAsia"/>
            <w:lang w:eastAsia="zh"/>
            <w:woUserID w:val="2"/>
          </w:rPr>
          <w:t>、项目需求</w:t>
        </w:r>
      </w:ins>
      <w:ins w:id="350" w:author="Vance xu" w:date="2026-09-16T11:14:48Z">
        <w:r>
          <w:rPr>
            <w:rFonts w:hint="eastAsia"/>
            <w:lang w:eastAsia="zh"/>
            <w:woUserID w:val="2"/>
          </w:rPr>
          <w:t>人员</w:t>
        </w:r>
      </w:ins>
      <w:ins w:id="351" w:author="Vance xu" w:date="2026-09-16T11:13:34Z">
        <w:r>
          <w:rPr>
            <w:rFonts w:hint="eastAsia"/>
            <w:lang w:eastAsia="zh"/>
            <w:woUserID w:val="2"/>
          </w:rPr>
          <w:t>、归口管理</w:t>
        </w:r>
      </w:ins>
      <w:ins w:id="352" w:author="Vance xu" w:date="2026-09-16T11:14:49Z">
        <w:r>
          <w:rPr>
            <w:rFonts w:hint="eastAsia"/>
            <w:lang w:eastAsia="zh"/>
            <w:woUserID w:val="2"/>
          </w:rPr>
          <w:t>人员</w:t>
        </w:r>
      </w:ins>
      <w:ins w:id="353" w:author="Vance xu" w:date="2026-09-16T11:14:52Z">
        <w:r>
          <w:rPr>
            <w:rFonts w:hint="eastAsia"/>
            <w:lang w:eastAsia="zh"/>
            <w:woUserID w:val="2"/>
          </w:rPr>
          <w:t>、</w:t>
        </w:r>
      </w:ins>
      <w:r>
        <w:t>相关人员</w:t>
      </w:r>
      <w:ins w:id="354" w:author="Vance xu" w:date="2026-09-16T10:38:17Z">
        <w:r>
          <w:rPr>
            <w:rFonts w:hint="eastAsia"/>
            <w:lang w:eastAsia="zh"/>
            <w:woUserID w:val="2"/>
          </w:rPr>
          <w:t>、</w:t>
        </w:r>
      </w:ins>
      <w:del w:id="355" w:author="Vance xu" w:date="2026-09-16T10:38:17Z">
        <w:r>
          <w:rPr>
            <w:woUserID w:val="2"/>
          </w:rPr>
          <w:delText>”</w:delText>
        </w:r>
      </w:del>
      <w:ins w:id="356" w:author="Vance xu" w:date="2026-09-15T17:22:56Z">
        <w:r>
          <w:rPr>
            <w:rFonts w:hint="eastAsia"/>
            <w:lang w:eastAsia="zh"/>
            <w:woUserID w:val="2"/>
          </w:rPr>
          <w:t>采购人员</w:t>
        </w:r>
      </w:ins>
      <w:ins w:id="357" w:author="Vance xu" w:date="2026-09-16T10:38:19Z">
        <w:r>
          <w:rPr>
            <w:rFonts w:hint="eastAsia"/>
            <w:lang w:eastAsia="zh"/>
            <w:woUserID w:val="2"/>
          </w:rPr>
          <w:t>、</w:t>
        </w:r>
      </w:ins>
      <w:ins w:id="358" w:author="Vance xu" w:date="2026-09-16T11:11:42Z">
        <w:r>
          <w:rPr>
            <w:rFonts w:hint="eastAsia"/>
            <w:lang w:eastAsia="zh"/>
            <w:woUserID w:val="2"/>
          </w:rPr>
          <w:t>资产使用保管人员</w:t>
        </w:r>
      </w:ins>
      <w:ins w:id="359" w:author="Vance xu" w:date="2026-09-16T11:11:43Z">
        <w:r>
          <w:rPr>
            <w:rFonts w:hint="eastAsia"/>
            <w:lang w:eastAsia="zh"/>
            <w:woUserID w:val="2"/>
          </w:rPr>
          <w:t>、</w:t>
        </w:r>
      </w:ins>
      <w:ins w:id="360" w:author="Vance xu" w:date="2026-09-16T11:11:45Z">
        <w:r>
          <w:rPr>
            <w:rFonts w:hint="eastAsia"/>
            <w:lang w:eastAsia="zh"/>
            <w:woUserID w:val="2"/>
          </w:rPr>
          <w:t>保管人员</w:t>
        </w:r>
      </w:ins>
      <w:ins w:id="361" w:author="Vance xu" w:date="2026-09-16T11:11:50Z">
        <w:r>
          <w:rPr>
            <w:rFonts w:hint="eastAsia"/>
            <w:lang w:eastAsia="zh"/>
            <w:woUserID w:val="2"/>
          </w:rPr>
          <w:t>、</w:t>
        </w:r>
      </w:ins>
      <w:ins w:id="362" w:author="Vance xu" w:date="2026-09-14T16:08:05Z">
        <w:r>
          <w:rPr>
            <w:rFonts w:hint="eastAsia" w:ascii="宋体" w:hAnsi="宋体" w:eastAsia="宋体" w:cs="宋体"/>
            <w:b w:val="0"/>
            <w:i w:val="0"/>
            <w:color w:val="000000"/>
            <w:sz w:val="32"/>
            <w:szCs w:val="32"/>
            <w:woUserID w:val="2"/>
          </w:rPr>
          <w:t>管理人员</w:t>
        </w:r>
      </w:ins>
      <w:ins w:id="363" w:author="Vance xu" w:date="2026-09-16T10:38:22Z">
        <w:r>
          <w:rPr>
            <w:rFonts w:hint="eastAsia"/>
            <w:lang w:eastAsia="zh"/>
            <w:woUserID w:val="2"/>
          </w:rPr>
          <w:t>、</w:t>
        </w:r>
      </w:ins>
      <w:ins w:id="364" w:author="Vance xu" w:date="2026-09-15T10:25:09Z">
        <w:r>
          <w:rPr>
            <w:rFonts w:hint="eastAsia"/>
            <w:lang w:eastAsia="zh"/>
            <w:woUserID w:val="2"/>
          </w:rPr>
          <w:t>实施</w:t>
        </w:r>
      </w:ins>
      <w:ins w:id="365" w:author="Vance xu" w:date="2026-09-15T10:25:11Z">
        <w:r>
          <w:rPr>
            <w:rFonts w:hint="eastAsia"/>
            <w:lang w:eastAsia="zh"/>
            <w:woUserID w:val="2"/>
          </w:rPr>
          <w:t>人员</w:t>
        </w:r>
      </w:ins>
      <w:ins w:id="366" w:author="Vance xu" w:date="2026-09-16T10:38:24Z">
        <w:r>
          <w:rPr>
            <w:rFonts w:hint="eastAsia"/>
            <w:lang w:eastAsia="zh"/>
            <w:woUserID w:val="2"/>
          </w:rPr>
          <w:t>、</w:t>
        </w:r>
      </w:ins>
      <w:ins w:id="367" w:author="Vance xu" w:date="2026-09-15T10:25:16Z">
        <w:r>
          <w:rPr>
            <w:rFonts w:hint="eastAsia" w:ascii="宋体" w:hAnsi="宋体" w:eastAsia="宋体" w:cs="宋体"/>
            <w:b w:val="0"/>
            <w:i w:val="0"/>
            <w:color w:val="000000"/>
            <w:sz w:val="32"/>
            <w:szCs w:val="32"/>
            <w:lang w:eastAsia="zh"/>
            <w:woUserID w:val="2"/>
          </w:rPr>
          <w:t>接待人员</w:t>
        </w:r>
      </w:ins>
      <w:ins w:id="368" w:author="Vance xu" w:date="2026-09-16T10:38:26Z">
        <w:r>
          <w:rPr>
            <w:rFonts w:hint="eastAsia"/>
            <w:lang w:eastAsia="zh"/>
            <w:woUserID w:val="2"/>
          </w:rPr>
          <w:t>、</w:t>
        </w:r>
      </w:ins>
      <w:ins w:id="369" w:author="Vance xu" w:date="2026-09-15T10:25:20Z">
        <w:r>
          <w:rPr>
            <w:rFonts w:hint="eastAsia" w:ascii="宋体" w:hAnsi="宋体" w:eastAsia="宋体" w:cs="宋体"/>
            <w:b w:val="0"/>
            <w:i w:val="0"/>
            <w:color w:val="000000"/>
            <w:sz w:val="32"/>
            <w:szCs w:val="32"/>
            <w:lang w:eastAsia="zh"/>
            <w:woUserID w:val="2"/>
          </w:rPr>
          <w:t>承接</w:t>
        </w:r>
      </w:ins>
      <w:ins w:id="370" w:author="Vance xu" w:date="2026-09-15T10:25:22Z">
        <w:r>
          <w:rPr>
            <w:rFonts w:hint="eastAsia" w:ascii="宋体" w:hAnsi="宋体" w:eastAsia="宋体" w:cs="宋体"/>
            <w:b w:val="0"/>
            <w:i w:val="0"/>
            <w:color w:val="000000"/>
            <w:sz w:val="32"/>
            <w:szCs w:val="32"/>
            <w:lang w:eastAsia="zh"/>
            <w:woUserID w:val="2"/>
          </w:rPr>
          <w:t>人员</w:t>
        </w:r>
      </w:ins>
      <w:ins w:id="371" w:author="Vance xu" w:date="2026-09-16T10:38:29Z">
        <w:r>
          <w:rPr>
            <w:rFonts w:hint="eastAsia"/>
            <w:lang w:eastAsia="zh"/>
            <w:woUserID w:val="2"/>
          </w:rPr>
          <w:t>、</w:t>
        </w:r>
      </w:ins>
      <w:ins w:id="372" w:author="Vance xu" w:date="2026-09-14T16:08:05Z">
        <w:r>
          <w:rPr>
            <w:rFonts w:hint="eastAsia" w:ascii="宋体" w:hAnsi="宋体" w:eastAsia="宋体" w:cs="宋体"/>
            <w:b w:val="0"/>
            <w:i w:val="0"/>
            <w:color w:val="000000"/>
            <w:sz w:val="32"/>
            <w:szCs w:val="32"/>
            <w:woUserID w:val="2"/>
          </w:rPr>
          <w:t>出差人员</w:t>
        </w:r>
      </w:ins>
      <w:ins w:id="373" w:author="Vance xu" w:date="2026-09-16T10:38:31Z">
        <w:r>
          <w:rPr>
            <w:rFonts w:hint="eastAsia"/>
            <w:lang w:eastAsia="zh"/>
            <w:woUserID w:val="2"/>
          </w:rPr>
          <w:t>、</w:t>
        </w:r>
      </w:ins>
      <w:ins w:id="374" w:author="Vance xu" w:date="2026-09-14T16:08:05Z">
        <w:r>
          <w:rPr>
            <w:rFonts w:hint="eastAsia" w:ascii="宋体" w:hAnsi="宋体" w:eastAsia="宋体" w:cs="宋体"/>
            <w:b w:val="0"/>
            <w:i w:val="0"/>
            <w:color w:val="000000"/>
            <w:sz w:val="32"/>
            <w:szCs w:val="32"/>
            <w:woUserID w:val="2"/>
          </w:rPr>
          <w:t>需求人员</w:t>
        </w:r>
      </w:ins>
      <w:ins w:id="375" w:author="Vance xu" w:date="2026-09-16T10:38:34Z">
        <w:r>
          <w:rPr>
            <w:rFonts w:hint="eastAsia"/>
            <w:lang w:eastAsia="zh"/>
            <w:woUserID w:val="2"/>
          </w:rPr>
          <w:t>、</w:t>
        </w:r>
      </w:ins>
      <w:ins w:id="376" w:author="Vance xu" w:date="2026-09-14T16:08:05Z">
        <w:r>
          <w:rPr>
            <w:rFonts w:hint="eastAsia" w:ascii="宋体" w:hAnsi="宋体" w:eastAsia="宋体" w:cs="宋体"/>
            <w:b w:val="0"/>
            <w:i w:val="0"/>
            <w:color w:val="000000"/>
            <w:sz w:val="32"/>
            <w:szCs w:val="32"/>
            <w:woUserID w:val="2"/>
          </w:rPr>
          <w:t>报账人员</w:t>
        </w:r>
      </w:ins>
      <w:ins w:id="377" w:author="Vance xu" w:date="2026-09-16T10:38:37Z">
        <w:r>
          <w:rPr>
            <w:rFonts w:hint="eastAsia"/>
            <w:lang w:eastAsia="zh"/>
            <w:woUserID w:val="2"/>
          </w:rPr>
          <w:t>、</w:t>
        </w:r>
      </w:ins>
      <w:ins w:id="378" w:author="Vance xu" w:date="2026-09-14T16:08:05Z">
        <w:r>
          <w:rPr>
            <w:rFonts w:hint="eastAsia" w:ascii="宋体" w:hAnsi="宋体" w:eastAsia="宋体" w:cs="宋体"/>
            <w:b w:val="0"/>
            <w:i w:val="0"/>
            <w:color w:val="000000"/>
            <w:sz w:val="32"/>
            <w:szCs w:val="32"/>
            <w:woUserID w:val="2"/>
          </w:rPr>
          <w:t>部门负责人</w:t>
        </w:r>
      </w:ins>
      <w:ins w:id="379" w:author="Vance xu" w:date="2026-09-16T10:38:39Z">
        <w:r>
          <w:rPr>
            <w:rFonts w:hint="eastAsia"/>
            <w:lang w:eastAsia="zh"/>
            <w:woUserID w:val="2"/>
          </w:rPr>
          <w:t>、</w:t>
        </w:r>
      </w:ins>
      <w:ins w:id="380" w:author="Vance xu" w:date="2026-09-15T10:15:35Z">
        <w:r>
          <w:rPr>
            <w:rFonts w:hint="eastAsia" w:ascii="宋体" w:hAnsi="宋体" w:eastAsia="宋体" w:cs="宋体"/>
            <w:b w:val="0"/>
            <w:i w:val="0"/>
            <w:color w:val="000000"/>
            <w:sz w:val="32"/>
            <w:szCs w:val="32"/>
            <w:lang w:eastAsia="zh"/>
            <w:woUserID w:val="2"/>
          </w:rPr>
          <w:t>需求审核人员</w:t>
        </w:r>
      </w:ins>
      <w:ins w:id="381" w:author="Vance xu" w:date="2026-09-16T10:38:42Z">
        <w:r>
          <w:rPr>
            <w:rFonts w:hint="eastAsia"/>
            <w:lang w:eastAsia="zh"/>
            <w:woUserID w:val="2"/>
          </w:rPr>
          <w:t>、</w:t>
        </w:r>
      </w:ins>
      <w:ins w:id="382" w:author="Vance xu" w:date="2026-09-15T10:16:31Z">
        <w:r>
          <w:rPr>
            <w:rFonts w:hint="eastAsia" w:ascii="宋体" w:hAnsi="宋体" w:eastAsia="宋体" w:cs="宋体"/>
            <w:b w:val="0"/>
            <w:i w:val="0"/>
            <w:color w:val="000000"/>
            <w:sz w:val="32"/>
            <w:szCs w:val="32"/>
            <w:lang w:eastAsia="zh"/>
            <w:woUserID w:val="2"/>
          </w:rPr>
          <w:t>合同签订</w:t>
        </w:r>
      </w:ins>
      <w:ins w:id="383" w:author="Vance xu" w:date="2026-09-15T10:16:32Z">
        <w:r>
          <w:rPr>
            <w:rFonts w:hint="eastAsia" w:ascii="宋体" w:hAnsi="宋体" w:eastAsia="宋体" w:cs="宋体"/>
            <w:b w:val="0"/>
            <w:i w:val="0"/>
            <w:color w:val="000000"/>
            <w:sz w:val="32"/>
            <w:szCs w:val="32"/>
            <w:lang w:eastAsia="zh"/>
            <w:woUserID w:val="2"/>
          </w:rPr>
          <w:t>人员</w:t>
        </w:r>
      </w:ins>
      <w:ins w:id="384" w:author="Vance xu" w:date="2026-09-16T10:38:44Z">
        <w:r>
          <w:rPr>
            <w:rFonts w:hint="eastAsia"/>
            <w:lang w:eastAsia="zh"/>
            <w:woUserID w:val="2"/>
          </w:rPr>
          <w:t>、</w:t>
        </w:r>
      </w:ins>
      <w:ins w:id="385" w:author="Vance xu" w:date="2026-09-15T10:18:50Z">
        <w:r>
          <w:rPr>
            <w:rFonts w:hint="eastAsia" w:ascii="宋体" w:hAnsi="宋体" w:eastAsia="宋体" w:cs="宋体"/>
            <w:b w:val="0"/>
            <w:i w:val="0"/>
            <w:color w:val="000000"/>
            <w:sz w:val="32"/>
            <w:szCs w:val="32"/>
            <w:lang w:eastAsia="zh"/>
            <w:woUserID w:val="2"/>
          </w:rPr>
          <w:t>合同经办人员</w:t>
        </w:r>
      </w:ins>
      <w:ins w:id="386" w:author="Vance xu" w:date="2026-09-16T10:38:46Z">
        <w:r>
          <w:rPr>
            <w:rFonts w:hint="eastAsia"/>
            <w:lang w:eastAsia="zh"/>
            <w:woUserID w:val="2"/>
          </w:rPr>
          <w:t>、</w:t>
        </w:r>
      </w:ins>
      <w:ins w:id="387" w:author="Vance xu" w:date="2026-09-15T17:23:01Z">
        <w:r>
          <w:rPr>
            <w:rFonts w:hint="eastAsia" w:ascii="宋体" w:hAnsi="宋体" w:eastAsia="宋体" w:cs="宋体"/>
            <w:b w:val="0"/>
            <w:i w:val="0"/>
            <w:color w:val="000000"/>
            <w:sz w:val="32"/>
            <w:szCs w:val="32"/>
            <w:lang w:eastAsia="zh"/>
            <w:woUserID w:val="2"/>
          </w:rPr>
          <w:t>合同</w:t>
        </w:r>
      </w:ins>
      <w:ins w:id="388" w:author="Vance xu" w:date="2026-09-15T17:23:02Z">
        <w:r>
          <w:rPr>
            <w:rFonts w:hint="eastAsia" w:ascii="宋体" w:hAnsi="宋体" w:eastAsia="宋体" w:cs="宋体"/>
            <w:b w:val="0"/>
            <w:i w:val="0"/>
            <w:color w:val="000000"/>
            <w:sz w:val="32"/>
            <w:szCs w:val="32"/>
            <w:lang w:eastAsia="zh"/>
            <w:woUserID w:val="2"/>
          </w:rPr>
          <w:t>管理</w:t>
        </w:r>
      </w:ins>
      <w:ins w:id="389" w:author="Vance xu" w:date="2026-09-15T17:23:03Z">
        <w:r>
          <w:rPr>
            <w:rFonts w:hint="eastAsia" w:ascii="宋体" w:hAnsi="宋体" w:eastAsia="宋体" w:cs="宋体"/>
            <w:b w:val="0"/>
            <w:i w:val="0"/>
            <w:color w:val="000000"/>
            <w:sz w:val="32"/>
            <w:szCs w:val="32"/>
            <w:lang w:eastAsia="zh"/>
            <w:woUserID w:val="2"/>
          </w:rPr>
          <w:t>人员</w:t>
        </w:r>
      </w:ins>
      <w:ins w:id="390" w:author="Vance xu" w:date="2026-09-16T10:38:49Z">
        <w:r>
          <w:rPr>
            <w:rFonts w:hint="eastAsia"/>
            <w:lang w:eastAsia="zh"/>
            <w:woUserID w:val="2"/>
          </w:rPr>
          <w:t>、</w:t>
        </w:r>
      </w:ins>
      <w:ins w:id="391" w:author="Vance xu" w:date="2026-09-15T10:16:36Z">
        <w:r>
          <w:rPr>
            <w:rFonts w:hint="eastAsia" w:ascii="宋体" w:hAnsi="宋体" w:eastAsia="宋体" w:cs="宋体"/>
            <w:b w:val="0"/>
            <w:i w:val="0"/>
            <w:color w:val="000000"/>
            <w:sz w:val="32"/>
            <w:szCs w:val="32"/>
            <w:lang w:eastAsia="zh"/>
            <w:woUserID w:val="2"/>
          </w:rPr>
          <w:t>合同审核</w:t>
        </w:r>
      </w:ins>
      <w:ins w:id="392" w:author="Vance xu" w:date="2026-09-15T10:16:40Z">
        <w:r>
          <w:rPr>
            <w:rFonts w:hint="eastAsia" w:ascii="宋体" w:hAnsi="宋体" w:eastAsia="宋体" w:cs="宋体"/>
            <w:b w:val="0"/>
            <w:i w:val="0"/>
            <w:color w:val="000000"/>
            <w:sz w:val="32"/>
            <w:szCs w:val="32"/>
            <w:lang w:eastAsia="zh"/>
            <w:woUserID w:val="2"/>
          </w:rPr>
          <w:t>人员</w:t>
        </w:r>
      </w:ins>
      <w:ins w:id="393" w:author="Vance xu" w:date="2026-09-16T10:38:54Z">
        <w:r>
          <w:rPr>
            <w:rFonts w:hint="eastAsia"/>
            <w:lang w:eastAsia="zh"/>
            <w:woUserID w:val="2"/>
          </w:rPr>
          <w:t>、</w:t>
        </w:r>
      </w:ins>
      <w:ins w:id="394" w:author="Vance xu" w:date="2026-09-15T10:18:08Z">
        <w:r>
          <w:rPr>
            <w:rFonts w:hint="eastAsia" w:ascii="宋体" w:hAnsi="宋体" w:eastAsia="宋体" w:cs="宋体"/>
            <w:b w:val="0"/>
            <w:i w:val="0"/>
            <w:color w:val="000000"/>
            <w:sz w:val="32"/>
            <w:szCs w:val="32"/>
            <w:lang w:eastAsia="zh"/>
            <w:woUserID w:val="2"/>
          </w:rPr>
          <w:t>合同结算人员</w:t>
        </w:r>
      </w:ins>
      <w:ins w:id="395" w:author="Vance xu" w:date="2026-09-16T10:38:56Z">
        <w:r>
          <w:rPr>
            <w:rFonts w:hint="eastAsia"/>
            <w:lang w:eastAsia="zh"/>
            <w:woUserID w:val="2"/>
          </w:rPr>
          <w:t>、</w:t>
        </w:r>
      </w:ins>
      <w:ins w:id="396" w:author="Vance xu" w:date="2026-09-15T10:18:19Z">
        <w:r>
          <w:rPr>
            <w:rFonts w:hint="eastAsia" w:ascii="宋体" w:hAnsi="宋体" w:eastAsia="宋体" w:cs="宋体"/>
            <w:b w:val="0"/>
            <w:i w:val="0"/>
            <w:color w:val="000000"/>
            <w:sz w:val="32"/>
            <w:szCs w:val="32"/>
            <w:lang w:eastAsia="zh"/>
            <w:woUserID w:val="2"/>
          </w:rPr>
          <w:t>往来</w:t>
        </w:r>
      </w:ins>
      <w:ins w:id="397" w:author="Vance xu" w:date="2026-09-15T10:18:20Z">
        <w:r>
          <w:rPr>
            <w:rFonts w:hint="eastAsia" w:ascii="宋体" w:hAnsi="宋体" w:eastAsia="宋体" w:cs="宋体"/>
            <w:b w:val="0"/>
            <w:i w:val="0"/>
            <w:color w:val="000000"/>
            <w:sz w:val="32"/>
            <w:szCs w:val="32"/>
            <w:lang w:eastAsia="zh"/>
            <w:woUserID w:val="2"/>
          </w:rPr>
          <w:t>管理</w:t>
        </w:r>
      </w:ins>
      <w:ins w:id="398" w:author="Vance xu" w:date="2026-09-15T10:18:22Z">
        <w:r>
          <w:rPr>
            <w:rFonts w:hint="eastAsia" w:ascii="宋体" w:hAnsi="宋体" w:eastAsia="宋体" w:cs="宋体"/>
            <w:b w:val="0"/>
            <w:i w:val="0"/>
            <w:color w:val="000000"/>
            <w:sz w:val="32"/>
            <w:szCs w:val="32"/>
            <w:lang w:eastAsia="zh"/>
            <w:woUserID w:val="2"/>
          </w:rPr>
          <w:t>人员</w:t>
        </w:r>
      </w:ins>
      <w:ins w:id="399" w:author="Vance xu" w:date="2026-09-16T10:38:59Z">
        <w:r>
          <w:rPr>
            <w:rFonts w:hint="eastAsia"/>
            <w:lang w:eastAsia="zh"/>
            <w:woUserID w:val="2"/>
          </w:rPr>
          <w:t>、</w:t>
        </w:r>
      </w:ins>
      <w:ins w:id="400" w:author="Vance xu" w:date="2026-09-15T10:20:27Z">
        <w:r>
          <w:rPr>
            <w:rFonts w:hint="eastAsia" w:ascii="宋体" w:hAnsi="宋体" w:eastAsia="宋体" w:cs="宋体"/>
            <w:b w:val="0"/>
            <w:i w:val="0"/>
            <w:color w:val="000000"/>
            <w:sz w:val="32"/>
            <w:szCs w:val="32"/>
            <w:lang w:eastAsia="zh"/>
            <w:woUserID w:val="2"/>
          </w:rPr>
          <w:t>使用</w:t>
        </w:r>
      </w:ins>
      <w:ins w:id="401" w:author="Vance xu" w:date="2026-09-15T10:20:30Z">
        <w:r>
          <w:rPr>
            <w:rFonts w:hint="eastAsia" w:ascii="宋体" w:hAnsi="宋体" w:eastAsia="宋体" w:cs="宋体"/>
            <w:b w:val="0"/>
            <w:i w:val="0"/>
            <w:color w:val="000000"/>
            <w:sz w:val="32"/>
            <w:szCs w:val="32"/>
            <w:lang w:eastAsia="zh"/>
            <w:woUserID w:val="2"/>
          </w:rPr>
          <w:t>保管</w:t>
        </w:r>
      </w:ins>
      <w:ins w:id="402" w:author="Vance xu" w:date="2026-09-15T10:20:32Z">
        <w:r>
          <w:rPr>
            <w:rFonts w:hint="eastAsia" w:ascii="宋体" w:hAnsi="宋体" w:eastAsia="宋体" w:cs="宋体"/>
            <w:b w:val="0"/>
            <w:i w:val="0"/>
            <w:color w:val="000000"/>
            <w:sz w:val="32"/>
            <w:szCs w:val="32"/>
            <w:lang w:eastAsia="zh"/>
            <w:woUserID w:val="2"/>
          </w:rPr>
          <w:t>人员</w:t>
        </w:r>
      </w:ins>
      <w:ins w:id="403" w:author="Vance xu" w:date="2026-09-16T10:39:01Z">
        <w:r>
          <w:rPr>
            <w:rFonts w:hint="eastAsia"/>
            <w:lang w:eastAsia="zh"/>
            <w:woUserID w:val="2"/>
          </w:rPr>
          <w:t>、</w:t>
        </w:r>
      </w:ins>
      <w:ins w:id="404" w:author="Vance xu" w:date="2026-09-15T10:21:47Z">
        <w:r>
          <w:rPr>
            <w:rFonts w:hint="eastAsia" w:ascii="宋体" w:hAnsi="宋体" w:eastAsia="宋体" w:cs="宋体"/>
            <w:b w:val="0"/>
            <w:i w:val="0"/>
            <w:color w:val="000000"/>
            <w:sz w:val="32"/>
            <w:szCs w:val="32"/>
            <w:lang w:eastAsia="zh"/>
            <w:woUserID w:val="2"/>
          </w:rPr>
          <w:t>项目管理人员</w:t>
        </w:r>
      </w:ins>
      <w:ins w:id="405" w:author="Vance xu" w:date="2026-09-16T10:39:04Z">
        <w:r>
          <w:rPr>
            <w:rFonts w:hint="eastAsia"/>
            <w:lang w:eastAsia="zh"/>
            <w:woUserID w:val="2"/>
          </w:rPr>
          <w:t>、</w:t>
        </w:r>
      </w:ins>
      <w:ins w:id="406" w:author="Vance xu" w:date="2026-09-15T17:28:27Z">
        <w:r>
          <w:rPr>
            <w:rFonts w:hint="eastAsia" w:ascii="宋体" w:hAnsi="宋体" w:eastAsia="宋体" w:cs="宋体"/>
            <w:b w:val="0"/>
            <w:i w:val="0"/>
            <w:color w:val="000000"/>
            <w:sz w:val="32"/>
            <w:szCs w:val="32"/>
            <w:lang w:eastAsia="zh"/>
            <w:woUserID w:val="2"/>
          </w:rPr>
          <w:t>采购人员</w:t>
        </w:r>
      </w:ins>
      <w:ins w:id="407" w:author="Vance xu" w:date="2026-09-16T10:39:07Z">
        <w:r>
          <w:rPr>
            <w:rFonts w:hint="eastAsia"/>
            <w:lang w:eastAsia="zh"/>
            <w:woUserID w:val="2"/>
          </w:rPr>
          <w:t>、</w:t>
        </w:r>
      </w:ins>
      <w:ins w:id="408" w:author="Vance xu" w:date="2026-09-15T17:28:42Z">
        <w:r>
          <w:rPr>
            <w:rFonts w:hint="eastAsia" w:ascii="宋体" w:hAnsi="宋体" w:eastAsia="宋体" w:cs="宋体"/>
            <w:b w:val="0"/>
            <w:i w:val="0"/>
            <w:color w:val="000000"/>
            <w:sz w:val="32"/>
            <w:szCs w:val="32"/>
            <w:lang w:eastAsia="zh"/>
            <w:woUserID w:val="2"/>
          </w:rPr>
          <w:t>收货人员</w:t>
        </w:r>
      </w:ins>
      <w:ins w:id="409" w:author="Vance xu" w:date="2026-09-16T10:39:10Z">
        <w:r>
          <w:rPr>
            <w:rFonts w:hint="eastAsia"/>
            <w:lang w:eastAsia="zh"/>
            <w:woUserID w:val="2"/>
          </w:rPr>
          <w:t>、</w:t>
        </w:r>
      </w:ins>
      <w:ins w:id="410" w:author="Vance xu" w:date="2026-09-15T17:28:52Z">
        <w:r>
          <w:rPr>
            <w:rFonts w:hint="eastAsia" w:ascii="宋体" w:hAnsi="宋体" w:eastAsia="宋体" w:cs="宋体"/>
            <w:b w:val="0"/>
            <w:i w:val="0"/>
            <w:color w:val="000000"/>
            <w:sz w:val="32"/>
            <w:szCs w:val="32"/>
            <w:lang w:eastAsia="zh"/>
            <w:woUserID w:val="2"/>
          </w:rPr>
          <w:t>往来管理人员</w:t>
        </w:r>
      </w:ins>
      <w:ins w:id="411" w:author="Vance xu" w:date="2026-09-16T10:39:13Z">
        <w:r>
          <w:rPr>
            <w:rFonts w:hint="eastAsia"/>
            <w:lang w:eastAsia="zh"/>
            <w:woUserID w:val="2"/>
          </w:rPr>
          <w:t>、</w:t>
        </w:r>
      </w:ins>
      <w:ins w:id="412" w:author="Vance xu" w:date="2026-09-15T10:22:13Z">
        <w:r>
          <w:rPr>
            <w:rFonts w:hint="eastAsia" w:ascii="宋体" w:hAnsi="宋体" w:eastAsia="宋体" w:cs="宋体"/>
            <w:b w:val="0"/>
            <w:i w:val="0"/>
            <w:color w:val="000000"/>
            <w:sz w:val="32"/>
            <w:szCs w:val="32"/>
            <w:lang w:eastAsia="zh"/>
            <w:woUserID w:val="2"/>
          </w:rPr>
          <w:t>需求提报人</w:t>
        </w:r>
      </w:ins>
      <w:ins w:id="413" w:author="Vance xu" w:date="2026-09-16T10:39:15Z">
        <w:r>
          <w:rPr>
            <w:rFonts w:hint="eastAsia"/>
            <w:lang w:eastAsia="zh"/>
            <w:woUserID w:val="2"/>
          </w:rPr>
          <w:t>、</w:t>
        </w:r>
      </w:ins>
      <w:ins w:id="414" w:author="Vance xu" w:date="2026-09-15T10:23:23Z">
        <w:r>
          <w:rPr>
            <w:rFonts w:hint="eastAsia" w:ascii="宋体" w:hAnsi="宋体" w:eastAsia="宋体" w:cs="宋体"/>
            <w:b w:val="0"/>
            <w:i w:val="0"/>
            <w:color w:val="000000"/>
            <w:sz w:val="32"/>
            <w:szCs w:val="32"/>
            <w:lang w:eastAsia="zh"/>
            <w:woUserID w:val="2"/>
          </w:rPr>
          <w:t>负责人</w:t>
        </w:r>
      </w:ins>
      <w:ins w:id="415" w:author="Vance xu" w:date="2026-09-16T10:39:17Z">
        <w:r>
          <w:rPr>
            <w:rFonts w:hint="eastAsia"/>
            <w:lang w:eastAsia="zh"/>
            <w:woUserID w:val="2"/>
          </w:rPr>
          <w:t>、</w:t>
        </w:r>
      </w:ins>
      <w:ins w:id="416" w:author="Vance xu" w:date="2026-09-15T17:38:44Z">
        <w:r>
          <w:rPr>
            <w:rFonts w:hint="eastAsia" w:ascii="宋体" w:hAnsi="宋体" w:eastAsia="宋体" w:cs="宋体"/>
            <w:b w:val="0"/>
            <w:i w:val="0"/>
            <w:color w:val="000000"/>
            <w:sz w:val="32"/>
            <w:szCs w:val="32"/>
            <w:lang w:eastAsia="zh"/>
            <w:woUserID w:val="2"/>
          </w:rPr>
          <w:t>需求审核人员</w:t>
        </w:r>
      </w:ins>
      <w:ins w:id="417" w:author="Vance xu" w:date="2026-09-16T10:39:20Z">
        <w:r>
          <w:rPr>
            <w:rFonts w:hint="eastAsia"/>
            <w:lang w:eastAsia="zh"/>
            <w:woUserID w:val="2"/>
          </w:rPr>
          <w:t>、</w:t>
        </w:r>
      </w:ins>
      <w:ins w:id="418" w:author="Vance xu" w:date="2026-09-15T17:25:11Z">
        <w:r>
          <w:rPr>
            <w:rFonts w:hint="eastAsia" w:ascii="宋体" w:hAnsi="宋体" w:eastAsia="宋体" w:cs="宋体"/>
            <w:b w:val="0"/>
            <w:i w:val="0"/>
            <w:color w:val="000000"/>
            <w:sz w:val="32"/>
            <w:szCs w:val="32"/>
            <w:lang w:eastAsia="zh"/>
            <w:woUserID w:val="2"/>
          </w:rPr>
          <w:t>监督人员</w:t>
        </w:r>
      </w:ins>
      <w:ins w:id="419" w:author="Vance xu" w:date="2026-09-16T10:39:22Z">
        <w:r>
          <w:rPr>
            <w:rFonts w:hint="eastAsia"/>
            <w:lang w:eastAsia="zh"/>
            <w:woUserID w:val="2"/>
          </w:rPr>
          <w:t>、</w:t>
        </w:r>
      </w:ins>
      <w:ins w:id="420" w:author="Vance xu" w:date="2026-09-15T17:38:38Z">
        <w:r>
          <w:rPr>
            <w:rFonts w:hint="eastAsia" w:ascii="宋体" w:hAnsi="宋体" w:eastAsia="宋体" w:cs="宋体"/>
            <w:b w:val="0"/>
            <w:i w:val="0"/>
            <w:color w:val="000000"/>
            <w:sz w:val="32"/>
            <w:szCs w:val="32"/>
            <w:lang w:eastAsia="zh"/>
            <w:woUserID w:val="2"/>
          </w:rPr>
          <w:t>领料人员</w:t>
        </w:r>
      </w:ins>
      <w:ins w:id="421" w:author="Vance xu" w:date="2026-09-16T10:39:24Z">
        <w:r>
          <w:rPr>
            <w:rFonts w:hint="eastAsia"/>
            <w:lang w:eastAsia="zh"/>
            <w:woUserID w:val="2"/>
          </w:rPr>
          <w:t>、</w:t>
        </w:r>
      </w:ins>
      <w:ins w:id="422"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23" w:author="Vance xu" w:date="2026-09-15T10:16:20Z">
        <w:r>
          <w:rPr>
            <w:rFonts w:hint="eastAsia" w:ascii="宋体" w:hAnsi="宋体" w:eastAsia="宋体" w:cs="宋体"/>
            <w:b w:val="0"/>
            <w:i w:val="0"/>
            <w:color w:val="000000"/>
            <w:sz w:val="32"/>
            <w:szCs w:val="32"/>
            <w:lang w:eastAsia="zh"/>
            <w:woUserID w:val="2"/>
          </w:rPr>
          <w:t>等</w:t>
        </w:r>
      </w:ins>
      <w:ins w:id="424" w:author="Vance xu" w:date="2026-09-15T10:16:14Z">
        <w:r>
          <w:rPr>
            <w:rFonts w:hint="eastAsia" w:ascii="宋体" w:hAnsi="宋体" w:eastAsia="宋体" w:cs="宋体"/>
            <w:b w:val="0"/>
            <w:i w:val="0"/>
            <w:color w:val="000000"/>
            <w:sz w:val="32"/>
            <w:szCs w:val="32"/>
            <w:lang w:eastAsia="zh"/>
            <w:woUserID w:val="2"/>
          </w:rPr>
          <w:t>泛化</w:t>
        </w:r>
      </w:ins>
      <w:ins w:id="425" w:author="Vance xu" w:date="2026-09-15T10:16:15Z">
        <w:r>
          <w:rPr>
            <w:rFonts w:hint="eastAsia" w:ascii="宋体" w:hAnsi="宋体" w:eastAsia="宋体" w:cs="宋体"/>
            <w:b w:val="0"/>
            <w:i w:val="0"/>
            <w:color w:val="000000"/>
            <w:sz w:val="32"/>
            <w:szCs w:val="32"/>
            <w:lang w:eastAsia="zh"/>
            <w:woUserID w:val="2"/>
          </w:rPr>
          <w:t>的</w:t>
        </w:r>
      </w:ins>
      <w:ins w:id="426" w:author="Vance xu" w:date="2026-09-15T10:16:17Z">
        <w:r>
          <w:rPr>
            <w:rFonts w:hint="eastAsia" w:ascii="宋体" w:hAnsi="宋体" w:eastAsia="宋体" w:cs="宋体"/>
            <w:b w:val="0"/>
            <w:i w:val="0"/>
            <w:color w:val="000000"/>
            <w:sz w:val="32"/>
            <w:szCs w:val="32"/>
            <w:lang w:eastAsia="zh"/>
            <w:woUserID w:val="2"/>
          </w:rPr>
          <w:t>称呼</w:t>
        </w:r>
      </w:ins>
      <w:r>
        <w:t>等占位表述</w:t>
      </w:r>
      <w:ins w:id="427" w:author="Vance xu" w:date="2026-09-14T16:13:46Z">
        <w:r>
          <w:rPr>
            <w:rFonts w:hint="eastAsia"/>
            <w:lang w:eastAsia="zh"/>
            <w:woUserID w:val="2"/>
          </w:rPr>
          <w:t>提示</w:t>
        </w:r>
      </w:ins>
      <w:ins w:id="428" w:author="Vance xu" w:date="2026-09-15T10:22:26Z">
        <w:r>
          <w:rPr>
            <w:rFonts w:hint="eastAsia"/>
            <w:lang w:eastAsia="zh"/>
            <w:woUserID w:val="2"/>
          </w:rPr>
          <w:t>“</w:t>
        </w:r>
      </w:ins>
      <w:ins w:id="429" w:author="Vance xu" w:date="2026-09-14T16:13:46Z">
        <w:r>
          <w:rPr>
            <w:rFonts w:hint="eastAsia"/>
            <w:lang w:eastAsia="zh"/>
            <w:woUserID w:val="2"/>
          </w:rPr>
          <w:t>请明确到具体</w:t>
        </w:r>
      </w:ins>
      <w:del w:id="430" w:author="Vance xu" w:date="2026-09-14T16:13:46Z">
        <w:r>
          <w:rPr>
            <w:woUserID w:val="2"/>
          </w:rPr>
          <w:delText>不视为</w:delText>
        </w:r>
      </w:del>
      <w:ins w:id="431" w:author="Vance xu" w:date="2026-09-14T16:08:27Z">
        <w:r>
          <w:rPr>
            <w:rFonts w:hint="eastAsia" w:ascii="宋体" w:hAnsi="宋体" w:eastAsia="宋体" w:cs="宋体"/>
            <w:b w:val="0"/>
            <w:i w:val="0"/>
            <w:color w:val="000000"/>
            <w:sz w:val="32"/>
            <w:szCs w:val="32"/>
            <w:woUserID w:val="2"/>
          </w:rPr>
          <w:t>岗位名称</w:t>
        </w:r>
      </w:ins>
      <w:del w:id="432" w:author="Vance xu" w:date="2026-09-14T16:08:27Z">
        <w:r>
          <w:rPr/>
          <w:delText>实际姓名</w:delText>
        </w:r>
      </w:del>
      <w:r>
        <w:t>。</w:t>
      </w:r>
      <w:ins w:id="433" w:author="Vance xu" w:date="2026-09-15T10:22:27Z">
        <w:r>
          <w:rPr>
            <w:rFonts w:hint="eastAsia"/>
            <w:lang w:eastAsia="zh"/>
            <w:woUserID w:val="2"/>
          </w:rPr>
          <w:t>”</w:t>
        </w:r>
      </w:ins>
      <w:ins w:id="434" w:author="Vance xu" w:date="2026-09-14T16:14:16Z">
        <w:r>
          <w:rPr>
            <w:rFonts w:hint="eastAsia"/>
            <w:lang w:eastAsia="zh"/>
            <w:woUserID w:val="2"/>
          </w:rPr>
          <w:t>每一个</w:t>
        </w:r>
      </w:ins>
      <w:ins w:id="435" w:author="Vance xu" w:date="2026-09-14T16:14:18Z">
        <w:r>
          <w:rPr>
            <w:rFonts w:hint="eastAsia"/>
            <w:lang w:eastAsia="zh"/>
            <w:woUserID w:val="2"/>
          </w:rPr>
          <w:t>岗位</w:t>
        </w:r>
      </w:ins>
      <w:ins w:id="436" w:author="Vance xu" w:date="2026-09-14T16:14:22Z">
        <w:r>
          <w:rPr>
            <w:rFonts w:hint="eastAsia"/>
            <w:lang w:eastAsia="zh"/>
            <w:woUserID w:val="2"/>
          </w:rPr>
          <w:t>一行</w:t>
        </w:r>
      </w:ins>
      <w:ins w:id="437" w:author="Vance xu" w:date="2026-09-14T16:14:23Z">
        <w:r>
          <w:rPr>
            <w:rFonts w:hint="eastAsia"/>
            <w:lang w:eastAsia="zh"/>
            <w:woUserID w:val="2"/>
          </w:rPr>
          <w:t>，</w:t>
        </w:r>
      </w:ins>
      <w:ins w:id="438" w:author="Vance xu" w:date="2026-09-14T16:14:24Z">
        <w:r>
          <w:rPr>
            <w:rFonts w:hint="eastAsia"/>
            <w:lang w:eastAsia="zh"/>
            <w:woUserID w:val="2"/>
          </w:rPr>
          <w:t>监测</w:t>
        </w:r>
      </w:ins>
      <w:ins w:id="439" w:author="Vance xu" w:date="2026-09-14T16:14:25Z">
        <w:r>
          <w:rPr>
            <w:rFonts w:hint="eastAsia"/>
            <w:lang w:eastAsia="zh"/>
            <w:woUserID w:val="2"/>
          </w:rPr>
          <w:t>到</w:t>
        </w:r>
      </w:ins>
      <w:ins w:id="440" w:author="Vance xu" w:date="2026-09-14T16:14:30Z">
        <w:r>
          <w:rPr>
            <w:rFonts w:hint="eastAsia"/>
            <w:lang w:eastAsia="zh"/>
            <w:woUserID w:val="2"/>
          </w:rPr>
          <w:t>岗位</w:t>
        </w:r>
      </w:ins>
      <w:ins w:id="441" w:author="Vance xu" w:date="2026-09-14T16:14:32Z">
        <w:r>
          <w:rPr>
            <w:rFonts w:hint="eastAsia"/>
            <w:lang w:eastAsia="zh"/>
            <w:woUserID w:val="2"/>
          </w:rPr>
          <w:t>名称列</w:t>
        </w:r>
      </w:ins>
      <w:ins w:id="442" w:author="Vance xu" w:date="2026-09-14T16:14:33Z">
        <w:r>
          <w:rPr>
            <w:rFonts w:hint="eastAsia"/>
            <w:lang w:eastAsia="zh"/>
            <w:woUserID w:val="2"/>
          </w:rPr>
          <w:t>有</w:t>
        </w:r>
      </w:ins>
      <w:ins w:id="443" w:author="Vance xu" w:date="2026-09-14T16:14:35Z">
        <w:r>
          <w:rPr>
            <w:rFonts w:hint="eastAsia"/>
            <w:lang w:eastAsia="zh"/>
            <w:woUserID w:val="2"/>
          </w:rPr>
          <w:t>“</w:t>
        </w:r>
      </w:ins>
      <w:ins w:id="444" w:author="Vance xu" w:date="2026-09-14T16:14:36Z">
        <w:r>
          <w:rPr>
            <w:rFonts w:hint="eastAsia"/>
            <w:lang w:eastAsia="zh"/>
            <w:woUserID w:val="2"/>
          </w:rPr>
          <w:t>、</w:t>
        </w:r>
      </w:ins>
      <w:ins w:id="445" w:author="Vance xu" w:date="2026-09-14T16:14:35Z">
        <w:r>
          <w:rPr>
            <w:rFonts w:hint="eastAsia"/>
            <w:lang w:eastAsia="zh"/>
            <w:woUserID w:val="2"/>
          </w:rPr>
          <w:t>”</w:t>
        </w:r>
      </w:ins>
      <w:ins w:id="446" w:author="Vance xu" w:date="2026-09-14T16:14:40Z">
        <w:r>
          <w:rPr>
            <w:rFonts w:hint="eastAsia"/>
            <w:lang w:eastAsia="zh"/>
            <w:woUserID w:val="2"/>
          </w:rPr>
          <w:t>“，”</w:t>
        </w:r>
      </w:ins>
      <w:ins w:id="447" w:author="Vance xu" w:date="2026-09-14T16:14:43Z">
        <w:r>
          <w:rPr>
            <w:rFonts w:hint="eastAsia"/>
            <w:lang w:eastAsia="zh"/>
            <w:woUserID w:val="2"/>
          </w:rPr>
          <w:t>“</w:t>
        </w:r>
      </w:ins>
      <w:ins w:id="448" w:author="Vance xu" w:date="2026-09-14T16:14:44Z">
        <w:r>
          <w:rPr>
            <w:rFonts w:hint="eastAsia"/>
            <w:lang w:eastAsia="zh"/>
            <w:woUserID w:val="2"/>
          </w:rPr>
          <w:t>；</w:t>
        </w:r>
      </w:ins>
      <w:ins w:id="449" w:author="Vance xu" w:date="2026-09-14T16:14:43Z">
        <w:r>
          <w:rPr>
            <w:rFonts w:hint="eastAsia"/>
            <w:lang w:eastAsia="zh"/>
            <w:woUserID w:val="2"/>
          </w:rPr>
          <w:t>”</w:t>
        </w:r>
      </w:ins>
      <w:ins w:id="450" w:author="Vance xu" w:date="2026-09-14T16:14:47Z">
        <w:r>
          <w:rPr>
            <w:rFonts w:hint="eastAsia"/>
            <w:lang w:eastAsia="zh"/>
            <w:woUserID w:val="2"/>
          </w:rPr>
          <w:t>，</w:t>
        </w:r>
      </w:ins>
      <w:ins w:id="451" w:author="Vance xu" w:date="2026-09-14T16:14:49Z">
        <w:r>
          <w:rPr>
            <w:rFonts w:hint="eastAsia"/>
            <w:lang w:eastAsia="zh"/>
            <w:woUserID w:val="2"/>
          </w:rPr>
          <w:t>提示</w:t>
        </w:r>
      </w:ins>
      <w:ins w:id="452" w:author="Vance xu" w:date="2026-09-14T16:15:42Z">
        <w:r>
          <w:rPr>
            <w:rFonts w:hint="eastAsia"/>
            <w:lang w:eastAsia="zh"/>
            <w:woUserID w:val="2"/>
          </w:rPr>
          <w:t>“</w:t>
        </w:r>
      </w:ins>
      <w:ins w:id="453" w:author="Vance xu" w:date="2026-09-14T16:14:52Z">
        <w:r>
          <w:rPr>
            <w:rFonts w:hint="eastAsia"/>
            <w:lang w:eastAsia="zh"/>
            <w:woUserID w:val="2"/>
          </w:rPr>
          <w:t>请</w:t>
        </w:r>
      </w:ins>
      <w:ins w:id="454" w:author="Vance xu" w:date="2026-09-14T16:14:56Z">
        <w:r>
          <w:rPr>
            <w:rFonts w:hint="eastAsia"/>
            <w:lang w:eastAsia="zh"/>
            <w:woUserID w:val="2"/>
          </w:rPr>
          <w:t>拆分</w:t>
        </w:r>
      </w:ins>
      <w:ins w:id="455" w:author="Vance xu" w:date="2026-09-14T16:15:05Z">
        <w:r>
          <w:rPr>
            <w:rFonts w:hint="eastAsia"/>
            <w:lang w:eastAsia="zh"/>
            <w:woUserID w:val="2"/>
          </w:rPr>
          <w:t>岗位</w:t>
        </w:r>
      </w:ins>
      <w:ins w:id="456" w:author="Vance xu" w:date="2026-09-14T16:15:08Z">
        <w:r>
          <w:rPr>
            <w:rFonts w:hint="eastAsia"/>
            <w:lang w:eastAsia="zh"/>
            <w:woUserID w:val="2"/>
          </w:rPr>
          <w:t>，每个</w:t>
        </w:r>
      </w:ins>
      <w:ins w:id="457" w:author="Vance xu" w:date="2026-09-14T16:15:13Z">
        <w:r>
          <w:rPr>
            <w:rFonts w:hint="eastAsia"/>
            <w:lang w:eastAsia="zh"/>
            <w:woUserID w:val="2"/>
          </w:rPr>
          <w:t>岗位</w:t>
        </w:r>
      </w:ins>
      <w:ins w:id="458" w:author="Vance xu" w:date="2026-09-14T16:15:14Z">
        <w:r>
          <w:rPr>
            <w:rFonts w:hint="eastAsia"/>
            <w:lang w:eastAsia="zh"/>
            <w:woUserID w:val="2"/>
          </w:rPr>
          <w:t>一行</w:t>
        </w:r>
      </w:ins>
      <w:ins w:id="459" w:author="Vance xu" w:date="2026-09-14T16:15:15Z">
        <w:r>
          <w:rPr>
            <w:rFonts w:hint="eastAsia"/>
            <w:lang w:eastAsia="zh"/>
            <w:woUserID w:val="2"/>
          </w:rPr>
          <w:t>，</w:t>
        </w:r>
      </w:ins>
      <w:ins w:id="460" w:author="Vance xu" w:date="2026-09-14T16:15:16Z">
        <w:r>
          <w:rPr>
            <w:rFonts w:hint="eastAsia"/>
            <w:lang w:eastAsia="zh"/>
            <w:woUserID w:val="2"/>
          </w:rPr>
          <w:t>方便</w:t>
        </w:r>
      </w:ins>
      <w:ins w:id="461" w:author="Vance xu" w:date="2026-09-14T16:15:17Z">
        <w:r>
          <w:rPr>
            <w:rFonts w:hint="eastAsia"/>
            <w:lang w:eastAsia="zh"/>
            <w:woUserID w:val="2"/>
          </w:rPr>
          <w:t>后期</w:t>
        </w:r>
      </w:ins>
      <w:ins w:id="462" w:author="Vance xu" w:date="2026-09-14T16:15:19Z">
        <w:r>
          <w:rPr>
            <w:rFonts w:hint="eastAsia"/>
            <w:lang w:eastAsia="zh"/>
            <w:woUserID w:val="2"/>
          </w:rPr>
          <w:t>大表</w:t>
        </w:r>
      </w:ins>
      <w:ins w:id="463" w:author="Vance xu" w:date="2026-09-14T16:15:20Z">
        <w:r>
          <w:rPr>
            <w:rFonts w:hint="eastAsia"/>
            <w:lang w:eastAsia="zh"/>
            <w:woUserID w:val="2"/>
          </w:rPr>
          <w:t>合并</w:t>
        </w:r>
      </w:ins>
      <w:ins w:id="464" w:author="Vance xu" w:date="2026-09-14T16:15:21Z">
        <w:r>
          <w:rPr>
            <w:rFonts w:hint="eastAsia"/>
            <w:lang w:eastAsia="zh"/>
            <w:woUserID w:val="2"/>
          </w:rPr>
          <w:t>。</w:t>
        </w:r>
      </w:ins>
      <w:ins w:id="465" w:author="Vance xu" w:date="2026-09-14T16:15:38Z">
        <w:r>
          <w:rPr>
            <w:rFonts w:hint="eastAsia"/>
            <w:lang w:eastAsia="zh"/>
            <w:woUserID w:val="2"/>
          </w:rPr>
          <w:t>”</w:t>
        </w:r>
      </w:ins>
    </w:p>
    <w:p w14:paraId="4E47AFB5">
      <w:pPr>
        <w:snapToGrid w:val="0"/>
      </w:pPr>
      <w:ins w:id="466" w:author="Vance xu" w:date="2026-09-14T16:13:59Z">
        <w:r>
          <w:rPr>
            <w:rFonts w:hint="eastAsia"/>
            <w:lang w:eastAsia="zh"/>
            <w:woUserID w:val="2"/>
          </w:rPr>
          <w:t>人员姓名列</w:t>
        </w:r>
      </w:ins>
      <w:ins w:id="467" w:author="Vance xu" w:date="2026-09-14T16:14:01Z">
        <w:r>
          <w:rPr>
            <w:rFonts w:hint="eastAsia"/>
            <w:lang w:eastAsia="zh"/>
            <w:woUserID w:val="2"/>
          </w:rPr>
          <w:t>，</w:t>
        </w:r>
      </w:ins>
      <w:r>
        <w:t>没有人员字段</w:t>
      </w:r>
      <w:del w:id="468" w:author="Vance xu" w:date="2026-09-14T16:16:49Z">
        <w:r>
          <w:rPr/>
          <w:delText>且无可关联人员名单的</w:delText>
        </w:r>
      </w:del>
      <w:r>
        <w:t>，</w:t>
      </w:r>
      <w:ins w:id="469" w:author="Vance xu" w:date="2026-09-14T16:17:25Z">
        <w:r>
          <w:rPr>
            <w:rFonts w:hint="eastAsia"/>
            <w:lang w:eastAsia="zh"/>
            <w:woUserID w:val="2"/>
          </w:rPr>
          <w:t>出现</w:t>
        </w:r>
      </w:ins>
      <w:ins w:id="470" w:author="Vance xu" w:date="2026-09-16T17:49:17Z">
        <w:r>
          <w:rPr>
            <w:rFonts w:hint="eastAsia"/>
            <w:lang w:eastAsia="zh"/>
            <w:woUserID w:val="2"/>
          </w:rPr>
          <w:t>含</w:t>
        </w:r>
      </w:ins>
      <w:ins w:id="471" w:author="Vance xu" w:date="2026-09-14T16:17:28Z">
        <w:r>
          <w:rPr>
            <w:rFonts w:hint="eastAsia"/>
            <w:lang w:eastAsia="zh"/>
            <w:woUserID w:val="2"/>
          </w:rPr>
          <w:t>等</w:t>
        </w:r>
      </w:ins>
      <w:ins w:id="472" w:author="Vance xu" w:date="2026-09-14T16:17:41Z">
        <w:r>
          <w:rPr>
            <w:rFonts w:hint="eastAsia"/>
            <w:lang w:eastAsia="zh"/>
            <w:woUserID w:val="2"/>
          </w:rPr>
          <w:t>……</w:t>
        </w:r>
      </w:ins>
      <w:ins w:id="473" w:author="Vance xu" w:date="2026-09-16T10:42:23Z">
        <w:r>
          <w:rPr>
            <w:rFonts w:hint="eastAsia"/>
            <w:lang w:eastAsia="zh"/>
            <w:woUserID w:val="2"/>
          </w:rPr>
          <w:t>、</w:t>
        </w:r>
      </w:ins>
      <w:ins w:id="474" w:author="Vance xu" w:date="2026-09-14T16:33:46Z">
        <w:r>
          <w:rPr>
            <w:woUserID w:val="2"/>
          </w:rPr>
          <w:t>待定</w:t>
        </w:r>
      </w:ins>
      <w:ins w:id="475" w:author="Vance xu" w:date="2026-09-14T16:17:46Z">
        <w:r>
          <w:rPr>
            <w:rFonts w:hint="eastAsia"/>
            <w:lang w:eastAsia="zh"/>
            <w:woUserID w:val="2"/>
          </w:rPr>
          <w:t>等</w:t>
        </w:r>
      </w:ins>
      <w:ins w:id="476" w:author="Vance xu" w:date="2026-09-16T17:49:12Z">
        <w:r>
          <w:rPr>
            <w:rFonts w:hint="eastAsia"/>
            <w:lang w:eastAsia="zh"/>
            <w:woUserID w:val="2"/>
          </w:rPr>
          <w:t>关键词</w:t>
        </w:r>
      </w:ins>
      <w:r>
        <w:t>指出</w:t>
      </w:r>
      <w:ins w:id="477" w:author="Vance xu" w:date="2026-09-14T16:18:53Z">
        <w:r>
          <w:rPr>
            <w:rFonts w:hint="eastAsia"/>
            <w:lang w:eastAsia="zh"/>
            <w:woUserID w:val="2"/>
          </w:rPr>
          <w:t>“</w:t>
        </w:r>
      </w:ins>
      <w:ins w:id="478" w:author="Vance xu" w:date="2026-09-14T16:18:56Z">
        <w:r>
          <w:rPr>
            <w:rFonts w:hint="eastAsia"/>
            <w:lang w:eastAsia="zh"/>
            <w:woUserID w:val="2"/>
          </w:rPr>
          <w:t>请具体到人员</w:t>
        </w:r>
      </w:ins>
      <w:ins w:id="479" w:author="Vance xu" w:date="2026-09-14T16:18:53Z">
        <w:r>
          <w:rPr>
            <w:rFonts w:hint="eastAsia"/>
            <w:lang w:eastAsia="zh"/>
            <w:woUserID w:val="2"/>
          </w:rPr>
          <w:t>”</w:t>
        </w:r>
      </w:ins>
      <w:ins w:id="480" w:author="Vance xu" w:date="2026-09-14T16:19:00Z">
        <w:r>
          <w:rPr>
            <w:rFonts w:hint="eastAsia"/>
            <w:lang w:eastAsia="zh"/>
            <w:woUserID w:val="2"/>
          </w:rPr>
          <w:t>。</w:t>
        </w:r>
      </w:ins>
      <w:del w:id="481"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82" w:author="Henry" w:date="2026-09-15T09:08:30Z"/>
          <w:rFonts w:hint="eastAsia"/>
          <w:lang w:eastAsia="zh"/>
          <w:woUserID w:val="3"/>
        </w:rPr>
      </w:pPr>
      <w:ins w:id="483" w:author="Henry" w:date="2026-09-15T09:06:35Z">
        <w:r>
          <w:rPr>
            <w:rFonts w:hint="eastAsia"/>
            <w:lang w:eastAsia="zh"/>
            <w:woUserID w:val="3"/>
          </w:rPr>
          <w:t>检查</w:t>
        </w:r>
      </w:ins>
      <w:ins w:id="484" w:author="Henry" w:date="2026-09-15T09:06:39Z">
        <w:r>
          <w:rPr>
            <w:rFonts w:hint="eastAsia"/>
            <w:lang w:eastAsia="zh"/>
            <w:woUserID w:val="3"/>
          </w:rPr>
          <w:t>范围</w:t>
        </w:r>
      </w:ins>
      <w:ins w:id="485" w:author="Henry" w:date="2026-09-15T09:06:43Z">
        <w:r>
          <w:rPr>
            <w:rFonts w:hint="eastAsia"/>
            <w:lang w:eastAsia="zh"/>
            <w:woUserID w:val="3"/>
          </w:rPr>
          <w:t>：</w:t>
        </w:r>
      </w:ins>
      <w:ins w:id="486"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87" w:author="Vance xu" w:date="2026-09-15T12:00:54Z"/>
          <w:rFonts w:hint="eastAsia"/>
          <w:lang w:eastAsia="zh"/>
          <w:woUserID w:val="3"/>
        </w:rPr>
      </w:pPr>
      <w:ins w:id="488" w:author="Henry" w:date="2026-09-15T09:08:38Z">
        <w:r>
          <w:rPr>
            <w:rFonts w:hint="eastAsia"/>
            <w:lang w:eastAsia="zh"/>
            <w:woUserID w:val="3"/>
          </w:rPr>
          <w:t>容忍</w:t>
        </w:r>
      </w:ins>
      <w:ins w:id="489" w:author="Henry" w:date="2026-09-15T09:08:42Z">
        <w:r>
          <w:rPr>
            <w:rFonts w:hint="eastAsia"/>
            <w:lang w:eastAsia="zh"/>
            <w:woUserID w:val="3"/>
          </w:rPr>
          <w:t>情形</w:t>
        </w:r>
      </w:ins>
      <w:ins w:id="490" w:author="Henry" w:date="2026-09-15T09:08:44Z">
        <w:r>
          <w:rPr>
            <w:rFonts w:hint="eastAsia"/>
            <w:lang w:eastAsia="zh"/>
            <w:woUserID w:val="3"/>
          </w:rPr>
          <w:t>：</w:t>
        </w:r>
      </w:ins>
      <w:ins w:id="491" w:author="Henry" w:date="2026-09-15T09:08:48Z">
        <w:r>
          <w:rPr>
            <w:rFonts w:hint="eastAsia"/>
            <w:lang w:eastAsia="zh"/>
            <w:woUserID w:val="3"/>
          </w:rPr>
          <w:t>清单</w:t>
        </w:r>
      </w:ins>
      <w:ins w:id="492" w:author="Henry" w:date="2026-09-15T09:08:52Z">
        <w:r>
          <w:rPr>
            <w:rFonts w:hint="eastAsia"/>
            <w:lang w:eastAsia="zh"/>
            <w:woUserID w:val="3"/>
          </w:rPr>
          <w:t>虽</w:t>
        </w:r>
      </w:ins>
      <w:ins w:id="493" w:author="Henry" w:date="2026-09-15T09:08:55Z">
        <w:r>
          <w:rPr>
            <w:rFonts w:hint="eastAsia"/>
            <w:lang w:eastAsia="zh"/>
            <w:woUserID w:val="3"/>
          </w:rPr>
          <w:t>已</w:t>
        </w:r>
      </w:ins>
      <w:ins w:id="494" w:author="Henry" w:date="2026-09-15T09:08:59Z">
        <w:r>
          <w:rPr>
            <w:rFonts w:hint="eastAsia"/>
            <w:lang w:eastAsia="zh"/>
            <w:woUserID w:val="3"/>
          </w:rPr>
          <w:t>提供</w:t>
        </w:r>
      </w:ins>
      <w:ins w:id="495" w:author="Henry" w:date="2026-09-15T09:09:02Z">
        <w:r>
          <w:rPr>
            <w:rFonts w:hint="eastAsia"/>
            <w:lang w:eastAsia="zh"/>
            <w:woUserID w:val="3"/>
          </w:rPr>
          <w:t>但</w:t>
        </w:r>
      </w:ins>
      <w:ins w:id="496" w:author="Henry" w:date="2026-09-15T09:09:07Z">
        <w:r>
          <w:rPr>
            <w:rFonts w:hint="eastAsia"/>
            <w:lang w:eastAsia="zh"/>
            <w:woUserID w:val="3"/>
          </w:rPr>
          <w:t>无</w:t>
        </w:r>
      </w:ins>
      <w:ins w:id="497" w:author="Henry" w:date="2026-09-15T09:09:11Z">
        <w:r>
          <w:rPr>
            <w:rFonts w:hint="eastAsia"/>
            <w:lang w:eastAsia="zh"/>
            <w:woUserID w:val="3"/>
          </w:rPr>
          <w:t>明细</w:t>
        </w:r>
      </w:ins>
      <w:ins w:id="498" w:author="Henry" w:date="2026-09-15T09:09:14Z">
        <w:r>
          <w:rPr>
            <w:rFonts w:hint="eastAsia"/>
            <w:lang w:eastAsia="zh"/>
            <w:woUserID w:val="3"/>
          </w:rPr>
          <w:t>内容</w:t>
        </w:r>
      </w:ins>
      <w:ins w:id="499" w:author="Henry" w:date="2026-09-15T09:09:46Z">
        <w:r>
          <w:rPr>
            <w:rFonts w:hint="eastAsia"/>
            <w:lang w:eastAsia="zh"/>
            <w:woUserID w:val="3"/>
          </w:rPr>
          <w:t>，或填写</w:t>
        </w:r>
      </w:ins>
      <w:ins w:id="500" w:author="Henry" w:date="2026-09-15T09:10:13Z">
        <w:r>
          <w:rPr>
            <w:rFonts w:hint="eastAsia"/>
            <w:lang w:eastAsia="zh"/>
            <w:woUserID w:val="3"/>
          </w:rPr>
          <w:t>“</w:t>
        </w:r>
      </w:ins>
      <w:ins w:id="501" w:author="Henry" w:date="2026-09-15T09:09:46Z">
        <w:r>
          <w:rPr>
            <w:rFonts w:hint="eastAsia"/>
            <w:lang w:eastAsia="zh"/>
            <w:woUserID w:val="3"/>
          </w:rPr>
          <w:t>无</w:t>
        </w:r>
      </w:ins>
      <w:ins w:id="502" w:author="Henry" w:date="2026-09-15T09:10:20Z">
        <w:r>
          <w:rPr>
            <w:rFonts w:hint="eastAsia"/>
            <w:lang w:eastAsia="zh"/>
            <w:woUserID w:val="3"/>
          </w:rPr>
          <w:t>”</w:t>
        </w:r>
      </w:ins>
      <w:ins w:id="503" w:author="Henry" w:date="2026-09-15T09:10:28Z">
        <w:r>
          <w:rPr>
            <w:rFonts w:hint="eastAsia"/>
            <w:lang w:eastAsia="zh"/>
            <w:woUserID w:val="3"/>
          </w:rPr>
          <w:t>“</w:t>
        </w:r>
      </w:ins>
      <w:ins w:id="504" w:author="Henry" w:date="2026-09-15T09:09:46Z">
        <w:r>
          <w:rPr>
            <w:rFonts w:hint="eastAsia"/>
            <w:lang w:eastAsia="zh"/>
            <w:woUserID w:val="3"/>
          </w:rPr>
          <w:t>不涉及</w:t>
        </w:r>
      </w:ins>
      <w:ins w:id="505" w:author="Henry" w:date="2026-09-15T09:10:34Z">
        <w:r>
          <w:rPr>
            <w:rFonts w:hint="eastAsia"/>
            <w:lang w:eastAsia="zh"/>
            <w:woUserID w:val="3"/>
          </w:rPr>
          <w:t>”</w:t>
        </w:r>
      </w:ins>
      <w:ins w:id="506" w:author="Henry" w:date="2026-09-15T09:09:46Z">
        <w:r>
          <w:rPr>
            <w:rFonts w:hint="eastAsia"/>
            <w:lang w:eastAsia="zh"/>
            <w:woUserID w:val="3"/>
          </w:rPr>
          <w:t>的，不因内容空白而提出问题。</w:t>
        </w:r>
      </w:ins>
    </w:p>
    <w:p w14:paraId="10C872DA">
      <w:pPr>
        <w:snapToGrid w:val="0"/>
        <w:rPr>
          <w:ins w:id="507" w:author="Henry" w:date="2026-09-15T09:06:28Z"/>
          <w:del w:id="508" w:author="Vance xu" w:date="2026-09-17T18:21:12Z"/>
          <w:rFonts w:hint="eastAsia"/>
          <w:lang w:eastAsia="zh"/>
          <w:woUserID w:val="2"/>
        </w:rPr>
      </w:pPr>
    </w:p>
    <w:p w14:paraId="60A5FB4F">
      <w:pPr>
        <w:snapToGrid w:val="0"/>
        <w:rPr>
          <w:ins w:id="509" w:author="Henry" w:date="2026-09-15T09:14:44Z"/>
          <w:rFonts w:hint="eastAsia"/>
          <w:lang w:eastAsia="zh"/>
          <w:woUserID w:val="3"/>
        </w:rPr>
      </w:pPr>
      <w:ins w:id="510" w:author="Henry" w:date="2026-09-15T09:11:02Z">
        <w:r>
          <w:rPr>
            <w:rFonts w:hint="eastAsia"/>
            <w:lang w:eastAsia="zh"/>
            <w:woUserID w:val="3"/>
          </w:rPr>
          <w:t>不</w:t>
        </w:r>
      </w:ins>
      <w:ins w:id="511" w:author="Henry" w:date="2026-09-15T09:11:06Z">
        <w:r>
          <w:rPr>
            <w:rFonts w:hint="eastAsia"/>
            <w:lang w:eastAsia="zh"/>
            <w:woUserID w:val="3"/>
          </w:rPr>
          <w:t>审</w:t>
        </w:r>
      </w:ins>
      <w:ins w:id="512" w:author="Henry" w:date="2026-09-15T09:11:09Z">
        <w:r>
          <w:rPr>
            <w:rFonts w:hint="eastAsia"/>
            <w:lang w:eastAsia="zh"/>
            <w:woUserID w:val="3"/>
          </w:rPr>
          <w:t>核</w:t>
        </w:r>
      </w:ins>
      <w:ins w:id="513" w:author="Henry" w:date="2026-09-15T09:11:13Z">
        <w:r>
          <w:rPr>
            <w:rFonts w:hint="eastAsia"/>
            <w:lang w:eastAsia="zh"/>
            <w:woUserID w:val="3"/>
          </w:rPr>
          <w:t>事项</w:t>
        </w:r>
      </w:ins>
      <w:ins w:id="514" w:author="Henry" w:date="2026-09-15T09:11:15Z">
        <w:r>
          <w:rPr>
            <w:rFonts w:hint="eastAsia"/>
            <w:lang w:eastAsia="zh"/>
            <w:woUserID w:val="3"/>
          </w:rPr>
          <w:t>：</w:t>
        </w:r>
      </w:ins>
      <w:ins w:id="515" w:author="Henry" w:date="2026-09-15T09:11:35Z">
        <w:r>
          <w:rPr>
            <w:rFonts w:hint="eastAsia"/>
            <w:lang w:eastAsia="zh"/>
            <w:woUserID w:val="3"/>
          </w:rPr>
          <w:t>按照</w:t>
        </w:r>
      </w:ins>
      <w:ins w:id="516" w:author="Henry" w:date="2026-09-15T09:11:43Z">
        <w:r>
          <w:rPr>
            <w:rFonts w:hint="eastAsia"/>
            <w:lang w:eastAsia="zh"/>
            <w:woUserID w:val="3"/>
          </w:rPr>
          <w:t>“</w:t>
        </w:r>
      </w:ins>
      <w:ins w:id="517" w:author="Henry" w:date="2026-09-15T09:11:35Z">
        <w:r>
          <w:rPr>
            <w:rFonts w:hint="eastAsia"/>
            <w:lang w:eastAsia="zh"/>
            <w:woUserID w:val="3"/>
          </w:rPr>
          <w:t>跨部门岗位天然不相容、无需填写</w:t>
        </w:r>
      </w:ins>
      <w:ins w:id="518" w:author="Henry" w:date="2026-09-15T09:11:50Z">
        <w:r>
          <w:rPr>
            <w:rFonts w:hint="eastAsia"/>
            <w:lang w:eastAsia="zh"/>
            <w:woUserID w:val="3"/>
          </w:rPr>
          <w:t>”</w:t>
        </w:r>
      </w:ins>
      <w:ins w:id="519" w:author="Henry" w:date="2026-09-15T09:11:35Z">
        <w:r>
          <w:rPr>
            <w:rFonts w:hint="eastAsia"/>
            <w:lang w:eastAsia="zh"/>
            <w:woUserID w:val="3"/>
          </w:rPr>
          <w:t>以及</w:t>
        </w:r>
      </w:ins>
      <w:ins w:id="520" w:author="Henry" w:date="2026-09-15T09:12:09Z">
        <w:r>
          <w:rPr>
            <w:rFonts w:hint="eastAsia"/>
            <w:lang w:eastAsia="zh"/>
            <w:woUserID w:val="3"/>
          </w:rPr>
          <w:t>“</w:t>
        </w:r>
      </w:ins>
      <w:ins w:id="521" w:author="Henry" w:date="2026-09-15T09:11:35Z">
        <w:r>
          <w:rPr>
            <w:rFonts w:hint="eastAsia"/>
            <w:lang w:eastAsia="zh"/>
            <w:woUserID w:val="3"/>
          </w:rPr>
          <w:t>经办与审核岗位无需列举</w:t>
        </w:r>
      </w:ins>
      <w:ins w:id="522" w:author="Henry" w:date="2026-09-15T09:12:15Z">
        <w:r>
          <w:rPr>
            <w:rFonts w:hint="eastAsia"/>
            <w:lang w:eastAsia="zh"/>
            <w:woUserID w:val="3"/>
          </w:rPr>
          <w:t>”</w:t>
        </w:r>
      </w:ins>
      <w:ins w:id="523" w:author="Henry" w:date="2026-09-15T09:11:35Z">
        <w:r>
          <w:rPr>
            <w:rFonts w:hint="eastAsia"/>
            <w:lang w:eastAsia="zh"/>
            <w:woUserID w:val="3"/>
          </w:rPr>
          <w:t>的口径</w:t>
        </w:r>
      </w:ins>
      <w:ins w:id="524" w:author="Henry" w:date="2026-09-15T09:22:52Z">
        <w:r>
          <w:rPr>
            <w:rFonts w:hint="eastAsia"/>
            <w:lang w:eastAsia="zh"/>
            <w:woUserID w:val="3"/>
          </w:rPr>
          <w:t>；</w:t>
        </w:r>
      </w:ins>
      <w:ins w:id="525" w:author="Henry" w:date="2026-09-15T09:11:35Z">
        <w:r>
          <w:rPr>
            <w:rFonts w:hint="eastAsia"/>
            <w:lang w:eastAsia="zh"/>
            <w:woUserID w:val="3"/>
          </w:rPr>
          <w:t>不审核以下内容：</w:t>
        </w:r>
      </w:ins>
      <w:ins w:id="526" w:author="Henry" w:date="2026-09-15T09:12:55Z">
        <w:r>
          <w:rPr>
            <w:rFonts w:hint="eastAsia"/>
            <w:lang w:eastAsia="zh"/>
            <w:woUserID w:val="3"/>
          </w:rPr>
          <w:t>清单</w:t>
        </w:r>
      </w:ins>
      <w:ins w:id="527" w:author="Henry" w:date="2026-09-15T09:13:34Z">
        <w:r>
          <w:rPr>
            <w:rFonts w:hint="eastAsia"/>
            <w:lang w:eastAsia="zh"/>
            <w:woUserID w:val="3"/>
          </w:rPr>
          <w:t>覆盖是否全面；</w:t>
        </w:r>
      </w:ins>
      <w:ins w:id="528" w:author="Henry" w:date="2026-09-15T09:13:53Z">
        <w:r>
          <w:rPr>
            <w:rFonts w:hint="eastAsia"/>
            <w:lang w:eastAsia="zh"/>
            <w:woUserID w:val="3"/>
          </w:rPr>
          <w:t>岗位组合是否合理；</w:t>
        </w:r>
      </w:ins>
      <w:ins w:id="529" w:author="Henry" w:date="2026-09-15T09:14:24Z">
        <w:r>
          <w:rPr>
            <w:rFonts w:hint="eastAsia"/>
            <w:lang w:eastAsia="zh"/>
            <w:woUserID w:val="3"/>
          </w:rPr>
          <w:t>清单与矩阵是否逐项对应。</w:t>
        </w:r>
      </w:ins>
    </w:p>
    <w:p w14:paraId="5F24F29F">
      <w:pPr>
        <w:snapToGrid w:val="0"/>
        <w:ind w:firstLine="0"/>
        <w:rPr>
          <w:ins w:id="531" w:author="Henry" w:date="2026-09-15T09:15:04Z"/>
          <w:rFonts w:hint="eastAsia"/>
          <w:lang w:eastAsia="zh"/>
          <w:woUserID w:val="3"/>
        </w:rPr>
        <w:pPrChange w:id="530" w:author="Henry" w:date="2026-09-15T09:15:11Z">
          <w:pPr>
            <w:snapToGrid w:val="0"/>
          </w:pPr>
        </w:pPrChange>
      </w:pPr>
      <w:ins w:id="532"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33" w:author="Henry" w:date="2026-09-15T09:10:56Z"/>
          <w:rFonts w:hint="eastAsia"/>
          <w:lang w:eastAsia="zh"/>
          <w:woUserID w:val="3"/>
        </w:rPr>
      </w:pPr>
      <w:ins w:id="534"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35" w:author="Henry" w:date="2026-09-15T09:15:43Z"/>
        </w:rPr>
      </w:pPr>
      <w:del w:id="536"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37" w:author="Henry" w:date="2026-09-15T09:15:43Z"/>
        </w:rPr>
      </w:pPr>
      <w:del w:id="538"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39" w:author="Henry" w:date="2026-09-15T09:31:30Z"/>
          <w:del w:id="540" w:author="Vance xu" w:date="2026-09-16T14:01:00Z"/>
          <w:rFonts w:hint="eastAsia"/>
          <w:lang w:eastAsia="zh"/>
          <w:woUserID w:val="3"/>
        </w:rPr>
      </w:pPr>
      <w:ins w:id="541" w:author="Vance xu" w:date="2026-09-16T14:01:04Z">
        <w:r>
          <w:rPr>
            <w:rFonts w:hint="eastAsia"/>
            <w:lang w:eastAsia="zh"/>
            <w:woUserID w:val="2"/>
          </w:rPr>
          <w:t>矩阵里面</w:t>
        </w:r>
      </w:ins>
      <w:ins w:id="542" w:author="Henry" w:date="2026-09-15T09:30:57Z">
        <w:del w:id="543" w:author="Vance xu" w:date="2026-09-16T14:01:00Z">
          <w:r>
            <w:rPr>
              <w:rFonts w:hint="eastAsia"/>
              <w:lang w:eastAsia="zh"/>
              <w:woUserID w:val="3"/>
            </w:rPr>
            <w:delText>不审</w:delText>
          </w:r>
        </w:del>
      </w:ins>
      <w:ins w:id="544" w:author="Henry" w:date="2026-09-15T09:31:01Z">
        <w:del w:id="545" w:author="Vance xu" w:date="2026-09-16T14:01:00Z">
          <w:r>
            <w:rPr>
              <w:rFonts w:hint="eastAsia"/>
              <w:lang w:eastAsia="zh"/>
              <w:woUserID w:val="3"/>
            </w:rPr>
            <w:delText>核</w:delText>
          </w:r>
        </w:del>
      </w:ins>
      <w:ins w:id="546" w:author="Henry" w:date="2026-09-15T09:31:05Z">
        <w:del w:id="547" w:author="Vance xu" w:date="2026-09-16T14:01:00Z">
          <w:r>
            <w:rPr>
              <w:rFonts w:hint="eastAsia"/>
              <w:lang w:eastAsia="zh"/>
              <w:woUserID w:val="3"/>
            </w:rPr>
            <w:delText>事项</w:delText>
          </w:r>
        </w:del>
      </w:ins>
      <w:ins w:id="548" w:author="Henry" w:date="2026-09-15T09:31:07Z">
        <w:del w:id="549" w:author="Vance xu" w:date="2026-09-16T14:01:00Z">
          <w:r>
            <w:rPr>
              <w:rFonts w:hint="eastAsia"/>
              <w:lang w:eastAsia="zh"/>
              <w:woUserID w:val="3"/>
            </w:rPr>
            <w:delText>：</w:delText>
          </w:r>
        </w:del>
      </w:ins>
      <w:ins w:id="550" w:author="Henry" w:date="2026-09-15T09:31:26Z">
        <w:del w:id="551"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53" w:author="Henry" w:date="2026-09-15T09:34:57Z"/>
          <w:del w:id="554" w:author="Vance xu" w:date="2026-09-16T14:01:00Z"/>
          <w:rFonts w:hint="eastAsia"/>
          <w:lang w:eastAsia="zh"/>
          <w:woUserID w:val="3"/>
        </w:rPr>
        <w:pPrChange w:id="552" w:author="Henry" w:date="2026-09-15T09:35:06Z">
          <w:pPr>
            <w:snapToGrid w:val="0"/>
          </w:pPr>
        </w:pPrChange>
      </w:pPr>
      <w:ins w:id="555" w:author="Henry" w:date="2026-09-15T09:31:34Z">
        <w:del w:id="556" w:author="Vance xu" w:date="2026-09-16T14:01:00Z">
          <w:r>
            <w:rPr>
              <w:rFonts w:hint="eastAsia"/>
              <w:lang w:eastAsia="zh"/>
              <w:woUserID w:val="3"/>
            </w:rPr>
            <w:delText>重要</w:delText>
          </w:r>
        </w:del>
      </w:ins>
      <w:ins w:id="557" w:author="Henry" w:date="2026-09-15T09:31:37Z">
        <w:del w:id="558" w:author="Vance xu" w:date="2026-09-16T14:01:00Z">
          <w:r>
            <w:rPr>
              <w:rFonts w:hint="eastAsia"/>
              <w:lang w:eastAsia="zh"/>
              <w:woUserID w:val="3"/>
            </w:rPr>
            <w:delText>说明</w:delText>
          </w:r>
        </w:del>
      </w:ins>
      <w:ins w:id="559" w:author="Henry" w:date="2026-09-15T09:31:38Z">
        <w:del w:id="560" w:author="Vance xu" w:date="2026-09-16T14:01:00Z">
          <w:r>
            <w:rPr>
              <w:rFonts w:hint="eastAsia"/>
              <w:lang w:eastAsia="zh"/>
              <w:woUserID w:val="3"/>
            </w:rPr>
            <w:delText>：</w:delText>
          </w:r>
        </w:del>
      </w:ins>
      <w:ins w:id="561" w:author="Henry" w:date="2026-09-15T09:31:56Z">
        <w:del w:id="562"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563" w:author="Henry" w:date="2026-09-15T09:35:10Z">
          <w:pPr>
            <w:snapToGrid w:val="0"/>
          </w:pPr>
        </w:pPrChange>
      </w:pPr>
      <w:ins w:id="564" w:author="Henry" w:date="2026-09-15T09:32:12Z">
        <w:del w:id="565" w:author="Vance xu" w:date="2026-09-16T14:01:00Z">
          <w:r>
            <w:rPr>
              <w:rFonts w:hint="eastAsia"/>
              <w:lang w:eastAsia="zh"/>
              <w:woUserID w:val="3"/>
            </w:rPr>
            <w:delText>例外</w:delText>
          </w:r>
        </w:del>
      </w:ins>
      <w:ins w:id="566" w:author="Henry" w:date="2026-09-15T09:32:16Z">
        <w:del w:id="567" w:author="Vance xu" w:date="2026-09-16T14:01:00Z">
          <w:r>
            <w:rPr>
              <w:rFonts w:hint="eastAsia"/>
              <w:lang w:eastAsia="zh"/>
              <w:woUserID w:val="3"/>
            </w:rPr>
            <w:delText>事项</w:delText>
          </w:r>
        </w:del>
      </w:ins>
      <w:ins w:id="568" w:author="Henry" w:date="2026-09-15T09:32:18Z">
        <w:del w:id="569" w:author="Vance xu" w:date="2026-09-16T14:01:00Z">
          <w:r>
            <w:rPr>
              <w:rFonts w:hint="eastAsia"/>
              <w:lang w:eastAsia="zh"/>
              <w:woUserID w:val="3"/>
            </w:rPr>
            <w:delText>：</w:delText>
          </w:r>
        </w:del>
      </w:ins>
      <w:ins w:id="570" w:author="Henry" w:date="2026-09-15T09:33:00Z">
        <w:del w:id="571" w:author="Vance xu" w:date="2026-09-16T14:01:00Z">
          <w:r>
            <w:rPr>
              <w:rFonts w:hint="eastAsia"/>
              <w:lang w:eastAsia="zh"/>
              <w:woUserID w:val="3"/>
            </w:rPr>
            <w:delText>第四项指定平台专项检查和第十二项排序检查仍按原要求正常执行，不受上述口径影响。</w:delText>
          </w:r>
        </w:del>
      </w:ins>
      <w:del w:id="572"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573" w:author="Vance xu" w:date="2026-09-16T14:01:25Z">
        <w:r>
          <w:rPr>
            <w:rFonts w:hint="eastAsia"/>
            <w:lang w:eastAsia="zh"/>
            <w:woUserID w:val="2"/>
          </w:rPr>
          <w:t>控制系统</w:t>
        </w:r>
      </w:ins>
      <w:ins w:id="574" w:author="Vance xu" w:date="2026-09-16T14:01:27Z">
        <w:r>
          <w:rPr>
            <w:rFonts w:hint="eastAsia"/>
            <w:lang w:eastAsia="zh"/>
            <w:woUserID w:val="2"/>
          </w:rPr>
          <w:t>有</w:t>
        </w:r>
      </w:ins>
      <w:ins w:id="575" w:author="Vance xu" w:date="2026-09-16T14:01:28Z">
        <w:r>
          <w:rPr>
            <w:rFonts w:hint="eastAsia"/>
            <w:lang w:eastAsia="zh"/>
            <w:woUserID w:val="2"/>
          </w:rPr>
          <w:t>修改</w:t>
        </w:r>
      </w:ins>
      <w:ins w:id="576" w:author="Vance xu" w:date="2026-09-16T14:01:33Z">
        <w:r>
          <w:rPr>
            <w:rFonts w:hint="eastAsia"/>
            <w:lang w:eastAsia="zh"/>
            <w:woUserID w:val="2"/>
          </w:rPr>
          <w:t>，</w:t>
        </w:r>
      </w:ins>
      <w:ins w:id="577" w:author="Vance xu" w:date="2026-09-16T14:01:35Z">
        <w:r>
          <w:rPr>
            <w:rFonts w:hint="eastAsia"/>
            <w:lang w:eastAsia="zh"/>
            <w:woUserID w:val="2"/>
          </w:rPr>
          <w:t>标红的</w:t>
        </w:r>
      </w:ins>
      <w:ins w:id="578" w:author="Vance xu" w:date="2026-09-16T14:01:38Z">
        <w:r>
          <w:rPr>
            <w:rFonts w:hint="eastAsia"/>
            <w:lang w:eastAsia="zh"/>
            <w:woUserID w:val="2"/>
          </w:rPr>
          <w:t>，或者</w:t>
        </w:r>
      </w:ins>
      <w:ins w:id="579" w:author="Vance xu" w:date="2026-09-16T14:01:39Z">
        <w:r>
          <w:rPr>
            <w:rFonts w:hint="eastAsia"/>
            <w:lang w:eastAsia="zh"/>
            <w:woUserID w:val="2"/>
          </w:rPr>
          <w:t>删除</w:t>
        </w:r>
      </w:ins>
      <w:ins w:id="580" w:author="Vance xu" w:date="2026-09-16T14:01:40Z">
        <w:r>
          <w:rPr>
            <w:rFonts w:hint="eastAsia"/>
            <w:lang w:eastAsia="zh"/>
            <w:woUserID w:val="2"/>
          </w:rPr>
          <w:t>的</w:t>
        </w:r>
      </w:ins>
      <w:ins w:id="581" w:author="Vance xu" w:date="2026-09-16T14:01:43Z">
        <w:r>
          <w:rPr>
            <w:rFonts w:hint="eastAsia"/>
            <w:lang w:eastAsia="zh"/>
            <w:woUserID w:val="2"/>
          </w:rPr>
          <w:t>，</w:t>
        </w:r>
      </w:ins>
      <w:ins w:id="582" w:author="Vance xu" w:date="2026-09-16T14:01:47Z">
        <w:r>
          <w:rPr>
            <w:rFonts w:hint="eastAsia"/>
            <w:lang w:eastAsia="zh"/>
            <w:woUserID w:val="2"/>
          </w:rPr>
          <w:t>对应</w:t>
        </w:r>
      </w:ins>
      <w:ins w:id="583" w:author="Vance xu" w:date="2026-09-16T14:01:48Z">
        <w:r>
          <w:rPr>
            <w:rFonts w:hint="eastAsia"/>
            <w:lang w:eastAsia="zh"/>
            <w:woUserID w:val="2"/>
          </w:rPr>
          <w:t>的</w:t>
        </w:r>
      </w:ins>
      <w:ins w:id="584" w:author="Vance xu" w:date="2026-09-16T14:01:54Z">
        <w:r>
          <w:rPr>
            <w:rFonts w:hint="eastAsia"/>
            <w:lang w:eastAsia="zh"/>
            <w:woUserID w:val="2"/>
          </w:rPr>
          <w:t>控制措施</w:t>
        </w:r>
      </w:ins>
      <w:ins w:id="585" w:author="Vance xu" w:date="2026-09-16T14:01:55Z">
        <w:r>
          <w:rPr>
            <w:rFonts w:hint="eastAsia"/>
            <w:lang w:eastAsia="zh"/>
            <w:woUserID w:val="2"/>
          </w:rPr>
          <w:t>编号</w:t>
        </w:r>
      </w:ins>
      <w:ins w:id="586" w:author="Vance xu" w:date="2026-09-16T14:02:01Z">
        <w:r>
          <w:rPr>
            <w:rFonts w:hint="eastAsia"/>
            <w:lang w:eastAsia="zh"/>
            <w:woUserID w:val="2"/>
          </w:rPr>
          <w:t>在</w:t>
        </w:r>
      </w:ins>
      <w:ins w:id="587" w:author="Vance xu" w:date="2026-09-16T14:02:03Z">
        <w:r>
          <w:rPr>
            <w:rFonts w:hint="eastAsia"/>
            <w:lang w:eastAsia="zh"/>
            <w:woUserID w:val="2"/>
          </w:rPr>
          <w:t>系统规则</w:t>
        </w:r>
      </w:ins>
      <w:ins w:id="588" w:author="Vance xu" w:date="2026-09-16T14:02:04Z">
        <w:r>
          <w:rPr>
            <w:rFonts w:hint="eastAsia"/>
            <w:lang w:eastAsia="zh"/>
            <w:woUserID w:val="2"/>
          </w:rPr>
          <w:t>清单</w:t>
        </w:r>
      </w:ins>
      <w:ins w:id="589" w:author="Vance xu" w:date="2026-09-16T14:02:06Z">
        <w:r>
          <w:rPr>
            <w:rFonts w:hint="eastAsia"/>
            <w:lang w:eastAsia="zh"/>
            <w:woUserID w:val="2"/>
          </w:rPr>
          <w:t>中</w:t>
        </w:r>
      </w:ins>
      <w:ins w:id="590" w:author="Vance xu" w:date="2026-09-16T14:02:07Z">
        <w:r>
          <w:rPr>
            <w:rFonts w:hint="eastAsia"/>
            <w:lang w:eastAsia="zh"/>
            <w:woUserID w:val="2"/>
          </w:rPr>
          <w:t>是否有</w:t>
        </w:r>
      </w:ins>
      <w:ins w:id="591" w:author="Vance xu" w:date="2026-09-16T14:02:08Z">
        <w:r>
          <w:rPr>
            <w:rFonts w:hint="eastAsia"/>
            <w:lang w:eastAsia="zh"/>
            <w:woUserID w:val="2"/>
          </w:rPr>
          <w:t>，</w:t>
        </w:r>
      </w:ins>
      <w:ins w:id="592" w:author="Vance xu" w:date="2026-09-16T14:02:11Z">
        <w:r>
          <w:rPr>
            <w:rFonts w:hint="eastAsia"/>
            <w:lang w:eastAsia="zh"/>
            <w:woUserID w:val="2"/>
          </w:rPr>
          <w:t>系统</w:t>
        </w:r>
      </w:ins>
      <w:ins w:id="593" w:author="Vance xu" w:date="2026-09-16T14:02:12Z">
        <w:r>
          <w:rPr>
            <w:rFonts w:hint="eastAsia"/>
            <w:lang w:eastAsia="zh"/>
            <w:woUserID w:val="2"/>
          </w:rPr>
          <w:t>名称</w:t>
        </w:r>
      </w:ins>
      <w:ins w:id="594" w:author="Vance xu" w:date="2026-09-16T14:02:15Z">
        <w:r>
          <w:rPr>
            <w:rFonts w:hint="eastAsia"/>
            <w:lang w:eastAsia="zh"/>
            <w:woUserID w:val="2"/>
          </w:rPr>
          <w:t>是否一致</w:t>
        </w:r>
      </w:ins>
      <w:ins w:id="595" w:author="Vance xu" w:date="2026-09-16T14:02:18Z">
        <w:r>
          <w:rPr>
            <w:rFonts w:hint="eastAsia"/>
            <w:lang w:eastAsia="zh"/>
            <w:woUserID w:val="2"/>
          </w:rPr>
          <w:t>，</w:t>
        </w:r>
      </w:ins>
      <w:ins w:id="596" w:author="Vance xu" w:date="2026-09-16T14:02:31Z">
        <w:r>
          <w:rPr>
            <w:rFonts w:hint="eastAsia"/>
            <w:lang w:eastAsia="zh"/>
            <w:woUserID w:val="2"/>
          </w:rPr>
          <w:t>如有</w:t>
        </w:r>
      </w:ins>
      <w:ins w:id="597" w:author="Vance xu" w:date="2026-09-16T14:02:33Z">
        <w:r>
          <w:rPr>
            <w:rFonts w:hint="eastAsia"/>
            <w:lang w:eastAsia="zh"/>
            <w:woUserID w:val="2"/>
          </w:rPr>
          <w:t>问题</w:t>
        </w:r>
      </w:ins>
      <w:ins w:id="598" w:author="Vance xu" w:date="2026-09-16T14:02:34Z">
        <w:r>
          <w:rPr>
            <w:rFonts w:hint="eastAsia"/>
            <w:lang w:eastAsia="zh"/>
            <w:woUserID w:val="2"/>
          </w:rPr>
          <w:t>，</w:t>
        </w:r>
      </w:ins>
      <w:ins w:id="599" w:author="Vance xu" w:date="2026-09-16T14:02:37Z">
        <w:r>
          <w:rPr>
            <w:rFonts w:hint="eastAsia"/>
            <w:lang w:eastAsia="zh"/>
            <w:woUserID w:val="2"/>
          </w:rPr>
          <w:t>提示</w:t>
        </w:r>
      </w:ins>
      <w:ins w:id="600" w:author="Vance xu" w:date="2026-09-16T14:02:39Z">
        <w:r>
          <w:rPr>
            <w:rFonts w:hint="eastAsia"/>
            <w:lang w:eastAsia="zh"/>
            <w:woUserID w:val="2"/>
          </w:rPr>
          <w:t>“</w:t>
        </w:r>
      </w:ins>
      <w:ins w:id="601" w:author="Vance xu" w:date="2026-09-16T14:02:40Z">
        <w:r>
          <w:rPr>
            <w:rFonts w:hint="eastAsia"/>
            <w:lang w:eastAsia="zh"/>
            <w:woUserID w:val="2"/>
          </w:rPr>
          <w:t>请核实</w:t>
        </w:r>
      </w:ins>
      <w:ins w:id="602" w:author="Vance xu" w:date="2026-09-16T14:02:59Z">
        <w:r>
          <w:rPr>
            <w:rFonts w:hint="eastAsia"/>
            <w:lang w:eastAsia="zh"/>
            <w:woUserID w:val="2"/>
          </w:rPr>
          <w:t>与</w:t>
        </w:r>
      </w:ins>
      <w:ins w:id="603" w:author="Vance xu" w:date="2026-09-16T14:03:01Z">
        <w:r>
          <w:rPr>
            <w:rFonts w:hint="eastAsia"/>
            <w:lang w:eastAsia="zh"/>
            <w:woUserID w:val="2"/>
          </w:rPr>
          <w:t>矩阵</w:t>
        </w:r>
      </w:ins>
      <w:ins w:id="604" w:author="Vance xu" w:date="2026-09-16T14:02:47Z">
        <w:r>
          <w:rPr>
            <w:rFonts w:hint="eastAsia"/>
            <w:lang w:eastAsia="zh"/>
            <w:woUserID w:val="2"/>
          </w:rPr>
          <w:t>对应的</w:t>
        </w:r>
      </w:ins>
      <w:ins w:id="605" w:author="Vance xu" w:date="2026-09-16T14:02:42Z">
        <w:r>
          <w:rPr>
            <w:rFonts w:hint="eastAsia"/>
            <w:lang w:eastAsia="zh"/>
            <w:woUserID w:val="2"/>
          </w:rPr>
          <w:t>系统</w:t>
        </w:r>
      </w:ins>
      <w:ins w:id="606" w:author="Vance xu" w:date="2026-09-16T14:02:50Z">
        <w:r>
          <w:rPr>
            <w:rFonts w:hint="eastAsia"/>
            <w:lang w:eastAsia="zh"/>
            <w:woUserID w:val="2"/>
          </w:rPr>
          <w:t>规则</w:t>
        </w:r>
      </w:ins>
      <w:ins w:id="607" w:author="Vance xu" w:date="2026-09-16T14:03:08Z">
        <w:r>
          <w:rPr>
            <w:rFonts w:hint="eastAsia"/>
            <w:lang w:eastAsia="zh"/>
            <w:woUserID w:val="2"/>
          </w:rPr>
          <w:t>是否</w:t>
        </w:r>
      </w:ins>
      <w:ins w:id="608" w:author="Vance xu" w:date="2026-09-16T14:03:09Z">
        <w:r>
          <w:rPr>
            <w:rFonts w:hint="eastAsia"/>
            <w:lang w:eastAsia="zh"/>
            <w:woUserID w:val="2"/>
          </w:rPr>
          <w:t>应该</w:t>
        </w:r>
      </w:ins>
      <w:ins w:id="609" w:author="Vance xu" w:date="2026-09-16T14:03:11Z">
        <w:r>
          <w:rPr>
            <w:rFonts w:hint="eastAsia"/>
            <w:lang w:eastAsia="zh"/>
            <w:woUserID w:val="2"/>
          </w:rPr>
          <w:t>做出</w:t>
        </w:r>
      </w:ins>
      <w:ins w:id="610" w:author="Vance xu" w:date="2026-09-16T14:03:13Z">
        <w:r>
          <w:rPr>
            <w:rFonts w:hint="eastAsia"/>
            <w:lang w:eastAsia="zh"/>
            <w:woUserID w:val="2"/>
          </w:rPr>
          <w:t>修改</w:t>
        </w:r>
      </w:ins>
      <w:ins w:id="611" w:author="Vance xu" w:date="2026-09-16T14:02:52Z">
        <w:r>
          <w:rPr>
            <w:rFonts w:hint="eastAsia"/>
            <w:lang w:eastAsia="zh"/>
            <w:woUserID w:val="2"/>
          </w:rPr>
          <w:t>。</w:t>
        </w:r>
      </w:ins>
      <w:ins w:id="612"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14" w:author="Vance xu" w:date="2026-09-15T10:36:47Z"/>
        </w:rPr>
        <w:pPrChange w:id="613" w:author="Vance xu" w:date="2026-09-15T20:55:01Z">
          <w:pPr>
            <w:snapToGrid w:val="0"/>
          </w:pPr>
        </w:pPrChange>
      </w:pPr>
      <w:ins w:id="615" w:author="Vance xu" w:date="2026-09-14T16:36:32Z">
        <w:r>
          <w:rPr>
            <w:rFonts w:hint="eastAsia"/>
            <w:lang w:eastAsia="zh"/>
            <w:woUserID w:val="2"/>
          </w:rPr>
          <w:t>所有</w:t>
        </w:r>
      </w:ins>
      <w:ins w:id="616" w:author="Vance xu" w:date="2026-09-14T16:36:34Z">
        <w:r>
          <w:rPr>
            <w:rFonts w:hint="eastAsia"/>
            <w:lang w:eastAsia="zh"/>
            <w:woUserID w:val="2"/>
          </w:rPr>
          <w:t>矩阵</w:t>
        </w:r>
      </w:ins>
      <w:del w:id="617"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18" w:author="Vance xu" w:date="2026-09-14T16:37:04Z">
        <w:r>
          <w:rPr>
            <w:rFonts w:hint="eastAsia"/>
            <w:lang w:eastAsia="zh"/>
            <w:woUserID w:val="2"/>
          </w:rPr>
          <w:t>角色</w:t>
        </w:r>
      </w:ins>
      <w:ins w:id="619" w:author="Vance xu" w:date="2026-09-14T16:37:08Z">
        <w:r>
          <w:rPr>
            <w:rFonts w:hint="eastAsia"/>
            <w:lang w:eastAsia="zh"/>
            <w:woUserID w:val="2"/>
          </w:rPr>
          <w:t>填写</w:t>
        </w:r>
      </w:ins>
      <w:r>
        <w:t>经办</w:t>
      </w:r>
      <w:del w:id="620" w:author="Vance xu" w:date="2026-09-14T16:37:10Z">
        <w:r>
          <w:rPr/>
          <w:delText>人员</w:delText>
        </w:r>
      </w:del>
      <w:ins w:id="621" w:author="Vance xu" w:date="2026-09-14T16:37:13Z">
        <w:r>
          <w:rPr>
            <w:rFonts w:hint="eastAsia"/>
            <w:lang w:eastAsia="zh"/>
            <w:woUserID w:val="2"/>
          </w:rPr>
          <w:t>与</w:t>
        </w:r>
      </w:ins>
      <w:del w:id="622" w:author="Vance xu" w:date="2026-09-14T16:37:12Z">
        <w:r>
          <w:rPr/>
          <w:delText>和</w:delText>
        </w:r>
      </w:del>
      <w:r>
        <w:t>审核</w:t>
      </w:r>
      <w:del w:id="623" w:author="Vance xu" w:date="2026-09-14T16:37:15Z">
        <w:r>
          <w:rPr/>
          <w:delText>人员</w:delText>
        </w:r>
      </w:del>
      <w:del w:id="624" w:author="Vance xu" w:date="2026-09-14T16:37:16Z">
        <w:r>
          <w:rPr/>
          <w:delText>，检查</w:delText>
        </w:r>
      </w:del>
      <w:ins w:id="625" w:author="Vance xu" w:date="2026-09-14T16:37:20Z">
        <w:r>
          <w:rPr>
            <w:rFonts w:hint="eastAsia"/>
            <w:lang w:eastAsia="zh"/>
            <w:woUserID w:val="2"/>
          </w:rPr>
          <w:t>的</w:t>
        </w:r>
      </w:ins>
      <w:r>
        <w:t>是否为同一人</w:t>
      </w:r>
      <w:ins w:id="626" w:author="Vance xu" w:date="2026-09-14T16:37:23Z">
        <w:r>
          <w:rPr>
            <w:rFonts w:hint="eastAsia"/>
            <w:lang w:eastAsia="zh"/>
            <w:woUserID w:val="2"/>
          </w:rPr>
          <w:t>，</w:t>
        </w:r>
      </w:ins>
      <w:ins w:id="627" w:author="Vance xu" w:date="2026-09-14T16:37:24Z">
        <w:r>
          <w:rPr>
            <w:rFonts w:hint="eastAsia"/>
            <w:lang w:eastAsia="zh"/>
            <w:woUserID w:val="2"/>
          </w:rPr>
          <w:t>同一人</w:t>
        </w:r>
      </w:ins>
      <w:ins w:id="628" w:author="Vance xu" w:date="2026-09-14T16:37:25Z">
        <w:r>
          <w:rPr>
            <w:rFonts w:hint="eastAsia"/>
            <w:lang w:eastAsia="zh"/>
            <w:woUserID w:val="2"/>
          </w:rPr>
          <w:t>的</w:t>
        </w:r>
      </w:ins>
      <w:ins w:id="629" w:author="Vance xu" w:date="2026-09-14T16:37:27Z">
        <w:r>
          <w:rPr>
            <w:rFonts w:hint="eastAsia"/>
            <w:lang w:eastAsia="zh"/>
            <w:woUserID w:val="2"/>
          </w:rPr>
          <w:t>继续</w:t>
        </w:r>
      </w:ins>
      <w:ins w:id="630" w:author="Vance xu" w:date="2026-09-14T16:37:29Z">
        <w:r>
          <w:rPr>
            <w:rFonts w:hint="eastAsia"/>
            <w:lang w:eastAsia="zh"/>
            <w:woUserID w:val="2"/>
          </w:rPr>
          <w:t>检查</w:t>
        </w:r>
      </w:ins>
      <w:ins w:id="631" w:author="Vance xu" w:date="2026-09-14T16:37:32Z">
        <w:r>
          <w:rPr>
            <w:rFonts w:hint="eastAsia"/>
            <w:lang w:eastAsia="zh"/>
            <w:woUserID w:val="2"/>
          </w:rPr>
          <w:t>岗位</w:t>
        </w:r>
      </w:ins>
      <w:ins w:id="632" w:author="Vance xu" w:date="2026-09-14T16:37:33Z">
        <w:r>
          <w:rPr>
            <w:rFonts w:hint="eastAsia"/>
            <w:lang w:eastAsia="zh"/>
            <w:woUserID w:val="2"/>
          </w:rPr>
          <w:t>职责</w:t>
        </w:r>
      </w:ins>
      <w:ins w:id="633" w:author="Vance xu" w:date="2026-09-14T16:37:35Z">
        <w:r>
          <w:rPr>
            <w:rFonts w:hint="eastAsia"/>
            <w:lang w:eastAsia="zh"/>
            <w:woUserID w:val="2"/>
          </w:rPr>
          <w:t>描述</w:t>
        </w:r>
      </w:ins>
      <w:ins w:id="634" w:author="Vance xu" w:date="2026-09-14T16:37:38Z">
        <w:r>
          <w:rPr>
            <w:rFonts w:hint="eastAsia"/>
            <w:lang w:eastAsia="zh"/>
            <w:woUserID w:val="2"/>
          </w:rPr>
          <w:t>除了</w:t>
        </w:r>
      </w:ins>
      <w:ins w:id="635" w:author="Vance xu" w:date="2026-09-14T16:37:40Z">
        <w:r>
          <w:rPr>
            <w:rFonts w:hint="eastAsia"/>
            <w:lang w:eastAsia="zh"/>
            <w:woUserID w:val="2"/>
          </w:rPr>
          <w:t>“</w:t>
        </w:r>
      </w:ins>
      <w:ins w:id="636" w:author="Vance xu" w:date="2026-09-14T16:37:41Z">
        <w:r>
          <w:rPr>
            <w:rFonts w:hint="eastAsia"/>
            <w:lang w:eastAsia="zh"/>
            <w:woUserID w:val="2"/>
          </w:rPr>
          <w:t>主体</w:t>
        </w:r>
      </w:ins>
      <w:ins w:id="637" w:author="Vance xu" w:date="2026-09-14T16:37:40Z">
        <w:r>
          <w:rPr>
            <w:rFonts w:hint="eastAsia"/>
            <w:lang w:eastAsia="zh"/>
            <w:woUserID w:val="2"/>
          </w:rPr>
          <w:t>”</w:t>
        </w:r>
      </w:ins>
      <w:ins w:id="638" w:author="Vance xu" w:date="2026-09-14T16:37:42Z">
        <w:r>
          <w:rPr>
            <w:rFonts w:hint="eastAsia"/>
            <w:lang w:eastAsia="zh"/>
            <w:woUserID w:val="2"/>
          </w:rPr>
          <w:t>和</w:t>
        </w:r>
      </w:ins>
      <w:ins w:id="639" w:author="Vance xu" w:date="2026-09-14T16:37:44Z">
        <w:r>
          <w:rPr>
            <w:rFonts w:hint="eastAsia"/>
            <w:lang w:eastAsia="zh"/>
            <w:woUserID w:val="2"/>
          </w:rPr>
          <w:t>“审核”</w:t>
        </w:r>
      </w:ins>
      <w:ins w:id="640" w:author="Vance xu" w:date="2026-09-14T16:37:52Z">
        <w:r>
          <w:rPr>
            <w:rFonts w:hint="eastAsia"/>
            <w:lang w:eastAsia="zh"/>
            <w:woUserID w:val="2"/>
          </w:rPr>
          <w:t>字段</w:t>
        </w:r>
      </w:ins>
      <w:ins w:id="641" w:author="Vance xu" w:date="2026-09-14T16:37:53Z">
        <w:r>
          <w:rPr>
            <w:rFonts w:hint="eastAsia"/>
            <w:lang w:eastAsia="zh"/>
            <w:woUserID w:val="2"/>
          </w:rPr>
          <w:t>不一致</w:t>
        </w:r>
      </w:ins>
      <w:ins w:id="642" w:author="Vance xu" w:date="2026-09-14T16:37:54Z">
        <w:r>
          <w:rPr>
            <w:rFonts w:hint="eastAsia"/>
            <w:lang w:eastAsia="zh"/>
            <w:woUserID w:val="2"/>
          </w:rPr>
          <w:t>外</w:t>
        </w:r>
      </w:ins>
      <w:ins w:id="643" w:author="Vance xu" w:date="2026-09-14T16:37:55Z">
        <w:r>
          <w:rPr>
            <w:rFonts w:hint="eastAsia"/>
            <w:lang w:eastAsia="zh"/>
            <w:woUserID w:val="2"/>
          </w:rPr>
          <w:t>，</w:t>
        </w:r>
      </w:ins>
      <w:ins w:id="644" w:author="Vance xu" w:date="2026-09-14T16:37:56Z">
        <w:r>
          <w:rPr>
            <w:rFonts w:hint="eastAsia"/>
            <w:lang w:eastAsia="zh"/>
            <w:woUserID w:val="2"/>
          </w:rPr>
          <w:t>其余</w:t>
        </w:r>
      </w:ins>
      <w:ins w:id="645" w:author="Vance xu" w:date="2026-09-14T16:37:57Z">
        <w:r>
          <w:rPr>
            <w:rFonts w:hint="eastAsia"/>
            <w:lang w:eastAsia="zh"/>
            <w:woUserID w:val="2"/>
          </w:rPr>
          <w:t>字段</w:t>
        </w:r>
      </w:ins>
      <w:ins w:id="646" w:author="Vance xu" w:date="2026-09-14T16:37:58Z">
        <w:r>
          <w:rPr>
            <w:rFonts w:hint="eastAsia"/>
            <w:lang w:eastAsia="zh"/>
            <w:woUserID w:val="2"/>
          </w:rPr>
          <w:t>一致</w:t>
        </w:r>
      </w:ins>
      <w:ins w:id="647" w:author="Vance xu" w:date="2026-09-14T16:38:02Z">
        <w:r>
          <w:rPr>
            <w:rFonts w:hint="eastAsia"/>
            <w:lang w:eastAsia="zh"/>
            <w:woUserID w:val="2"/>
          </w:rPr>
          <w:t>，</w:t>
        </w:r>
      </w:ins>
      <w:ins w:id="648" w:author="Vance xu" w:date="2026-09-15T17:59:37Z">
        <w:r>
          <w:rPr>
            <w:rFonts w:hint="eastAsia"/>
            <w:lang w:eastAsia="zh"/>
            <w:woUserID w:val="2"/>
          </w:rPr>
          <w:t>还需要</w:t>
        </w:r>
      </w:ins>
      <w:ins w:id="649" w:author="Vance xu" w:date="2026-09-15T17:59:40Z">
        <w:r>
          <w:rPr>
            <w:rFonts w:hint="eastAsia"/>
            <w:lang w:eastAsia="zh"/>
            <w:woUserID w:val="2"/>
          </w:rPr>
          <w:t>核查</w:t>
        </w:r>
      </w:ins>
      <w:ins w:id="650" w:author="Vance xu" w:date="2026-09-15T17:59:44Z">
        <w:r>
          <w:rPr>
            <w:rFonts w:hint="eastAsia"/>
            <w:lang w:eastAsia="zh"/>
            <w:woUserID w:val="2"/>
          </w:rPr>
          <w:t>部门</w:t>
        </w:r>
      </w:ins>
      <w:ins w:id="651" w:author="Vance xu" w:date="2026-09-15T17:59:51Z">
        <w:r>
          <w:rPr>
            <w:rFonts w:hint="eastAsia"/>
            <w:lang w:eastAsia="zh"/>
            <w:woUserID w:val="2"/>
          </w:rPr>
          <w:t>列</w:t>
        </w:r>
      </w:ins>
      <w:ins w:id="652" w:author="Vance xu" w:date="2026-09-15T17:59:53Z">
        <w:r>
          <w:rPr>
            <w:rFonts w:hint="eastAsia"/>
            <w:lang w:eastAsia="zh"/>
            <w:woUserID w:val="2"/>
          </w:rPr>
          <w:t>、</w:t>
        </w:r>
      </w:ins>
      <w:ins w:id="653" w:author="Vance xu" w:date="2026-09-15T18:00:04Z">
        <w:r>
          <w:rPr>
            <w:rFonts w:hint="eastAsia"/>
            <w:lang w:eastAsia="zh"/>
            <w:woUserID w:val="2"/>
          </w:rPr>
          <w:t>人员</w:t>
        </w:r>
      </w:ins>
      <w:ins w:id="654" w:author="Vance xu" w:date="2026-09-15T18:00:08Z">
        <w:r>
          <w:rPr>
            <w:rFonts w:hint="eastAsia"/>
            <w:lang w:eastAsia="zh"/>
            <w:woUserID w:val="2"/>
          </w:rPr>
          <w:t>姓名列</w:t>
        </w:r>
      </w:ins>
      <w:ins w:id="655" w:author="Vance xu" w:date="2026-09-15T18:00:10Z">
        <w:r>
          <w:rPr>
            <w:rFonts w:hint="eastAsia"/>
            <w:lang w:eastAsia="zh"/>
            <w:woUserID w:val="2"/>
          </w:rPr>
          <w:t>、</w:t>
        </w:r>
      </w:ins>
      <w:ins w:id="656" w:author="Vance xu" w:date="2026-09-15T18:00:16Z">
        <w:r>
          <w:rPr>
            <w:rFonts w:hint="eastAsia"/>
            <w:lang w:eastAsia="zh"/>
            <w:woUserID w:val="2"/>
          </w:rPr>
          <w:t>岗位职责</w:t>
        </w:r>
      </w:ins>
      <w:ins w:id="657" w:author="Vance xu" w:date="2026-09-15T18:00:17Z">
        <w:r>
          <w:rPr>
            <w:rFonts w:hint="eastAsia"/>
            <w:lang w:eastAsia="zh"/>
            <w:woUserID w:val="2"/>
          </w:rPr>
          <w:t>列</w:t>
        </w:r>
      </w:ins>
      <w:ins w:id="658" w:author="Vance xu" w:date="2026-09-15T18:00:22Z">
        <w:r>
          <w:rPr>
            <w:rFonts w:hint="eastAsia"/>
            <w:lang w:eastAsia="zh"/>
            <w:woUserID w:val="2"/>
          </w:rPr>
          <w:t>、</w:t>
        </w:r>
      </w:ins>
      <w:ins w:id="659" w:author="Vance xu" w:date="2026-09-15T18:00:29Z">
        <w:r>
          <w:rPr>
            <w:rFonts w:hint="eastAsia"/>
            <w:lang w:eastAsia="zh"/>
            <w:woUserID w:val="2"/>
          </w:rPr>
          <w:t>控制措施</w:t>
        </w:r>
      </w:ins>
      <w:ins w:id="660" w:author="Vance xu" w:date="2026-09-15T18:00:31Z">
        <w:r>
          <w:rPr>
            <w:rFonts w:hint="eastAsia"/>
            <w:lang w:eastAsia="zh"/>
            <w:woUserID w:val="2"/>
          </w:rPr>
          <w:t>编号</w:t>
        </w:r>
      </w:ins>
      <w:ins w:id="661" w:author="Vance xu" w:date="2026-09-15T18:00:32Z">
        <w:r>
          <w:rPr>
            <w:rFonts w:hint="eastAsia"/>
            <w:lang w:eastAsia="zh"/>
            <w:woUserID w:val="2"/>
          </w:rPr>
          <w:t>列</w:t>
        </w:r>
      </w:ins>
      <w:ins w:id="662" w:author="Vance xu" w:date="2026-09-15T18:00:42Z">
        <w:r>
          <w:rPr>
            <w:rFonts w:hint="eastAsia"/>
            <w:lang w:eastAsia="zh"/>
            <w:woUserID w:val="2"/>
          </w:rPr>
          <w:t>是否</w:t>
        </w:r>
      </w:ins>
      <w:ins w:id="663" w:author="Vance xu" w:date="2026-09-15T18:00:47Z">
        <w:r>
          <w:rPr>
            <w:rFonts w:hint="eastAsia"/>
            <w:lang w:eastAsia="zh"/>
            <w:woUserID w:val="2"/>
          </w:rPr>
          <w:t>都一致</w:t>
        </w:r>
      </w:ins>
      <w:ins w:id="664" w:author="Vance xu" w:date="2026-09-15T17:59:42Z">
        <w:r>
          <w:rPr>
            <w:rFonts w:hint="eastAsia"/>
            <w:lang w:eastAsia="zh"/>
            <w:woUserID w:val="2"/>
          </w:rPr>
          <w:t>，</w:t>
        </w:r>
      </w:ins>
      <w:ins w:id="665" w:author="Vance xu" w:date="2026-09-15T18:31:55Z">
        <w:r>
          <w:rPr>
            <w:rFonts w:hint="eastAsia"/>
            <w:lang w:eastAsia="zh"/>
            <w:woUserID w:val="2"/>
          </w:rPr>
          <w:t>都一致</w:t>
        </w:r>
      </w:ins>
      <w:ins w:id="666" w:author="Vance xu" w:date="2026-09-14T16:38:05Z">
        <w:r>
          <w:rPr>
            <w:rFonts w:hint="eastAsia"/>
            <w:lang w:eastAsia="zh"/>
            <w:woUserID w:val="2"/>
          </w:rPr>
          <w:t>提示</w:t>
        </w:r>
      </w:ins>
      <w:ins w:id="667" w:author="Vance xu" w:date="2026-09-14T16:38:07Z">
        <w:r>
          <w:rPr>
            <w:rFonts w:hint="eastAsia"/>
            <w:lang w:eastAsia="zh"/>
            <w:woUserID w:val="2"/>
          </w:rPr>
          <w:t>“</w:t>
        </w:r>
      </w:ins>
      <w:ins w:id="668" w:author="Vance xu" w:date="2026-09-14T16:38:30Z">
        <w:r>
          <w:rPr>
            <w:rFonts w:hint="eastAsia"/>
            <w:lang w:eastAsia="zh"/>
            <w:woUserID w:val="2"/>
          </w:rPr>
          <w:t>同一条措施，同样的岗位职责，经办审核不能同一人</w:t>
        </w:r>
      </w:ins>
      <w:ins w:id="669"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670" w:author="Vance xu" w:date="2026-09-15T10:38:17Z">
          <w:pPr>
            <w:snapToGrid w:val="0"/>
          </w:pPr>
        </w:pPrChange>
      </w:pPr>
      <w:ins w:id="671" w:author="Vance xu" w:date="2026-09-15T10:36:54Z">
        <w:r>
          <w:rPr>
            <w:rFonts w:hint="eastAsia"/>
            <w:lang w:eastAsia="zh"/>
            <w:woUserID w:val="2"/>
          </w:rPr>
          <w:t>矩阵</w:t>
        </w:r>
      </w:ins>
      <w:ins w:id="672" w:author="Vance xu" w:date="2026-09-15T10:36:59Z">
        <w:r>
          <w:rPr>
            <w:rFonts w:hint="eastAsia"/>
            <w:lang w:eastAsia="zh"/>
            <w:woUserID w:val="2"/>
          </w:rPr>
          <w:t>找不到</w:t>
        </w:r>
      </w:ins>
      <w:ins w:id="673" w:author="Vance xu" w:date="2026-09-15T10:37:02Z">
        <w:r>
          <w:rPr>
            <w:woUserID w:val="2"/>
          </w:rPr>
          <w:t>“会计主体＋业务类别＋</w:t>
        </w:r>
        <w:commentRangeStart w:id="3"/>
        <w:r>
          <w:rPr>
            <w:woUserID w:val="2"/>
          </w:rPr>
          <w:t>控制措施编号</w:t>
        </w:r>
        <w:commentRangeEnd w:id="3"/>
      </w:ins>
      <w:ins w:id="674" w:author="Vance xu" w:date="2026-09-15T10:37:02Z">
        <w:r>
          <w:rPr>
            <w:woUserID w:val="2"/>
          </w:rPr>
          <w:commentReference w:id="3"/>
        </w:r>
      </w:ins>
      <w:ins w:id="675" w:author="Vance xu" w:date="2026-09-15T10:37:02Z">
        <w:r>
          <w:rPr>
            <w:woUserID w:val="2"/>
          </w:rPr>
          <w:t>”</w:t>
        </w:r>
      </w:ins>
      <w:ins w:id="676" w:author="Vance xu" w:date="2026-09-15T10:37:07Z">
        <w:r>
          <w:rPr>
            <w:rFonts w:hint="eastAsia"/>
            <w:lang w:eastAsia="zh"/>
            <w:woUserID w:val="2"/>
          </w:rPr>
          <w:t>的</w:t>
        </w:r>
      </w:ins>
      <w:ins w:id="677" w:author="Vance xu" w:date="2026-09-15T10:37:08Z">
        <w:r>
          <w:rPr>
            <w:rFonts w:hint="eastAsia"/>
            <w:lang w:eastAsia="zh"/>
            <w:woUserID w:val="2"/>
          </w:rPr>
          <w:t>情况</w:t>
        </w:r>
      </w:ins>
      <w:ins w:id="678" w:author="Vance xu" w:date="2026-09-15T10:37:09Z">
        <w:r>
          <w:rPr>
            <w:rFonts w:hint="eastAsia"/>
            <w:lang w:eastAsia="zh"/>
            <w:woUserID w:val="2"/>
          </w:rPr>
          <w:t>下</w:t>
        </w:r>
      </w:ins>
      <w:ins w:id="679" w:author="Vance xu" w:date="2026-09-15T10:37:10Z">
        <w:r>
          <w:rPr>
            <w:rFonts w:hint="eastAsia"/>
            <w:lang w:eastAsia="zh"/>
            <w:woUserID w:val="2"/>
          </w:rPr>
          <w:t>，</w:t>
        </w:r>
      </w:ins>
      <w:ins w:id="680" w:author="Vance xu" w:date="2026-09-15T10:37:59Z">
        <w:r>
          <w:rPr>
            <w:rFonts w:hint="eastAsia"/>
            <w:lang w:eastAsia="zh"/>
            <w:woUserID w:val="2"/>
          </w:rPr>
          <w:t>再</w:t>
        </w:r>
      </w:ins>
      <w:ins w:id="681" w:author="Vance xu" w:date="2026-09-15T10:38:00Z">
        <w:r>
          <w:rPr>
            <w:rFonts w:hint="eastAsia"/>
            <w:lang w:eastAsia="zh"/>
            <w:woUserID w:val="2"/>
          </w:rPr>
          <w:t>从</w:t>
        </w:r>
      </w:ins>
      <w:ins w:id="682" w:author="Vance xu" w:date="2026-09-15T10:37:17Z">
        <w:r>
          <w:rPr>
            <w:rFonts w:hint="eastAsia"/>
            <w:lang w:eastAsia="zh"/>
            <w:woUserID w:val="2"/>
          </w:rPr>
          <w:t>控制</w:t>
        </w:r>
      </w:ins>
      <w:ins w:id="683" w:author="Vance xu" w:date="2026-09-15T10:37:18Z">
        <w:r>
          <w:rPr>
            <w:rFonts w:hint="eastAsia"/>
            <w:lang w:eastAsia="zh"/>
            <w:woUserID w:val="2"/>
          </w:rPr>
          <w:t>措施</w:t>
        </w:r>
      </w:ins>
      <w:ins w:id="684" w:author="Vance xu" w:date="2026-09-15T10:37:21Z">
        <w:r>
          <w:rPr>
            <w:rFonts w:hint="eastAsia"/>
            <w:lang w:eastAsia="zh"/>
            <w:woUserID w:val="2"/>
          </w:rPr>
          <w:t>列</w:t>
        </w:r>
      </w:ins>
      <w:ins w:id="685" w:author="Vance xu" w:date="2026-09-15T10:38:04Z">
        <w:r>
          <w:rPr>
            <w:rFonts w:hint="eastAsia"/>
            <w:lang w:eastAsia="zh"/>
            <w:woUserID w:val="2"/>
          </w:rPr>
          <w:t>内容</w:t>
        </w:r>
      </w:ins>
      <w:ins w:id="686" w:author="Vance xu" w:date="2026-09-15T10:38:05Z">
        <w:r>
          <w:rPr>
            <w:rFonts w:hint="eastAsia"/>
            <w:lang w:eastAsia="zh"/>
            <w:woUserID w:val="2"/>
          </w:rPr>
          <w:t>上</w:t>
        </w:r>
      </w:ins>
      <w:ins w:id="687" w:author="Vance xu" w:date="2026-09-15T10:37:46Z">
        <w:r>
          <w:rPr>
            <w:rFonts w:hint="eastAsia"/>
            <w:lang w:eastAsia="zh"/>
            <w:woUserID w:val="2"/>
          </w:rPr>
          <w:t>对应</w:t>
        </w:r>
      </w:ins>
      <w:ins w:id="688" w:author="Vance xu" w:date="2026-09-15T10:37:50Z">
        <w:r>
          <w:rPr>
            <w:rFonts w:hint="eastAsia"/>
            <w:lang w:eastAsia="zh"/>
            <w:woUserID w:val="2"/>
          </w:rPr>
          <w:t>核查</w:t>
        </w:r>
      </w:ins>
      <w:ins w:id="689" w:author="Vance xu" w:date="2026-09-15T10:38:11Z">
        <w:r>
          <w:rPr>
            <w:rFonts w:hint="eastAsia"/>
            <w:lang w:eastAsia="zh"/>
            <w:woUserID w:val="2"/>
          </w:rPr>
          <w:t>。</w:t>
        </w:r>
      </w:ins>
    </w:p>
    <w:p w14:paraId="78D75663">
      <w:pPr>
        <w:snapToGrid w:val="0"/>
      </w:pPr>
      <w:r>
        <w:t>角色</w:t>
      </w:r>
      <w:del w:id="690" w:author="Vance xu" w:date="2026-09-15T17:41:36Z">
        <w:r>
          <w:rPr/>
          <w:delText>优先取自明确角色</w:delText>
        </w:r>
      </w:del>
      <w:r>
        <w:t>字段</w:t>
      </w:r>
      <w:ins w:id="691" w:author="Vance xu" w:date="2026-09-15T17:41:39Z">
        <w:r>
          <w:rPr>
            <w:rFonts w:hint="eastAsia"/>
            <w:lang w:eastAsia="zh"/>
            <w:woUserID w:val="2"/>
          </w:rPr>
          <w:t>有</w:t>
        </w:r>
      </w:ins>
      <w:ins w:id="692" w:author="Vance xu" w:date="2026-09-15T17:41:44Z">
        <w:r>
          <w:rPr>
            <w:rFonts w:hint="eastAsia"/>
            <w:lang w:eastAsia="zh"/>
            <w:woUserID w:val="2"/>
          </w:rPr>
          <w:t>值</w:t>
        </w:r>
      </w:ins>
      <w:ins w:id="693" w:author="Vance xu" w:date="2026-09-15T17:41:47Z">
        <w:r>
          <w:rPr>
            <w:rFonts w:hint="eastAsia"/>
            <w:lang w:eastAsia="zh"/>
            <w:woUserID w:val="2"/>
          </w:rPr>
          <w:t>时</w:t>
        </w:r>
      </w:ins>
      <w:ins w:id="694" w:author="Vance xu" w:date="2026-09-14T16:39:12Z">
        <w:r>
          <w:rPr>
            <w:rFonts w:hint="eastAsia"/>
            <w:lang w:eastAsia="zh"/>
            <w:woUserID w:val="2"/>
          </w:rPr>
          <w:t>，</w:t>
        </w:r>
      </w:ins>
      <w:ins w:id="695" w:author="Vance xu" w:date="2026-09-14T16:39:13Z">
        <w:r>
          <w:rPr>
            <w:rFonts w:hint="eastAsia"/>
            <w:lang w:eastAsia="zh"/>
            <w:woUserID w:val="2"/>
          </w:rPr>
          <w:t>只</w:t>
        </w:r>
      </w:ins>
      <w:ins w:id="696" w:author="Vance xu" w:date="2026-09-14T16:39:16Z">
        <w:r>
          <w:rPr>
            <w:rFonts w:hint="eastAsia"/>
            <w:lang w:eastAsia="zh"/>
            <w:woUserID w:val="2"/>
          </w:rPr>
          <w:t>能</w:t>
        </w:r>
      </w:ins>
      <w:ins w:id="697" w:author="Vance xu" w:date="2026-09-15T17:41:51Z">
        <w:r>
          <w:rPr>
            <w:rFonts w:hint="eastAsia"/>
            <w:lang w:eastAsia="zh"/>
            <w:woUserID w:val="2"/>
          </w:rPr>
          <w:t>是</w:t>
        </w:r>
      </w:ins>
      <w:ins w:id="698" w:author="Vance xu" w:date="2026-09-14T16:39:24Z">
        <w:r>
          <w:rPr>
            <w:rFonts w:hint="eastAsia"/>
            <w:lang w:eastAsia="zh"/>
            <w:woUserID w:val="2"/>
          </w:rPr>
          <w:t>“</w:t>
        </w:r>
      </w:ins>
      <w:ins w:id="699" w:author="Vance xu" w:date="2026-09-14T16:39:27Z">
        <w:r>
          <w:rPr>
            <w:rFonts w:hint="eastAsia"/>
            <w:lang w:eastAsia="zh"/>
            <w:woUserID w:val="2"/>
          </w:rPr>
          <w:t>经办</w:t>
        </w:r>
      </w:ins>
      <w:ins w:id="700" w:author="Vance xu" w:date="2026-09-14T16:39:24Z">
        <w:r>
          <w:rPr>
            <w:rFonts w:hint="eastAsia"/>
            <w:lang w:eastAsia="zh"/>
            <w:woUserID w:val="2"/>
          </w:rPr>
          <w:t>”</w:t>
        </w:r>
      </w:ins>
      <w:ins w:id="701" w:author="Vance xu" w:date="2026-09-14T16:39:30Z">
        <w:r>
          <w:rPr>
            <w:rFonts w:hint="eastAsia"/>
            <w:lang w:eastAsia="zh"/>
            <w:woUserID w:val="2"/>
          </w:rPr>
          <w:t>“审核”</w:t>
        </w:r>
      </w:ins>
      <w:ins w:id="702" w:author="Vance xu" w:date="2026-09-14T16:39:32Z">
        <w:r>
          <w:rPr>
            <w:rFonts w:hint="eastAsia"/>
            <w:lang w:eastAsia="zh"/>
            <w:woUserID w:val="2"/>
          </w:rPr>
          <w:t>“</w:t>
        </w:r>
      </w:ins>
      <w:ins w:id="703" w:author="Vance xu" w:date="2026-09-14T16:39:33Z">
        <w:r>
          <w:rPr>
            <w:rFonts w:hint="eastAsia"/>
            <w:lang w:eastAsia="zh"/>
            <w:woUserID w:val="2"/>
          </w:rPr>
          <w:t>审批</w:t>
        </w:r>
      </w:ins>
      <w:ins w:id="704" w:author="Vance xu" w:date="2026-09-14T16:39:32Z">
        <w:r>
          <w:rPr>
            <w:rFonts w:hint="eastAsia"/>
            <w:lang w:eastAsia="zh"/>
            <w:woUserID w:val="2"/>
          </w:rPr>
          <w:t>”</w:t>
        </w:r>
      </w:ins>
      <w:ins w:id="705" w:author="Vance xu" w:date="2026-09-14T16:39:37Z">
        <w:r>
          <w:rPr>
            <w:rFonts w:hint="eastAsia"/>
            <w:lang w:eastAsia="zh"/>
            <w:woUserID w:val="2"/>
          </w:rPr>
          <w:t>三个</w:t>
        </w:r>
      </w:ins>
      <w:ins w:id="706" w:author="Vance xu" w:date="2026-09-14T16:39:39Z">
        <w:r>
          <w:rPr>
            <w:rFonts w:hint="eastAsia"/>
            <w:lang w:eastAsia="zh"/>
            <w:woUserID w:val="2"/>
          </w:rPr>
          <w:t>角色</w:t>
        </w:r>
      </w:ins>
      <w:ins w:id="707" w:author="Vance xu" w:date="2026-09-15T17:41:57Z">
        <w:r>
          <w:rPr>
            <w:rFonts w:hint="eastAsia"/>
            <w:lang w:eastAsia="zh"/>
            <w:woUserID w:val="2"/>
          </w:rPr>
          <w:t>中</w:t>
        </w:r>
      </w:ins>
      <w:ins w:id="708" w:author="Vance xu" w:date="2026-09-15T17:42:01Z">
        <w:r>
          <w:rPr>
            <w:rFonts w:hint="eastAsia"/>
            <w:lang w:eastAsia="zh"/>
            <w:woUserID w:val="2"/>
          </w:rPr>
          <w:t>的</w:t>
        </w:r>
      </w:ins>
      <w:ins w:id="709" w:author="Vance xu" w:date="2026-09-15T17:42:02Z">
        <w:r>
          <w:rPr>
            <w:rFonts w:hint="eastAsia"/>
            <w:lang w:eastAsia="zh"/>
            <w:woUserID w:val="2"/>
          </w:rPr>
          <w:t>一个</w:t>
        </w:r>
      </w:ins>
      <w:ins w:id="710" w:author="Vance xu" w:date="2026-09-15T17:43:07Z">
        <w:r>
          <w:rPr>
            <w:rFonts w:hint="eastAsia"/>
            <w:lang w:eastAsia="zh"/>
            <w:woUserID w:val="2"/>
          </w:rPr>
          <w:t>，</w:t>
        </w:r>
      </w:ins>
      <w:ins w:id="711" w:author="Vance xu" w:date="2026-09-15T17:43:11Z">
        <w:r>
          <w:rPr>
            <w:rFonts w:hint="eastAsia"/>
            <w:lang w:eastAsia="zh"/>
            <w:woUserID w:val="2"/>
          </w:rPr>
          <w:t>如果不是</w:t>
        </w:r>
      </w:ins>
      <w:ins w:id="712" w:author="Vance xu" w:date="2026-09-15T17:43:20Z">
        <w:r>
          <w:rPr>
            <w:rFonts w:hint="eastAsia"/>
            <w:lang w:eastAsia="zh"/>
            <w:woUserID w:val="2"/>
          </w:rPr>
          <w:t>这三个</w:t>
        </w:r>
      </w:ins>
      <w:ins w:id="713" w:author="Vance xu" w:date="2026-09-15T17:43:21Z">
        <w:r>
          <w:rPr>
            <w:rFonts w:hint="eastAsia"/>
            <w:lang w:eastAsia="zh"/>
            <w:woUserID w:val="2"/>
          </w:rPr>
          <w:t>中的</w:t>
        </w:r>
      </w:ins>
      <w:ins w:id="714" w:author="Vance xu" w:date="2026-09-15T17:43:22Z">
        <w:r>
          <w:rPr>
            <w:rFonts w:hint="eastAsia"/>
            <w:lang w:eastAsia="zh"/>
            <w:woUserID w:val="2"/>
          </w:rPr>
          <w:t>一个</w:t>
        </w:r>
      </w:ins>
      <w:ins w:id="715" w:author="Vance xu" w:date="2026-09-15T17:43:25Z">
        <w:r>
          <w:rPr>
            <w:rFonts w:hint="eastAsia"/>
            <w:lang w:eastAsia="zh"/>
            <w:woUserID w:val="2"/>
          </w:rPr>
          <w:t>需要</w:t>
        </w:r>
      </w:ins>
      <w:ins w:id="716" w:author="Vance xu" w:date="2026-09-15T17:43:27Z">
        <w:r>
          <w:rPr>
            <w:rFonts w:hint="eastAsia"/>
            <w:lang w:eastAsia="zh"/>
            <w:woUserID w:val="2"/>
          </w:rPr>
          <w:t>提示</w:t>
        </w:r>
      </w:ins>
      <w:ins w:id="717" w:author="Vance xu" w:date="2026-09-15T17:43:28Z">
        <w:r>
          <w:rPr>
            <w:rFonts w:hint="eastAsia"/>
            <w:lang w:eastAsia="zh"/>
            <w:woUserID w:val="2"/>
          </w:rPr>
          <w:t>“</w:t>
        </w:r>
      </w:ins>
      <w:ins w:id="718" w:author="Vance xu" w:date="2026-09-15T17:43:38Z">
        <w:r>
          <w:rPr>
            <w:rFonts w:hint="eastAsia"/>
            <w:lang w:eastAsia="zh"/>
            <w:woUserID w:val="2"/>
          </w:rPr>
          <w:t>请核实</w:t>
        </w:r>
      </w:ins>
      <w:ins w:id="719" w:author="Vance xu" w:date="2026-09-15T17:43:42Z">
        <w:r>
          <w:rPr>
            <w:rFonts w:hint="eastAsia"/>
            <w:lang w:eastAsia="zh"/>
            <w:woUserID w:val="2"/>
          </w:rPr>
          <w:t>角色</w:t>
        </w:r>
      </w:ins>
      <w:ins w:id="720" w:author="Vance xu" w:date="2026-09-15T17:43:50Z">
        <w:r>
          <w:rPr>
            <w:rFonts w:hint="eastAsia"/>
            <w:lang w:eastAsia="zh"/>
            <w:woUserID w:val="2"/>
          </w:rPr>
          <w:t>。</w:t>
        </w:r>
      </w:ins>
      <w:ins w:id="721" w:author="Vance xu" w:date="2026-09-15T17:43:28Z">
        <w:r>
          <w:rPr>
            <w:rFonts w:hint="eastAsia"/>
            <w:lang w:eastAsia="zh"/>
            <w:woUserID w:val="2"/>
          </w:rPr>
          <w:t>”</w:t>
        </w:r>
      </w:ins>
      <w:r>
        <w:t>，</w:t>
      </w:r>
      <w:ins w:id="722" w:author="Vance xu" w:date="2026-09-15T17:42:29Z">
        <w:r>
          <w:rPr>
            <w:rFonts w:hint="eastAsia"/>
            <w:lang w:eastAsia="zh"/>
            <w:woUserID w:val="2"/>
          </w:rPr>
          <w:t>没有值</w:t>
        </w:r>
      </w:ins>
      <w:ins w:id="723" w:author="Vance xu" w:date="2026-09-15T17:42:32Z">
        <w:r>
          <w:rPr>
            <w:rFonts w:hint="eastAsia"/>
            <w:lang w:eastAsia="zh"/>
            <w:woUserID w:val="2"/>
          </w:rPr>
          <w:t>时</w:t>
        </w:r>
      </w:ins>
      <w:del w:id="724" w:author="Vance xu" w:date="2026-09-15T17:42:24Z">
        <w:r>
          <w:rPr/>
          <w:delText>没有角色字段</w:delText>
        </w:r>
      </w:del>
      <w:ins w:id="725" w:author="Vance xu" w:date="2026-09-15T17:42:18Z">
        <w:r>
          <w:rPr>
            <w:rFonts w:hint="eastAsia"/>
            <w:lang w:eastAsia="zh"/>
            <w:woUserID w:val="2"/>
          </w:rPr>
          <w:t>，</w:t>
        </w:r>
      </w:ins>
      <w:ins w:id="726" w:author="Vance xu" w:date="2026-09-14T16:40:01Z">
        <w:r>
          <w:rPr>
            <w:rFonts w:hint="eastAsia"/>
            <w:lang w:eastAsia="zh"/>
            <w:woUserID w:val="2"/>
          </w:rPr>
          <w:t>提示</w:t>
        </w:r>
      </w:ins>
      <w:ins w:id="727" w:author="Vance xu" w:date="2026-09-15T17:40:58Z">
        <w:r>
          <w:rPr>
            <w:rFonts w:hint="eastAsia"/>
            <w:lang w:eastAsia="zh"/>
            <w:woUserID w:val="2"/>
          </w:rPr>
          <w:t>词</w:t>
        </w:r>
      </w:ins>
      <w:ins w:id="728" w:author="Vance xu" w:date="2026-09-14T16:40:02Z">
        <w:r>
          <w:rPr>
            <w:rFonts w:hint="eastAsia"/>
            <w:lang w:eastAsia="zh"/>
            <w:woUserID w:val="2"/>
          </w:rPr>
          <w:t>“</w:t>
        </w:r>
      </w:ins>
      <w:ins w:id="729" w:author="Vance xu" w:date="2026-09-14T16:40:03Z">
        <w:r>
          <w:rPr>
            <w:rFonts w:hint="eastAsia"/>
            <w:lang w:eastAsia="zh"/>
            <w:woUserID w:val="2"/>
          </w:rPr>
          <w:t>请</w:t>
        </w:r>
      </w:ins>
      <w:ins w:id="730" w:author="Vance xu" w:date="2026-09-14T16:40:04Z">
        <w:r>
          <w:rPr>
            <w:rFonts w:hint="eastAsia"/>
            <w:lang w:eastAsia="zh"/>
            <w:woUserID w:val="2"/>
          </w:rPr>
          <w:t>补充</w:t>
        </w:r>
      </w:ins>
      <w:ins w:id="731" w:author="Vance xu" w:date="2026-09-14T16:40:06Z">
        <w:r>
          <w:rPr>
            <w:rFonts w:hint="eastAsia"/>
            <w:lang w:eastAsia="zh"/>
            <w:woUserID w:val="2"/>
          </w:rPr>
          <w:t>明确</w:t>
        </w:r>
      </w:ins>
      <w:ins w:id="732" w:author="Vance xu" w:date="2026-09-14T16:40:08Z">
        <w:r>
          <w:rPr>
            <w:rFonts w:hint="eastAsia"/>
            <w:lang w:eastAsia="zh"/>
            <w:woUserID w:val="2"/>
          </w:rPr>
          <w:t>角色</w:t>
        </w:r>
      </w:ins>
      <w:ins w:id="733" w:author="Vance xu" w:date="2026-09-14T16:40:02Z">
        <w:r>
          <w:rPr>
            <w:rFonts w:hint="eastAsia"/>
            <w:lang w:eastAsia="zh"/>
            <w:woUserID w:val="2"/>
          </w:rPr>
          <w:t>”</w:t>
        </w:r>
      </w:ins>
      <w:del w:id="734" w:author="Vance xu" w:date="2026-09-15T17:42:54Z">
        <w:r>
          <w:rPr/>
          <w:delText>时按第十一项从明确责任表述提取</w:delText>
        </w:r>
      </w:del>
      <w:r>
        <w:t>。</w:t>
      </w:r>
      <w:del w:id="735"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36"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37" w:author="Vance xu" w:date="2026-09-14T18:21:33Z">
          <w:pPr>
            <w:snapToGrid w:val="0"/>
          </w:pPr>
        </w:pPrChange>
      </w:pPr>
      <w:r>
        <w:t>本项仅实施两项检查：一是岗位清单引用的控制措施编号，是否在同一会计主体、同一业务类别的当前矩阵中存在</w:t>
      </w:r>
      <w:ins w:id="738" w:author="Vance xu" w:date="2026-09-14T18:16:13Z">
        <w:r>
          <w:rPr>
            <w:rFonts w:hint="eastAsia"/>
            <w:lang w:eastAsia="zh"/>
            <w:woUserID w:val="2"/>
          </w:rPr>
          <w:t>，</w:t>
        </w:r>
      </w:ins>
      <w:ins w:id="739" w:author="Vance xu" w:date="2026-09-14T18:16:14Z">
        <w:r>
          <w:rPr>
            <w:rFonts w:hint="eastAsia"/>
            <w:lang w:eastAsia="zh"/>
            <w:woUserID w:val="2"/>
          </w:rPr>
          <w:t>并</w:t>
        </w:r>
      </w:ins>
      <w:ins w:id="740" w:author="Vance xu" w:date="2026-09-14T18:16:24Z">
        <w:r>
          <w:rPr>
            <w:rFonts w:hint="eastAsia"/>
            <w:lang w:eastAsia="zh"/>
            <w:woUserID w:val="2"/>
          </w:rPr>
          <w:t>检查矩阵</w:t>
        </w:r>
      </w:ins>
      <w:ins w:id="741" w:author="Vance xu" w:date="2026-09-14T18:16:26Z">
        <w:r>
          <w:rPr>
            <w:rFonts w:hint="eastAsia"/>
            <w:lang w:eastAsia="zh"/>
            <w:woUserID w:val="2"/>
          </w:rPr>
          <w:t>中</w:t>
        </w:r>
      </w:ins>
      <w:ins w:id="742" w:author="Vance xu" w:date="2026-09-14T18:16:29Z">
        <w:r>
          <w:rPr>
            <w:rFonts w:hint="eastAsia"/>
            <w:lang w:eastAsia="zh"/>
            <w:woUserID w:val="2"/>
          </w:rPr>
          <w:t>“</w:t>
        </w:r>
      </w:ins>
      <w:ins w:id="743" w:author="Vance xu" w:date="2026-09-14T18:16:31Z">
        <w:r>
          <w:rPr>
            <w:rFonts w:hint="eastAsia"/>
            <w:lang w:eastAsia="zh"/>
            <w:woUserID w:val="2"/>
          </w:rPr>
          <w:t>是否</w:t>
        </w:r>
      </w:ins>
      <w:ins w:id="744" w:author="Vance xu" w:date="2026-09-14T18:16:32Z">
        <w:r>
          <w:rPr>
            <w:rFonts w:hint="eastAsia"/>
            <w:lang w:eastAsia="zh"/>
            <w:woUserID w:val="2"/>
          </w:rPr>
          <w:t>适用</w:t>
        </w:r>
      </w:ins>
      <w:ins w:id="745" w:author="Vance xu" w:date="2026-09-14T18:16:29Z">
        <w:r>
          <w:rPr>
            <w:rFonts w:hint="eastAsia"/>
            <w:lang w:eastAsia="zh"/>
            <w:woUserID w:val="2"/>
          </w:rPr>
          <w:t>”</w:t>
        </w:r>
      </w:ins>
      <w:ins w:id="746" w:author="Vance xu" w:date="2026-09-14T18:16:38Z">
        <w:r>
          <w:rPr>
            <w:rFonts w:hint="eastAsia"/>
            <w:lang w:eastAsia="zh"/>
            <w:woUserID w:val="2"/>
          </w:rPr>
          <w:t>列</w:t>
        </w:r>
      </w:ins>
      <w:ins w:id="747" w:author="Vance xu" w:date="2026-09-14T18:16:39Z">
        <w:r>
          <w:rPr>
            <w:rFonts w:hint="eastAsia"/>
            <w:lang w:eastAsia="zh"/>
            <w:woUserID w:val="2"/>
          </w:rPr>
          <w:t>为</w:t>
        </w:r>
      </w:ins>
      <w:ins w:id="748" w:author="Vance xu" w:date="2026-09-14T18:16:40Z">
        <w:r>
          <w:rPr>
            <w:rFonts w:hint="eastAsia"/>
            <w:lang w:eastAsia="zh"/>
            <w:woUserID w:val="2"/>
          </w:rPr>
          <w:t>“</w:t>
        </w:r>
      </w:ins>
      <w:ins w:id="749" w:author="Vance xu" w:date="2026-09-14T18:16:41Z">
        <w:r>
          <w:rPr>
            <w:rFonts w:hint="eastAsia"/>
            <w:lang w:eastAsia="zh"/>
            <w:woUserID w:val="2"/>
          </w:rPr>
          <w:t>是</w:t>
        </w:r>
      </w:ins>
      <w:ins w:id="750" w:author="Vance xu" w:date="2026-09-14T18:16:40Z">
        <w:r>
          <w:rPr>
            <w:rFonts w:hint="eastAsia"/>
            <w:lang w:eastAsia="zh"/>
            <w:woUserID w:val="2"/>
          </w:rPr>
          <w:t>”</w:t>
        </w:r>
      </w:ins>
      <w:ins w:id="751" w:author="Vance xu" w:date="2026-09-14T18:16:43Z">
        <w:r>
          <w:rPr>
            <w:rFonts w:hint="eastAsia"/>
            <w:lang w:eastAsia="zh"/>
            <w:woUserID w:val="2"/>
          </w:rPr>
          <w:t>或者</w:t>
        </w:r>
      </w:ins>
      <w:ins w:id="752" w:author="Vance xu" w:date="2026-09-14T18:16:45Z">
        <w:r>
          <w:rPr>
            <w:rFonts w:hint="eastAsia"/>
            <w:lang w:eastAsia="zh"/>
            <w:woUserID w:val="2"/>
          </w:rPr>
          <w:t>“</w:t>
        </w:r>
      </w:ins>
      <w:ins w:id="753" w:author="Vance xu" w:date="2026-09-14T18:16:46Z">
        <w:r>
          <w:rPr>
            <w:rFonts w:hint="eastAsia"/>
            <w:lang w:eastAsia="zh"/>
            <w:woUserID w:val="2"/>
          </w:rPr>
          <w:t>适用</w:t>
        </w:r>
      </w:ins>
      <w:ins w:id="754" w:author="Vance xu" w:date="2026-09-14T18:16:45Z">
        <w:r>
          <w:rPr>
            <w:rFonts w:hint="eastAsia"/>
            <w:lang w:eastAsia="zh"/>
            <w:woUserID w:val="2"/>
          </w:rPr>
          <w:t>”</w:t>
        </w:r>
      </w:ins>
      <w:r>
        <w:t>；二是</w:t>
      </w:r>
      <w:ins w:id="755" w:author="Vance xu" w:date="2026-09-14T18:14:34Z">
        <w:r>
          <w:rPr>
            <w:rFonts w:hint="eastAsia"/>
            <w:lang w:eastAsia="zh"/>
            <w:woUserID w:val="2"/>
          </w:rPr>
          <w:t>矩阵中</w:t>
        </w:r>
      </w:ins>
      <w:ins w:id="756" w:author="Vance xu" w:date="2026-09-14T18:14:40Z">
        <w:r>
          <w:rPr>
            <w:rFonts w:hint="eastAsia"/>
            <w:lang w:eastAsia="zh"/>
            <w:woUserID w:val="2"/>
          </w:rPr>
          <w:t>控制措施列</w:t>
        </w:r>
      </w:ins>
      <w:del w:id="757" w:author="Vance xu" w:date="2026-09-14T18:14:28Z">
        <w:r>
          <w:rPr/>
          <w:delText>岗位清单载体字段</w:delText>
        </w:r>
      </w:del>
      <w:r>
        <w:t>或</w:t>
      </w:r>
      <w:ins w:id="758" w:author="Vance xu" w:date="2026-09-14T18:14:17Z">
        <w:r>
          <w:rPr>
            <w:rFonts w:hint="eastAsia"/>
            <w:lang w:eastAsia="zh"/>
            <w:woUserID w:val="2"/>
          </w:rPr>
          <w:t>控制</w:t>
        </w:r>
      </w:ins>
      <w:ins w:id="759" w:author="Vance xu" w:date="2026-09-14T18:14:46Z">
        <w:r>
          <w:rPr>
            <w:rFonts w:hint="eastAsia"/>
            <w:lang w:eastAsia="zh"/>
            <w:woUserID w:val="2"/>
          </w:rPr>
          <w:t>载体</w:t>
        </w:r>
      </w:ins>
      <w:ins w:id="760" w:author="Vance xu" w:date="2026-09-14T18:14:18Z">
        <w:r>
          <w:rPr>
            <w:rFonts w:hint="eastAsia"/>
            <w:lang w:eastAsia="zh"/>
            <w:woUserID w:val="2"/>
          </w:rPr>
          <w:t>列</w:t>
        </w:r>
      </w:ins>
      <w:del w:id="761" w:author="Vance xu" w:date="2026-09-14T18:14:13Z">
        <w:r>
          <w:rPr/>
          <w:delText>岗位职责</w:delText>
        </w:r>
      </w:del>
      <w:r>
        <w:t>中</w:t>
      </w:r>
      <w:del w:id="762" w:author="Vance xu" w:date="2026-09-14T18:14:54Z">
        <w:r>
          <w:rPr/>
          <w:delText>明确引用的</w:delText>
        </w:r>
      </w:del>
      <w:ins w:id="763" w:author="Vance xu" w:date="2026-09-14T18:13:34Z">
        <w:r>
          <w:rPr>
            <w:rFonts w:hint="eastAsia"/>
            <w:lang w:eastAsia="zh"/>
            <w:woUserID w:val="2"/>
          </w:rPr>
          <w:t>已经</w:t>
        </w:r>
      </w:ins>
      <w:ins w:id="764" w:author="Vance xu" w:date="2026-09-14T18:13:47Z">
        <w:r>
          <w:rPr>
            <w:rFonts w:hint="eastAsia"/>
            <w:lang w:eastAsia="zh"/>
            <w:woUserID w:val="2"/>
          </w:rPr>
          <w:t>划</w:t>
        </w:r>
      </w:ins>
      <w:ins w:id="765" w:author="Vance xu" w:date="2026-09-14T18:13:52Z">
        <w:r>
          <w:rPr>
            <w:rFonts w:hint="eastAsia"/>
            <w:lang w:eastAsia="zh"/>
            <w:woUserID w:val="2"/>
          </w:rPr>
          <w:t>删除线</w:t>
        </w:r>
      </w:ins>
      <w:ins w:id="766" w:author="Vance xu" w:date="2026-09-14T18:13:38Z">
        <w:r>
          <w:rPr>
            <w:rFonts w:hint="eastAsia"/>
            <w:lang w:eastAsia="zh"/>
            <w:woUserID w:val="2"/>
          </w:rPr>
          <w:t>的</w:t>
        </w:r>
      </w:ins>
      <w:ins w:id="767" w:author="Vance xu" w:date="2026-09-14T18:15:02Z">
        <w:r>
          <w:rPr>
            <w:rFonts w:hint="eastAsia"/>
            <w:lang w:eastAsia="zh"/>
            <w:woUserID w:val="2"/>
          </w:rPr>
          <w:t>字段</w:t>
        </w:r>
      </w:ins>
      <w:del w:id="768" w:author="Vance xu" w:date="2026-09-14T18:14:58Z">
        <w:r>
          <w:rPr/>
          <w:delText>载体</w:delText>
        </w:r>
      </w:del>
      <w:r>
        <w:t>，是否能够在</w:t>
      </w:r>
      <w:ins w:id="769" w:author="Vance xu" w:date="2026-09-14T18:17:16Z">
        <w:r>
          <w:rPr>
            <w:rFonts w:hint="eastAsia"/>
            <w:lang w:eastAsia="zh"/>
            <w:woUserID w:val="2"/>
          </w:rPr>
          <w:t>岗位职责清单中</w:t>
        </w:r>
      </w:ins>
      <w:ins w:id="770" w:author="Vance xu" w:date="2026-09-14T18:19:08Z">
        <w:r>
          <w:rPr>
            <w:rFonts w:hint="eastAsia"/>
            <w:lang w:eastAsia="zh"/>
            <w:woUserID w:val="2"/>
          </w:rPr>
          <w:t>对应的</w:t>
        </w:r>
      </w:ins>
      <w:ins w:id="771" w:author="Vance xu" w:date="2026-09-14T18:19:08Z">
        <w:r>
          <w:rPr>
            <w:woUserID w:val="2"/>
          </w:rPr>
          <w:t>该措施</w:t>
        </w:r>
      </w:ins>
      <w:ins w:id="772" w:author="Vance xu" w:date="2026-09-14T18:19:08Z">
        <w:r>
          <w:rPr>
            <w:rFonts w:hint="eastAsia"/>
            <w:lang w:eastAsia="zh"/>
            <w:woUserID w:val="2"/>
          </w:rPr>
          <w:t>编号</w:t>
        </w:r>
      </w:ins>
      <w:ins w:id="773" w:author="Vance xu" w:date="2026-09-14T18:19:13Z">
        <w:r>
          <w:rPr>
            <w:rFonts w:hint="eastAsia"/>
            <w:lang w:eastAsia="zh"/>
            <w:woUserID w:val="2"/>
          </w:rPr>
          <w:t>的</w:t>
        </w:r>
      </w:ins>
      <w:ins w:id="774" w:author="Vance xu" w:date="2026-09-14T18:19:15Z">
        <w:r>
          <w:rPr>
            <w:rFonts w:hint="eastAsia"/>
            <w:lang w:eastAsia="zh"/>
            <w:woUserID w:val="2"/>
          </w:rPr>
          <w:t>“</w:t>
        </w:r>
      </w:ins>
      <w:ins w:id="775" w:author="Vance xu" w:date="2026-09-14T18:17:16Z">
        <w:r>
          <w:rPr>
            <w:rFonts w:hint="eastAsia"/>
            <w:lang w:eastAsia="zh"/>
            <w:woUserID w:val="2"/>
          </w:rPr>
          <w:t>岗位职责</w:t>
        </w:r>
      </w:ins>
      <w:del w:id="776" w:author="Vance xu" w:date="2026-09-14T18:21:27Z">
        <w:r>
          <w:rPr/>
          <w:delText>该措施对应的</w:delText>
        </w:r>
      </w:del>
      <w:ins w:id="777" w:author="Vance xu" w:date="2026-09-14T18:19:17Z">
        <w:r>
          <w:rPr>
            <w:rFonts w:hint="eastAsia"/>
            <w:lang w:eastAsia="zh"/>
            <w:woUserID w:val="2"/>
          </w:rPr>
          <w:t>”</w:t>
        </w:r>
      </w:ins>
      <w:ins w:id="778" w:author="Vance xu" w:date="2026-09-14T18:21:28Z">
        <w:r>
          <w:rPr>
            <w:rFonts w:hint="eastAsia"/>
            <w:lang w:eastAsia="zh"/>
            <w:woUserID w:val="2"/>
          </w:rPr>
          <w:t>列</w:t>
        </w:r>
      </w:ins>
      <w:del w:id="779" w:author="Vance xu" w:date="2026-09-14T18:19:23Z">
        <w:r>
          <w:rPr/>
          <w:delText>当前矩阵</w:delText>
        </w:r>
      </w:del>
      <w:del w:id="780" w:author="Vance xu" w:date="2026-09-14T18:19:24Z">
        <w:r>
          <w:rPr/>
          <w:delText>载体</w:delText>
        </w:r>
      </w:del>
      <w:ins w:id="781" w:author="Vance xu" w:date="2026-09-14T18:19:27Z">
        <w:r>
          <w:rPr>
            <w:rFonts w:hint="eastAsia"/>
            <w:lang w:eastAsia="zh"/>
            <w:woUserID w:val="2"/>
          </w:rPr>
          <w:t>文字</w:t>
        </w:r>
      </w:ins>
      <w:ins w:id="782" w:author="Vance xu" w:date="2026-09-14T18:19:32Z">
        <w:r>
          <w:rPr>
            <w:rFonts w:hint="eastAsia"/>
            <w:lang w:eastAsia="zh"/>
            <w:woUserID w:val="2"/>
          </w:rPr>
          <w:t>中</w:t>
        </w:r>
      </w:ins>
      <w:r>
        <w:t>内容中找到</w:t>
      </w:r>
      <w:ins w:id="783" w:author="Vance xu" w:date="2026-09-14T18:19:39Z">
        <w:r>
          <w:rPr>
            <w:rFonts w:hint="eastAsia"/>
            <w:lang w:eastAsia="zh"/>
            <w:woUserID w:val="2"/>
          </w:rPr>
          <w:t>对应的</w:t>
        </w:r>
      </w:ins>
      <w:ins w:id="784" w:author="Vance xu" w:date="2026-09-14T18:19:41Z">
        <w:r>
          <w:rPr>
            <w:rFonts w:hint="eastAsia"/>
            <w:lang w:eastAsia="zh"/>
            <w:woUserID w:val="2"/>
          </w:rPr>
          <w:t>内容</w:t>
        </w:r>
      </w:ins>
      <w:ins w:id="785" w:author="Vance xu" w:date="2026-09-14T18:19:43Z">
        <w:r>
          <w:rPr>
            <w:rFonts w:hint="eastAsia"/>
            <w:lang w:eastAsia="zh"/>
            <w:woUserID w:val="2"/>
          </w:rPr>
          <w:t>，</w:t>
        </w:r>
      </w:ins>
      <w:ins w:id="786" w:author="Vance xu" w:date="2026-09-14T18:19:48Z">
        <w:r>
          <w:rPr>
            <w:rFonts w:hint="eastAsia"/>
            <w:lang w:eastAsia="zh"/>
            <w:woUserID w:val="2"/>
          </w:rPr>
          <w:t>找到</w:t>
        </w:r>
      </w:ins>
      <w:ins w:id="787" w:author="Vance xu" w:date="2026-09-14T18:21:46Z">
        <w:r>
          <w:rPr>
            <w:rFonts w:hint="eastAsia"/>
            <w:lang w:eastAsia="zh"/>
            <w:woUserID w:val="2"/>
          </w:rPr>
          <w:t>已删除</w:t>
        </w:r>
      </w:ins>
      <w:ins w:id="788" w:author="Vance xu" w:date="2026-09-14T18:21:47Z">
        <w:r>
          <w:rPr>
            <w:rFonts w:hint="eastAsia"/>
            <w:lang w:eastAsia="zh"/>
            <w:woUserID w:val="2"/>
          </w:rPr>
          <w:t>的</w:t>
        </w:r>
      </w:ins>
      <w:ins w:id="789" w:author="Vance xu" w:date="2026-09-14T18:19:49Z">
        <w:r>
          <w:rPr>
            <w:rFonts w:hint="eastAsia"/>
            <w:lang w:eastAsia="zh"/>
            <w:woUserID w:val="2"/>
          </w:rPr>
          <w:t>相同字</w:t>
        </w:r>
      </w:ins>
      <w:ins w:id="790" w:author="Vance xu" w:date="2026-09-14T18:19:50Z">
        <w:r>
          <w:rPr>
            <w:rFonts w:hint="eastAsia"/>
            <w:lang w:eastAsia="zh"/>
            <w:woUserID w:val="2"/>
          </w:rPr>
          <w:t>段</w:t>
        </w:r>
      </w:ins>
      <w:ins w:id="791" w:author="Vance xu" w:date="2026-09-14T18:19:52Z">
        <w:r>
          <w:rPr>
            <w:rFonts w:hint="eastAsia"/>
            <w:lang w:eastAsia="zh"/>
            <w:woUserID w:val="2"/>
          </w:rPr>
          <w:t>就</w:t>
        </w:r>
      </w:ins>
      <w:ins w:id="792" w:author="Vance xu" w:date="2026-09-14T18:19:53Z">
        <w:r>
          <w:rPr>
            <w:rFonts w:hint="eastAsia"/>
            <w:lang w:eastAsia="zh"/>
            <w:woUserID w:val="2"/>
          </w:rPr>
          <w:t>请</w:t>
        </w:r>
      </w:ins>
      <w:ins w:id="793" w:author="Vance xu" w:date="2026-09-14T18:19:55Z">
        <w:r>
          <w:rPr>
            <w:rFonts w:hint="eastAsia"/>
            <w:lang w:eastAsia="zh"/>
            <w:woUserID w:val="2"/>
          </w:rPr>
          <w:t>提示</w:t>
        </w:r>
      </w:ins>
      <w:ins w:id="794" w:author="Vance xu" w:date="2026-09-14T18:19:57Z">
        <w:r>
          <w:rPr>
            <w:rFonts w:hint="eastAsia"/>
            <w:lang w:eastAsia="zh"/>
            <w:woUserID w:val="2"/>
          </w:rPr>
          <w:t>“</w:t>
        </w:r>
      </w:ins>
      <w:ins w:id="795" w:author="Vance xu" w:date="2026-09-14T18:19:59Z">
        <w:r>
          <w:rPr>
            <w:rFonts w:hint="eastAsia"/>
            <w:lang w:eastAsia="zh"/>
            <w:woUserID w:val="2"/>
          </w:rPr>
          <w:t>矩阵</w:t>
        </w:r>
      </w:ins>
      <w:ins w:id="796" w:author="Vance xu" w:date="2026-09-14T18:20:00Z">
        <w:r>
          <w:rPr>
            <w:rFonts w:hint="eastAsia"/>
            <w:lang w:eastAsia="zh"/>
            <w:woUserID w:val="2"/>
          </w:rPr>
          <w:t>中</w:t>
        </w:r>
      </w:ins>
      <w:ins w:id="797" w:author="Vance xu" w:date="2026-09-14T18:20:01Z">
        <w:r>
          <w:rPr>
            <w:rFonts w:hint="eastAsia"/>
            <w:lang w:eastAsia="zh"/>
            <w:woUserID w:val="2"/>
          </w:rPr>
          <w:t>对应</w:t>
        </w:r>
      </w:ins>
      <w:ins w:id="798" w:author="Vance xu" w:date="2026-09-14T18:20:02Z">
        <w:r>
          <w:rPr>
            <w:rFonts w:hint="eastAsia"/>
            <w:lang w:eastAsia="zh"/>
            <w:woUserID w:val="2"/>
          </w:rPr>
          <w:t>的措施</w:t>
        </w:r>
      </w:ins>
      <w:ins w:id="799" w:author="Vance xu" w:date="2026-09-15T17:21:49Z">
        <w:r>
          <w:rPr>
            <w:rFonts w:hint="eastAsia"/>
            <w:lang w:eastAsia="zh"/>
            <w:woUserID w:val="2"/>
          </w:rPr>
          <w:t>或</w:t>
        </w:r>
      </w:ins>
      <w:ins w:id="800" w:author="Vance xu" w:date="2026-09-14T18:20:04Z">
        <w:r>
          <w:rPr>
            <w:rFonts w:hint="eastAsia"/>
            <w:lang w:eastAsia="zh"/>
            <w:woUserID w:val="2"/>
          </w:rPr>
          <w:t>载体</w:t>
        </w:r>
      </w:ins>
      <w:ins w:id="801" w:author="Vance xu" w:date="2026-09-14T18:20:07Z">
        <w:r>
          <w:rPr>
            <w:rFonts w:hint="eastAsia"/>
            <w:lang w:eastAsia="zh"/>
            <w:woUserID w:val="2"/>
          </w:rPr>
          <w:t>已</w:t>
        </w:r>
      </w:ins>
      <w:ins w:id="802" w:author="Vance xu" w:date="2026-09-14T18:20:08Z">
        <w:r>
          <w:rPr>
            <w:rFonts w:hint="eastAsia"/>
            <w:lang w:eastAsia="zh"/>
            <w:woUserID w:val="2"/>
          </w:rPr>
          <w:t>删除</w:t>
        </w:r>
      </w:ins>
      <w:ins w:id="803" w:author="Vance xu" w:date="2026-09-14T18:20:09Z">
        <w:r>
          <w:rPr>
            <w:rFonts w:hint="eastAsia"/>
            <w:lang w:eastAsia="zh"/>
            <w:woUserID w:val="2"/>
          </w:rPr>
          <w:t>，</w:t>
        </w:r>
      </w:ins>
      <w:ins w:id="804" w:author="Vance xu" w:date="2026-09-14T18:20:10Z">
        <w:r>
          <w:rPr>
            <w:rFonts w:hint="eastAsia"/>
            <w:lang w:eastAsia="zh"/>
            <w:woUserID w:val="2"/>
          </w:rPr>
          <w:t>请</w:t>
        </w:r>
      </w:ins>
      <w:ins w:id="805" w:author="Vance xu" w:date="2026-09-14T18:20:11Z">
        <w:r>
          <w:rPr>
            <w:rFonts w:hint="eastAsia"/>
            <w:lang w:eastAsia="zh"/>
            <w:woUserID w:val="2"/>
          </w:rPr>
          <w:t>核对</w:t>
        </w:r>
      </w:ins>
      <w:ins w:id="806" w:author="Vance xu" w:date="2026-09-14T18:20:18Z">
        <w:r>
          <w:rPr>
            <w:rFonts w:hint="eastAsia"/>
            <w:lang w:eastAsia="zh"/>
            <w:woUserID w:val="2"/>
          </w:rPr>
          <w:t>岗位职责</w:t>
        </w:r>
      </w:ins>
      <w:ins w:id="807" w:author="Vance xu" w:date="2026-09-14T18:20:20Z">
        <w:r>
          <w:rPr>
            <w:rFonts w:hint="eastAsia"/>
            <w:lang w:eastAsia="zh"/>
            <w:woUserID w:val="2"/>
          </w:rPr>
          <w:t>描述</w:t>
        </w:r>
      </w:ins>
      <w:ins w:id="808" w:author="Vance xu" w:date="2026-09-14T18:20:22Z">
        <w:r>
          <w:rPr>
            <w:rFonts w:hint="eastAsia"/>
            <w:lang w:eastAsia="zh"/>
            <w:woUserID w:val="2"/>
          </w:rPr>
          <w:t>是否</w:t>
        </w:r>
      </w:ins>
      <w:ins w:id="809" w:author="Vance xu" w:date="2026-09-14T18:20:25Z">
        <w:r>
          <w:rPr>
            <w:rFonts w:hint="eastAsia"/>
            <w:lang w:eastAsia="zh"/>
            <w:woUserID w:val="2"/>
          </w:rPr>
          <w:t>规范</w:t>
        </w:r>
      </w:ins>
      <w:ins w:id="810"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11"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12" w:author="Vance xu" w:date="2026-09-14T18:26:59Z">
        <w:r>
          <w:rPr>
            <w:rFonts w:hint="eastAsia"/>
            <w:lang w:eastAsia="zh"/>
            <w:woUserID w:val="2"/>
          </w:rPr>
          <w:t>需要</w:t>
        </w:r>
      </w:ins>
      <w:del w:id="813" w:author="Vance xu" w:date="2026-09-14T18:26:58Z">
        <w:r>
          <w:rPr/>
          <w:delText>不</w:delText>
        </w:r>
      </w:del>
      <w:r>
        <w:t>核查</w:t>
      </w:r>
      <w:ins w:id="814" w:author="Vance xu" w:date="2026-09-14T18:27:39Z">
        <w:r>
          <w:rPr>
            <w:rFonts w:hint="eastAsia"/>
            <w:lang w:eastAsia="zh"/>
            <w:woUserID w:val="2"/>
          </w:rPr>
          <w:t>矩阵</w:t>
        </w:r>
      </w:ins>
      <w:ins w:id="815" w:author="Vance xu" w:date="2026-09-14T18:28:19Z">
        <w:r>
          <w:rPr>
            <w:rFonts w:hint="eastAsia"/>
            <w:lang w:eastAsia="zh"/>
            <w:woUserID w:val="2"/>
          </w:rPr>
          <w:t>对应</w:t>
        </w:r>
      </w:ins>
      <w:ins w:id="816" w:author="Vance xu" w:date="2026-09-14T18:28:20Z">
        <w:r>
          <w:rPr>
            <w:rFonts w:hint="eastAsia"/>
            <w:lang w:eastAsia="zh"/>
            <w:woUserID w:val="2"/>
          </w:rPr>
          <w:t>的</w:t>
        </w:r>
      </w:ins>
      <w:ins w:id="817" w:author="Vance xu" w:date="2026-09-14T18:28:58Z">
        <w:r>
          <w:rPr>
            <w:rFonts w:hint="eastAsia"/>
            <w:lang w:eastAsia="zh"/>
            <w:woUserID w:val="2"/>
          </w:rPr>
          <w:t>控制载体</w:t>
        </w:r>
      </w:ins>
      <w:ins w:id="818" w:author="Vance xu" w:date="2026-09-14T18:28:59Z">
        <w:r>
          <w:rPr>
            <w:rFonts w:hint="eastAsia"/>
            <w:lang w:eastAsia="zh"/>
            <w:woUserID w:val="2"/>
          </w:rPr>
          <w:t>的</w:t>
        </w:r>
      </w:ins>
      <w:r>
        <w:t>删除</w:t>
      </w:r>
      <w:ins w:id="819" w:author="Vance xu" w:date="2026-09-14T18:29:20Z">
        <w:r>
          <w:rPr>
            <w:rFonts w:hint="eastAsia"/>
            <w:lang w:eastAsia="zh"/>
            <w:woUserID w:val="2"/>
          </w:rPr>
          <w:t>字段</w:t>
        </w:r>
      </w:ins>
      <w:r>
        <w:t>载体</w:t>
      </w:r>
      <w:ins w:id="820" w:author="Vance xu" w:date="2026-09-14T18:28:46Z">
        <w:r>
          <w:rPr>
            <w:rFonts w:hint="eastAsia"/>
            <w:lang w:eastAsia="zh"/>
            <w:woUserID w:val="2"/>
          </w:rPr>
          <w:t>和</w:t>
        </w:r>
      </w:ins>
      <w:ins w:id="821" w:author="Vance xu" w:date="2026-09-14T18:29:45Z">
        <w:r>
          <w:rPr>
            <w:rFonts w:hint="eastAsia"/>
            <w:lang w:eastAsia="zh"/>
            <w:woUserID w:val="2"/>
          </w:rPr>
          <w:t>矩阵</w:t>
        </w:r>
      </w:ins>
      <w:ins w:id="822" w:author="Vance xu" w:date="2026-09-14T18:29:46Z">
        <w:r>
          <w:rPr>
            <w:rFonts w:hint="eastAsia"/>
            <w:lang w:eastAsia="zh"/>
            <w:woUserID w:val="2"/>
          </w:rPr>
          <w:t>的</w:t>
        </w:r>
      </w:ins>
      <w:ins w:id="823" w:author="Vance xu" w:date="2026-09-14T18:29:43Z">
        <w:r>
          <w:rPr>
            <w:rFonts w:hint="eastAsia"/>
            <w:lang w:eastAsia="zh"/>
            <w:woUserID w:val="2"/>
          </w:rPr>
          <w:t>控制措施列</w:t>
        </w:r>
      </w:ins>
      <w:ins w:id="824" w:author="Vance xu" w:date="2026-09-14T18:29:58Z">
        <w:r>
          <w:rPr>
            <w:rFonts w:hint="eastAsia"/>
            <w:lang w:eastAsia="zh"/>
            <w:woUserID w:val="2"/>
          </w:rPr>
          <w:t>删除的</w:t>
        </w:r>
      </w:ins>
      <w:ins w:id="825" w:author="Vance xu" w:date="2026-09-14T18:30:00Z">
        <w:r>
          <w:rPr>
            <w:rFonts w:hint="eastAsia"/>
            <w:lang w:eastAsia="zh"/>
            <w:woUserID w:val="2"/>
          </w:rPr>
          <w:t>字段</w:t>
        </w:r>
      </w:ins>
      <w:del w:id="826" w:author="Vance xu" w:date="2026-09-14T18:30:04Z">
        <w:r>
          <w:rPr/>
          <w:delText>后</w:delText>
        </w:r>
      </w:del>
      <w:ins w:id="827" w:author="Vance xu" w:date="2026-09-14T18:30:06Z">
        <w:r>
          <w:rPr>
            <w:rFonts w:hint="eastAsia"/>
            <w:lang w:eastAsia="zh"/>
            <w:woUserID w:val="2"/>
          </w:rPr>
          <w:t>，对应</w:t>
        </w:r>
      </w:ins>
      <w:ins w:id="828" w:author="Vance xu" w:date="2026-09-14T18:30:27Z">
        <w:r>
          <w:rPr>
            <w:rFonts w:hint="eastAsia"/>
            <w:lang w:eastAsia="zh"/>
            <w:woUserID w:val="2"/>
          </w:rPr>
          <w:t>三清单中</w:t>
        </w:r>
      </w:ins>
      <w:ins w:id="829" w:author="Vance xu" w:date="2026-09-14T18:30:17Z">
        <w:r>
          <w:rPr>
            <w:rFonts w:hint="eastAsia"/>
            <w:lang w:eastAsia="zh"/>
            <w:woUserID w:val="2"/>
          </w:rPr>
          <w:t>控制措施</w:t>
        </w:r>
      </w:ins>
      <w:ins w:id="830" w:author="Vance xu" w:date="2026-09-14T18:30:10Z">
        <w:r>
          <w:rPr>
            <w:rFonts w:hint="eastAsia"/>
            <w:lang w:eastAsia="zh"/>
            <w:woUserID w:val="2"/>
          </w:rPr>
          <w:t>编号</w:t>
        </w:r>
      </w:ins>
      <w:ins w:id="831" w:author="Vance xu" w:date="2026-09-14T18:30:37Z">
        <w:r>
          <w:rPr>
            <w:rFonts w:hint="eastAsia"/>
            <w:lang w:eastAsia="zh"/>
            <w:woUserID w:val="2"/>
          </w:rPr>
          <w:t>对应的</w:t>
        </w:r>
      </w:ins>
      <w:ins w:id="832" w:author="Vance xu" w:date="2026-09-14T18:27:07Z">
        <w:r>
          <w:rPr>
            <w:rFonts w:hint="eastAsia"/>
            <w:lang w:eastAsia="zh"/>
            <w:woUserID w:val="2"/>
          </w:rPr>
          <w:t>岗位</w:t>
        </w:r>
      </w:ins>
      <w:r>
        <w:t>职责</w:t>
      </w:r>
      <w:ins w:id="833" w:author="Vance xu" w:date="2026-09-14T18:30:44Z">
        <w:r>
          <w:rPr>
            <w:rFonts w:hint="eastAsia"/>
            <w:lang w:eastAsia="zh"/>
            <w:woUserID w:val="2"/>
          </w:rPr>
          <w:t>内容</w:t>
        </w:r>
      </w:ins>
      <w:r>
        <w:t>是否同步</w:t>
      </w:r>
      <w:ins w:id="834" w:author="Vance xu" w:date="2026-09-14T18:30:47Z">
        <w:r>
          <w:rPr>
            <w:rFonts w:hint="eastAsia"/>
            <w:lang w:eastAsia="zh"/>
            <w:woUserID w:val="2"/>
          </w:rPr>
          <w:t>删除</w:t>
        </w:r>
      </w:ins>
      <w:del w:id="835" w:author="Vance xu" w:date="2026-09-14T18:30:46Z">
        <w:r>
          <w:rPr/>
          <w:delText>调整</w:delText>
        </w:r>
      </w:del>
      <w:r>
        <w:t>，</w:t>
      </w:r>
      <w:del w:id="836"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838" w:author="你说的都对" w:date="2026-09-17T22:18:06Z"/>
        </w:rPr>
        <w:pPrChange w:id="837" w:author="你说的都对" w:date="2026-09-17T22:18:08Z">
          <w:pPr>
            <w:snapToGrid w:val="0"/>
          </w:pPr>
        </w:pPrChange>
      </w:pPr>
      <w:ins w:id="839" w:author="你说的都对" w:date="2026-09-17T22:18:06Z">
        <w:r>
          <w:rPr>
            <w:rFonts w:hint="eastAsia"/>
            <w:lang w:eastAsia="zh"/>
            <w:woUserID w:val="5"/>
          </w:rPr>
          <w:t>检查每条有效岗位职责是否同时满足以下两个条件：</w:t>
        </w:r>
      </w:ins>
    </w:p>
    <w:p w14:paraId="3DD3E2F8">
      <w:pPr>
        <w:snapToGrid/>
        <w:rPr>
          <w:ins w:id="841" w:author="你说的都对" w:date="2026-09-17T22:18:06Z"/>
          <w:rFonts w:hint="eastAsia"/>
          <w:lang w:eastAsia="zh"/>
          <w:woUserID w:val="5"/>
        </w:rPr>
        <w:pPrChange w:id="840" w:author="Vance xu" w:date="2026-09-17T18:40:54Z">
          <w:pPr>
            <w:snapToGrid w:val="0"/>
          </w:pPr>
        </w:pPrChange>
      </w:pPr>
      <w:ins w:id="842" w:author="你说的都对" w:date="2026-09-17T22:18:06Z">
        <w:r>
          <w:rPr>
            <w:rFonts w:hint="eastAsia"/>
            <w:lang w:eastAsia="zh"/>
            <w:woUserID w:val="5"/>
          </w:rPr>
          <w:tab/>
          <w:t>至少包含“一致性、准确性、真实性、完整性、有效性、及时性、合规性”中的任一项；</w:t>
        </w:r>
      </w:ins>
    </w:p>
    <w:p w14:paraId="2B62893B">
      <w:pPr>
        <w:snapToGrid/>
        <w:rPr>
          <w:ins w:id="844" w:author="你说的都对" w:date="2026-09-17T22:18:18Z"/>
          <w:rFonts w:hint="eastAsia"/>
          <w:lang w:eastAsia="zh"/>
          <w:woUserID w:val="5"/>
        </w:rPr>
        <w:pPrChange w:id="843" w:author="Vance xu" w:date="2026-09-17T18:40:54Z">
          <w:pPr>
            <w:snapToGrid w:val="0"/>
          </w:pPr>
        </w:pPrChange>
      </w:pPr>
      <w:ins w:id="845" w:author="你说的都对" w:date="2026-09-17T22:18:06Z">
        <w:r>
          <w:rPr>
            <w:rFonts w:hint="eastAsia"/>
            <w:lang w:eastAsia="zh"/>
            <w:woUserID w:val="5"/>
          </w:rPr>
          <w:tab/>
          <w:t>至少包含“主体责任、审核责任、审批责任”中的任一</w:t>
        </w:r>
      </w:ins>
      <w:ins w:id="846" w:author="你说的都对" w:date="2026-09-17T22:19:19Z">
        <w:r>
          <w:rPr>
            <w:rFonts w:hint="eastAsia"/>
            <w:lang w:eastAsia="zh"/>
            <w:woUserID w:val="5"/>
          </w:rPr>
          <w:t>项</w:t>
        </w:r>
      </w:ins>
      <w:ins w:id="847" w:author="你说的都对" w:date="2026-09-17T22:19:21Z">
        <w:r>
          <w:rPr>
            <w:rFonts w:hint="eastAsia"/>
            <w:lang w:eastAsia="zh"/>
            <w:woUserID w:val="5"/>
          </w:rPr>
          <w:t>。</w:t>
        </w:r>
      </w:ins>
    </w:p>
    <w:p w14:paraId="56135F73">
      <w:pPr>
        <w:snapToGrid/>
        <w:rPr>
          <w:del w:id="849" w:author="Vance xu" w:date="2026-09-17T22:10:14Z"/>
          <w:rFonts w:hint="eastAsia" w:eastAsia="华文仿宋"/>
          <w:lang w:eastAsia="zh"/>
          <w:woUserID w:val="5"/>
        </w:rPr>
        <w:pPrChange w:id="848" w:author="Vance xu" w:date="2026-09-17T18:40:54Z">
          <w:pPr>
            <w:snapToGrid w:val="0"/>
          </w:pPr>
        </w:pPrChange>
      </w:pPr>
      <w:ins w:id="850" w:author="你说的都对" w:date="2026-09-17T22:18:34Z">
        <w:r>
          <w:rPr>
            <w:rFonts w:hint="eastAsia"/>
            <w:lang w:eastAsia="zh"/>
            <w:woUserID w:val="5"/>
          </w:rPr>
          <w:t>如果</w:t>
        </w:r>
      </w:ins>
      <w:ins w:id="851" w:author="你说的都对" w:date="2026-09-17T22:18:35Z">
        <w:r>
          <w:rPr>
            <w:rFonts w:hint="eastAsia"/>
            <w:lang w:eastAsia="zh"/>
            <w:woUserID w:val="5"/>
          </w:rPr>
          <w:t>没有</w:t>
        </w:r>
      </w:ins>
      <w:ins w:id="852" w:author="你说的都对" w:date="2026-09-17T22:18:36Z">
        <w:r>
          <w:rPr>
            <w:rFonts w:hint="eastAsia"/>
            <w:lang w:eastAsia="zh"/>
            <w:woUserID w:val="5"/>
          </w:rPr>
          <w:t>满足</w:t>
        </w:r>
      </w:ins>
      <w:ins w:id="853" w:author="你说的都对" w:date="2026-09-17T22:18:37Z">
        <w:r>
          <w:rPr>
            <w:rFonts w:hint="eastAsia"/>
            <w:lang w:eastAsia="zh"/>
            <w:woUserID w:val="5"/>
          </w:rPr>
          <w:t>条件，</w:t>
        </w:r>
      </w:ins>
      <w:del w:id="854" w:author="你说的都对" w:date="2026-09-17T22:18:05Z">
        <w:r>
          <w:rPr/>
          <w:delText>检查每条有效岗位职责是否包含</w:delText>
        </w:r>
      </w:del>
      <w:ins w:id="855" w:author="Vance xu" w:date="2026-09-17T22:10:24Z">
        <w:del w:id="856" w:author="你说的都对" w:date="2026-09-17T22:18:05Z">
          <w:r>
            <w:rPr>
              <w:b w:val="0"/>
              <w:bCs w:val="0"/>
              <w:woUserID w:val="2"/>
            </w:rPr>
            <w:delText>一致性</w:delText>
          </w:r>
        </w:del>
      </w:ins>
      <w:ins w:id="857" w:author="Vance xu" w:date="2026-09-17T22:10:24Z">
        <w:del w:id="858" w:author="你说的都对" w:date="2026-09-17T22:18:05Z">
          <w:r>
            <w:rPr>
              <w:rFonts w:hint="eastAsia"/>
              <w:b w:val="0"/>
              <w:bCs w:val="0"/>
              <w:lang w:eastAsia="zh"/>
              <w:woUserID w:val="2"/>
            </w:rPr>
            <w:delText>/</w:delText>
          </w:r>
        </w:del>
      </w:ins>
      <w:ins w:id="859" w:author="Vance xu" w:date="2026-09-17T22:10:24Z">
        <w:del w:id="860" w:author="你说的都对" w:date="2026-09-17T22:18:05Z">
          <w:r>
            <w:rPr>
              <w:b w:val="0"/>
              <w:bCs w:val="0"/>
              <w:woUserID w:val="2"/>
            </w:rPr>
            <w:delText>准确性</w:delText>
          </w:r>
        </w:del>
      </w:ins>
      <w:ins w:id="861" w:author="Vance xu" w:date="2026-09-17T22:10:24Z">
        <w:del w:id="862" w:author="你说的都对" w:date="2026-09-17T22:18:05Z">
          <w:r>
            <w:rPr>
              <w:rFonts w:hint="eastAsia"/>
              <w:b w:val="0"/>
              <w:bCs w:val="0"/>
              <w:lang w:eastAsia="zh"/>
              <w:woUserID w:val="2"/>
            </w:rPr>
            <w:delText>/</w:delText>
          </w:r>
        </w:del>
      </w:ins>
      <w:ins w:id="863" w:author="Vance xu" w:date="2026-09-17T22:10:24Z">
        <w:del w:id="864"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865" w:author="Vance xu" w:date="2026-09-17T22:10:24Z">
        <w:del w:id="866" w:author="你说的都对" w:date="2026-09-17T22:18:05Z">
          <w:r>
            <w:rPr>
              <w:rFonts w:hint="eastAsia"/>
              <w:b w:val="0"/>
              <w:bCs w:val="0"/>
              <w:lang w:eastAsia="zh"/>
              <w:woUserID w:val="2"/>
            </w:rPr>
            <w:delText>性/</w:delText>
          </w:r>
        </w:del>
      </w:ins>
      <w:ins w:id="867" w:author="Vance xu" w:date="2026-09-17T22:10:24Z">
        <w:del w:id="868"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869" w:author="Vance xu" w:date="2026-09-17T22:10:24Z">
        <w:del w:id="870"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871" w:author="Vance xu" w:date="2026-09-17T22:10:24Z">
        <w:del w:id="872"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873" w:author="Vance xu" w:date="2026-09-17T22:10:24Z">
        <w:del w:id="874"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875" w:author="Vance xu" w:date="2026-09-17T22:10:24Z">
        <w:del w:id="876"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877" w:author="Vance xu" w:date="2026-09-17T22:10:24Z">
        <w:del w:id="878"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879" w:author="Vance xu" w:date="2026-09-17T22:10:24Z">
        <w:del w:id="880" w:author="你说的都对" w:date="2026-09-17T22:18:05Z">
          <w:r>
            <w:rPr>
              <w:rFonts w:hint="eastAsia"/>
              <w:b w:val="0"/>
              <w:bCs w:val="0"/>
              <w:lang w:eastAsia="zh"/>
              <w:woUserID w:val="2"/>
            </w:rPr>
            <w:delText>合规性</w:delText>
          </w:r>
        </w:del>
      </w:ins>
      <w:ins w:id="881" w:author="Vance xu" w:date="2026-09-17T22:10:24Z">
        <w:del w:id="882" w:author="你说的都对" w:date="2026-09-17T22:18:05Z">
          <w:r>
            <w:rPr>
              <w:rFonts w:hint="eastAsia"/>
              <w:lang w:eastAsia="zh"/>
              <w:woUserID w:val="2"/>
            </w:rPr>
            <w:delText>负主体/审核/审批责任</w:delText>
          </w:r>
        </w:del>
      </w:ins>
      <w:del w:id="883" w:author="你说的都对" w:date="2026-09-17T22:18:05Z">
        <w:r>
          <w:rPr/>
          <w:delText>类</w:delText>
        </w:r>
      </w:del>
      <w:ins w:id="884" w:author="Vance xu" w:date="2026-09-17T22:10:16Z">
        <w:del w:id="885" w:author="你说的都对" w:date="2026-09-17T22:18:05Z">
          <w:r>
            <w:rPr>
              <w:rFonts w:hint="eastAsia"/>
              <w:lang w:eastAsia="zh"/>
              <w:woUserID w:val="2"/>
            </w:rPr>
            <w:delText>，</w:delText>
          </w:r>
        </w:del>
      </w:ins>
      <w:ins w:id="886" w:author="Vance xu" w:date="2026-09-17T22:10:34Z">
        <w:del w:id="887" w:author="你说的都对" w:date="2026-09-17T22:18:05Z">
          <w:r>
            <w:rPr>
              <w:rFonts w:hint="eastAsia"/>
              <w:lang w:eastAsia="zh"/>
              <w:woUserID w:val="2"/>
            </w:rPr>
            <w:delText>这几个字</w:delText>
          </w:r>
        </w:del>
      </w:ins>
      <w:ins w:id="888" w:author="Vance xu" w:date="2026-09-17T22:10:36Z">
        <w:del w:id="889" w:author="你说的都对" w:date="2026-09-17T22:18:05Z">
          <w:r>
            <w:rPr>
              <w:rFonts w:hint="eastAsia"/>
              <w:lang w:eastAsia="zh"/>
              <w:woUserID w:val="2"/>
            </w:rPr>
            <w:delText>即可</w:delText>
          </w:r>
        </w:del>
      </w:ins>
      <w:ins w:id="890" w:author="Vance xu" w:date="2026-09-17T22:10:52Z">
        <w:del w:id="891" w:author="你说的都对" w:date="2026-09-17T22:18:05Z">
          <w:r>
            <w:rPr>
              <w:rFonts w:hint="eastAsia"/>
              <w:lang w:eastAsia="zh"/>
              <w:woUserID w:val="2"/>
            </w:rPr>
            <w:delText>，</w:delText>
          </w:r>
        </w:del>
      </w:ins>
      <w:ins w:id="892" w:author="Vance xu" w:date="2026-09-17T22:10:53Z">
        <w:del w:id="893" w:author="你说的都对" w:date="2026-09-17T22:18:05Z">
          <w:r>
            <w:rPr>
              <w:rFonts w:hint="eastAsia"/>
              <w:lang w:eastAsia="zh"/>
              <w:woUserID w:val="2"/>
            </w:rPr>
            <w:delText>不用</w:delText>
          </w:r>
        </w:del>
      </w:ins>
      <w:ins w:id="894" w:author="Vance xu" w:date="2026-09-17T22:10:56Z">
        <w:del w:id="895" w:author="你说的都对" w:date="2026-09-17T22:18:05Z">
          <w:r>
            <w:rPr>
              <w:rFonts w:hint="eastAsia"/>
              <w:lang w:eastAsia="zh"/>
              <w:woUserID w:val="2"/>
            </w:rPr>
            <w:delText>解读</w:delText>
          </w:r>
        </w:del>
      </w:ins>
      <w:ins w:id="896" w:author="Vance xu" w:date="2026-09-17T22:10:59Z">
        <w:del w:id="897" w:author="你说的都对" w:date="2026-09-17T22:18:05Z">
          <w:r>
            <w:rPr>
              <w:rFonts w:hint="eastAsia"/>
              <w:lang w:eastAsia="zh"/>
              <w:woUserID w:val="2"/>
            </w:rPr>
            <w:delText>句意</w:delText>
          </w:r>
        </w:del>
      </w:ins>
      <w:ins w:id="898" w:author="Vance xu" w:date="2026-09-17T22:11:00Z">
        <w:del w:id="899" w:author="你说的都对" w:date="2026-09-17T22:18:05Z">
          <w:r>
            <w:rPr>
              <w:rFonts w:hint="eastAsia"/>
              <w:lang w:eastAsia="zh"/>
              <w:woUserID w:val="2"/>
            </w:rPr>
            <w:delText>，</w:delText>
          </w:r>
        </w:del>
      </w:ins>
      <w:del w:id="900" w:author="Vance xu" w:date="2026-09-17T22:10:14Z">
        <w:r>
          <w:rPr/>
          <w:delText>似“对……</w:delText>
        </w:r>
      </w:del>
      <w:ins w:id="901" w:author="Henry" w:date="2026-09-14T16:26:06Z">
        <w:del w:id="902"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903" w:author="fxzsb" w:date="2026-09-14T16:53:50Z">
        <w:del w:id="904" w:author="Vance xu" w:date="2026-09-17T22:10:14Z">
          <w:r>
            <w:rPr>
              <w:rFonts w:hint="default" w:ascii="仿宋_GB2312" w:hAnsi="宋体" w:eastAsia="仿宋_GB2312" w:cs="仿宋_GB2312"/>
              <w:b w:val="0"/>
              <w:bCs w:val="0"/>
              <w:kern w:val="0"/>
              <w:sz w:val="32"/>
              <w:szCs w:val="32"/>
              <w:woUserID w:val="1"/>
            </w:rPr>
            <w:delText>...</w:delText>
          </w:r>
        </w:del>
      </w:ins>
      <w:ins w:id="905" w:author="Henry" w:date="2026-09-14T16:26:06Z">
        <w:del w:id="906" w:author="Vance xu" w:date="2026-09-17T22:10:14Z">
          <w:r>
            <w:rPr>
              <w:rFonts w:hint="default" w:ascii="仿宋_GB2312" w:hAnsi="宋体" w:eastAsia="仿宋_GB2312" w:cs="仿宋_GB2312"/>
              <w:b w:val="0"/>
              <w:bCs w:val="0"/>
              <w:kern w:val="0"/>
              <w:sz w:val="32"/>
              <w:szCs w:val="32"/>
              <w:woUserID w:val="3"/>
            </w:rPr>
            <w:delText>主体/</w:delText>
          </w:r>
        </w:del>
      </w:ins>
      <w:ins w:id="907" w:author="Henry" w:date="2026-09-14T16:26:06Z">
        <w:del w:id="908" w:author="Vance xu" w:date="2026-09-17T22:10:14Z">
          <w:r>
            <w:rPr>
              <w:rFonts w:hint="default" w:ascii="仿宋_GB2312" w:hAnsi="宋体" w:eastAsia="仿宋_GB2312" w:cs="仿宋_GB2312"/>
              <w:kern w:val="0"/>
              <w:sz w:val="32"/>
              <w:szCs w:val="32"/>
              <w:woUserID w:val="3"/>
            </w:rPr>
            <w:delText>审核/审批责任</w:delText>
          </w:r>
        </w:del>
      </w:ins>
      <w:del w:id="909" w:author="Vance xu" w:date="2026-09-17T22:10:14Z">
        <w:r>
          <w:rPr>
            <w:woUserID w:val="3"/>
          </w:rPr>
          <w:delText>准确性、一致性负……责任</w:delText>
        </w:r>
      </w:del>
      <w:del w:id="910" w:author="Vance xu" w:date="2026-09-17T22:10:14Z">
        <w:r>
          <w:rPr/>
          <w:delText>”</w:delText>
        </w:r>
      </w:del>
      <w:ins w:id="911" w:author="Vance xu" w:date="2026-09-15T10:39:18Z">
        <w:del w:id="912" w:author="Vance xu" w:date="2026-09-17T22:10:14Z">
          <w:r>
            <w:rPr>
              <w:rFonts w:hint="default" w:ascii="仿宋_GB2312" w:hAnsi="宋体" w:eastAsia="仿宋_GB2312" w:cs="仿宋_GB2312"/>
              <w:b w:val="0"/>
              <w:bCs w:val="0"/>
              <w:kern w:val="0"/>
              <w:sz w:val="32"/>
              <w:szCs w:val="32"/>
              <w:woUserID w:val="2"/>
            </w:rPr>
            <w:delText>的准确性/一致性</w:delText>
          </w:r>
        </w:del>
      </w:ins>
      <w:ins w:id="913" w:author="Vance xu" w:date="2026-09-15T10:39:40Z">
        <w:del w:id="914" w:author="Vance xu" w:date="2026-09-17T22:10:14Z">
          <w:r>
            <w:rPr>
              <w:rFonts w:hint="eastAsia" w:ascii="仿宋_GB2312" w:hAnsi="宋体" w:eastAsia="仿宋_GB2312" w:cs="仿宋_GB2312"/>
              <w:b w:val="0"/>
              <w:bCs w:val="0"/>
              <w:kern w:val="0"/>
              <w:sz w:val="32"/>
              <w:szCs w:val="32"/>
              <w:lang w:eastAsia="zh"/>
              <w:woUserID w:val="2"/>
            </w:rPr>
            <w:delText>/</w:delText>
          </w:r>
        </w:del>
      </w:ins>
      <w:ins w:id="915" w:author="Vance xu" w:date="2026-09-15T10:39:43Z">
        <w:del w:id="916"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917" w:author="Vance xu" w:date="2026-09-15T10:40:27Z">
        <w:del w:id="918" w:author="Vance xu" w:date="2026-09-17T22:10:14Z">
          <w:r>
            <w:rPr>
              <w:rFonts w:hint="eastAsia" w:ascii="仿宋_GB2312" w:hAnsi="宋体" w:eastAsia="仿宋_GB2312" w:cs="仿宋_GB2312"/>
              <w:b w:val="0"/>
              <w:bCs w:val="0"/>
              <w:kern w:val="0"/>
              <w:sz w:val="32"/>
              <w:szCs w:val="32"/>
              <w:lang w:eastAsia="zh"/>
              <w:woUserID w:val="2"/>
            </w:rPr>
            <w:delText>性</w:delText>
          </w:r>
        </w:del>
      </w:ins>
      <w:ins w:id="919" w:author="Vance xu" w:date="2026-09-15T10:40:29Z">
        <w:del w:id="920" w:author="Vance xu" w:date="2026-09-17T22:10:14Z">
          <w:r>
            <w:rPr>
              <w:rFonts w:hint="eastAsia" w:ascii="仿宋_GB2312" w:hAnsi="宋体" w:eastAsia="仿宋_GB2312" w:cs="仿宋_GB2312"/>
              <w:b w:val="0"/>
              <w:bCs w:val="0"/>
              <w:kern w:val="0"/>
              <w:sz w:val="32"/>
              <w:szCs w:val="32"/>
              <w:lang w:eastAsia="zh"/>
              <w:woUserID w:val="2"/>
            </w:rPr>
            <w:delText>/</w:delText>
          </w:r>
        </w:del>
      </w:ins>
      <w:ins w:id="921" w:author="Vance xu" w:date="2026-09-15T10:40:40Z">
        <w:del w:id="922"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923" w:author="Vance xu" w:date="2026-09-15T10:40:42Z">
        <w:del w:id="924" w:author="Vance xu" w:date="2026-09-17T22:10:14Z">
          <w:r>
            <w:rPr>
              <w:rFonts w:hint="eastAsia" w:ascii="仿宋_GB2312" w:hAnsi="宋体" w:eastAsia="仿宋_GB2312" w:cs="仿宋_GB2312"/>
              <w:b w:val="0"/>
              <w:bCs w:val="0"/>
              <w:kern w:val="0"/>
              <w:sz w:val="32"/>
              <w:szCs w:val="32"/>
              <w:lang w:eastAsia="zh"/>
              <w:woUserID w:val="2"/>
            </w:rPr>
            <w:delText>/</w:delText>
          </w:r>
        </w:del>
      </w:ins>
      <w:ins w:id="925" w:author="Vance xu" w:date="2026-09-15T10:42:18Z">
        <w:del w:id="926"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927" w:author="Vance xu" w:date="2026-09-15T10:42:49Z">
        <w:del w:id="928" w:author="Vance xu" w:date="2026-09-17T22:10:14Z">
          <w:r>
            <w:rPr>
              <w:rFonts w:hint="eastAsia" w:ascii="仿宋_GB2312" w:hAnsi="宋体" w:eastAsia="仿宋_GB2312" w:cs="仿宋_GB2312"/>
              <w:b w:val="0"/>
              <w:bCs w:val="0"/>
              <w:kern w:val="0"/>
              <w:sz w:val="32"/>
              <w:szCs w:val="32"/>
              <w:lang w:eastAsia="zh"/>
              <w:rPrChange w:id="929"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932" w:author="Vance xu" w:date="2026-09-15T10:42:47Z">
        <w:del w:id="933" w:author="Vance xu" w:date="2026-09-17T22:10:14Z">
          <w:r>
            <w:rPr>
              <w:rFonts w:hint="eastAsia" w:ascii="宋体" w:hAnsi="宋体" w:eastAsia="宋体" w:cs="宋体"/>
              <w:b w:val="0"/>
              <w:bCs w:val="0"/>
              <w:color w:val="000000"/>
              <w:kern w:val="0"/>
              <w:sz w:val="31"/>
              <w:szCs w:val="31"/>
              <w:lang w:val="en-US" w:eastAsia="zh-CN" w:bidi="ar"/>
              <w:rPrChange w:id="934"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937" w:author="Vance xu" w:date="2026-09-15T10:42:20Z">
        <w:del w:id="938" w:author="Vance xu" w:date="2026-09-17T22:10:14Z">
          <w:r>
            <w:rPr>
              <w:rFonts w:hint="eastAsia" w:ascii="仿宋_GB2312" w:hAnsi="宋体" w:eastAsia="仿宋_GB2312" w:cs="仿宋_GB2312"/>
              <w:b w:val="0"/>
              <w:bCs w:val="0"/>
              <w:kern w:val="0"/>
              <w:sz w:val="32"/>
              <w:szCs w:val="32"/>
              <w:lang w:eastAsia="zh"/>
              <w:rPrChange w:id="939"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942" w:author="Vance xu" w:date="2026-09-15T10:40:52Z">
        <w:del w:id="943" w:author="Vance xu" w:date="2026-09-17T22:10:14Z">
          <w:r>
            <w:rPr>
              <w:rFonts w:hint="default" w:ascii="仿宋_GB2312" w:hAnsi="宋体" w:eastAsia="仿宋_GB2312" w:cs="仿宋_GB2312"/>
              <w:b w:val="0"/>
              <w:bCs w:val="0"/>
              <w:kern w:val="0"/>
              <w:sz w:val="32"/>
              <w:szCs w:val="32"/>
              <w:rPrChange w:id="944"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947" w:author="Vance xu" w:date="2026-09-15T10:40:52Z">
        <w:del w:id="948" w:author="Vance xu" w:date="2026-09-17T22:10:14Z">
          <w:r>
            <w:rPr>
              <w:rFonts w:hint="eastAsia" w:ascii="仿宋_GB2312" w:hAnsi="宋体" w:eastAsia="仿宋_GB2312" w:cs="仿宋_GB2312"/>
              <w:b w:val="0"/>
              <w:bCs w:val="0"/>
              <w:kern w:val="0"/>
              <w:sz w:val="32"/>
              <w:szCs w:val="32"/>
              <w:lang w:eastAsia="zh"/>
              <w:rPrChange w:id="949"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952" w:author="Vance xu" w:date="2026-09-15T10:42:24Z">
        <w:del w:id="953" w:author="Vance xu" w:date="2026-09-17T22:10:14Z">
          <w:r>
            <w:rPr>
              <w:rFonts w:hint="eastAsia" w:ascii="仿宋_GB2312" w:hAnsi="宋体" w:eastAsia="仿宋_GB2312" w:cs="仿宋_GB2312"/>
              <w:b w:val="0"/>
              <w:bCs w:val="0"/>
              <w:kern w:val="0"/>
              <w:sz w:val="32"/>
              <w:szCs w:val="32"/>
              <w:lang w:eastAsia="zh"/>
              <w:rPrChange w:id="954"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957" w:author="尹兴盛" w:date="2026-09-17T15:45:24Z">
        <w:del w:id="958" w:author="Vance xu" w:date="2026-09-17T22:10:14Z">
          <w:r>
            <w:rPr>
              <w:rFonts w:hint="eastAsia" w:ascii="仿宋_GB2312" w:hAnsi="宋体" w:eastAsia="仿宋_GB2312" w:cs="仿宋_GB2312"/>
              <w:b w:val="0"/>
              <w:bCs w:val="0"/>
              <w:kern w:val="0"/>
              <w:sz w:val="32"/>
              <w:szCs w:val="32"/>
              <w:lang w:eastAsia="zh"/>
              <w:woUserID w:val="6"/>
            </w:rPr>
            <w:delText>性</w:delText>
          </w:r>
        </w:del>
      </w:ins>
      <w:del w:id="959" w:author="Vance xu" w:date="2026-09-17T22:10:14Z">
        <w:r>
          <w:rPr>
            <w:b w:val="0"/>
            <w:bCs w:val="0"/>
            <w:rPrChange w:id="960" w:author="Vance xu" w:date="2026-09-15T10:43:15Z">
              <w:rPr/>
            </w:rPrChange>
          </w:rPr>
          <w:delText>的基本表达</w:delText>
        </w:r>
      </w:del>
      <w:del w:id="962" w:author="Vance xu" w:date="2026-09-17T22:10:14Z">
        <w:r>
          <w:rPr>
            <w:b w:val="0"/>
            <w:bCs w:val="0"/>
            <w:rPrChange w:id="963" w:author="Vance xu" w:date="2026-09-15T10:43:15Z">
              <w:rPr/>
            </w:rPrChange>
          </w:rPr>
          <w:delText>。允许</w:delText>
        </w:r>
      </w:del>
      <w:del w:id="965" w:author="Vance xu" w:date="2026-09-17T22:10:14Z">
        <w:r>
          <w:rPr>
            <w:b w:val="0"/>
            <w:bCs w:val="0"/>
            <w:rPrChange w:id="966" w:author="Vance xu" w:date="2026-09-15T10:43:15Z">
              <w:rPr/>
            </w:rPrChange>
          </w:rPr>
          <w:delText>“负”“负有”等表达差异，责任属性</w:delText>
        </w:r>
      </w:del>
      <w:del w:id="968" w:author="Vance xu" w:date="2026-09-17T22:10:14Z">
        <w:r>
          <w:rPr>
            <w:b w:val="0"/>
            <w:bCs w:val="0"/>
            <w:rPrChange w:id="969" w:author="Vance xu" w:date="2026-09-15T10:43:15Z">
              <w:rPr/>
            </w:rPrChange>
          </w:rPr>
          <w:delText>可</w:delText>
        </w:r>
      </w:del>
      <w:del w:id="971" w:author="Vance xu" w:date="2026-09-17T22:10:14Z">
        <w:r>
          <w:rPr>
            <w:b w:val="0"/>
            <w:bCs w:val="0"/>
            <w:rPrChange w:id="972" w:author="Vance xu" w:date="2026-09-15T10:43:15Z">
              <w:rPr/>
            </w:rPrChange>
          </w:rPr>
          <w:delText>为</w:delText>
        </w:r>
      </w:del>
      <w:del w:id="974" w:author="Vance xu" w:date="2026-09-17T22:10:14Z">
        <w:r>
          <w:rPr>
            <w:b w:val="0"/>
            <w:bCs w:val="0"/>
            <w:rPrChange w:id="975" w:author="Vance xu" w:date="2026-09-15T10:43:15Z">
              <w:rPr/>
            </w:rPrChange>
          </w:rPr>
          <w:delText>准确性、</w:delText>
        </w:r>
      </w:del>
      <w:del w:id="977" w:author="Vance xu" w:date="2026-09-17T22:10:14Z">
        <w:r>
          <w:rPr>
            <w:b w:val="0"/>
            <w:bCs w:val="0"/>
            <w:rPrChange w:id="978" w:author="Vance xu" w:date="2026-09-15T10:43:15Z">
              <w:rPr/>
            </w:rPrChange>
          </w:rPr>
          <w:delText>一致性</w:delText>
        </w:r>
      </w:del>
      <w:del w:id="980" w:author="Vance xu" w:date="2026-09-17T22:10:14Z">
        <w:r>
          <w:rPr>
            <w:b w:val="0"/>
            <w:bCs w:val="0"/>
            <w:rPrChange w:id="981" w:author="Vance xu" w:date="2026-09-15T10:43:15Z">
              <w:rPr/>
            </w:rPrChange>
          </w:rPr>
          <w:delText>、</w:delText>
        </w:r>
      </w:del>
      <w:del w:id="983" w:author="Vance xu" w:date="2026-09-17T22:10:14Z">
        <w:r>
          <w:rPr>
            <w:b w:val="0"/>
            <w:bCs w:val="0"/>
            <w:rPrChange w:id="984" w:author="Vance xu" w:date="2026-09-15T10:43:15Z">
              <w:rPr/>
            </w:rPrChange>
          </w:rPr>
          <w:delText>真实性、完整性</w:delText>
        </w:r>
      </w:del>
      <w:ins w:id="986" w:author="尹兴盛" w:date="2026-09-17T15:46:19Z">
        <w:del w:id="987"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988" w:author="尹兴盛" w:date="2026-09-17T15:46:20Z">
        <w:del w:id="989"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990" w:author="尹兴盛" w:date="2026-09-17T15:46:24Z">
        <w:del w:id="991"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992" w:author="Vance xu" w:date="2026-09-15T10:44:28Z">
        <w:del w:id="993"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994" w:author="Vance xu" w:date="2026-09-17T22:10:14Z">
        <w:r>
          <w:rPr/>
          <w:delText>等，不要求各属性同时出现，不逐字套用固定句式</w:delText>
        </w:r>
      </w:del>
      <w:ins w:id="995" w:author="尹兴盛" w:date="2026-09-17T14:26:33Z">
        <w:del w:id="996" w:author="Vance xu" w:date="2026-09-17T22:10:14Z">
          <w:r>
            <w:rPr>
              <w:rFonts w:hint="eastAsia"/>
              <w:lang w:eastAsia="zh"/>
              <w:woUserID w:val="6"/>
            </w:rPr>
            <w:delText>，</w:delText>
          </w:r>
        </w:del>
      </w:ins>
      <w:ins w:id="997" w:author="你说的都对" w:date="2026-09-17T14:31:46Z">
        <w:del w:id="998" w:author="Vance xu" w:date="2026-09-17T22:10:14Z">
          <w:r>
            <w:rPr>
              <w:rFonts w:hint="eastAsia"/>
              <w:lang w:eastAsia="zh"/>
              <w:woUserID w:val="5"/>
            </w:rPr>
            <w:delText>需要告诉已识别什么、缺少什么、怎么修改，不要只提示“句式不规范”。</w:delText>
          </w:r>
        </w:del>
      </w:ins>
      <w:ins w:id="999" w:author="尹兴盛" w:date="2026-09-17T14:26:38Z">
        <w:del w:id="1000" w:author="Vance xu" w:date="2026-09-17T22:10:14Z">
          <w:r>
            <w:rPr>
              <w:rFonts w:hint="eastAsia"/>
              <w:lang w:eastAsia="zh"/>
              <w:woUserID w:val="6"/>
            </w:rPr>
            <w:delText>例</w:delText>
          </w:r>
        </w:del>
      </w:ins>
      <w:ins w:id="1001" w:author="尹兴盛" w:date="2026-09-17T14:26:39Z">
        <w:del w:id="1002" w:author="Vance xu" w:date="2026-09-17T22:10:14Z">
          <w:r>
            <w:rPr>
              <w:rFonts w:hint="eastAsia"/>
              <w:lang w:eastAsia="zh"/>
              <w:woUserID w:val="6"/>
            </w:rPr>
            <w:delText>：</w:delText>
          </w:r>
        </w:del>
      </w:ins>
      <w:ins w:id="1003" w:author="尹兴盛" w:date="2026-09-17T14:26:39Z">
        <w:del w:id="1004" w:author="Vance xu" w:date="2026-09-17T22:10:14Z">
          <w:r>
            <w:rPr>
              <w:woUserID w:val="6"/>
            </w:rPr>
            <w:delText>对……</w:delText>
          </w:r>
        </w:del>
      </w:ins>
      <w:ins w:id="1005" w:author="尹兴盛" w:date="2026-09-17T14:26:39Z">
        <w:del w:id="1006"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007" w:author="尹兴盛" w:date="2026-09-17T14:26:39Z">
        <w:del w:id="1008" w:author="Vance xu" w:date="2026-09-17T22:10:14Z">
          <w:r>
            <w:rPr>
              <w:rFonts w:hint="default" w:ascii="仿宋_GB2312" w:hAnsi="宋体" w:eastAsia="仿宋_GB2312" w:cs="仿宋_GB2312"/>
              <w:kern w:val="0"/>
              <w:sz w:val="32"/>
              <w:szCs w:val="32"/>
              <w:woUserID w:val="6"/>
            </w:rPr>
            <w:delText>责任</w:delText>
          </w:r>
        </w:del>
      </w:ins>
      <w:ins w:id="1009" w:author="Vance xu" w:date="2026-09-15T08:47:02Z">
        <w:del w:id="1010" w:author="Vance xu" w:date="2026-09-17T22:10:14Z">
          <w:r>
            <w:rPr>
              <w:rFonts w:hint="eastAsia"/>
              <w:lang w:eastAsia="zh"/>
              <w:woUserID w:val="2"/>
            </w:rPr>
            <w:delText>。”</w:delText>
          </w:r>
        </w:del>
      </w:ins>
      <w:del w:id="1011" w:author="Vance xu" w:date="2026-09-17T22:10:14Z">
        <w:r>
          <w:rPr/>
          <w:delText>。</w:delText>
        </w:r>
      </w:del>
      <w:ins w:id="1012" w:author="Vance xu" w:date="2026-09-15T10:54:57Z">
        <w:del w:id="1013" w:author="Vance xu" w:date="2026-09-17T22:10:14Z">
          <w:r>
            <w:rPr>
              <w:rFonts w:hint="eastAsia"/>
              <w:lang w:eastAsia="zh"/>
              <w:woUserID w:val="2"/>
            </w:rPr>
            <w:delText>不用</w:delText>
          </w:r>
        </w:del>
      </w:ins>
      <w:ins w:id="1014" w:author="Vance xu" w:date="2026-09-15T10:54:59Z">
        <w:del w:id="1015" w:author="Vance xu" w:date="2026-09-17T22:10:14Z">
          <w:r>
            <w:rPr>
              <w:rFonts w:hint="eastAsia"/>
              <w:lang w:eastAsia="zh"/>
              <w:woUserID w:val="2"/>
            </w:rPr>
            <w:delText>提示</w:delText>
          </w:r>
        </w:del>
      </w:ins>
      <w:ins w:id="1016" w:author="Vance xu" w:date="2026-09-15T10:55:00Z">
        <w:del w:id="1017" w:author="Vance xu" w:date="2026-09-17T22:10:14Z">
          <w:r>
            <w:rPr>
              <w:rFonts w:hint="eastAsia"/>
              <w:lang w:eastAsia="zh"/>
              <w:woUserID w:val="2"/>
            </w:rPr>
            <w:delText>别的</w:delText>
          </w:r>
        </w:del>
      </w:ins>
      <w:ins w:id="1018" w:author="Vance xu" w:date="2026-09-15T10:55:01Z">
        <w:del w:id="1019" w:author="Vance xu" w:date="2026-09-17T22:10:14Z">
          <w:r>
            <w:rPr>
              <w:rFonts w:hint="eastAsia"/>
              <w:lang w:eastAsia="zh"/>
              <w:woUserID w:val="2"/>
            </w:rPr>
            <w:delText>信息</w:delText>
          </w:r>
        </w:del>
      </w:ins>
      <w:ins w:id="1020" w:author="Vance xu" w:date="2026-09-15T10:55:05Z">
        <w:del w:id="1021" w:author="Vance xu" w:date="2026-09-17T22:10:14Z">
          <w:r>
            <w:rPr>
              <w:rFonts w:hint="eastAsia"/>
              <w:lang w:eastAsia="zh"/>
              <w:woUserID w:val="2"/>
            </w:rPr>
            <w:delText>。</w:delText>
          </w:r>
        </w:del>
      </w:ins>
      <w:ins w:id="1022" w:author="你说的都对" w:date="2026-09-17T14:40:56Z">
        <w:del w:id="1023" w:author="Vance xu" w:date="2026-09-17T22:10:14Z">
          <w:r>
            <w:rPr>
              <w:rFonts w:hint="eastAsia"/>
              <w:lang w:eastAsia="zh"/>
              <w:woUserID w:val="5"/>
            </w:rPr>
            <w:delText>例如</w:delText>
          </w:r>
        </w:del>
      </w:ins>
      <w:ins w:id="1024" w:author="你说的都对" w:date="2026-09-17T14:40:57Z">
        <w:del w:id="1025" w:author="Vance xu" w:date="2026-09-17T22:10:14Z">
          <w:r>
            <w:rPr>
              <w:rFonts w:hint="eastAsia"/>
              <w:lang w:eastAsia="zh"/>
              <w:woUserID w:val="5"/>
            </w:rPr>
            <w:delText>：【第10条】岗位职责责任句式不完整：已识别“负有主体责任”和责任对象，但未明确责任属性。请结合实际补充“</w:delText>
          </w:r>
        </w:del>
      </w:ins>
      <w:ins w:id="1026" w:author="你说的都对" w:date="2026-09-17T14:40:57Z">
        <w:del w:id="1027" w:author="Vance xu" w:date="2026-09-17T22:10:14Z">
          <w:r>
            <w:rPr>
              <w:rFonts w:hint="eastAsia"/>
              <w:lang w:eastAsia="zh"/>
              <w:woUserID w:val="2"/>
            </w:rPr>
            <w:delText>准确性、完整性、合规性、及时性、有效性</w:delText>
          </w:r>
        </w:del>
      </w:ins>
      <w:ins w:id="1028" w:author="你说的都对" w:date="2026-09-17T14:40:57Z">
        <w:del w:id="1029" w:author="Vance xu" w:date="2026-09-17T22:10:14Z">
          <w:r>
            <w:rPr>
              <w:rFonts w:hint="eastAsia"/>
              <w:lang w:eastAsia="zh"/>
              <w:woUserID w:val="5"/>
            </w:rPr>
            <w:delText>”等至少一项责任属性。建议句式：“对……的</w:delText>
          </w:r>
        </w:del>
      </w:ins>
      <w:ins w:id="1030" w:author="你说的都对" w:date="2026-09-17T14:40:57Z">
        <w:del w:id="1031" w:author="Vance xu" w:date="2026-09-17T22:10:14Z">
          <w:r>
            <w:rPr>
              <w:rFonts w:hint="eastAsia"/>
              <w:lang w:eastAsia="zh"/>
              <w:woUserID w:val="2"/>
            </w:rPr>
            <w:delText>合规性、及时性和有效性</w:delText>
          </w:r>
        </w:del>
      </w:ins>
      <w:ins w:id="1032" w:author="你说的都对" w:date="2026-09-17T14:40:57Z">
        <w:del w:id="1033" w:author="Vance xu" w:date="2026-09-17T22:10:14Z">
          <w:r>
            <w:rPr>
              <w:rFonts w:hint="eastAsia"/>
              <w:lang w:eastAsia="zh"/>
              <w:woUserID w:val="5"/>
            </w:rPr>
            <w:delText>负主体责任。”</w:delText>
          </w:r>
        </w:del>
      </w:ins>
    </w:p>
    <w:p w14:paraId="6AD6EFFB">
      <w:pPr>
        <w:snapToGrid w:val="0"/>
      </w:pPr>
      <w:del w:id="1034" w:author="Vance xu" w:date="2026-09-17T22:10:14Z">
        <w:r>
          <w:rPr/>
          <w:delText>仅描述“负责采购”“完成审核”等动作，缺少明确责任表述的，</w:delText>
        </w:r>
      </w:del>
      <w:ins w:id="1035" w:author="Vance xu" w:date="2026-09-15T08:40:37Z">
        <w:r>
          <w:rPr>
            <w:rFonts w:hint="eastAsia"/>
            <w:lang w:eastAsia="zh"/>
            <w:woUserID w:val="2"/>
          </w:rPr>
          <w:t>请</w:t>
        </w:r>
      </w:ins>
      <w:ins w:id="1036" w:author="Vance xu" w:date="2026-09-15T08:40:38Z">
        <w:r>
          <w:rPr>
            <w:rFonts w:hint="eastAsia"/>
            <w:lang w:eastAsia="zh"/>
            <w:woUserID w:val="2"/>
          </w:rPr>
          <w:t>提示</w:t>
        </w:r>
      </w:ins>
      <w:ins w:id="1037" w:author="Vance xu" w:date="2026-09-15T08:40:40Z">
        <w:r>
          <w:rPr>
            <w:rFonts w:hint="eastAsia"/>
            <w:lang w:eastAsia="zh"/>
            <w:woUserID w:val="2"/>
          </w:rPr>
          <w:t>“</w:t>
        </w:r>
      </w:ins>
      <w:ins w:id="1038" w:author="Vance xu" w:date="2026-09-15T08:41:01Z">
        <w:r>
          <w:rPr>
            <w:rFonts w:hint="eastAsia"/>
            <w:lang w:eastAsia="zh"/>
            <w:woUserID w:val="2"/>
          </w:rPr>
          <w:t>岗位职责</w:t>
        </w:r>
      </w:ins>
      <w:ins w:id="1039" w:author="Vance xu" w:date="2026-09-15T08:40:41Z">
        <w:r>
          <w:rPr>
            <w:rFonts w:hint="eastAsia"/>
            <w:lang w:eastAsia="zh"/>
            <w:woUserID w:val="2"/>
          </w:rPr>
          <w:t>请</w:t>
        </w:r>
      </w:ins>
      <w:ins w:id="1040" w:author="Vance xu" w:date="2026-09-15T08:40:47Z">
        <w:r>
          <w:rPr>
            <w:rFonts w:hint="eastAsia"/>
            <w:lang w:eastAsia="zh"/>
            <w:woUserID w:val="2"/>
          </w:rPr>
          <w:t>按照</w:t>
        </w:r>
      </w:ins>
      <w:ins w:id="1041" w:author="Vance xu" w:date="2026-09-15T08:40:48Z">
        <w:r>
          <w:rPr>
            <w:rFonts w:hint="eastAsia"/>
            <w:lang w:eastAsia="zh"/>
            <w:woUserID w:val="2"/>
          </w:rPr>
          <w:t>国网</w:t>
        </w:r>
      </w:ins>
      <w:ins w:id="1042" w:author="Vance xu" w:date="2026-09-15T08:40:49Z">
        <w:r>
          <w:rPr>
            <w:rFonts w:hint="eastAsia"/>
            <w:lang w:eastAsia="zh"/>
            <w:woUserID w:val="2"/>
          </w:rPr>
          <w:t>标准</w:t>
        </w:r>
      </w:ins>
      <w:ins w:id="1043" w:author="Vance xu" w:date="2026-09-15T08:40:50Z">
        <w:r>
          <w:rPr>
            <w:rFonts w:hint="eastAsia"/>
            <w:lang w:eastAsia="zh"/>
            <w:woUserID w:val="2"/>
          </w:rPr>
          <w:t>句式</w:t>
        </w:r>
      </w:ins>
      <w:ins w:id="1044" w:author="Vance xu" w:date="2026-09-15T08:40:53Z">
        <w:r>
          <w:rPr>
            <w:rFonts w:hint="eastAsia"/>
            <w:lang w:eastAsia="zh"/>
            <w:woUserID w:val="2"/>
          </w:rPr>
          <w:t>编制</w:t>
        </w:r>
      </w:ins>
      <w:ins w:id="1045" w:author="Vance xu" w:date="2026-09-17T22:10:04Z">
        <w:r>
          <w:rPr>
            <w:rFonts w:hint="eastAsia"/>
            <w:lang w:eastAsia="zh"/>
            <w:woUserID w:val="2"/>
          </w:rPr>
          <w:t>，“对……的</w:t>
        </w:r>
      </w:ins>
      <w:ins w:id="1046" w:author="Vance xu" w:date="2026-09-17T22:10:04Z">
        <w:r>
          <w:rPr>
            <w:b w:val="0"/>
            <w:bCs w:val="0"/>
            <w:woUserID w:val="2"/>
          </w:rPr>
          <w:t>一致性</w:t>
        </w:r>
      </w:ins>
      <w:ins w:id="1047" w:author="Vance xu" w:date="2026-09-17T22:10:04Z">
        <w:r>
          <w:rPr>
            <w:rFonts w:hint="eastAsia"/>
            <w:b w:val="0"/>
            <w:bCs w:val="0"/>
            <w:lang w:eastAsia="zh"/>
            <w:woUserID w:val="2"/>
          </w:rPr>
          <w:t>/</w:t>
        </w:r>
      </w:ins>
      <w:ins w:id="1048" w:author="Vance xu" w:date="2026-09-17T22:10:04Z">
        <w:r>
          <w:rPr>
            <w:b w:val="0"/>
            <w:bCs w:val="0"/>
            <w:woUserID w:val="2"/>
          </w:rPr>
          <w:t>准确性</w:t>
        </w:r>
      </w:ins>
      <w:ins w:id="1049" w:author="Vance xu" w:date="2026-09-17T22:10:04Z">
        <w:r>
          <w:rPr>
            <w:rFonts w:hint="eastAsia"/>
            <w:b w:val="0"/>
            <w:bCs w:val="0"/>
            <w:lang w:eastAsia="zh"/>
            <w:woUserID w:val="2"/>
          </w:rPr>
          <w:t>/</w:t>
        </w:r>
      </w:ins>
      <w:ins w:id="1050" w:author="Vance xu" w:date="2026-09-17T22:10:04Z">
        <w:r>
          <w:rPr>
            <w:rFonts w:hint="eastAsia" w:ascii="仿宋_GB2312" w:hAnsi="宋体" w:eastAsia="仿宋_GB2312" w:cs="仿宋_GB2312"/>
            <w:b w:val="0"/>
            <w:bCs w:val="0"/>
            <w:kern w:val="0"/>
            <w:sz w:val="32"/>
            <w:szCs w:val="32"/>
            <w:lang w:eastAsia="zh"/>
            <w:woUserID w:val="2"/>
          </w:rPr>
          <w:t>真实</w:t>
        </w:r>
      </w:ins>
      <w:ins w:id="1051" w:author="Vance xu" w:date="2026-09-17T22:10:04Z">
        <w:r>
          <w:rPr>
            <w:rFonts w:hint="eastAsia"/>
            <w:b w:val="0"/>
            <w:bCs w:val="0"/>
            <w:lang w:eastAsia="zh"/>
            <w:woUserID w:val="2"/>
          </w:rPr>
          <w:t>性/</w:t>
        </w:r>
      </w:ins>
      <w:ins w:id="1052"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053" w:author="Vance xu" w:date="2026-09-17T22:10:04Z">
        <w:r>
          <w:rPr>
            <w:rFonts w:hint="eastAsia" w:ascii="宋体" w:hAnsi="宋体" w:eastAsia="宋体" w:cs="宋体"/>
            <w:b w:val="0"/>
            <w:bCs w:val="0"/>
            <w:color w:val="000000"/>
            <w:kern w:val="0"/>
            <w:sz w:val="31"/>
            <w:szCs w:val="31"/>
            <w:lang w:val="en-US" w:eastAsia="zh" w:bidi="ar"/>
            <w:woUserID w:val="2"/>
          </w:rPr>
          <w:t>/</w:t>
        </w:r>
      </w:ins>
      <w:ins w:id="1054"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055" w:author="Vance xu" w:date="2026-09-17T22:10:04Z">
        <w:r>
          <w:rPr>
            <w:rFonts w:hint="eastAsia" w:ascii="宋体" w:hAnsi="宋体" w:eastAsia="宋体" w:cs="宋体"/>
            <w:b w:val="0"/>
            <w:bCs w:val="0"/>
            <w:color w:val="000000"/>
            <w:kern w:val="0"/>
            <w:sz w:val="31"/>
            <w:szCs w:val="31"/>
            <w:lang w:val="en-US" w:eastAsia="zh" w:bidi="ar"/>
            <w:woUserID w:val="2"/>
          </w:rPr>
          <w:t>/</w:t>
        </w:r>
      </w:ins>
      <w:ins w:id="1056"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057" w:author="Vance xu" w:date="2026-09-17T22:10:04Z">
        <w:r>
          <w:rPr>
            <w:rFonts w:hint="eastAsia" w:ascii="宋体" w:hAnsi="宋体" w:eastAsia="宋体" w:cs="宋体"/>
            <w:b w:val="0"/>
            <w:bCs w:val="0"/>
            <w:color w:val="000000"/>
            <w:kern w:val="0"/>
            <w:sz w:val="31"/>
            <w:szCs w:val="31"/>
            <w:lang w:val="en-US" w:eastAsia="zh" w:bidi="ar"/>
            <w:woUserID w:val="2"/>
          </w:rPr>
          <w:t>/</w:t>
        </w:r>
      </w:ins>
      <w:ins w:id="1058" w:author="Vance xu" w:date="2026-09-17T22:10:04Z">
        <w:r>
          <w:rPr>
            <w:rFonts w:hint="eastAsia"/>
            <w:b w:val="0"/>
            <w:bCs w:val="0"/>
            <w:lang w:eastAsia="zh"/>
            <w:woUserID w:val="2"/>
          </w:rPr>
          <w:t>合规性</w:t>
        </w:r>
      </w:ins>
      <w:ins w:id="1059" w:author="Vance xu" w:date="2026-09-17T22:10:04Z">
        <w:r>
          <w:rPr>
            <w:rFonts w:hint="eastAsia"/>
            <w:lang w:eastAsia="zh"/>
            <w:woUserID w:val="2"/>
          </w:rPr>
          <w:t>负主体</w:t>
        </w:r>
      </w:ins>
      <w:ins w:id="1060" w:author="Vance xu" w:date="2026-09-17T22:10:04Z">
        <w:r>
          <w:rPr>
            <w:rFonts w:hint="eastAsia"/>
            <w:lang w:eastAsia="zh"/>
            <w:woUserID w:val="2"/>
          </w:rPr>
          <w:t>/审核/审批责任。</w:t>
        </w:r>
      </w:ins>
      <w:ins w:id="1061" w:author="Vance xu" w:date="2026-09-15T08:40:40Z">
        <w:r>
          <w:rPr>
            <w:rFonts w:hint="eastAsia"/>
            <w:lang w:eastAsia="zh"/>
            <w:woUserID w:val="2"/>
          </w:rPr>
          <w:t>”</w:t>
        </w:r>
      </w:ins>
      <w:del w:id="1062" w:author="Vance xu" w:date="2026-09-15T08:40:36Z">
        <w:r>
          <w:rPr/>
          <w:delText>提出问题</w:delText>
        </w:r>
      </w:del>
      <w:r>
        <w:t>。</w:t>
      </w:r>
      <w:del w:id="1063" w:author="你说的都对" w:date="2026-09-17T22:19:49Z">
        <w:bookmarkStart w:id="3" w:name="_GoBack"/>
        <w:bookmarkEnd w:id="3"/>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064" w:author="Henry" w:date="2026-09-15T09:52:47Z"/>
          <w:rFonts w:hint="eastAsia" w:eastAsia="华文仿宋"/>
          <w:lang w:eastAsia="zh"/>
          <w:woUserID w:val="3"/>
        </w:rPr>
      </w:pPr>
      <w:ins w:id="1065" w:author="Henry" w:date="2026-09-15T09:54:21Z">
        <w:r>
          <w:rPr>
            <w:rFonts w:hint="eastAsia"/>
            <w:lang w:eastAsia="zh"/>
            <w:woUserID w:val="3"/>
          </w:rPr>
          <w:t>检查口径：按</w:t>
        </w:r>
      </w:ins>
      <w:ins w:id="1066" w:author="Henry" w:date="2026-09-15T09:54:33Z">
        <w:r>
          <w:rPr>
            <w:rFonts w:hint="eastAsia"/>
            <w:lang w:eastAsia="zh"/>
            <w:woUserID w:val="3"/>
          </w:rPr>
          <w:t>“</w:t>
        </w:r>
      </w:ins>
      <w:ins w:id="1067" w:author="Henry" w:date="2026-09-15T09:54:21Z">
        <w:r>
          <w:rPr>
            <w:rFonts w:hint="eastAsia"/>
            <w:lang w:eastAsia="zh"/>
            <w:woUserID w:val="3"/>
          </w:rPr>
          <w:t>经办对应主体责任、审核对应审核责任、审批对应审批责任</w:t>
        </w:r>
      </w:ins>
      <w:ins w:id="1068" w:author="Henry" w:date="2026-09-15T09:54:39Z">
        <w:r>
          <w:rPr>
            <w:rFonts w:hint="eastAsia"/>
            <w:lang w:eastAsia="zh"/>
            <w:woUserID w:val="3"/>
          </w:rPr>
          <w:t>”</w:t>
        </w:r>
      </w:ins>
      <w:ins w:id="1069" w:author="Henry" w:date="2026-09-15T09:54:21Z">
        <w:r>
          <w:rPr>
            <w:rFonts w:hint="eastAsia"/>
            <w:lang w:eastAsia="zh"/>
            <w:woUserID w:val="3"/>
          </w:rPr>
          <w:t>的对应关系执行检查</w:t>
        </w:r>
      </w:ins>
      <w:ins w:id="1070" w:author="Vance xu" w:date="2026-09-15T10:32:08Z">
        <w:r>
          <w:rPr>
            <w:rFonts w:hint="eastAsia"/>
            <w:lang w:eastAsia="zh"/>
            <w:woUserID w:val="2"/>
          </w:rPr>
          <w:t>。</w:t>
        </w:r>
      </w:ins>
      <w:ins w:id="1071" w:author="Henry" w:date="2026-09-15T09:54:21Z">
        <w:del w:id="1072" w:author="Vance xu" w:date="2026-09-15T10:31:56Z">
          <w:r>
            <w:rPr>
              <w:rFonts w:hint="eastAsia"/>
              <w:lang w:eastAsia="zh"/>
              <w:woUserID w:val="3"/>
            </w:rPr>
            <w:delText>。</w:delText>
          </w:r>
        </w:del>
      </w:ins>
    </w:p>
    <w:p w14:paraId="4DA76EAA">
      <w:pPr>
        <w:snapToGrid w:val="0"/>
        <w:rPr>
          <w:ins w:id="1073" w:author="Henry" w:date="2026-09-15T09:55:29Z"/>
          <w:rFonts w:hint="eastAsia"/>
          <w:lang w:eastAsia="zh"/>
          <w:woUserID w:val="3"/>
        </w:rPr>
      </w:pPr>
      <w:ins w:id="1074" w:author="Henry" w:date="2026-09-15T09:55:29Z">
        <w:r>
          <w:rPr>
            <w:rFonts w:hint="eastAsia"/>
            <w:lang w:eastAsia="zh"/>
            <w:woUserID w:val="3"/>
          </w:rPr>
          <w:t>一、岗位清单存在明确角色字段时</w:t>
        </w:r>
      </w:ins>
    </w:p>
    <w:p w14:paraId="77E70762">
      <w:pPr>
        <w:snapToGrid w:val="0"/>
        <w:rPr>
          <w:ins w:id="1075" w:author="Henry" w:date="2026-09-15T09:55:29Z"/>
          <w:del w:id="1076" w:author="Vance xu" w:date="2026-09-15T10:32:43Z"/>
          <w:rFonts w:hint="eastAsia"/>
          <w:lang w:eastAsia="zh"/>
          <w:woUserID w:val="3"/>
        </w:rPr>
      </w:pPr>
      <w:ins w:id="1077" w:author="Henry" w:date="2026-09-15T09:55:29Z">
        <w:r>
          <w:rPr>
            <w:rFonts w:hint="eastAsia"/>
            <w:lang w:eastAsia="zh"/>
            <w:woUserID w:val="3"/>
          </w:rPr>
          <w:t>将角色字段与岗位职责中的责任类型进行比对，存在明确不一致的，指出具体角色与责任表述之间的冲突，并给出提示</w:t>
        </w:r>
      </w:ins>
      <w:ins w:id="1078" w:author="Vance xu" w:date="2026-09-15T10:32:40Z">
        <w:r>
          <w:rPr>
            <w:rFonts w:hint="eastAsia"/>
            <w:lang w:eastAsia="zh"/>
            <w:woUserID w:val="2"/>
          </w:rPr>
          <w:t>词</w:t>
        </w:r>
      </w:ins>
      <w:ins w:id="1079" w:author="Henry" w:date="2026-09-15T09:55:29Z">
        <w:r>
          <w:rPr>
            <w:rFonts w:hint="eastAsia"/>
            <w:lang w:eastAsia="zh"/>
            <w:woUserID w:val="3"/>
          </w:rPr>
          <w:t>：</w:t>
        </w:r>
      </w:ins>
    </w:p>
    <w:p w14:paraId="402CE553">
      <w:pPr>
        <w:snapToGrid w:val="0"/>
        <w:ind w:firstLine="0"/>
        <w:rPr>
          <w:ins w:id="1081" w:author="Henry" w:date="2026-09-15T09:53:28Z"/>
          <w:rFonts w:hint="eastAsia"/>
          <w:lang w:eastAsia="zh"/>
          <w:woUserID w:val="2"/>
        </w:rPr>
        <w:pPrChange w:id="1080" w:author="Henry" w:date="2026-09-15T09:55:42Z">
          <w:pPr>
            <w:snapToGrid w:val="0"/>
          </w:pPr>
        </w:pPrChange>
      </w:pPr>
      <w:ins w:id="1082" w:author="Henry" w:date="2026-09-15T09:55:45Z">
        <w:r>
          <w:rPr>
            <w:rFonts w:hint="eastAsia"/>
            <w:lang w:eastAsia="zh"/>
            <w:woUserID w:val="3"/>
          </w:rPr>
          <w:t>“</w:t>
        </w:r>
      </w:ins>
      <w:ins w:id="1083" w:author="Henry" w:date="2026-09-15T09:55:29Z">
        <w:r>
          <w:rPr>
            <w:rFonts w:hint="eastAsia"/>
            <w:lang w:eastAsia="zh"/>
            <w:woUserID w:val="3"/>
          </w:rPr>
          <w:t>经办对应主体责任、审核对应审核责任、审批对应审批责任。</w:t>
        </w:r>
      </w:ins>
      <w:ins w:id="1084" w:author="Henry" w:date="2026-09-15T09:55:53Z">
        <w:r>
          <w:rPr>
            <w:rFonts w:hint="eastAsia"/>
            <w:lang w:eastAsia="zh"/>
            <w:woUserID w:val="3"/>
          </w:rPr>
          <w:t>”</w:t>
        </w:r>
      </w:ins>
      <w:ins w:id="1085" w:author="Vance xu" w:date="2026-09-15T10:32:59Z">
        <w:r>
          <w:rPr>
            <w:rFonts w:hint="eastAsia"/>
            <w:lang w:eastAsia="zh"/>
            <w:woUserID w:val="2"/>
          </w:rPr>
          <w:t>，</w:t>
        </w:r>
      </w:ins>
      <w:ins w:id="1086" w:author="Vance xu" w:date="2026-09-15T10:32:52Z">
        <w:r>
          <w:rPr>
            <w:rFonts w:hint="eastAsia"/>
            <w:lang w:eastAsia="zh"/>
            <w:woUserID w:val="2"/>
          </w:rPr>
          <w:t>不需要</w:t>
        </w:r>
      </w:ins>
      <w:ins w:id="1087" w:author="Vance xu" w:date="2026-09-15T10:32:53Z">
        <w:r>
          <w:rPr>
            <w:rFonts w:hint="eastAsia"/>
            <w:lang w:eastAsia="zh"/>
            <w:woUserID w:val="2"/>
          </w:rPr>
          <w:t>多的</w:t>
        </w:r>
      </w:ins>
      <w:ins w:id="1088" w:author="Vance xu" w:date="2026-09-15T10:32:55Z">
        <w:r>
          <w:rPr>
            <w:rFonts w:hint="eastAsia"/>
            <w:lang w:eastAsia="zh"/>
            <w:woUserID w:val="2"/>
          </w:rPr>
          <w:t>提示词</w:t>
        </w:r>
      </w:ins>
      <w:ins w:id="1089" w:author="Vance xu" w:date="2026-09-15T10:32:57Z">
        <w:r>
          <w:rPr>
            <w:rFonts w:hint="eastAsia"/>
            <w:lang w:eastAsia="zh"/>
            <w:woUserID w:val="2"/>
          </w:rPr>
          <w:t>。</w:t>
        </w:r>
      </w:ins>
    </w:p>
    <w:p w14:paraId="0D385215">
      <w:pPr>
        <w:snapToGrid w:val="0"/>
        <w:rPr>
          <w:ins w:id="1090" w:author="Henry" w:date="2026-09-15T09:56:32Z"/>
          <w:rFonts w:hint="eastAsia"/>
          <w:lang w:eastAsia="zh"/>
          <w:woUserID w:val="3"/>
        </w:rPr>
      </w:pPr>
      <w:ins w:id="1091" w:author="Henry" w:date="2026-09-15T09:56:32Z">
        <w:r>
          <w:rPr>
            <w:rFonts w:hint="eastAsia"/>
            <w:lang w:eastAsia="zh"/>
            <w:woUserID w:val="3"/>
          </w:rPr>
          <w:t>二、岗位清单无角色字段时</w:t>
        </w:r>
      </w:ins>
    </w:p>
    <w:p w14:paraId="6F73A392">
      <w:pPr>
        <w:snapToGrid w:val="0"/>
        <w:ind w:firstLine="0"/>
        <w:rPr>
          <w:ins w:id="1093" w:author="Henry" w:date="2026-09-15T09:56:29Z"/>
          <w:rFonts w:hint="eastAsia"/>
          <w:lang w:eastAsia="zh"/>
          <w:woUserID w:val="2"/>
        </w:rPr>
        <w:pPrChange w:id="1092" w:author="Vance xu" w:date="2026-09-15T18:11:26Z">
          <w:pPr>
            <w:snapToGrid w:val="0"/>
          </w:pPr>
        </w:pPrChange>
      </w:pPr>
      <w:ins w:id="1094" w:author="Henry" w:date="2026-09-15T09:56:32Z">
        <w:r>
          <w:rPr>
            <w:rFonts w:hint="eastAsia"/>
            <w:lang w:eastAsia="zh"/>
            <w:woUserID w:val="3"/>
          </w:rPr>
          <w:t>可从</w:t>
        </w:r>
      </w:ins>
      <w:ins w:id="1095" w:author="Henry" w:date="2026-09-15T09:56:39Z">
        <w:r>
          <w:rPr>
            <w:rFonts w:hint="eastAsia"/>
            <w:lang w:eastAsia="zh"/>
            <w:woUserID w:val="3"/>
          </w:rPr>
          <w:t>“</w:t>
        </w:r>
      </w:ins>
      <w:ins w:id="1096" w:author="Henry" w:date="2026-09-15T09:56:32Z">
        <w:r>
          <w:rPr>
            <w:rFonts w:hint="eastAsia"/>
            <w:lang w:eastAsia="zh"/>
            <w:woUserID w:val="3"/>
          </w:rPr>
          <w:t>负主体责任</w:t>
        </w:r>
      </w:ins>
      <w:ins w:id="1097" w:author="Henry" w:date="2026-09-15T09:56:45Z">
        <w:r>
          <w:rPr>
            <w:rFonts w:hint="eastAsia"/>
            <w:lang w:eastAsia="zh"/>
            <w:woUserID w:val="3"/>
          </w:rPr>
          <w:t>”</w:t>
        </w:r>
      </w:ins>
      <w:ins w:id="1098" w:author="Henry" w:date="2026-09-15T09:56:50Z">
        <w:r>
          <w:rPr>
            <w:rFonts w:hint="eastAsia"/>
            <w:lang w:eastAsia="zh"/>
            <w:woUserID w:val="3"/>
          </w:rPr>
          <w:t>“</w:t>
        </w:r>
      </w:ins>
      <w:ins w:id="1099" w:author="Henry" w:date="2026-09-15T09:56:32Z">
        <w:r>
          <w:rPr>
            <w:rFonts w:hint="eastAsia"/>
            <w:lang w:eastAsia="zh"/>
            <w:woUserID w:val="3"/>
          </w:rPr>
          <w:t>负审核责任</w:t>
        </w:r>
      </w:ins>
      <w:ins w:id="1100" w:author="Henry" w:date="2026-09-15T09:56:56Z">
        <w:r>
          <w:rPr>
            <w:rFonts w:hint="eastAsia"/>
            <w:lang w:eastAsia="zh"/>
            <w:woUserID w:val="3"/>
          </w:rPr>
          <w:t>”</w:t>
        </w:r>
      </w:ins>
      <w:ins w:id="1101" w:author="Henry" w:date="2026-09-15T09:57:04Z">
        <w:r>
          <w:rPr>
            <w:rFonts w:hint="eastAsia"/>
            <w:lang w:eastAsia="zh"/>
            <w:woUserID w:val="3"/>
          </w:rPr>
          <w:t>“</w:t>
        </w:r>
      </w:ins>
      <w:ins w:id="1102" w:author="Henry" w:date="2026-09-15T09:56:32Z">
        <w:r>
          <w:rPr>
            <w:rFonts w:hint="eastAsia"/>
            <w:lang w:eastAsia="zh"/>
            <w:woUserID w:val="3"/>
          </w:rPr>
          <w:t>负审批责任</w:t>
        </w:r>
      </w:ins>
      <w:ins w:id="1103" w:author="Henry" w:date="2026-09-15T09:57:10Z">
        <w:r>
          <w:rPr>
            <w:rFonts w:hint="eastAsia"/>
            <w:lang w:eastAsia="zh"/>
            <w:woUserID w:val="3"/>
          </w:rPr>
          <w:t>”</w:t>
        </w:r>
      </w:ins>
      <w:ins w:id="1104"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105" w:author="Henry" w:date="2026-09-15T09:58:19Z"/>
          <w:rFonts w:hint="eastAsia"/>
          <w:lang w:eastAsia="zh"/>
          <w:woUserID w:val="3"/>
        </w:rPr>
      </w:pPr>
      <w:ins w:id="1106" w:author="Henry" w:date="2026-09-15T09:58:19Z">
        <w:r>
          <w:rPr>
            <w:rFonts w:hint="eastAsia"/>
            <w:lang w:eastAsia="zh"/>
            <w:woUserID w:val="3"/>
          </w:rPr>
          <w:t>三、禁止事项</w:t>
        </w:r>
      </w:ins>
    </w:p>
    <w:p w14:paraId="02EA0673">
      <w:pPr>
        <w:snapToGrid w:val="0"/>
        <w:rPr>
          <w:ins w:id="1107" w:author="Henry" w:date="2026-09-15T09:58:29Z"/>
          <w:rFonts w:hint="eastAsia"/>
          <w:lang w:eastAsia="zh"/>
          <w:woUserID w:val="3"/>
        </w:rPr>
      </w:pPr>
      <w:ins w:id="1108" w:author="Henry" w:date="2026-09-15T09:58:19Z">
        <w:r>
          <w:rPr>
            <w:rFonts w:hint="eastAsia"/>
            <w:lang w:eastAsia="zh"/>
            <w:woUserID w:val="3"/>
          </w:rPr>
          <w:t>不得仅凭岗位名称或职责描述中的普通动作词推断角色。</w:t>
        </w:r>
      </w:ins>
    </w:p>
    <w:p w14:paraId="7F48B341">
      <w:pPr>
        <w:snapToGrid w:val="0"/>
        <w:rPr>
          <w:ins w:id="1109" w:author="Henry" w:date="2026-09-15T09:58:49Z"/>
          <w:rFonts w:hint="eastAsia"/>
          <w:lang w:eastAsia="zh"/>
          <w:woUserID w:val="3"/>
        </w:rPr>
      </w:pPr>
      <w:ins w:id="1110" w:author="Henry" w:date="2026-09-15T09:58:49Z">
        <w:r>
          <w:rPr>
            <w:rFonts w:hint="eastAsia"/>
            <w:lang w:eastAsia="zh"/>
            <w:woUserID w:val="3"/>
          </w:rPr>
          <w:t>四、</w:t>
        </w:r>
      </w:ins>
      <w:ins w:id="1111" w:author="Vance xu" w:date="2026-09-15T17:33:18Z">
        <w:r>
          <w:rPr>
            <w:rFonts w:hint="eastAsia"/>
            <w:lang w:eastAsia="zh"/>
            <w:woUserID w:val="2"/>
          </w:rPr>
          <w:t>同一岗位存在多个责任类型</w:t>
        </w:r>
      </w:ins>
      <w:ins w:id="1112" w:author="Henry" w:date="2026-09-15T09:58:49Z">
        <w:del w:id="1113" w:author="Vance xu" w:date="2026-09-15T17:33:18Z">
          <w:r>
            <w:rPr>
              <w:rFonts w:hint="eastAsia"/>
              <w:lang w:eastAsia="zh"/>
              <w:woUserID w:val="2"/>
            </w:rPr>
            <w:delText>待核实情形</w:delText>
          </w:r>
        </w:del>
      </w:ins>
    </w:p>
    <w:p w14:paraId="72D3FA98">
      <w:pPr>
        <w:snapToGrid w:val="0"/>
        <w:rPr>
          <w:ins w:id="1114" w:author="Henry" w:date="2026-09-15T09:57:50Z"/>
          <w:del w:id="1115" w:author="Vance xu" w:date="2026-09-15T21:25:39Z"/>
          <w:rFonts w:hint="eastAsia"/>
          <w:lang w:eastAsia="zh"/>
          <w:woUserID w:val="3"/>
        </w:rPr>
      </w:pPr>
      <w:ins w:id="1116" w:author="Henry" w:date="2026-09-15T09:58:49Z">
        <w:r>
          <w:rPr>
            <w:rFonts w:hint="eastAsia"/>
            <w:lang w:eastAsia="zh"/>
            <w:woUserID w:val="3"/>
          </w:rPr>
          <w:t>同一岗位存在多个责任类型混杂、且无法明确区分的，</w:t>
        </w:r>
      </w:ins>
      <w:ins w:id="1117" w:author="Vance xu" w:date="2026-09-15T17:32:38Z">
        <w:r>
          <w:rPr>
            <w:rFonts w:hint="eastAsia"/>
            <w:lang w:eastAsia="zh"/>
            <w:woUserID w:val="2"/>
          </w:rPr>
          <w:t>只要</w:t>
        </w:r>
      </w:ins>
      <w:ins w:id="1118" w:author="Vance xu" w:date="2026-09-15T17:32:44Z">
        <w:r>
          <w:rPr>
            <w:rFonts w:hint="eastAsia"/>
            <w:lang w:eastAsia="zh"/>
            <w:woUserID w:val="2"/>
          </w:rPr>
          <w:t>满足</w:t>
        </w:r>
      </w:ins>
      <w:ins w:id="1119" w:author="Henry" w:date="2026-09-15T09:58:49Z">
        <w:del w:id="1120" w:author="Vance xu" w:date="2026-09-15T17:32:35Z">
          <w:r>
            <w:rPr>
              <w:rFonts w:hint="eastAsia"/>
              <w:lang w:eastAsia="zh"/>
              <w:woUserID w:val="3"/>
            </w:rPr>
            <w:delText>填写待核实意见，不强行判定角色</w:delText>
          </w:r>
        </w:del>
      </w:ins>
      <w:ins w:id="1121" w:author="Vance xu" w:date="2026-09-15T17:32:55Z">
        <w:r>
          <w:rPr>
            <w:rFonts w:hint="eastAsia"/>
            <w:lang w:eastAsia="zh"/>
            <w:woUserID w:val="2"/>
          </w:rPr>
          <w:t>经办对应主体责任、审核对应审核责任、审批对应审批责任</w:t>
        </w:r>
      </w:ins>
      <w:ins w:id="1122" w:author="Vance xu" w:date="2026-09-15T17:32:58Z">
        <w:r>
          <w:rPr>
            <w:rFonts w:hint="eastAsia"/>
            <w:lang w:eastAsia="zh"/>
            <w:woUserID w:val="2"/>
          </w:rPr>
          <w:t>之一</w:t>
        </w:r>
      </w:ins>
      <w:ins w:id="1123" w:author="Vance xu" w:date="2026-09-15T17:33:00Z">
        <w:r>
          <w:rPr>
            <w:rFonts w:hint="eastAsia"/>
            <w:lang w:eastAsia="zh"/>
            <w:woUserID w:val="2"/>
          </w:rPr>
          <w:t>就</w:t>
        </w:r>
      </w:ins>
      <w:ins w:id="1124" w:author="Vance xu" w:date="2026-09-15T17:33:02Z">
        <w:r>
          <w:rPr>
            <w:rFonts w:hint="eastAsia"/>
            <w:lang w:eastAsia="zh"/>
            <w:woUserID w:val="2"/>
          </w:rPr>
          <w:t>不再</w:t>
        </w:r>
      </w:ins>
      <w:ins w:id="1125" w:author="Vance xu" w:date="2026-09-15T17:33:03Z">
        <w:r>
          <w:rPr>
            <w:rFonts w:hint="eastAsia"/>
            <w:lang w:eastAsia="zh"/>
            <w:woUserID w:val="2"/>
          </w:rPr>
          <w:t>提示</w:t>
        </w:r>
      </w:ins>
      <w:ins w:id="1126" w:author="Henry" w:date="2026-09-15T09:58:49Z">
        <w:r>
          <w:rPr>
            <w:rFonts w:hint="eastAsia"/>
            <w:lang w:eastAsia="zh"/>
            <w:woUserID w:val="3"/>
          </w:rPr>
          <w:t>。</w:t>
        </w:r>
      </w:ins>
    </w:p>
    <w:p w14:paraId="4CDEC88D">
      <w:pPr>
        <w:snapToGrid w:val="0"/>
        <w:rPr>
          <w:del w:id="1127" w:author="Henry" w:date="2026-09-15T09:59:10Z"/>
          <w:rFonts w:hint="eastAsia" w:eastAsia="华文仿宋"/>
          <w:lang w:eastAsia="zh"/>
          <w:woUserID w:val="2"/>
        </w:rPr>
      </w:pPr>
      <w:del w:id="1128"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129" w:author="Vance xu" w:date="2026-09-15T08:44:35Z">
        <w:del w:id="1130" w:author="Henry" w:date="2026-09-15T09:59:10Z">
          <w:r>
            <w:rPr>
              <w:rFonts w:hint="eastAsia"/>
              <w:lang w:eastAsia="zh"/>
              <w:woUserID w:val="2"/>
            </w:rPr>
            <w:delText>给出</w:delText>
          </w:r>
        </w:del>
      </w:ins>
      <w:ins w:id="1131" w:author="Vance xu" w:date="2026-09-15T08:44:37Z">
        <w:del w:id="1132" w:author="Henry" w:date="2026-09-15T09:59:10Z">
          <w:r>
            <w:rPr>
              <w:rFonts w:hint="eastAsia"/>
              <w:lang w:eastAsia="zh"/>
              <w:woUserID w:val="2"/>
            </w:rPr>
            <w:delText>“</w:delText>
          </w:r>
        </w:del>
      </w:ins>
      <w:ins w:id="1133" w:author="Vance xu" w:date="2026-09-15T08:44:39Z">
        <w:del w:id="1134" w:author="Henry" w:date="2026-09-15T09:59:10Z">
          <w:r>
            <w:rPr>
              <w:woUserID w:val="2"/>
            </w:rPr>
            <w:delText>经办对应主体责任、审核对应审核责任、审批对应审批责任</w:delText>
          </w:r>
        </w:del>
      </w:ins>
      <w:ins w:id="1135" w:author="Vance xu" w:date="2026-09-15T08:44:37Z">
        <w:del w:id="1136" w:author="Henry" w:date="2026-09-15T09:59:10Z">
          <w:r>
            <w:rPr>
              <w:rFonts w:hint="eastAsia"/>
              <w:lang w:eastAsia="zh"/>
              <w:woUserID w:val="2"/>
            </w:rPr>
            <w:delText>”</w:delText>
          </w:r>
        </w:del>
      </w:ins>
      <w:ins w:id="1137" w:author="Vance xu" w:date="2026-09-15T08:44:43Z">
        <w:del w:id="1138" w:author="Henry" w:date="2026-09-15T09:59:10Z">
          <w:r>
            <w:rPr>
              <w:rFonts w:hint="eastAsia"/>
              <w:lang w:eastAsia="zh"/>
              <w:woUserID w:val="2"/>
            </w:rPr>
            <w:delText>的</w:delText>
          </w:r>
        </w:del>
      </w:ins>
      <w:ins w:id="1139" w:author="Vance xu" w:date="2026-09-15T08:44:45Z">
        <w:del w:id="1140" w:author="Henry" w:date="2026-09-15T09:59:10Z">
          <w:r>
            <w:rPr>
              <w:rFonts w:hint="eastAsia"/>
              <w:lang w:eastAsia="zh"/>
              <w:woUserID w:val="2"/>
            </w:rPr>
            <w:delText>提示</w:delText>
          </w:r>
        </w:del>
      </w:ins>
      <w:ins w:id="1141" w:author="Vance xu" w:date="2026-09-15T08:44:46Z">
        <w:del w:id="1142" w:author="Henry" w:date="2026-09-15T09:59:10Z">
          <w:r>
            <w:rPr>
              <w:rFonts w:hint="eastAsia"/>
              <w:lang w:eastAsia="zh"/>
              <w:woUserID w:val="2"/>
            </w:rPr>
            <w:delText>。</w:delText>
          </w:r>
        </w:del>
      </w:ins>
    </w:p>
    <w:p w14:paraId="1133B4E1">
      <w:pPr>
        <w:snapToGrid w:val="0"/>
        <w:rPr>
          <w:del w:id="1143" w:author="Henry" w:date="2026-09-15T09:59:10Z"/>
        </w:rPr>
      </w:pPr>
      <w:del w:id="1144"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146" w:author="Vance xu" w:date="2026-09-15T18:40:10Z"/>
        </w:rPr>
        <w:pPrChange w:id="1145" w:author="Vance xu" w:date="2026-09-15T21:25:39Z">
          <w:pPr>
            <w:pStyle w:val="4"/>
            <w:snapToGrid w:val="0"/>
          </w:pPr>
        </w:pPrChange>
      </w:pPr>
      <w:del w:id="1147" w:author="Vance xu" w:date="2026-09-15T18:40:10Z">
        <w:r>
          <w:rPr/>
          <w:delText>（十二）三清单措施编号排序</w:delText>
        </w:r>
      </w:del>
    </w:p>
    <w:p w14:paraId="0D2D3D81">
      <w:pPr>
        <w:snapToGrid w:val="0"/>
        <w:rPr>
          <w:ins w:id="1148" w:author="Henry" w:date="2026-09-15T10:10:04Z"/>
          <w:del w:id="1149" w:author="Vance xu" w:date="2026-09-15T18:40:10Z"/>
          <w:rFonts w:hint="eastAsia" w:eastAsia="华文仿宋"/>
          <w:lang w:eastAsia="zh"/>
          <w:woUserID w:val="3"/>
        </w:rPr>
      </w:pPr>
      <w:ins w:id="1150" w:author="Henry" w:date="2026-09-15T10:10:07Z">
        <w:del w:id="1151"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152" w:author="Henry" w:date="2026-09-15T10:10:40Z"/>
          <w:del w:id="1153" w:author="Vance xu" w:date="2026-09-15T18:40:10Z"/>
          <w:rFonts w:hint="eastAsia"/>
          <w:lang w:eastAsia="zh"/>
          <w:woUserID w:val="3"/>
        </w:rPr>
      </w:pPr>
      <w:ins w:id="1154" w:author="Henry" w:date="2026-09-15T10:10:40Z">
        <w:del w:id="1155" w:author="Vance xu" w:date="2026-09-15T18:40:10Z">
          <w:r>
            <w:rPr>
              <w:rFonts w:hint="eastAsia"/>
              <w:lang w:eastAsia="zh"/>
              <w:woUserID w:val="3"/>
            </w:rPr>
            <w:delText>一、排序基准</w:delText>
          </w:r>
        </w:del>
      </w:ins>
    </w:p>
    <w:p w14:paraId="025FF8CE">
      <w:pPr>
        <w:snapToGrid w:val="0"/>
        <w:ind w:firstLine="0"/>
        <w:rPr>
          <w:ins w:id="1157" w:author="Henry" w:date="2026-09-15T10:10:40Z"/>
          <w:del w:id="1158" w:author="Vance xu" w:date="2026-09-15T18:40:10Z"/>
          <w:rFonts w:hint="eastAsia"/>
          <w:lang w:eastAsia="zh"/>
          <w:woUserID w:val="3"/>
        </w:rPr>
        <w:pPrChange w:id="1156" w:author="Henry" w:date="2026-09-15T10:10:45Z">
          <w:pPr>
            <w:snapToGrid w:val="0"/>
          </w:pPr>
        </w:pPrChange>
      </w:pPr>
      <w:ins w:id="1159" w:author="Henry" w:date="2026-09-15T10:10:40Z">
        <w:del w:id="1160"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162" w:author="Henry" w:date="2026-09-15T10:10:15Z"/>
          <w:del w:id="1163" w:author="Vance xu" w:date="2026-09-15T18:40:10Z"/>
          <w:rFonts w:hint="eastAsia"/>
          <w:lang w:eastAsia="zh"/>
          <w:woUserID w:val="3"/>
        </w:rPr>
        <w:pPrChange w:id="1161" w:author="Henry" w:date="2026-09-15T10:11:07Z">
          <w:pPr>
            <w:snapToGrid w:val="0"/>
          </w:pPr>
        </w:pPrChange>
      </w:pPr>
      <w:ins w:id="1164" w:author="Henry" w:date="2026-09-15T10:10:40Z">
        <w:del w:id="1165" w:author="Vance xu" w:date="2026-09-15T18:40:10Z">
          <w:r>
            <w:rPr>
              <w:rFonts w:hint="eastAsia"/>
              <w:lang w:eastAsia="zh"/>
              <w:woUserID w:val="3"/>
            </w:rPr>
            <w:delText>2. 无可用基准顺序时：按业务类别、控制点数字、措施序号进行自然排序，确保数字按数值大小排列，避免将</w:delText>
          </w:r>
        </w:del>
      </w:ins>
      <w:ins w:id="1166" w:author="Henry" w:date="2026-09-15T10:11:24Z">
        <w:del w:id="1167" w:author="Vance xu" w:date="2026-09-15T18:40:10Z">
          <w:r>
            <w:rPr>
              <w:rFonts w:hint="eastAsia"/>
              <w:lang w:eastAsia="zh"/>
              <w:woUserID w:val="3"/>
            </w:rPr>
            <w:delText>“</w:delText>
          </w:r>
        </w:del>
      </w:ins>
      <w:ins w:id="1168" w:author="Henry" w:date="2026-09-15T10:10:40Z">
        <w:del w:id="1169" w:author="Vance xu" w:date="2026-09-15T18:40:10Z">
          <w:r>
            <w:rPr>
              <w:rFonts w:hint="eastAsia"/>
              <w:lang w:eastAsia="zh"/>
              <w:woUserID w:val="3"/>
            </w:rPr>
            <w:delText>10</w:delText>
          </w:r>
        </w:del>
      </w:ins>
      <w:ins w:id="1170" w:author="Henry" w:date="2026-09-15T10:11:29Z">
        <w:del w:id="1171" w:author="Vance xu" w:date="2026-09-15T18:40:10Z">
          <w:r>
            <w:rPr>
              <w:rFonts w:hint="eastAsia"/>
              <w:lang w:eastAsia="zh"/>
              <w:woUserID w:val="3"/>
            </w:rPr>
            <w:delText>”</w:delText>
          </w:r>
        </w:del>
      </w:ins>
      <w:ins w:id="1172" w:author="Henry" w:date="2026-09-15T10:10:40Z">
        <w:del w:id="1173" w:author="Vance xu" w:date="2026-09-15T18:40:10Z">
          <w:r>
            <w:rPr>
              <w:rFonts w:hint="eastAsia"/>
              <w:lang w:eastAsia="zh"/>
              <w:woUserID w:val="3"/>
            </w:rPr>
            <w:delText>排在</w:delText>
          </w:r>
        </w:del>
      </w:ins>
      <w:ins w:id="1174" w:author="Henry" w:date="2026-09-15T10:11:35Z">
        <w:del w:id="1175" w:author="Vance xu" w:date="2026-09-15T18:40:10Z">
          <w:r>
            <w:rPr>
              <w:rFonts w:hint="eastAsia"/>
              <w:lang w:eastAsia="zh"/>
              <w:woUserID w:val="3"/>
            </w:rPr>
            <w:delText>“</w:delText>
          </w:r>
        </w:del>
      </w:ins>
      <w:ins w:id="1176" w:author="Henry" w:date="2026-09-15T10:10:40Z">
        <w:del w:id="1177" w:author="Vance xu" w:date="2026-09-15T18:40:10Z">
          <w:r>
            <w:rPr>
              <w:rFonts w:hint="eastAsia"/>
              <w:lang w:eastAsia="zh"/>
              <w:woUserID w:val="3"/>
            </w:rPr>
            <w:delText>2</w:delText>
          </w:r>
        </w:del>
      </w:ins>
      <w:ins w:id="1178" w:author="Henry" w:date="2026-09-15T10:11:39Z">
        <w:del w:id="1179" w:author="Vance xu" w:date="2026-09-15T18:40:10Z">
          <w:r>
            <w:rPr>
              <w:rFonts w:hint="eastAsia"/>
              <w:lang w:eastAsia="zh"/>
              <w:woUserID w:val="3"/>
            </w:rPr>
            <w:delText>”</w:delText>
          </w:r>
        </w:del>
      </w:ins>
      <w:ins w:id="1180" w:author="Henry" w:date="2026-09-15T10:10:40Z">
        <w:del w:id="1181" w:author="Vance xu" w:date="2026-09-15T18:40:10Z">
          <w:r>
            <w:rPr>
              <w:rFonts w:hint="eastAsia"/>
              <w:lang w:eastAsia="zh"/>
              <w:woUserID w:val="3"/>
            </w:rPr>
            <w:delText>之前。</w:delText>
          </w:r>
        </w:del>
      </w:ins>
    </w:p>
    <w:p w14:paraId="62D3B2F2">
      <w:pPr>
        <w:snapToGrid w:val="0"/>
        <w:rPr>
          <w:ins w:id="1182" w:author="Henry" w:date="2026-09-15T10:15:03Z"/>
          <w:del w:id="1183" w:author="Vance xu" w:date="2026-09-15T18:40:10Z"/>
          <w:rFonts w:hint="eastAsia"/>
          <w:lang w:eastAsia="zh"/>
          <w:woUserID w:val="3"/>
        </w:rPr>
      </w:pPr>
      <w:ins w:id="1184" w:author="Henry" w:date="2026-09-15T10:15:03Z">
        <w:del w:id="1185" w:author="Vance xu" w:date="2026-09-15T18:40:10Z">
          <w:r>
            <w:rPr>
              <w:rFonts w:hint="eastAsia"/>
              <w:lang w:eastAsia="zh"/>
              <w:woUserID w:val="3"/>
            </w:rPr>
            <w:delText>二、排序规则</w:delText>
          </w:r>
        </w:del>
      </w:ins>
    </w:p>
    <w:p w14:paraId="4D154F3C">
      <w:pPr>
        <w:snapToGrid w:val="0"/>
        <w:ind w:firstLine="0"/>
        <w:rPr>
          <w:ins w:id="1187" w:author="Henry" w:date="2026-09-15T10:15:03Z"/>
          <w:del w:id="1188" w:author="Vance xu" w:date="2026-09-15T18:40:10Z"/>
          <w:rFonts w:hint="eastAsia"/>
          <w:lang w:eastAsia="zh"/>
          <w:woUserID w:val="3"/>
        </w:rPr>
        <w:pPrChange w:id="1186" w:author="Henry" w:date="2026-09-15T10:15:06Z">
          <w:pPr>
            <w:snapToGrid w:val="0"/>
          </w:pPr>
        </w:pPrChange>
      </w:pPr>
      <w:ins w:id="1189" w:author="Henry" w:date="2026-09-15T10:15:03Z">
        <w:del w:id="1190"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192" w:author="Henry" w:date="2026-09-15T10:15:03Z"/>
          <w:del w:id="1193" w:author="Vance xu" w:date="2026-09-15T18:40:10Z"/>
          <w:rFonts w:hint="eastAsia"/>
          <w:lang w:eastAsia="zh"/>
          <w:woUserID w:val="3"/>
        </w:rPr>
        <w:pPrChange w:id="1191" w:author="Henry" w:date="2026-09-15T10:15:10Z">
          <w:pPr>
            <w:snapToGrid w:val="0"/>
          </w:pPr>
        </w:pPrChange>
      </w:pPr>
      <w:ins w:id="1194" w:author="Henry" w:date="2026-09-15T10:15:03Z">
        <w:del w:id="1195"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197" w:author="尹兴盛" w:date="2026-09-15T16:59:15Z"/>
          <w:del w:id="1198" w:author="Vance xu" w:date="2026-09-15T18:40:10Z"/>
          <w:rFonts w:hint="eastAsia"/>
          <w:lang w:eastAsia="zh"/>
          <w:woUserID w:val="3"/>
        </w:rPr>
        <w:pPrChange w:id="1196" w:author="Henry" w:date="2026-09-15T10:15:14Z">
          <w:pPr>
            <w:snapToGrid w:val="0"/>
          </w:pPr>
        </w:pPrChange>
      </w:pPr>
      <w:ins w:id="1199" w:author="Henry" w:date="2026-09-15T10:15:03Z">
        <w:del w:id="1200"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202" w:author="尹兴盛" w:date="2026-09-15T16:59:29Z"/>
          <w:del w:id="1203" w:author="Vance xu" w:date="2026-09-15T18:40:10Z"/>
          <w:rFonts w:hint="eastAsia" w:ascii="华文仿宋" w:hAnsi="华文仿宋" w:eastAsia="华文仿宋" w:cs="华文仿宋"/>
          <w:b w:val="0"/>
          <w:i w:val="0"/>
          <w:color w:val="000000"/>
          <w:sz w:val="32"/>
          <w:szCs w:val="32"/>
          <w:woUserID w:val="6"/>
        </w:rPr>
        <w:pPrChange w:id="1201"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04" w:author="尹兴盛" w:date="2026-09-15T16:59:29Z">
        <w:del w:id="1205"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207" w:author="尹兴盛" w:date="2026-09-15T16:59:29Z"/>
          <w:del w:id="1208" w:author="Vance xu" w:date="2026-09-15T18:40:10Z"/>
          <w:rFonts w:hint="eastAsia" w:ascii="华文仿宋" w:hAnsi="华文仿宋" w:eastAsia="华文仿宋" w:cs="华文仿宋"/>
          <w:b w:val="0"/>
          <w:i w:val="0"/>
          <w:color w:val="000000"/>
          <w:sz w:val="32"/>
          <w:szCs w:val="32"/>
          <w:woUserID w:val="6"/>
        </w:rPr>
        <w:pPrChange w:id="1206"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09" w:author="尹兴盛" w:date="2026-09-15T16:59:29Z">
        <w:del w:id="1210"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212" w:author="Henry" w:date="2026-09-15T10:12:12Z"/>
          <w:del w:id="1213" w:author="Vance xu" w:date="2026-09-15T18:40:10Z"/>
          <w:rFonts w:hint="eastAsia"/>
          <w:lang w:eastAsia="zh"/>
          <w:woUserID w:val="2"/>
        </w:rPr>
        <w:pPrChange w:id="1211" w:author="Vance xu" w:date="2026-09-15T17:15:42Z">
          <w:pPr>
            <w:snapToGrid w:val="0"/>
          </w:pPr>
        </w:pPrChange>
      </w:pPr>
    </w:p>
    <w:p w14:paraId="5CC51CDD">
      <w:pPr>
        <w:snapToGrid w:val="0"/>
        <w:rPr>
          <w:ins w:id="1214" w:author="Henry" w:date="2026-09-15T10:16:01Z"/>
          <w:del w:id="1215" w:author="Vance xu" w:date="2026-09-15T18:22:56Z"/>
          <w:rFonts w:hint="eastAsia"/>
          <w:lang w:eastAsia="zh"/>
          <w:woUserID w:val="3"/>
        </w:rPr>
      </w:pPr>
      <w:ins w:id="1216" w:author="Henry" w:date="2026-09-15T10:16:01Z">
        <w:del w:id="1217" w:author="Vance xu" w:date="2026-09-15T18:22:56Z">
          <w:r>
            <w:rPr>
              <w:rFonts w:hint="eastAsia"/>
              <w:lang w:eastAsia="zh"/>
              <w:woUserID w:val="3"/>
            </w:rPr>
            <w:delText>三、问题处理</w:delText>
          </w:r>
        </w:del>
      </w:ins>
    </w:p>
    <w:p w14:paraId="07D00814">
      <w:pPr>
        <w:snapToGrid w:val="0"/>
        <w:rPr>
          <w:ins w:id="1218" w:author="Henry" w:date="2026-09-15T10:15:34Z"/>
          <w:del w:id="1219" w:author="Vance xu" w:date="2026-09-15T18:22:56Z"/>
          <w:rFonts w:hint="eastAsia"/>
          <w:lang w:eastAsia="zh"/>
          <w:woUserID w:val="3"/>
        </w:rPr>
      </w:pPr>
      <w:ins w:id="1220" w:author="Henry" w:date="2026-09-15T10:16:01Z">
        <w:del w:id="1221"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222" w:author="Henry" w:date="2026-09-15T10:16:26Z"/>
        </w:rPr>
      </w:pPr>
      <w:del w:id="1223"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224" w:author="Henry" w:date="2026-09-15T10:16:26Z"/>
        </w:rPr>
      </w:pPr>
      <w:del w:id="1225"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227" w:author="Vance xu" w:date="2026-09-15T20:53:04Z"/>
          <w:rFonts w:hint="default"/>
          <w:lang w:val="en-US"/>
        </w:rPr>
        <w:pPrChange w:id="1226" w:author="Vance xu" w:date="2026-09-15T21:25:39Z">
          <w:pPr>
            <w:pStyle w:val="4"/>
            <w:snapToGrid w:val="0"/>
          </w:pPr>
        </w:pPrChange>
      </w:pPr>
      <w:del w:id="1228" w:author="Vance xu" w:date="2026-09-15T20:53:04Z">
        <w:r>
          <w:rPr/>
          <w:delText>（十</w:delText>
        </w:r>
      </w:del>
      <w:del w:id="1229" w:author="Vance xu" w:date="2026-09-15T20:53:04Z">
        <w:r>
          <w:rPr>
            <w:rFonts w:hint="eastAsia"/>
            <w:lang w:val="en-US" w:eastAsia="zh-CN"/>
          </w:rPr>
          <w:delText>三</w:delText>
        </w:r>
      </w:del>
      <w:del w:id="1230" w:author="Vance xu" w:date="2026-09-15T20:53:04Z">
        <w:r>
          <w:rPr/>
          <w:delText>）</w:delText>
        </w:r>
      </w:del>
      <w:del w:id="1231" w:author="Vance xu" w:date="2026-09-15T20:53:04Z">
        <w:r>
          <w:rPr>
            <w:rFonts w:hint="eastAsia"/>
            <w:lang w:val="en-US" w:eastAsia="zh-CN"/>
          </w:rPr>
          <w:delText>风险矩阵及</w:delText>
        </w:r>
      </w:del>
      <w:del w:id="1232" w:author="Vance xu" w:date="2026-09-15T20:53:04Z">
        <w:r>
          <w:rPr/>
          <w:delText>三清单</w:delText>
        </w:r>
      </w:del>
      <w:del w:id="1233" w:author="Vance xu" w:date="2026-09-15T20:53:04Z">
        <w:r>
          <w:rPr>
            <w:rFonts w:hint="eastAsia"/>
            <w:lang w:val="en-US" w:eastAsia="zh-CN"/>
          </w:rPr>
          <w:delText>删除线一致性校验</w:delText>
        </w:r>
      </w:del>
    </w:p>
    <w:p w14:paraId="280E4AE2">
      <w:pPr>
        <w:snapToGrid w:val="0"/>
        <w:rPr>
          <w:ins w:id="1235" w:author="Henry" w:date="2026-09-15T10:30:20Z"/>
          <w:del w:id="1236" w:author="Vance xu" w:date="2026-09-15T20:53:04Z"/>
          <w:rFonts w:hint="eastAsia"/>
          <w:color w:val="000000"/>
          <w:highlight w:val="yellow"/>
          <w:lang w:eastAsia="zh"/>
          <w:woUserID w:val="3"/>
        </w:rPr>
        <w:pPrChange w:id="1234" w:author="Vance xu" w:date="2026-09-15T21:25:39Z">
          <w:pPr>
            <w:snapToGrid w:val="0"/>
          </w:pPr>
        </w:pPrChange>
      </w:pPr>
      <w:del w:id="1237" w:author="Vance xu" w:date="2026-09-15T20:53:04Z">
        <w:r>
          <w:rPr>
            <w:rFonts w:hint="eastAsia"/>
            <w:color w:val="000000"/>
            <w:highlight w:val="yellow"/>
            <w:rPrChange w:id="1238" w:author="Vance xu" w:date="2026-09-15T09:34:42Z">
              <w:rPr>
                <w:rFonts w:hint="eastAsia"/>
                <w:color w:val="FF0000"/>
              </w:rPr>
            </w:rPrChange>
          </w:rPr>
          <w:delText>矩阵删除线的内容在</w:delText>
        </w:r>
      </w:del>
      <w:del w:id="1239" w:author="Vance xu" w:date="2026-09-15T20:53:04Z">
        <w:r>
          <w:rPr>
            <w:rFonts w:hint="eastAsia"/>
            <w:color w:val="000000"/>
            <w:highlight w:val="yellow"/>
            <w:lang w:eastAsia="zh-CN"/>
            <w:rPrChange w:id="1240" w:author="Vance xu" w:date="2026-09-15T09:34:42Z">
              <w:rPr>
                <w:rFonts w:hint="eastAsia"/>
                <w:color w:val="FF0000"/>
                <w:lang w:eastAsia="zh-CN"/>
              </w:rPr>
            </w:rPrChange>
          </w:rPr>
          <w:delText>“</w:delText>
        </w:r>
      </w:del>
      <w:del w:id="1241" w:author="Vance xu" w:date="2026-09-15T20:53:04Z">
        <w:r>
          <w:rPr>
            <w:rFonts w:hint="eastAsia"/>
            <w:color w:val="000000"/>
            <w:highlight w:val="yellow"/>
            <w:rPrChange w:id="1242" w:author="Vance xu" w:date="2026-09-15T09:34:42Z">
              <w:rPr>
                <w:rFonts w:hint="eastAsia"/>
                <w:color w:val="FF0000"/>
              </w:rPr>
            </w:rPrChange>
          </w:rPr>
          <w:delText>三清单</w:delText>
        </w:r>
      </w:del>
      <w:del w:id="1243" w:author="Vance xu" w:date="2026-09-15T20:53:04Z">
        <w:r>
          <w:rPr>
            <w:rFonts w:hint="eastAsia"/>
            <w:color w:val="000000"/>
            <w:highlight w:val="yellow"/>
            <w:lang w:eastAsia="zh-CN"/>
            <w:rPrChange w:id="1244" w:author="Vance xu" w:date="2026-09-15T09:34:42Z">
              <w:rPr>
                <w:rFonts w:hint="eastAsia"/>
                <w:color w:val="FF0000"/>
                <w:lang w:eastAsia="zh-CN"/>
              </w:rPr>
            </w:rPrChange>
          </w:rPr>
          <w:delText>”</w:delText>
        </w:r>
      </w:del>
      <w:del w:id="1245" w:author="Vance xu" w:date="2026-09-15T20:53:04Z">
        <w:r>
          <w:rPr>
            <w:rFonts w:hint="eastAsia"/>
            <w:color w:val="000000"/>
            <w:highlight w:val="yellow"/>
            <w:rPrChange w:id="1246" w:author="Vance xu" w:date="2026-09-15T09:34:42Z">
              <w:rPr>
                <w:rFonts w:hint="eastAsia"/>
                <w:color w:val="FF0000"/>
              </w:rPr>
            </w:rPrChange>
          </w:rPr>
          <w:delText>中</w:delText>
        </w:r>
      </w:del>
      <w:del w:id="1247" w:author="Vance xu" w:date="2026-09-15T20:53:04Z">
        <w:r>
          <w:rPr>
            <w:rFonts w:hint="eastAsia"/>
            <w:color w:val="000000"/>
            <w:highlight w:val="yellow"/>
            <w:lang w:val="en-US" w:eastAsia="zh-CN"/>
            <w:rPrChange w:id="1248" w:author="Vance xu" w:date="2026-09-15T09:34:42Z">
              <w:rPr>
                <w:rFonts w:hint="eastAsia"/>
                <w:color w:val="FF0000"/>
                <w:lang w:val="en-US" w:eastAsia="zh-CN"/>
              </w:rPr>
            </w:rPrChange>
          </w:rPr>
          <w:delText>的“岗位内控责任清单或岗位责任清单”</w:delText>
        </w:r>
      </w:del>
      <w:del w:id="1249" w:author="Vance xu" w:date="2026-09-15T20:53:04Z">
        <w:r>
          <w:rPr>
            <w:rFonts w:hint="eastAsia"/>
            <w:color w:val="000000"/>
            <w:highlight w:val="yellow"/>
            <w:rPrChange w:id="1250" w:author="Vance xu" w:date="2026-09-15T09:34:42Z">
              <w:rPr>
                <w:rFonts w:hint="eastAsia"/>
                <w:color w:val="FF0000"/>
              </w:rPr>
            </w:rPrChange>
          </w:rPr>
          <w:delText>需同步删除</w:delText>
        </w:r>
      </w:del>
      <w:del w:id="1251" w:author="Vance xu" w:date="2026-09-15T20:53:04Z">
        <w:r>
          <w:rPr>
            <w:rFonts w:hint="eastAsia"/>
            <w:color w:val="000000"/>
            <w:highlight w:val="yellow"/>
            <w:lang w:eastAsia="zh-CN"/>
            <w:rPrChange w:id="1252" w:author="Vance xu" w:date="2026-09-15T09:34:42Z">
              <w:rPr>
                <w:rFonts w:hint="eastAsia"/>
                <w:color w:val="FF0000"/>
                <w:lang w:eastAsia="zh-CN"/>
              </w:rPr>
            </w:rPrChange>
          </w:rPr>
          <w:delText>，</w:delText>
        </w:r>
      </w:del>
      <w:del w:id="1253" w:author="Vance xu" w:date="2026-09-15T20:53:04Z">
        <w:r>
          <w:rPr>
            <w:rFonts w:hint="eastAsia"/>
            <w:color w:val="000000"/>
            <w:highlight w:val="yellow"/>
            <w:rPrChange w:id="1254" w:author="Vance xu" w:date="2026-09-15T09:34:42Z">
              <w:rPr>
                <w:rFonts w:hint="eastAsia"/>
                <w:color w:val="FF0000"/>
              </w:rPr>
            </w:rPrChange>
          </w:rPr>
          <w:delText>删除线的内容在三清单里不能重复出现</w:delText>
        </w:r>
      </w:del>
      <w:del w:id="1255" w:author="Vance xu" w:date="2026-09-15T20:53:04Z">
        <w:r>
          <w:rPr>
            <w:rFonts w:hint="eastAsia"/>
            <w:color w:val="000000"/>
            <w:highlight w:val="yellow"/>
            <w:lang w:eastAsia="zh-CN"/>
            <w:rPrChange w:id="1256" w:author="Vance xu" w:date="2026-09-15T09:34:42Z">
              <w:rPr>
                <w:rFonts w:hint="eastAsia"/>
                <w:color w:val="FF0000"/>
                <w:lang w:eastAsia="zh-CN"/>
              </w:rPr>
            </w:rPrChange>
          </w:rPr>
          <w:delText>。</w:delText>
        </w:r>
      </w:del>
      <w:ins w:id="1257" w:author="Henry" w:date="2026-09-15T10:28:44Z">
        <w:del w:id="1258" w:author="Vance xu" w:date="2026-09-15T20:53:04Z">
          <w:r>
            <w:rPr>
              <w:rFonts w:hint="eastAsia"/>
              <w:color w:val="000000"/>
              <w:highlight w:val="yellow"/>
              <w:lang w:eastAsia="zh"/>
              <w:woUserID w:val="3"/>
            </w:rPr>
            <w:delText>检查</w:delText>
          </w:r>
        </w:del>
      </w:ins>
      <w:ins w:id="1259" w:author="Henry" w:date="2026-09-15T10:28:58Z">
        <w:del w:id="1260" w:author="Vance xu" w:date="2026-09-15T20:53:04Z">
          <w:r>
            <w:rPr>
              <w:rFonts w:hint="eastAsia"/>
              <w:color w:val="000000"/>
              <w:highlight w:val="yellow"/>
              <w:lang w:eastAsia="zh"/>
              <w:woUserID w:val="3"/>
            </w:rPr>
            <w:delText>依据</w:delText>
          </w:r>
        </w:del>
      </w:ins>
      <w:ins w:id="1261" w:author="Henry" w:date="2026-09-15T10:29:01Z">
        <w:del w:id="1262" w:author="Vance xu" w:date="2026-09-15T20:53:04Z">
          <w:r>
            <w:rPr>
              <w:rFonts w:hint="eastAsia"/>
              <w:color w:val="000000"/>
              <w:highlight w:val="yellow"/>
              <w:lang w:eastAsia="zh"/>
              <w:woUserID w:val="3"/>
            </w:rPr>
            <w:delText>：</w:delText>
          </w:r>
        </w:del>
      </w:ins>
      <w:ins w:id="1263" w:author="Henry" w:date="2026-09-15T10:29:11Z">
        <w:del w:id="1264" w:author="Vance xu" w:date="2026-09-15T20:53:04Z">
          <w:r>
            <w:rPr>
              <w:rFonts w:hint="eastAsia"/>
              <w:color w:val="000000"/>
              <w:highlight w:val="yellow"/>
              <w:lang w:eastAsia="zh"/>
              <w:woUserID w:val="3"/>
            </w:rPr>
            <w:delText>本</w:delText>
          </w:r>
        </w:del>
      </w:ins>
      <w:ins w:id="1265" w:author="Henry" w:date="2026-09-15T10:29:13Z">
        <w:del w:id="1266" w:author="Vance xu" w:date="2026-09-15T20:53:04Z">
          <w:r>
            <w:rPr>
              <w:rFonts w:hint="eastAsia"/>
              <w:color w:val="000000"/>
              <w:highlight w:val="yellow"/>
              <w:lang w:eastAsia="zh"/>
              <w:woUserID w:val="3"/>
            </w:rPr>
            <w:delText>项</w:delText>
          </w:r>
        </w:del>
      </w:ins>
      <w:ins w:id="1267" w:author="Henry" w:date="2026-09-15T10:29:16Z">
        <w:del w:id="1268" w:author="Vance xu" w:date="2026-09-15T20:53:04Z">
          <w:r>
            <w:rPr>
              <w:rFonts w:hint="eastAsia"/>
              <w:color w:val="000000"/>
              <w:highlight w:val="yellow"/>
              <w:lang w:eastAsia="zh"/>
              <w:woUserID w:val="3"/>
            </w:rPr>
            <w:delText>以</w:delText>
          </w:r>
        </w:del>
      </w:ins>
      <w:ins w:id="1269" w:author="Henry" w:date="2026-09-15T10:29:20Z">
        <w:del w:id="1270" w:author="Vance xu" w:date="2026-09-15T20:53:04Z">
          <w:r>
            <w:rPr>
              <w:rFonts w:hint="eastAsia"/>
              <w:color w:val="000000"/>
              <w:highlight w:val="yellow"/>
              <w:lang w:eastAsia="zh"/>
              <w:woUserID w:val="3"/>
            </w:rPr>
            <w:delText>当前</w:delText>
          </w:r>
        </w:del>
      </w:ins>
      <w:ins w:id="1271" w:author="Henry" w:date="2026-09-15T10:29:25Z">
        <w:del w:id="1272" w:author="Vance xu" w:date="2026-09-15T20:53:04Z">
          <w:r>
            <w:rPr>
              <w:rFonts w:hint="eastAsia"/>
              <w:color w:val="000000"/>
              <w:highlight w:val="yellow"/>
              <w:lang w:eastAsia="zh"/>
              <w:woUserID w:val="3"/>
            </w:rPr>
            <w:delText>矩阵</w:delText>
          </w:r>
        </w:del>
      </w:ins>
      <w:ins w:id="1273" w:author="Henry" w:date="2026-09-15T10:29:27Z">
        <w:del w:id="1274" w:author="Vance xu" w:date="2026-09-15T20:53:04Z">
          <w:r>
            <w:rPr>
              <w:rFonts w:hint="eastAsia"/>
              <w:color w:val="000000"/>
              <w:highlight w:val="yellow"/>
              <w:lang w:eastAsia="zh"/>
              <w:woUserID w:val="3"/>
            </w:rPr>
            <w:delText>和</w:delText>
          </w:r>
        </w:del>
      </w:ins>
      <w:ins w:id="1275" w:author="Henry" w:date="2026-09-15T10:29:29Z">
        <w:del w:id="1276" w:author="Vance xu" w:date="2026-09-15T20:53:04Z">
          <w:r>
            <w:rPr>
              <w:rFonts w:hint="eastAsia"/>
              <w:color w:val="000000"/>
              <w:highlight w:val="yellow"/>
              <w:lang w:eastAsia="zh"/>
              <w:woUserID w:val="3"/>
            </w:rPr>
            <w:delText>当前</w:delText>
          </w:r>
        </w:del>
      </w:ins>
      <w:ins w:id="1277" w:author="Henry" w:date="2026-09-15T10:29:33Z">
        <w:del w:id="1278" w:author="Vance xu" w:date="2026-09-15T20:53:04Z">
          <w:r>
            <w:rPr>
              <w:rFonts w:hint="eastAsia"/>
              <w:color w:val="000000"/>
              <w:highlight w:val="yellow"/>
              <w:lang w:eastAsia="zh"/>
              <w:woUserID w:val="3"/>
            </w:rPr>
            <w:delText>岗位</w:delText>
          </w:r>
        </w:del>
      </w:ins>
      <w:ins w:id="1279" w:author="Henry" w:date="2026-09-15T10:29:36Z">
        <w:del w:id="1280" w:author="Vance xu" w:date="2026-09-15T20:53:04Z">
          <w:r>
            <w:rPr>
              <w:rFonts w:hint="eastAsia"/>
              <w:color w:val="000000"/>
              <w:highlight w:val="yellow"/>
              <w:lang w:eastAsia="zh"/>
              <w:woUserID w:val="3"/>
            </w:rPr>
            <w:delText>清单</w:delText>
          </w:r>
        </w:del>
      </w:ins>
      <w:ins w:id="1281" w:author="Henry" w:date="2026-09-15T10:29:38Z">
        <w:del w:id="1282" w:author="Vance xu" w:date="2026-09-15T20:53:04Z">
          <w:r>
            <w:rPr>
              <w:rFonts w:hint="eastAsia"/>
              <w:color w:val="000000"/>
              <w:highlight w:val="yellow"/>
              <w:lang w:eastAsia="zh"/>
              <w:woUserID w:val="3"/>
            </w:rPr>
            <w:delText>为</w:delText>
          </w:r>
        </w:del>
      </w:ins>
      <w:ins w:id="1283" w:author="Henry" w:date="2026-09-15T10:29:41Z">
        <w:del w:id="1284" w:author="Vance xu" w:date="2026-09-15T20:53:04Z">
          <w:r>
            <w:rPr>
              <w:rFonts w:hint="eastAsia"/>
              <w:color w:val="000000"/>
              <w:highlight w:val="yellow"/>
              <w:lang w:eastAsia="zh"/>
              <w:woUserID w:val="3"/>
            </w:rPr>
            <w:delText>依据</w:delText>
          </w:r>
        </w:del>
      </w:ins>
      <w:ins w:id="1285" w:author="Henry" w:date="2026-09-15T10:29:44Z">
        <w:del w:id="1286" w:author="Vance xu" w:date="2026-09-15T20:53:04Z">
          <w:r>
            <w:rPr>
              <w:rFonts w:hint="eastAsia"/>
              <w:color w:val="000000"/>
              <w:highlight w:val="yellow"/>
              <w:lang w:eastAsia="zh"/>
              <w:woUserID w:val="3"/>
            </w:rPr>
            <w:delText>开展</w:delText>
          </w:r>
        </w:del>
      </w:ins>
      <w:ins w:id="1287" w:author="Henry" w:date="2026-09-15T10:29:47Z">
        <w:del w:id="1288" w:author="Vance xu" w:date="2026-09-15T20:53:04Z">
          <w:r>
            <w:rPr>
              <w:rFonts w:hint="eastAsia"/>
              <w:color w:val="000000"/>
              <w:highlight w:val="yellow"/>
              <w:lang w:eastAsia="zh"/>
              <w:woUserID w:val="3"/>
            </w:rPr>
            <w:delText>核查</w:delText>
          </w:r>
        </w:del>
      </w:ins>
      <w:ins w:id="1289" w:author="Henry" w:date="2026-09-15T10:29:49Z">
        <w:del w:id="1290" w:author="Vance xu" w:date="2026-09-15T20:53:04Z">
          <w:r>
            <w:rPr>
              <w:rFonts w:hint="eastAsia"/>
              <w:color w:val="000000"/>
              <w:highlight w:val="yellow"/>
              <w:lang w:eastAsia="zh"/>
              <w:woUserID w:val="3"/>
            </w:rPr>
            <w:delText>。</w:delText>
          </w:r>
        </w:del>
      </w:ins>
    </w:p>
    <w:p w14:paraId="59D6EBD2">
      <w:pPr>
        <w:snapToGrid w:val="0"/>
        <w:rPr>
          <w:ins w:id="1292" w:author="Henry" w:date="2026-09-15T10:31:44Z"/>
          <w:del w:id="1293" w:author="Vance xu" w:date="2026-09-15T20:53:04Z"/>
          <w:rFonts w:hint="eastAsia"/>
          <w:color w:val="000000"/>
          <w:highlight w:val="yellow"/>
          <w:lang w:eastAsia="zh"/>
          <w:woUserID w:val="2"/>
        </w:rPr>
        <w:pPrChange w:id="1291" w:author="Vance xu" w:date="2026-09-15T21:25:39Z">
          <w:pPr>
            <w:snapToGrid w:val="0"/>
          </w:pPr>
        </w:pPrChange>
      </w:pPr>
      <w:ins w:id="1294" w:author="Henry" w:date="2026-09-15T10:30:22Z">
        <w:del w:id="1295" w:author="Vance xu" w:date="2026-09-15T20:53:04Z">
          <w:r>
            <w:rPr>
              <w:rFonts w:hint="eastAsia"/>
              <w:color w:val="000000"/>
              <w:highlight w:val="yellow"/>
              <w:lang w:eastAsia="zh"/>
              <w:woUserID w:val="3"/>
            </w:rPr>
            <w:delText>检查</w:delText>
          </w:r>
        </w:del>
      </w:ins>
      <w:ins w:id="1296" w:author="Henry" w:date="2026-09-15T10:30:26Z">
        <w:del w:id="1297" w:author="Vance xu" w:date="2026-09-15T20:53:04Z">
          <w:r>
            <w:rPr>
              <w:rFonts w:hint="eastAsia"/>
              <w:color w:val="000000"/>
              <w:highlight w:val="yellow"/>
              <w:lang w:eastAsia="zh"/>
              <w:woUserID w:val="3"/>
            </w:rPr>
            <w:delText>内容</w:delText>
          </w:r>
        </w:del>
      </w:ins>
      <w:ins w:id="1298" w:author="Henry" w:date="2026-09-15T10:30:28Z">
        <w:del w:id="1299" w:author="Vance xu" w:date="2026-09-15T20:53:04Z">
          <w:r>
            <w:rPr>
              <w:rFonts w:hint="eastAsia"/>
              <w:color w:val="000000"/>
              <w:highlight w:val="yellow"/>
              <w:lang w:eastAsia="zh"/>
              <w:woUserID w:val="3"/>
            </w:rPr>
            <w:delText>：</w:delText>
          </w:r>
        </w:del>
      </w:ins>
      <w:ins w:id="1300" w:author="Henry" w:date="2026-09-15T10:30:37Z">
        <w:del w:id="1301" w:author="Vance xu" w:date="2026-09-15T20:53:04Z">
          <w:r>
            <w:rPr>
              <w:rFonts w:hint="eastAsia"/>
              <w:color w:val="000000"/>
              <w:highlight w:val="yellow"/>
              <w:lang w:eastAsia="zh"/>
              <w:woUserID w:val="3"/>
            </w:rPr>
            <w:delText>1.</w:delText>
          </w:r>
        </w:del>
      </w:ins>
      <w:ins w:id="1302" w:author="Henry" w:date="2026-09-15T10:30:50Z">
        <w:del w:id="1303"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304" w:author="Henry" w:date="2026-09-15T10:30:54Z">
        <w:del w:id="1305" w:author="Vance xu" w:date="2026-09-15T20:53:04Z">
          <w:r>
            <w:rPr>
              <w:rFonts w:hint="eastAsia"/>
              <w:color w:val="000000"/>
              <w:highlight w:val="yellow"/>
              <w:lang w:eastAsia="zh"/>
              <w:woUserID w:val="3"/>
            </w:rPr>
            <w:delText>2.</w:delText>
          </w:r>
        </w:del>
      </w:ins>
      <w:ins w:id="1306" w:author="Henry" w:date="2026-09-15T10:31:09Z">
        <w:del w:id="1307"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309" w:author="Henry" w:date="2026-09-15T10:30:10Z"/>
          <w:del w:id="1310" w:author="Vance xu" w:date="2026-09-15T20:53:04Z"/>
          <w:rFonts w:hint="eastAsia"/>
          <w:color w:val="000000"/>
          <w:highlight w:val="yellow"/>
          <w:lang w:eastAsia="zh"/>
          <w:woUserID w:val="3"/>
        </w:rPr>
        <w:pPrChange w:id="1308" w:author="Vance xu" w:date="2026-09-15T21:25:39Z">
          <w:pPr>
            <w:snapToGrid w:val="0"/>
          </w:pPr>
        </w:pPrChange>
      </w:pPr>
      <w:ins w:id="1311" w:author="Henry" w:date="2026-09-15T10:32:06Z">
        <w:del w:id="1312" w:author="Vance xu" w:date="2026-09-15T20:53:04Z">
          <w:r>
            <w:rPr>
              <w:rFonts w:hint="eastAsia"/>
              <w:color w:val="000000"/>
              <w:highlight w:val="yellow"/>
              <w:lang w:eastAsia="zh"/>
              <w:woUserID w:val="3"/>
            </w:rPr>
            <w:delText>不</w:delText>
          </w:r>
        </w:del>
      </w:ins>
      <w:ins w:id="1313" w:author="Henry" w:date="2026-09-15T10:32:08Z">
        <w:del w:id="1314" w:author="Vance xu" w:date="2026-09-15T20:53:04Z">
          <w:r>
            <w:rPr>
              <w:rFonts w:hint="eastAsia"/>
              <w:color w:val="000000"/>
              <w:highlight w:val="yellow"/>
              <w:lang w:eastAsia="zh"/>
              <w:woUserID w:val="3"/>
            </w:rPr>
            <w:delText>审核</w:delText>
          </w:r>
        </w:del>
      </w:ins>
      <w:ins w:id="1315" w:author="Henry" w:date="2026-09-15T10:32:11Z">
        <w:del w:id="1316" w:author="Vance xu" w:date="2026-09-15T20:53:04Z">
          <w:r>
            <w:rPr>
              <w:rFonts w:hint="eastAsia"/>
              <w:color w:val="000000"/>
              <w:highlight w:val="yellow"/>
              <w:lang w:eastAsia="zh"/>
              <w:woUserID w:val="3"/>
            </w:rPr>
            <w:delText>事项</w:delText>
          </w:r>
        </w:del>
      </w:ins>
      <w:ins w:id="1317" w:author="Henry" w:date="2026-09-15T10:32:12Z">
        <w:del w:id="1318" w:author="Vance xu" w:date="2026-09-15T20:53:04Z">
          <w:r>
            <w:rPr>
              <w:rFonts w:hint="eastAsia"/>
              <w:color w:val="000000"/>
              <w:highlight w:val="yellow"/>
              <w:lang w:eastAsia="zh"/>
              <w:woUserID w:val="3"/>
            </w:rPr>
            <w:delText>：</w:delText>
          </w:r>
        </w:del>
      </w:ins>
      <w:ins w:id="1319" w:author="Henry" w:date="2026-09-15T10:32:44Z">
        <w:del w:id="1320" w:author="Vance xu" w:date="2026-09-15T20:53:04Z">
          <w:r>
            <w:rPr>
              <w:rFonts w:hint="eastAsia"/>
              <w:color w:val="000000"/>
              <w:highlight w:val="yellow"/>
              <w:lang w:eastAsia="zh"/>
              <w:woUserID w:val="3"/>
            </w:rPr>
            <w:delText>1.</w:delText>
          </w:r>
        </w:del>
      </w:ins>
      <w:ins w:id="1321" w:author="Henry" w:date="2026-09-15T10:32:45Z">
        <w:del w:id="1322" w:author="Vance xu" w:date="2026-09-15T20:53:04Z">
          <w:r>
            <w:rPr>
              <w:rFonts w:hint="eastAsia"/>
              <w:color w:val="000000"/>
              <w:highlight w:val="yellow"/>
              <w:lang w:eastAsia="zh"/>
              <w:woUserID w:val="3"/>
            </w:rPr>
            <w:delText>不开展历史变更追溯，不核查删除动作发生的时间、原因及过程；</w:delText>
          </w:r>
        </w:del>
      </w:ins>
      <w:ins w:id="1323" w:author="Henry" w:date="2026-09-15T10:32:48Z">
        <w:del w:id="1324" w:author="Vance xu" w:date="2026-09-15T20:53:04Z">
          <w:r>
            <w:rPr>
              <w:rFonts w:hint="eastAsia"/>
              <w:color w:val="000000"/>
              <w:highlight w:val="yellow"/>
              <w:lang w:eastAsia="zh"/>
              <w:woUserID w:val="3"/>
            </w:rPr>
            <w:delText>2.</w:delText>
          </w:r>
        </w:del>
      </w:ins>
      <w:ins w:id="1325" w:author="Henry" w:date="2026-09-15T10:33:04Z">
        <w:del w:id="1326"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328" w:author="Vance xu" w:date="2026-09-15T09:47:26Z"/>
          <w:del w:id="1329" w:author="Henry" w:date="2026-09-15T10:33:38Z"/>
          <w:woUserID w:val="2"/>
        </w:rPr>
        <w:pPrChange w:id="1327" w:author="Vance xu" w:date="2026-09-15T21:25:39Z">
          <w:pPr>
            <w:snapToGrid w:val="0"/>
          </w:pPr>
        </w:pPrChange>
      </w:pPr>
      <w:ins w:id="1330" w:author="Vance xu" w:date="2026-09-15T09:35:09Z">
        <w:del w:id="1331" w:author="Henry" w:date="2026-09-15T10:33:38Z">
          <w:r>
            <w:rPr>
              <w:woUserID w:val="2"/>
            </w:rPr>
            <w:delText>本项以当前矩阵和当前岗位清单为依据，</w:delText>
          </w:r>
        </w:del>
      </w:ins>
      <w:ins w:id="1332" w:author="Vance xu" w:date="2026-09-15T09:35:09Z">
        <w:del w:id="1333" w:author="Henry" w:date="2026-09-15T10:33:38Z">
          <w:r>
            <w:rPr>
              <w:rFonts w:hint="eastAsia"/>
              <w:lang w:eastAsia="zh"/>
              <w:woUserID w:val="2"/>
            </w:rPr>
            <w:delText>需要</w:delText>
          </w:r>
        </w:del>
      </w:ins>
      <w:ins w:id="1334" w:author="Vance xu" w:date="2026-09-15T09:35:09Z">
        <w:del w:id="1335" w:author="Henry" w:date="2026-09-15T10:33:38Z">
          <w:r>
            <w:rPr>
              <w:woUserID w:val="2"/>
            </w:rPr>
            <w:delText>核查</w:delText>
          </w:r>
        </w:del>
      </w:ins>
      <w:ins w:id="1336" w:author="Vance xu" w:date="2026-09-15T09:35:09Z">
        <w:del w:id="1337" w:author="Henry" w:date="2026-09-15T10:33:38Z">
          <w:r>
            <w:rPr>
              <w:rFonts w:hint="eastAsia"/>
              <w:lang w:eastAsia="zh"/>
              <w:woUserID w:val="2"/>
            </w:rPr>
            <w:delText>矩阵对应的控制载体的</w:delText>
          </w:r>
        </w:del>
      </w:ins>
      <w:ins w:id="1338" w:author="Vance xu" w:date="2026-09-15T09:35:09Z">
        <w:del w:id="1339" w:author="Henry" w:date="2026-09-15T10:33:38Z">
          <w:r>
            <w:rPr>
              <w:woUserID w:val="2"/>
            </w:rPr>
            <w:delText>删除</w:delText>
          </w:r>
        </w:del>
      </w:ins>
      <w:ins w:id="1340" w:author="Vance xu" w:date="2026-09-15T09:35:09Z">
        <w:del w:id="1341" w:author="Henry" w:date="2026-09-15T10:33:38Z">
          <w:r>
            <w:rPr>
              <w:rFonts w:hint="eastAsia"/>
              <w:lang w:eastAsia="zh"/>
              <w:woUserID w:val="2"/>
            </w:rPr>
            <w:delText>字段</w:delText>
          </w:r>
        </w:del>
      </w:ins>
      <w:ins w:id="1342" w:author="Vance xu" w:date="2026-09-15T09:35:09Z">
        <w:del w:id="1343" w:author="Henry" w:date="2026-09-15T10:33:38Z">
          <w:r>
            <w:rPr>
              <w:woUserID w:val="2"/>
            </w:rPr>
            <w:delText>载体</w:delText>
          </w:r>
        </w:del>
      </w:ins>
      <w:ins w:id="1344" w:author="Vance xu" w:date="2026-09-15T09:35:09Z">
        <w:del w:id="1345" w:author="Henry" w:date="2026-09-15T10:33:38Z">
          <w:r>
            <w:rPr>
              <w:rFonts w:hint="eastAsia"/>
              <w:lang w:eastAsia="zh"/>
              <w:woUserID w:val="2"/>
            </w:rPr>
            <w:delText>和矩阵的控制措施列删除的字段，对应三清单中控制措施编号对应的岗位</w:delText>
          </w:r>
        </w:del>
      </w:ins>
      <w:ins w:id="1346" w:author="Vance xu" w:date="2026-09-15T09:35:09Z">
        <w:del w:id="1347" w:author="Henry" w:date="2026-09-15T10:33:38Z">
          <w:r>
            <w:rPr>
              <w:woUserID w:val="2"/>
            </w:rPr>
            <w:delText>职责</w:delText>
          </w:r>
        </w:del>
      </w:ins>
      <w:ins w:id="1348" w:author="Vance xu" w:date="2026-09-15T09:35:09Z">
        <w:del w:id="1349" w:author="Henry" w:date="2026-09-15T10:33:38Z">
          <w:r>
            <w:rPr>
              <w:rFonts w:hint="eastAsia"/>
              <w:lang w:eastAsia="zh"/>
              <w:woUserID w:val="2"/>
            </w:rPr>
            <w:delText>内容</w:delText>
          </w:r>
        </w:del>
      </w:ins>
      <w:ins w:id="1350" w:author="Vance xu" w:date="2026-09-15T09:35:09Z">
        <w:del w:id="1351" w:author="Henry" w:date="2026-09-15T10:33:38Z">
          <w:r>
            <w:rPr>
              <w:woUserID w:val="2"/>
            </w:rPr>
            <w:delText>是否同步</w:delText>
          </w:r>
        </w:del>
      </w:ins>
      <w:ins w:id="1352" w:author="Vance xu" w:date="2026-09-15T09:35:09Z">
        <w:del w:id="1353" w:author="Henry" w:date="2026-09-15T10:33:38Z">
          <w:r>
            <w:rPr>
              <w:rFonts w:hint="eastAsia"/>
              <w:lang w:eastAsia="zh"/>
              <w:woUserID w:val="2"/>
            </w:rPr>
            <w:delText>删除</w:delText>
          </w:r>
        </w:del>
      </w:ins>
      <w:ins w:id="1354" w:author="Vance xu" w:date="2026-09-15T09:35:09Z">
        <w:del w:id="1355" w:author="Henry" w:date="2026-09-15T10:33:38Z">
          <w:r>
            <w:rPr>
              <w:woUserID w:val="2"/>
            </w:rPr>
            <w:delText>，不开展历史变更追溯及业务语义冲突判断。</w:delText>
          </w:r>
        </w:del>
      </w:ins>
    </w:p>
    <w:p w14:paraId="0915E24C">
      <w:pPr>
        <w:snapToGrid w:val="0"/>
        <w:rPr>
          <w:ins w:id="1357" w:author="Vance xu" w:date="2026-09-15T09:47:56Z"/>
          <w:rFonts w:hint="eastAsia"/>
          <w:lang w:val="en-US" w:eastAsia="zh-CN"/>
          <w:rPrChange w:id="1358" w:author="Vance xu" w:date="2026-09-15T10:01:25Z">
            <w:rPr>
              <w:ins w:id="1359" w:author="Vance xu" w:date="2026-09-15T09:47:56Z"/>
              <w:rFonts w:hint="eastAsia"/>
              <w:lang w:eastAsia="zh"/>
              <w:woUserID w:val="2"/>
            </w:rPr>
          </w:rPrChange>
          <w:woUserID w:val="0"/>
        </w:rPr>
        <w:pPrChange w:id="1356" w:author="Vance xu" w:date="2026-09-15T21:25:39Z">
          <w:pPr>
            <w:snapToGrid w:val="0"/>
          </w:pPr>
        </w:pPrChange>
      </w:pPr>
    </w:p>
    <w:p w14:paraId="1FE869F4">
      <w:pPr>
        <w:numPr>
          <w:ilvl w:val="-1"/>
          <w:numId w:val="0"/>
        </w:numPr>
        <w:snapToGrid w:val="0"/>
        <w:ind w:firstLineChars="200"/>
        <w:rPr>
          <w:ins w:id="1361" w:author="Henry" w:date="2026-09-15T11:41:07Z"/>
          <w:del w:id="1362" w:author="Vance xu" w:date="2026-09-15T21:25:29Z"/>
          <w:rFonts w:hint="eastAsia"/>
          <w:color w:val="000000"/>
          <w:lang w:eastAsia="zh"/>
          <w:woUserID w:val="3"/>
        </w:rPr>
        <w:pPrChange w:id="1360" w:author="Henry" w:date="2026-09-15T11:42:08Z">
          <w:pPr>
            <w:snapToGrid w:val="0"/>
          </w:pPr>
        </w:pPrChange>
      </w:pPr>
      <w:ins w:id="1363" w:author="Henry" w:date="2026-09-15T11:41:07Z">
        <w:del w:id="1364" w:author="Vance xu" w:date="2026-09-15T21:25:29Z">
          <w:r>
            <w:rPr>
              <w:rFonts w:hint="eastAsia"/>
              <w:color w:val="000000"/>
              <w:lang w:eastAsia="zh"/>
              <w:woUserID w:val="3"/>
            </w:rPr>
            <w:delText>一、</w:delText>
          </w:r>
        </w:del>
      </w:ins>
      <w:ins w:id="1365" w:author="Henry" w:date="2026-09-15T11:41:12Z">
        <w:del w:id="1366" w:author="Vance xu" w:date="2026-09-15T21:25:29Z">
          <w:r>
            <w:rPr>
              <w:rFonts w:hint="eastAsia"/>
              <w:color w:val="000000"/>
              <w:lang w:eastAsia="zh"/>
              <w:woUserID w:val="3"/>
            </w:rPr>
            <w:delText>“</w:delText>
          </w:r>
        </w:del>
      </w:ins>
      <w:ins w:id="1367" w:author="Henry" w:date="2026-09-15T11:41:07Z">
        <w:del w:id="1368" w:author="Vance xu" w:date="2026-09-15T21:25:29Z">
          <w:r>
            <w:rPr>
              <w:rFonts w:hint="eastAsia"/>
              <w:color w:val="000000"/>
              <w:lang w:eastAsia="zh"/>
              <w:woUserID w:val="3"/>
            </w:rPr>
            <w:delText>是否适用</w:delText>
          </w:r>
        </w:del>
      </w:ins>
      <w:ins w:id="1369" w:author="Henry" w:date="2026-09-15T11:41:17Z">
        <w:del w:id="1370" w:author="Vance xu" w:date="2026-09-15T21:25:29Z">
          <w:r>
            <w:rPr>
              <w:rFonts w:hint="eastAsia"/>
              <w:color w:val="000000"/>
              <w:lang w:eastAsia="zh"/>
              <w:woUserID w:val="3"/>
            </w:rPr>
            <w:delText>”</w:delText>
          </w:r>
        </w:del>
      </w:ins>
      <w:ins w:id="1371" w:author="Henry" w:date="2026-09-15T11:41:07Z">
        <w:del w:id="1372"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374" w:author="Henry" w:date="2026-09-15T11:42:21Z"/>
          <w:del w:id="1375" w:author="Vance xu" w:date="2026-09-15T21:25:29Z"/>
          <w:rFonts w:hint="eastAsia"/>
          <w:color w:val="000000"/>
          <w:lang w:eastAsia="zh"/>
          <w:woUserID w:val="3"/>
        </w:rPr>
        <w:pPrChange w:id="1373" w:author="Henry" w:date="2026-09-15T11:42:16Z">
          <w:pPr>
            <w:snapToGrid w:val="0"/>
          </w:pPr>
        </w:pPrChange>
      </w:pPr>
      <w:ins w:id="1376" w:author="Henry" w:date="2026-09-15T11:41:07Z">
        <w:del w:id="1377" w:author="Vance xu" w:date="2026-09-15T21:25:29Z">
          <w:r>
            <w:rPr>
              <w:rFonts w:hint="eastAsia"/>
              <w:color w:val="000000"/>
              <w:lang w:eastAsia="zh"/>
              <w:woUserID w:val="3"/>
            </w:rPr>
            <w:delText>矩阵中</w:delText>
          </w:r>
        </w:del>
      </w:ins>
      <w:ins w:id="1378" w:author="Henry" w:date="2026-09-15T11:41:24Z">
        <w:del w:id="1379" w:author="Vance xu" w:date="2026-09-15T21:25:29Z">
          <w:r>
            <w:rPr>
              <w:rFonts w:hint="eastAsia"/>
              <w:color w:val="000000"/>
              <w:lang w:eastAsia="zh"/>
              <w:woUserID w:val="3"/>
            </w:rPr>
            <w:delText>“</w:delText>
          </w:r>
        </w:del>
      </w:ins>
      <w:ins w:id="1380" w:author="Henry" w:date="2026-09-15T11:41:07Z">
        <w:del w:id="1381" w:author="Vance xu" w:date="2026-09-15T21:25:29Z">
          <w:r>
            <w:rPr>
              <w:rFonts w:hint="eastAsia"/>
              <w:color w:val="000000"/>
              <w:lang w:eastAsia="zh"/>
              <w:woUserID w:val="3"/>
            </w:rPr>
            <w:delText>是否适用</w:delText>
          </w:r>
        </w:del>
      </w:ins>
      <w:ins w:id="1382" w:author="Henry" w:date="2026-09-15T11:41:29Z">
        <w:del w:id="1383" w:author="Vance xu" w:date="2026-09-15T21:25:29Z">
          <w:r>
            <w:rPr>
              <w:rFonts w:hint="eastAsia"/>
              <w:color w:val="000000"/>
              <w:lang w:eastAsia="zh"/>
              <w:woUserID w:val="3"/>
            </w:rPr>
            <w:delText>”</w:delText>
          </w:r>
        </w:del>
      </w:ins>
      <w:ins w:id="1384" w:author="Henry" w:date="2026-09-15T11:41:07Z">
        <w:del w:id="1385" w:author="Vance xu" w:date="2026-09-15T21:25:29Z">
          <w:r>
            <w:rPr>
              <w:rFonts w:hint="eastAsia"/>
              <w:color w:val="000000"/>
              <w:lang w:eastAsia="zh"/>
              <w:woUserID w:val="3"/>
            </w:rPr>
            <w:delText>列填写为</w:delText>
          </w:r>
        </w:del>
      </w:ins>
      <w:ins w:id="1386" w:author="Henry" w:date="2026-09-15T11:41:38Z">
        <w:del w:id="1387" w:author="Vance xu" w:date="2026-09-15T21:25:29Z">
          <w:r>
            <w:rPr>
              <w:rFonts w:hint="eastAsia"/>
              <w:color w:val="000000"/>
              <w:lang w:eastAsia="zh"/>
              <w:woUserID w:val="3"/>
            </w:rPr>
            <w:delText>“</w:delText>
          </w:r>
        </w:del>
      </w:ins>
      <w:ins w:id="1388" w:author="Henry" w:date="2026-09-15T11:41:07Z">
        <w:del w:id="1389" w:author="Vance xu" w:date="2026-09-15T21:25:29Z">
          <w:r>
            <w:rPr>
              <w:rFonts w:hint="eastAsia"/>
              <w:color w:val="000000"/>
              <w:lang w:eastAsia="zh"/>
              <w:woUserID w:val="3"/>
            </w:rPr>
            <w:delText>是</w:delText>
          </w:r>
        </w:del>
      </w:ins>
      <w:ins w:id="1390" w:author="Henry" w:date="2026-09-15T11:41:42Z">
        <w:del w:id="1391" w:author="Vance xu" w:date="2026-09-15T21:25:29Z">
          <w:r>
            <w:rPr>
              <w:rFonts w:hint="eastAsia"/>
              <w:color w:val="000000"/>
              <w:lang w:eastAsia="zh"/>
              <w:woUserID w:val="3"/>
            </w:rPr>
            <w:delText>”</w:delText>
          </w:r>
        </w:del>
      </w:ins>
      <w:ins w:id="1392" w:author="Henry" w:date="2026-09-15T11:41:07Z">
        <w:del w:id="1393" w:author="Vance xu" w:date="2026-09-15T21:25:29Z">
          <w:r>
            <w:rPr>
              <w:rFonts w:hint="eastAsia"/>
              <w:color w:val="000000"/>
              <w:lang w:eastAsia="zh"/>
              <w:woUserID w:val="3"/>
            </w:rPr>
            <w:delText>或</w:delText>
          </w:r>
        </w:del>
      </w:ins>
      <w:ins w:id="1394" w:author="Henry" w:date="2026-09-15T11:41:48Z">
        <w:del w:id="1395" w:author="Vance xu" w:date="2026-09-15T21:25:29Z">
          <w:r>
            <w:rPr>
              <w:rFonts w:hint="eastAsia"/>
              <w:color w:val="000000"/>
              <w:lang w:eastAsia="zh"/>
              <w:woUserID w:val="3"/>
            </w:rPr>
            <w:delText>“</w:delText>
          </w:r>
        </w:del>
      </w:ins>
      <w:ins w:id="1396" w:author="Henry" w:date="2026-09-15T11:41:07Z">
        <w:del w:id="1397" w:author="Vance xu" w:date="2026-09-15T21:25:29Z">
          <w:r>
            <w:rPr>
              <w:rFonts w:hint="eastAsia"/>
              <w:color w:val="000000"/>
              <w:lang w:eastAsia="zh"/>
              <w:woUserID w:val="3"/>
            </w:rPr>
            <w:delText>适用</w:delText>
          </w:r>
        </w:del>
      </w:ins>
      <w:ins w:id="1398" w:author="Henry" w:date="2026-09-15T11:41:52Z">
        <w:del w:id="1399" w:author="Vance xu" w:date="2026-09-15T21:25:29Z">
          <w:r>
            <w:rPr>
              <w:rFonts w:hint="eastAsia"/>
              <w:color w:val="000000"/>
              <w:lang w:eastAsia="zh"/>
              <w:woUserID w:val="3"/>
            </w:rPr>
            <w:delText>”</w:delText>
          </w:r>
        </w:del>
      </w:ins>
      <w:ins w:id="1400" w:author="Henry" w:date="2026-09-15T11:41:07Z">
        <w:del w:id="1401" w:author="Vance xu" w:date="2026-09-15T21:25:29Z">
          <w:r>
            <w:rPr>
              <w:rFonts w:hint="eastAsia"/>
              <w:color w:val="000000"/>
              <w:lang w:eastAsia="zh"/>
              <w:woUserID w:val="3"/>
            </w:rPr>
            <w:delText>的条目，原则上以该列为准；但若与下述责任主体适用规则存在冲突，须提示：</w:delText>
          </w:r>
        </w:del>
      </w:ins>
      <w:ins w:id="1402" w:author="Henry" w:date="2026-09-15T11:41:59Z">
        <w:del w:id="1403" w:author="Vance xu" w:date="2026-09-15T21:25:29Z">
          <w:r>
            <w:rPr>
              <w:rFonts w:hint="eastAsia"/>
              <w:color w:val="000000"/>
              <w:lang w:eastAsia="zh"/>
              <w:woUserID w:val="3"/>
            </w:rPr>
            <w:delText>“</w:delText>
          </w:r>
        </w:del>
      </w:ins>
      <w:ins w:id="1404" w:author="Henry" w:date="2026-09-15T11:41:07Z">
        <w:del w:id="1405" w:author="Vance xu" w:date="2026-09-15T21:25:29Z">
          <w:r>
            <w:rPr>
              <w:rFonts w:hint="eastAsia"/>
              <w:color w:val="000000"/>
              <w:lang w:eastAsia="zh"/>
              <w:woUserID w:val="3"/>
            </w:rPr>
            <w:delText>请核实适用性匹配情况</w:delText>
          </w:r>
        </w:del>
      </w:ins>
      <w:ins w:id="1406" w:author="Henry" w:date="2026-09-15T11:42:04Z">
        <w:del w:id="1407" w:author="Vance xu" w:date="2026-09-15T21:25:29Z">
          <w:r>
            <w:rPr>
              <w:rFonts w:hint="eastAsia"/>
              <w:color w:val="000000"/>
              <w:lang w:eastAsia="zh"/>
              <w:woUserID w:val="3"/>
            </w:rPr>
            <w:delText>”</w:delText>
          </w:r>
        </w:del>
      </w:ins>
      <w:ins w:id="1408" w:author="Henry" w:date="2026-09-15T11:41:07Z">
        <w:del w:id="1409"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411" w:author="Henry" w:date="2026-09-15T11:42:44Z"/>
          <w:del w:id="1412" w:author="Vance xu" w:date="2026-09-15T21:25:29Z"/>
          <w:rFonts w:hint="eastAsia"/>
          <w:color w:val="000000"/>
          <w:lang w:eastAsia="zh"/>
          <w:woUserID w:val="3"/>
        </w:rPr>
        <w:pPrChange w:id="1410" w:author="Henry" w:date="2026-09-15T11:42:16Z">
          <w:pPr>
            <w:snapToGrid w:val="0"/>
          </w:pPr>
        </w:pPrChange>
      </w:pPr>
      <w:ins w:id="1413" w:author="Henry" w:date="2026-09-15T11:42:44Z">
        <w:del w:id="1414"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416" w:author="Henry" w:date="2026-09-15T11:42:44Z"/>
          <w:del w:id="1417" w:author="Vance xu" w:date="2026-09-15T21:25:29Z"/>
          <w:rFonts w:hint="eastAsia"/>
          <w:color w:val="000000"/>
          <w:lang w:eastAsia="zh"/>
          <w:woUserID w:val="3"/>
        </w:rPr>
        <w:pPrChange w:id="1415" w:author="Henry" w:date="2026-09-15T11:42:16Z">
          <w:pPr>
            <w:snapToGrid w:val="0"/>
          </w:pPr>
        </w:pPrChange>
      </w:pPr>
      <w:ins w:id="1418" w:author="Henry" w:date="2026-09-15T11:42:44Z">
        <w:del w:id="1419" w:author="Vance xu" w:date="2026-09-15T21:25:29Z">
          <w:r>
            <w:rPr>
              <w:rFonts w:hint="eastAsia"/>
              <w:color w:val="000000"/>
              <w:lang w:eastAsia="zh"/>
              <w:woUserID w:val="3"/>
            </w:rPr>
            <w:delText>根据</w:delText>
          </w:r>
        </w:del>
      </w:ins>
      <w:ins w:id="1420" w:author="Henry" w:date="2026-09-15T11:42:50Z">
        <w:del w:id="1421" w:author="Vance xu" w:date="2026-09-15T21:25:29Z">
          <w:r>
            <w:rPr>
              <w:rFonts w:hint="eastAsia"/>
              <w:color w:val="000000"/>
              <w:lang w:eastAsia="zh"/>
              <w:woUserID w:val="3"/>
            </w:rPr>
            <w:delText>“</w:delText>
          </w:r>
        </w:del>
      </w:ins>
      <w:ins w:id="1422" w:author="Henry" w:date="2026-09-15T11:42:44Z">
        <w:del w:id="1423" w:author="Vance xu" w:date="2026-09-15T21:25:29Z">
          <w:r>
            <w:rPr>
              <w:rFonts w:hint="eastAsia"/>
              <w:color w:val="000000"/>
              <w:lang w:eastAsia="zh"/>
              <w:woUserID w:val="3"/>
            </w:rPr>
            <w:delText>责任主体</w:delText>
          </w:r>
        </w:del>
      </w:ins>
      <w:ins w:id="1424" w:author="Henry" w:date="2026-09-15T11:42:55Z">
        <w:del w:id="1425" w:author="Vance xu" w:date="2026-09-15T21:25:29Z">
          <w:r>
            <w:rPr>
              <w:rFonts w:hint="eastAsia"/>
              <w:color w:val="000000"/>
              <w:lang w:eastAsia="zh"/>
              <w:woUserID w:val="3"/>
            </w:rPr>
            <w:delText>”</w:delText>
          </w:r>
        </w:del>
      </w:ins>
      <w:ins w:id="1426" w:author="Henry" w:date="2026-09-15T11:42:44Z">
        <w:del w:id="1427"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429" w:author="Henry" w:date="2026-09-15T11:42:44Z"/>
          <w:del w:id="1430" w:author="Vance xu" w:date="2026-09-15T21:25:29Z"/>
          <w:rFonts w:hint="eastAsia"/>
          <w:color w:val="000000"/>
          <w:lang w:eastAsia="zh"/>
          <w:woUserID w:val="3"/>
        </w:rPr>
        <w:pPrChange w:id="1428" w:author="Henry" w:date="2026-09-15T11:42:58Z">
          <w:pPr>
            <w:snapToGrid w:val="0"/>
          </w:pPr>
        </w:pPrChange>
      </w:pPr>
      <w:ins w:id="1431" w:author="Henry" w:date="2026-09-15T11:42:44Z">
        <w:del w:id="1432" w:author="Vance xu" w:date="2026-09-15T21:25:29Z">
          <w:r>
            <w:rPr>
              <w:rFonts w:hint="eastAsia"/>
              <w:color w:val="000000"/>
              <w:lang w:eastAsia="zh"/>
              <w:woUserID w:val="3"/>
            </w:rPr>
            <w:delText>1. 仅出现</w:delText>
          </w:r>
        </w:del>
      </w:ins>
      <w:ins w:id="1433" w:author="Henry" w:date="2026-09-15T11:43:03Z">
        <w:del w:id="1434" w:author="Vance xu" w:date="2026-09-15T21:25:29Z">
          <w:r>
            <w:rPr>
              <w:rFonts w:hint="eastAsia"/>
              <w:color w:val="000000"/>
              <w:lang w:eastAsia="zh"/>
              <w:woUserID w:val="3"/>
            </w:rPr>
            <w:delText>“</w:delText>
          </w:r>
        </w:del>
      </w:ins>
      <w:ins w:id="1435" w:author="Henry" w:date="2026-09-15T11:42:44Z">
        <w:del w:id="1436" w:author="Vance xu" w:date="2026-09-15T21:25:29Z">
          <w:r>
            <w:rPr>
              <w:rFonts w:hint="eastAsia"/>
              <w:color w:val="000000"/>
              <w:lang w:eastAsia="zh"/>
              <w:woUserID w:val="3"/>
            </w:rPr>
            <w:delText>省公司-部</w:delText>
          </w:r>
        </w:del>
      </w:ins>
      <w:ins w:id="1437" w:author="Henry" w:date="2026-09-15T11:43:08Z">
        <w:del w:id="1438" w:author="Vance xu" w:date="2026-09-15T21:25:29Z">
          <w:r>
            <w:rPr>
              <w:rFonts w:hint="eastAsia"/>
              <w:color w:val="000000"/>
              <w:lang w:eastAsia="zh"/>
              <w:woUserID w:val="3"/>
            </w:rPr>
            <w:delText>”</w:delText>
          </w:r>
        </w:del>
      </w:ins>
      <w:ins w:id="1439" w:author="Henry" w:date="2026-09-15T11:43:13Z">
        <w:del w:id="1440" w:author="Vance xu" w:date="2026-09-15T21:25:29Z">
          <w:r>
            <w:rPr>
              <w:rFonts w:hint="eastAsia"/>
              <w:color w:val="000000"/>
              <w:lang w:eastAsia="zh"/>
              <w:woUserID w:val="3"/>
            </w:rPr>
            <w:delText>“</w:delText>
          </w:r>
        </w:del>
      </w:ins>
      <w:ins w:id="1441" w:author="Henry" w:date="2026-09-15T11:42:44Z">
        <w:del w:id="1442" w:author="Vance xu" w:date="2026-09-15T21:25:29Z">
          <w:r>
            <w:rPr>
              <w:rFonts w:hint="eastAsia"/>
              <w:color w:val="000000"/>
              <w:lang w:eastAsia="zh"/>
              <w:woUserID w:val="3"/>
            </w:rPr>
            <w:delText>国网部</w:delText>
          </w:r>
        </w:del>
      </w:ins>
      <w:ins w:id="1443" w:author="Henry" w:date="2026-09-15T11:43:18Z">
        <w:del w:id="1444" w:author="Vance xu" w:date="2026-09-15T21:25:29Z">
          <w:r>
            <w:rPr>
              <w:rFonts w:hint="eastAsia"/>
              <w:color w:val="000000"/>
              <w:lang w:eastAsia="zh"/>
              <w:woUserID w:val="3"/>
            </w:rPr>
            <w:delText>”</w:delText>
          </w:r>
        </w:del>
      </w:ins>
      <w:ins w:id="1445" w:author="Henry" w:date="2026-09-15T11:43:22Z">
        <w:del w:id="1446" w:author="Vance xu" w:date="2026-09-15T21:25:29Z">
          <w:r>
            <w:rPr>
              <w:rFonts w:hint="eastAsia"/>
              <w:color w:val="000000"/>
              <w:lang w:eastAsia="zh"/>
              <w:woUserID w:val="3"/>
            </w:rPr>
            <w:delText>“</w:delText>
          </w:r>
        </w:del>
      </w:ins>
      <w:ins w:id="1447" w:author="Henry" w:date="2026-09-15T11:42:44Z">
        <w:del w:id="1448" w:author="Vance xu" w:date="2026-09-15T21:25:29Z">
          <w:r>
            <w:rPr>
              <w:rFonts w:hint="eastAsia"/>
              <w:color w:val="000000"/>
              <w:lang w:eastAsia="zh"/>
              <w:woUserID w:val="3"/>
            </w:rPr>
            <w:delText>省公司物资部</w:delText>
          </w:r>
        </w:del>
      </w:ins>
      <w:ins w:id="1449" w:author="Henry" w:date="2026-09-15T11:43:27Z">
        <w:del w:id="1450" w:author="Vance xu" w:date="2026-09-15T21:25:29Z">
          <w:r>
            <w:rPr>
              <w:rFonts w:hint="eastAsia"/>
              <w:color w:val="000000"/>
              <w:lang w:eastAsia="zh"/>
              <w:woUserID w:val="3"/>
            </w:rPr>
            <w:delText>”</w:delText>
          </w:r>
        </w:del>
      </w:ins>
      <w:ins w:id="1451" w:author="Henry" w:date="2026-09-15T11:42:44Z">
        <w:del w:id="1452"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454" w:author="Henry" w:date="2026-09-15T11:45:24Z"/>
          <w:del w:id="1455" w:author="Vance xu" w:date="2026-09-15T21:25:29Z"/>
          <w:rFonts w:hint="eastAsia"/>
          <w:color w:val="000000"/>
          <w:lang w:eastAsia="zh"/>
          <w:woUserID w:val="3"/>
        </w:rPr>
        <w:pPrChange w:id="1453" w:author="Henry" w:date="2026-09-15T11:43:31Z">
          <w:pPr>
            <w:snapToGrid w:val="0"/>
          </w:pPr>
        </w:pPrChange>
      </w:pPr>
      <w:ins w:id="1456" w:author="Henry" w:date="2026-09-15T11:42:44Z">
        <w:del w:id="1457" w:author="Vance xu" w:date="2026-09-15T21:25:29Z">
          <w:r>
            <w:rPr>
              <w:rFonts w:hint="eastAsia"/>
              <w:color w:val="000000"/>
              <w:lang w:eastAsia="zh"/>
              <w:woUserID w:val="3"/>
            </w:rPr>
            <w:delText>2. 仅出现</w:delText>
          </w:r>
        </w:del>
      </w:ins>
      <w:ins w:id="1458" w:author="Henry" w:date="2026-09-15T11:43:36Z">
        <w:del w:id="1459" w:author="Vance xu" w:date="2026-09-15T21:25:29Z">
          <w:r>
            <w:rPr>
              <w:rFonts w:hint="eastAsia"/>
              <w:color w:val="000000"/>
              <w:lang w:eastAsia="zh"/>
              <w:woUserID w:val="3"/>
            </w:rPr>
            <w:delText>“</w:delText>
          </w:r>
        </w:del>
      </w:ins>
      <w:ins w:id="1460" w:author="Henry" w:date="2026-09-15T11:42:44Z">
        <w:del w:id="1461" w:author="Vance xu" w:date="2026-09-15T21:25:29Z">
          <w:r>
            <w:rPr>
              <w:rFonts w:hint="eastAsia"/>
              <w:color w:val="000000"/>
              <w:lang w:eastAsia="zh"/>
              <w:woUserID w:val="3"/>
            </w:rPr>
            <w:delText>供服中心</w:delText>
          </w:r>
        </w:del>
      </w:ins>
      <w:ins w:id="1462" w:author="Henry" w:date="2026-09-15T11:43:41Z">
        <w:del w:id="1463" w:author="Vance xu" w:date="2026-09-15T21:25:29Z">
          <w:r>
            <w:rPr>
              <w:rFonts w:hint="eastAsia"/>
              <w:color w:val="000000"/>
              <w:lang w:eastAsia="zh"/>
              <w:woUserID w:val="3"/>
            </w:rPr>
            <w:delText>”</w:delText>
          </w:r>
        </w:del>
      </w:ins>
      <w:ins w:id="1464" w:author="Henry" w:date="2026-09-15T11:43:44Z">
        <w:del w:id="1465" w:author="Vance xu" w:date="2026-09-15T21:25:29Z">
          <w:r>
            <w:rPr>
              <w:rFonts w:hint="eastAsia"/>
              <w:color w:val="000000"/>
              <w:lang w:eastAsia="zh"/>
              <w:woUserID w:val="3"/>
            </w:rPr>
            <w:delText>“</w:delText>
          </w:r>
        </w:del>
      </w:ins>
      <w:ins w:id="1466" w:author="Henry" w:date="2026-09-15T11:42:44Z">
        <w:del w:id="1467" w:author="Vance xu" w:date="2026-09-15T21:25:29Z">
          <w:r>
            <w:rPr>
              <w:rFonts w:hint="eastAsia"/>
              <w:color w:val="000000"/>
              <w:lang w:eastAsia="zh"/>
              <w:woUserID w:val="3"/>
            </w:rPr>
            <w:delText>省供服中心</w:delText>
          </w:r>
        </w:del>
      </w:ins>
      <w:ins w:id="1468" w:author="Henry" w:date="2026-09-15T11:43:49Z">
        <w:del w:id="1469" w:author="Vance xu" w:date="2026-09-15T21:25:29Z">
          <w:r>
            <w:rPr>
              <w:rFonts w:hint="eastAsia"/>
              <w:color w:val="000000"/>
              <w:lang w:eastAsia="zh"/>
              <w:woUserID w:val="3"/>
            </w:rPr>
            <w:delText>”</w:delText>
          </w:r>
        </w:del>
      </w:ins>
      <w:ins w:id="1470" w:author="Henry" w:date="2026-09-15T11:42:44Z">
        <w:del w:id="1471"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473" w:author="Henry" w:date="2026-09-15T11:42:44Z"/>
          <w:del w:id="1474" w:author="Vance xu" w:date="2026-09-15T21:25:29Z"/>
          <w:rFonts w:hint="eastAsia"/>
          <w:color w:val="000000"/>
          <w:lang w:eastAsia="zh"/>
          <w:woUserID w:val="3"/>
        </w:rPr>
        <w:pPrChange w:id="1472" w:author="Henry" w:date="2026-09-15T11:43:53Z">
          <w:pPr>
            <w:snapToGrid w:val="0"/>
          </w:pPr>
        </w:pPrChange>
      </w:pPr>
      <w:ins w:id="1475" w:author="Henry" w:date="2026-09-15T11:42:44Z">
        <w:del w:id="1476" w:author="Vance xu" w:date="2026-09-15T21:25:29Z">
          <w:r>
            <w:rPr>
              <w:rFonts w:hint="eastAsia"/>
              <w:color w:val="000000"/>
              <w:lang w:eastAsia="zh"/>
              <w:woUserID w:val="3"/>
            </w:rPr>
            <w:delText>3. 仅出现</w:delText>
          </w:r>
        </w:del>
      </w:ins>
      <w:ins w:id="1477" w:author="Henry" w:date="2026-09-15T11:43:58Z">
        <w:del w:id="1478" w:author="Vance xu" w:date="2026-09-15T21:25:29Z">
          <w:r>
            <w:rPr>
              <w:rFonts w:hint="eastAsia"/>
              <w:color w:val="000000"/>
              <w:lang w:eastAsia="zh"/>
              <w:woUserID w:val="3"/>
            </w:rPr>
            <w:delText>“</w:delText>
          </w:r>
        </w:del>
      </w:ins>
      <w:ins w:id="1479" w:author="Henry" w:date="2026-09-15T11:42:44Z">
        <w:del w:id="1480" w:author="Vance xu" w:date="2026-09-15T21:25:29Z">
          <w:r>
            <w:rPr>
              <w:rFonts w:hint="eastAsia"/>
              <w:color w:val="000000"/>
              <w:lang w:eastAsia="zh"/>
              <w:woUserID w:val="3"/>
            </w:rPr>
            <w:delText>物资公司-*部</w:delText>
          </w:r>
        </w:del>
      </w:ins>
      <w:ins w:id="1481" w:author="Henry" w:date="2026-09-15T11:44:03Z">
        <w:del w:id="1482" w:author="Vance xu" w:date="2026-09-15T21:25:29Z">
          <w:r>
            <w:rPr>
              <w:rFonts w:hint="eastAsia"/>
              <w:color w:val="000000"/>
              <w:lang w:eastAsia="zh"/>
              <w:woUserID w:val="3"/>
            </w:rPr>
            <w:delText>”</w:delText>
          </w:r>
        </w:del>
      </w:ins>
      <w:ins w:id="1483" w:author="Henry" w:date="2026-09-15T11:42:44Z">
        <w:del w:id="1484"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486" w:author="Henry" w:date="2026-09-15T11:42:44Z"/>
          <w:del w:id="1487" w:author="Vance xu" w:date="2026-09-15T21:25:29Z"/>
          <w:rFonts w:hint="eastAsia"/>
          <w:color w:val="000000"/>
          <w:lang w:eastAsia="zh"/>
          <w:woUserID w:val="3"/>
        </w:rPr>
        <w:pPrChange w:id="1485" w:author="Henry" w:date="2026-09-15T11:44:06Z">
          <w:pPr>
            <w:snapToGrid w:val="0"/>
          </w:pPr>
        </w:pPrChange>
      </w:pPr>
      <w:ins w:id="1488" w:author="Henry" w:date="2026-09-15T11:42:44Z">
        <w:del w:id="1489" w:author="Vance xu" w:date="2026-09-15T21:25:29Z">
          <w:r>
            <w:rPr>
              <w:rFonts w:hint="eastAsia"/>
              <w:color w:val="000000"/>
              <w:lang w:eastAsia="zh"/>
              <w:woUserID w:val="3"/>
            </w:rPr>
            <w:delText>4. 仅出现</w:delText>
          </w:r>
        </w:del>
      </w:ins>
      <w:ins w:id="1490" w:author="Henry" w:date="2026-09-15T11:44:10Z">
        <w:del w:id="1491" w:author="Vance xu" w:date="2026-09-15T21:25:29Z">
          <w:r>
            <w:rPr>
              <w:rFonts w:hint="eastAsia"/>
              <w:color w:val="000000"/>
              <w:lang w:eastAsia="zh"/>
              <w:woUserID w:val="3"/>
            </w:rPr>
            <w:delText>“</w:delText>
          </w:r>
        </w:del>
      </w:ins>
      <w:ins w:id="1492" w:author="Henry" w:date="2026-09-15T11:42:44Z">
        <w:del w:id="1493" w:author="Vance xu" w:date="2026-09-15T21:25:29Z">
          <w:r>
            <w:rPr>
              <w:rFonts w:hint="eastAsia"/>
              <w:color w:val="000000"/>
              <w:lang w:eastAsia="zh"/>
              <w:woUserID w:val="3"/>
            </w:rPr>
            <w:delText>建设公司-*部</w:delText>
          </w:r>
        </w:del>
      </w:ins>
      <w:ins w:id="1494" w:author="Henry" w:date="2026-09-15T11:44:27Z">
        <w:del w:id="1495" w:author="Vance xu" w:date="2026-09-15T21:25:29Z">
          <w:r>
            <w:rPr>
              <w:rFonts w:hint="eastAsia"/>
              <w:color w:val="000000"/>
              <w:lang w:eastAsia="zh"/>
              <w:woUserID w:val="3"/>
            </w:rPr>
            <w:delText>”</w:delText>
          </w:r>
        </w:del>
      </w:ins>
      <w:ins w:id="1496" w:author="Henry" w:date="2026-09-15T11:42:44Z">
        <w:del w:id="1497"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499" w:author="Henry" w:date="2026-09-15T11:42:44Z"/>
          <w:del w:id="1500" w:author="Vance xu" w:date="2026-09-15T21:25:29Z"/>
          <w:rFonts w:hint="eastAsia"/>
          <w:color w:val="000000"/>
          <w:lang w:eastAsia="zh"/>
          <w:woUserID w:val="3"/>
        </w:rPr>
        <w:pPrChange w:id="1498" w:author="Henry" w:date="2026-09-15T11:44:31Z">
          <w:pPr>
            <w:snapToGrid w:val="0"/>
          </w:pPr>
        </w:pPrChange>
      </w:pPr>
      <w:ins w:id="1501" w:author="Henry" w:date="2026-09-15T11:42:44Z">
        <w:del w:id="1502" w:author="Vance xu" w:date="2026-09-15T21:25:29Z">
          <w:r>
            <w:rPr>
              <w:rFonts w:hint="eastAsia"/>
              <w:color w:val="000000"/>
              <w:lang w:eastAsia="zh"/>
              <w:woUserID w:val="3"/>
            </w:rPr>
            <w:delText>5. 仅出现</w:delText>
          </w:r>
        </w:del>
      </w:ins>
      <w:ins w:id="1503" w:author="Henry" w:date="2026-09-15T11:44:43Z">
        <w:del w:id="1504" w:author="Vance xu" w:date="2026-09-15T21:25:29Z">
          <w:r>
            <w:rPr>
              <w:rFonts w:hint="eastAsia"/>
              <w:color w:val="000000"/>
              <w:lang w:eastAsia="zh"/>
              <w:woUserID w:val="3"/>
            </w:rPr>
            <w:delText>“</w:delText>
          </w:r>
        </w:del>
      </w:ins>
      <w:ins w:id="1505" w:author="Henry" w:date="2026-09-15T11:42:44Z">
        <w:del w:id="1506" w:author="Vance xu" w:date="2026-09-15T21:25:29Z">
          <w:r>
            <w:rPr>
              <w:rFonts w:hint="eastAsia"/>
              <w:color w:val="000000"/>
              <w:lang w:eastAsia="zh"/>
              <w:woUserID w:val="3"/>
            </w:rPr>
            <w:delText>北京电力交易中心</w:delText>
          </w:r>
        </w:del>
      </w:ins>
      <w:ins w:id="1507" w:author="Henry" w:date="2026-09-15T11:44:48Z">
        <w:del w:id="1508" w:author="Vance xu" w:date="2026-09-15T21:25:29Z">
          <w:r>
            <w:rPr>
              <w:rFonts w:hint="eastAsia"/>
              <w:color w:val="000000"/>
              <w:lang w:eastAsia="zh"/>
              <w:woUserID w:val="3"/>
            </w:rPr>
            <w:delText>”</w:delText>
          </w:r>
        </w:del>
      </w:ins>
      <w:ins w:id="1509" w:author="Henry" w:date="2026-09-15T11:42:44Z">
        <w:del w:id="1510"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512" w:author="Henry" w:date="2026-09-15T11:45:10Z"/>
          <w:del w:id="1513" w:author="Vance xu" w:date="2026-09-15T21:25:29Z"/>
          <w:rFonts w:hint="eastAsia"/>
          <w:color w:val="000000"/>
          <w:lang w:eastAsia="zh"/>
          <w:woUserID w:val="3"/>
        </w:rPr>
        <w:pPrChange w:id="1511" w:author="Henry" w:date="2026-09-15T11:44:52Z">
          <w:pPr>
            <w:snapToGrid w:val="0"/>
          </w:pPr>
        </w:pPrChange>
      </w:pPr>
      <w:ins w:id="1514" w:author="Henry" w:date="2026-09-15T11:42:44Z">
        <w:del w:id="1515" w:author="Vance xu" w:date="2026-09-15T21:25:29Z">
          <w:r>
            <w:rPr>
              <w:rFonts w:hint="eastAsia"/>
              <w:color w:val="000000"/>
              <w:lang w:eastAsia="zh"/>
              <w:woUserID w:val="3"/>
            </w:rPr>
            <w:delText>6. 仅出现</w:delText>
          </w:r>
        </w:del>
      </w:ins>
      <w:ins w:id="1516" w:author="Henry" w:date="2026-09-15T11:44:59Z">
        <w:del w:id="1517" w:author="Vance xu" w:date="2026-09-15T21:25:29Z">
          <w:r>
            <w:rPr>
              <w:rFonts w:hint="eastAsia"/>
              <w:color w:val="000000"/>
              <w:lang w:eastAsia="zh"/>
              <w:woUserID w:val="3"/>
            </w:rPr>
            <w:delText>“</w:delText>
          </w:r>
        </w:del>
      </w:ins>
      <w:ins w:id="1518" w:author="Henry" w:date="2026-09-15T11:42:44Z">
        <w:del w:id="1519" w:author="Vance xu" w:date="2026-09-15T21:25:29Z">
          <w:r>
            <w:rPr>
              <w:rFonts w:hint="eastAsia"/>
              <w:color w:val="000000"/>
              <w:lang w:eastAsia="zh"/>
              <w:woUserID w:val="3"/>
            </w:rPr>
            <w:delText>省公司、物资公司</w:delText>
          </w:r>
        </w:del>
      </w:ins>
      <w:ins w:id="1520" w:author="Henry" w:date="2026-09-15T11:45:07Z">
        <w:del w:id="1521" w:author="Vance xu" w:date="2026-09-15T21:25:29Z">
          <w:r>
            <w:rPr>
              <w:rFonts w:hint="eastAsia"/>
              <w:color w:val="000000"/>
              <w:lang w:eastAsia="zh"/>
              <w:woUserID w:val="3"/>
            </w:rPr>
            <w:delText>”</w:delText>
          </w:r>
        </w:del>
      </w:ins>
      <w:ins w:id="1522" w:author="Henry" w:date="2026-09-15T11:42:44Z">
        <w:del w:id="1523"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525" w:author="Henry" w:date="2026-09-15T11:45:46Z"/>
          <w:del w:id="1526" w:author="Vance xu" w:date="2026-09-15T21:25:29Z"/>
          <w:rFonts w:hint="eastAsia"/>
          <w:color w:val="000000"/>
          <w:lang w:eastAsia="zh"/>
          <w:woUserID w:val="3"/>
        </w:rPr>
        <w:pPrChange w:id="1524" w:author="Henry" w:date="2026-09-15T11:44:52Z">
          <w:pPr>
            <w:snapToGrid w:val="0"/>
          </w:pPr>
        </w:pPrChange>
      </w:pPr>
      <w:ins w:id="1527" w:author="Henry" w:date="2026-09-15T11:45:46Z">
        <w:del w:id="1528" w:author="Vance xu" w:date="2026-09-15T21:25:29Z">
          <w:r>
            <w:rPr>
              <w:rFonts w:hint="eastAsia"/>
              <w:color w:val="000000"/>
              <w:lang w:eastAsia="zh"/>
              <w:woUserID w:val="3"/>
            </w:rPr>
            <w:delText>三、冲突处理</w:delText>
          </w:r>
        </w:del>
      </w:ins>
    </w:p>
    <w:p w14:paraId="7FB47DF9">
      <w:pPr>
        <w:pStyle w:val="4"/>
        <w:snapToGrid w:val="0"/>
        <w:rPr>
          <w:ins w:id="1530" w:author="Vance xu" w:date="2026-09-15T16:43:48Z"/>
          <w:rFonts w:hint="eastAsia"/>
          <w:color w:val="000000"/>
          <w:lang w:val="en-US" w:eastAsia="zh"/>
          <w:rPrChange w:id="1531" w:author="Vance xu" w:date="2026-09-15T16:44:01Z">
            <w:rPr>
              <w:ins w:id="1532" w:author="Vance xu" w:date="2026-09-15T16:43:48Z"/>
              <w:rFonts w:hint="eastAsia"/>
              <w:color w:val="000000"/>
              <w:lang w:eastAsia="zh"/>
              <w:woUserID w:val="2"/>
            </w:rPr>
          </w:rPrChange>
          <w:woUserID w:val="2"/>
        </w:rPr>
        <w:pPrChange w:id="1529" w:author="Vance xu" w:date="2026-09-15T16:44:01Z">
          <w:pPr>
            <w:snapToGrid w:val="0"/>
          </w:pPr>
        </w:pPrChange>
      </w:pPr>
      <w:ins w:id="1533" w:author="Henry" w:date="2026-09-15T11:45:46Z">
        <w:del w:id="1534" w:author="Vance xu" w:date="2026-09-15T21:25:29Z">
          <w:r>
            <w:rPr>
              <w:rFonts w:hint="eastAsia"/>
              <w:color w:val="000000"/>
              <w:lang w:eastAsia="zh"/>
              <w:woUserID w:val="3"/>
            </w:rPr>
            <w:delText>凡</w:delText>
          </w:r>
        </w:del>
      </w:ins>
      <w:ins w:id="1535" w:author="Henry" w:date="2026-09-15T11:45:58Z">
        <w:del w:id="1536" w:author="Vance xu" w:date="2026-09-15T21:25:29Z">
          <w:r>
            <w:rPr>
              <w:rFonts w:hint="eastAsia"/>
              <w:color w:val="000000"/>
              <w:lang w:eastAsia="zh"/>
              <w:woUserID w:val="3"/>
            </w:rPr>
            <w:delText>“</w:delText>
          </w:r>
        </w:del>
      </w:ins>
      <w:ins w:id="1537" w:author="Henry" w:date="2026-09-15T11:45:46Z">
        <w:del w:id="1538" w:author="Vance xu" w:date="2026-09-15T21:25:29Z">
          <w:r>
            <w:rPr>
              <w:rFonts w:hint="eastAsia"/>
              <w:color w:val="000000"/>
              <w:lang w:eastAsia="zh"/>
              <w:woUserID w:val="3"/>
            </w:rPr>
            <w:delText>是否适用</w:delText>
          </w:r>
        </w:del>
      </w:ins>
      <w:ins w:id="1539" w:author="Henry" w:date="2026-09-15T11:46:04Z">
        <w:del w:id="1540" w:author="Vance xu" w:date="2026-09-15T21:25:29Z">
          <w:r>
            <w:rPr>
              <w:rFonts w:hint="eastAsia"/>
              <w:color w:val="000000"/>
              <w:lang w:eastAsia="zh"/>
              <w:woUserID w:val="3"/>
            </w:rPr>
            <w:delText>”</w:delText>
          </w:r>
        </w:del>
      </w:ins>
      <w:ins w:id="1541" w:author="Henry" w:date="2026-09-15T11:45:46Z">
        <w:del w:id="1542" w:author="Vance xu" w:date="2026-09-15T21:25:29Z">
          <w:r>
            <w:rPr>
              <w:rFonts w:hint="eastAsia"/>
              <w:color w:val="000000"/>
              <w:lang w:eastAsia="zh"/>
              <w:woUserID w:val="3"/>
            </w:rPr>
            <w:delText>列的判定结果与上述责任主体适用规则出现冲突的，一律提示：</w:delText>
          </w:r>
        </w:del>
      </w:ins>
      <w:ins w:id="1543" w:author="Henry" w:date="2026-09-15T11:46:13Z">
        <w:del w:id="1544" w:author="Vance xu" w:date="2026-09-15T21:25:29Z">
          <w:r>
            <w:rPr>
              <w:rFonts w:hint="eastAsia"/>
              <w:color w:val="000000"/>
              <w:lang w:eastAsia="zh"/>
              <w:woUserID w:val="3"/>
            </w:rPr>
            <w:delText>“</w:delText>
          </w:r>
        </w:del>
      </w:ins>
      <w:ins w:id="1545" w:author="Henry" w:date="2026-09-15T11:45:46Z">
        <w:del w:id="1546" w:author="Vance xu" w:date="2026-09-15T21:25:29Z">
          <w:r>
            <w:rPr>
              <w:rFonts w:hint="eastAsia"/>
              <w:color w:val="000000"/>
              <w:lang w:eastAsia="zh"/>
              <w:woUserID w:val="3"/>
            </w:rPr>
            <w:delText>请核实适用性匹配情况</w:delText>
          </w:r>
        </w:del>
      </w:ins>
      <w:ins w:id="1547" w:author="Henry" w:date="2026-09-15T11:46:19Z">
        <w:del w:id="1548" w:author="Vance xu" w:date="2026-09-15T21:25:29Z">
          <w:r>
            <w:rPr>
              <w:rFonts w:hint="eastAsia"/>
              <w:color w:val="000000"/>
              <w:lang w:eastAsia="zh"/>
              <w:woUserID w:val="3"/>
            </w:rPr>
            <w:delText>”</w:delText>
          </w:r>
        </w:del>
      </w:ins>
      <w:ins w:id="1549" w:author="Henry" w:date="2026-09-15T11:45:46Z">
        <w:del w:id="1550" w:author="Vance xu" w:date="2026-09-15T21:25:29Z">
          <w:r>
            <w:rPr>
              <w:rFonts w:hint="eastAsia"/>
              <w:color w:val="000000"/>
              <w:lang w:eastAsia="zh"/>
              <w:woUserID w:val="3"/>
            </w:rPr>
            <w:delText>。</w:delText>
          </w:r>
        </w:del>
      </w:ins>
      <w:ins w:id="1551" w:author="Vance xu" w:date="2026-09-15T16:44:04Z">
        <w:r>
          <w:rPr>
            <w:rFonts w:hint="eastAsia"/>
            <w:color w:val="000000"/>
            <w:lang w:val="en-US" w:eastAsia="zh"/>
            <w:woUserID w:val="2"/>
          </w:rPr>
          <w:t>（十五）</w:t>
        </w:r>
      </w:ins>
      <w:ins w:id="1552" w:author="Vance xu" w:date="2026-09-15T16:43:39Z">
        <w:r>
          <w:rPr>
            <w:rFonts w:hint="eastAsia"/>
            <w:color w:val="000000"/>
            <w:lang w:val="en-US" w:eastAsia="zh"/>
            <w:rPrChange w:id="1553" w:author="Vance xu" w:date="2026-09-15T16:44:01Z">
              <w:rPr>
                <w:rFonts w:hint="eastAsia"/>
                <w:color w:val="000000"/>
                <w:lang w:eastAsia="zh"/>
                <w:woUserID w:val="2"/>
              </w:rPr>
            </w:rPrChange>
            <w:woUserID w:val="2"/>
          </w:rPr>
          <w:t>岗位职责</w:t>
        </w:r>
      </w:ins>
      <w:ins w:id="1554" w:author="Vance xu" w:date="2026-09-15T16:43:40Z">
        <w:r>
          <w:rPr>
            <w:rFonts w:hint="eastAsia"/>
            <w:color w:val="000000"/>
            <w:lang w:val="en-US" w:eastAsia="zh"/>
            <w:rPrChange w:id="1555" w:author="Vance xu" w:date="2026-09-15T16:44:01Z">
              <w:rPr>
                <w:rFonts w:hint="eastAsia"/>
                <w:color w:val="000000"/>
                <w:lang w:eastAsia="zh"/>
                <w:woUserID w:val="2"/>
              </w:rPr>
            </w:rPrChange>
            <w:woUserID w:val="2"/>
          </w:rPr>
          <w:t>清单</w:t>
        </w:r>
      </w:ins>
      <w:ins w:id="1556" w:author="Vance xu" w:date="2026-09-15T16:43:42Z">
        <w:r>
          <w:rPr>
            <w:rFonts w:hint="eastAsia"/>
            <w:color w:val="000000"/>
            <w:lang w:val="en-US" w:eastAsia="zh"/>
            <w:rPrChange w:id="1557" w:author="Vance xu" w:date="2026-09-15T16:44:01Z">
              <w:rPr>
                <w:rFonts w:hint="eastAsia"/>
                <w:color w:val="000000"/>
                <w:lang w:eastAsia="zh"/>
                <w:woUserID w:val="2"/>
              </w:rPr>
            </w:rPrChange>
            <w:woUserID w:val="2"/>
          </w:rPr>
          <w:t>中</w:t>
        </w:r>
      </w:ins>
      <w:ins w:id="1558" w:author="Vance xu" w:date="2026-09-15T16:43:45Z">
        <w:r>
          <w:rPr>
            <w:rFonts w:hint="eastAsia"/>
            <w:color w:val="000000"/>
            <w:lang w:val="en-US" w:eastAsia="zh"/>
            <w:rPrChange w:id="1559" w:author="Vance xu" w:date="2026-09-15T16:44:01Z">
              <w:rPr>
                <w:rFonts w:hint="eastAsia"/>
                <w:color w:val="000000"/>
                <w:lang w:eastAsia="zh"/>
                <w:woUserID w:val="2"/>
              </w:rPr>
            </w:rPrChange>
            <w:woUserID w:val="2"/>
          </w:rPr>
          <w:t>重复项</w:t>
        </w:r>
      </w:ins>
      <w:ins w:id="1560" w:author="Vance xu" w:date="2026-09-15T16:43:47Z">
        <w:r>
          <w:rPr>
            <w:rFonts w:hint="eastAsia"/>
            <w:color w:val="000000"/>
            <w:lang w:val="en-US" w:eastAsia="zh"/>
            <w:rPrChange w:id="1561"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563" w:author="Vance xu" w:date="2026-09-15T17:49:05Z"/>
          <w:rFonts w:hint="eastAsia"/>
          <w:color w:val="000000"/>
          <w:lang w:val="en-US" w:eastAsia="zh"/>
          <w:woUserID w:val="2"/>
        </w:rPr>
        <w:pPrChange w:id="1562" w:author="Vance xu" w:date="2026-09-15T16:43:50Z">
          <w:pPr>
            <w:snapToGrid w:val="0"/>
          </w:pPr>
        </w:pPrChange>
      </w:pPr>
      <w:ins w:id="1564" w:author="Vance xu" w:date="2026-09-15T16:44:12Z">
        <w:r>
          <w:rPr>
            <w:rFonts w:hint="eastAsia"/>
            <w:color w:val="000000"/>
            <w:lang w:eastAsia="zh"/>
            <w:woUserID w:val="2"/>
          </w:rPr>
          <w:t>在</w:t>
        </w:r>
      </w:ins>
      <w:ins w:id="1565" w:author="Vance xu" w:date="2026-09-15T16:44:15Z">
        <w:r>
          <w:rPr>
            <w:rFonts w:hint="eastAsia"/>
            <w:color w:val="000000"/>
            <w:lang w:val="en-US" w:eastAsia="zh"/>
            <w:woUserID w:val="2"/>
          </w:rPr>
          <w:t>岗位职责清单</w:t>
        </w:r>
      </w:ins>
      <w:ins w:id="1566" w:author="Vance xu" w:date="2026-09-16T22:29:50Z">
        <w:r>
          <w:rPr>
            <w:rFonts w:hint="eastAsia"/>
            <w:color w:val="000000"/>
            <w:lang w:val="en-US" w:eastAsia="zh"/>
            <w:woUserID w:val="2"/>
          </w:rPr>
          <w:t>同一个sheet中</w:t>
        </w:r>
      </w:ins>
      <w:ins w:id="1567" w:author="Vance xu" w:date="2026-09-15T16:44:20Z">
        <w:r>
          <w:rPr>
            <w:rFonts w:hint="eastAsia"/>
            <w:color w:val="000000"/>
            <w:lang w:val="en-US" w:eastAsia="zh"/>
            <w:woUserID w:val="2"/>
          </w:rPr>
          <w:t>筛选</w:t>
        </w:r>
      </w:ins>
      <w:ins w:id="1568" w:author="Vance xu" w:date="2026-09-15T16:44:24Z">
        <w:r>
          <w:rPr>
            <w:rFonts w:hint="eastAsia"/>
            <w:color w:val="000000"/>
            <w:lang w:val="en-US" w:eastAsia="zh"/>
            <w:woUserID w:val="2"/>
          </w:rPr>
          <w:t>重复</w:t>
        </w:r>
      </w:ins>
      <w:ins w:id="1569" w:author="Vance xu" w:date="2026-09-15T16:44:26Z">
        <w:r>
          <w:rPr>
            <w:rFonts w:hint="eastAsia"/>
            <w:color w:val="000000"/>
            <w:lang w:val="en-US" w:eastAsia="zh"/>
            <w:woUserID w:val="2"/>
          </w:rPr>
          <w:t>项</w:t>
        </w:r>
      </w:ins>
      <w:ins w:id="1570" w:author="Vance xu" w:date="2026-09-15T16:44:27Z">
        <w:r>
          <w:rPr>
            <w:rFonts w:hint="eastAsia"/>
            <w:color w:val="000000"/>
            <w:lang w:val="en-US" w:eastAsia="zh"/>
            <w:woUserID w:val="2"/>
          </w:rPr>
          <w:t>，</w:t>
        </w:r>
      </w:ins>
      <w:ins w:id="1571" w:author="Vance xu" w:date="2026-09-15T16:45:20Z">
        <w:r>
          <w:rPr>
            <w:rFonts w:hint="eastAsia"/>
            <w:color w:val="000000"/>
            <w:lang w:val="en-US" w:eastAsia="zh"/>
            <w:woUserID w:val="2"/>
          </w:rPr>
          <w:t>同一</w:t>
        </w:r>
      </w:ins>
      <w:ins w:id="1572" w:author="Vance xu" w:date="2026-09-15T16:45:22Z">
        <w:r>
          <w:rPr>
            <w:rFonts w:hint="eastAsia"/>
            <w:color w:val="000000"/>
            <w:lang w:val="en-US" w:eastAsia="zh"/>
            <w:woUserID w:val="2"/>
          </w:rPr>
          <w:t>控制措施</w:t>
        </w:r>
      </w:ins>
      <w:ins w:id="1573" w:author="Vance xu" w:date="2026-09-15T16:45:23Z">
        <w:r>
          <w:rPr>
            <w:rFonts w:hint="eastAsia"/>
            <w:color w:val="000000"/>
            <w:lang w:val="en-US" w:eastAsia="zh"/>
            <w:woUserID w:val="2"/>
          </w:rPr>
          <w:t>编号</w:t>
        </w:r>
      </w:ins>
      <w:ins w:id="1574" w:author="Vance xu" w:date="2026-09-15T16:45:24Z">
        <w:r>
          <w:rPr>
            <w:rFonts w:hint="eastAsia"/>
            <w:color w:val="000000"/>
            <w:lang w:val="en-US" w:eastAsia="zh"/>
            <w:woUserID w:val="2"/>
          </w:rPr>
          <w:t>，</w:t>
        </w:r>
      </w:ins>
      <w:ins w:id="1575" w:author="Vance xu" w:date="2026-09-15T16:45:27Z">
        <w:r>
          <w:rPr>
            <w:rFonts w:hint="eastAsia"/>
            <w:color w:val="000000"/>
            <w:lang w:val="en-US" w:eastAsia="zh"/>
            <w:woUserID w:val="2"/>
          </w:rPr>
          <w:t>同样</w:t>
        </w:r>
      </w:ins>
      <w:ins w:id="1576" w:author="Vance xu" w:date="2026-09-15T16:45:28Z">
        <w:r>
          <w:rPr>
            <w:rFonts w:hint="eastAsia"/>
            <w:color w:val="000000"/>
            <w:lang w:val="en-US" w:eastAsia="zh"/>
            <w:woUserID w:val="2"/>
          </w:rPr>
          <w:t>的</w:t>
        </w:r>
      </w:ins>
      <w:ins w:id="1577" w:author="Vance xu" w:date="2026-09-15T16:45:31Z">
        <w:r>
          <w:rPr>
            <w:rFonts w:hint="eastAsia"/>
            <w:color w:val="000000"/>
            <w:lang w:val="en-US" w:eastAsia="zh"/>
            <w:woUserID w:val="2"/>
          </w:rPr>
          <w:t>岗位职责</w:t>
        </w:r>
      </w:ins>
      <w:ins w:id="1578" w:author="Vance xu" w:date="2026-09-15T16:45:32Z">
        <w:r>
          <w:rPr>
            <w:rFonts w:hint="eastAsia"/>
            <w:color w:val="000000"/>
            <w:lang w:val="en-US" w:eastAsia="zh"/>
            <w:woUserID w:val="2"/>
          </w:rPr>
          <w:t>描述</w:t>
        </w:r>
      </w:ins>
      <w:ins w:id="1579" w:author="Vance xu" w:date="2026-09-15T16:45:34Z">
        <w:r>
          <w:rPr>
            <w:rFonts w:hint="eastAsia"/>
            <w:color w:val="000000"/>
            <w:lang w:val="en-US" w:eastAsia="zh"/>
            <w:woUserID w:val="2"/>
          </w:rPr>
          <w:t>，</w:t>
        </w:r>
      </w:ins>
      <w:ins w:id="1580" w:author="Vance xu" w:date="2026-09-15T16:45:35Z">
        <w:r>
          <w:rPr>
            <w:rFonts w:hint="eastAsia"/>
            <w:color w:val="000000"/>
            <w:lang w:val="en-US" w:eastAsia="zh"/>
            <w:woUserID w:val="2"/>
          </w:rPr>
          <w:t>同样</w:t>
        </w:r>
      </w:ins>
      <w:ins w:id="1581" w:author="Vance xu" w:date="2026-09-15T16:45:36Z">
        <w:r>
          <w:rPr>
            <w:rFonts w:hint="eastAsia"/>
            <w:color w:val="000000"/>
            <w:lang w:val="en-US" w:eastAsia="zh"/>
            <w:woUserID w:val="2"/>
          </w:rPr>
          <w:t>的</w:t>
        </w:r>
      </w:ins>
      <w:ins w:id="1582" w:author="Vance xu" w:date="2026-09-15T16:45:37Z">
        <w:r>
          <w:rPr>
            <w:rFonts w:hint="eastAsia"/>
            <w:color w:val="000000"/>
            <w:lang w:val="en-US" w:eastAsia="zh"/>
            <w:woUserID w:val="2"/>
          </w:rPr>
          <w:t>部门</w:t>
        </w:r>
      </w:ins>
      <w:ins w:id="1583" w:author="Vance xu" w:date="2026-09-15T16:45:39Z">
        <w:r>
          <w:rPr>
            <w:rFonts w:hint="eastAsia"/>
            <w:color w:val="000000"/>
            <w:lang w:val="en-US" w:eastAsia="zh"/>
            <w:woUserID w:val="2"/>
          </w:rPr>
          <w:t>，</w:t>
        </w:r>
      </w:ins>
      <w:ins w:id="1584" w:author="Vance xu" w:date="2026-09-15T16:45:42Z">
        <w:r>
          <w:rPr>
            <w:rFonts w:hint="eastAsia"/>
            <w:color w:val="000000"/>
            <w:lang w:val="en-US" w:eastAsia="zh"/>
            <w:woUserID w:val="2"/>
          </w:rPr>
          <w:t>同样的</w:t>
        </w:r>
      </w:ins>
      <w:ins w:id="1585" w:author="Vance xu" w:date="2026-09-15T16:45:44Z">
        <w:r>
          <w:rPr>
            <w:rFonts w:hint="eastAsia"/>
            <w:color w:val="000000"/>
            <w:lang w:val="en-US" w:eastAsia="zh"/>
            <w:woUserID w:val="2"/>
          </w:rPr>
          <w:t>岗位</w:t>
        </w:r>
      </w:ins>
      <w:ins w:id="1586" w:author="Vance xu" w:date="2026-09-15T16:45:45Z">
        <w:r>
          <w:rPr>
            <w:rFonts w:hint="eastAsia"/>
            <w:color w:val="000000"/>
            <w:lang w:val="en-US" w:eastAsia="zh"/>
            <w:woUserID w:val="2"/>
          </w:rPr>
          <w:t>名称</w:t>
        </w:r>
      </w:ins>
      <w:ins w:id="1587" w:author="Vance xu" w:date="2026-09-15T16:45:46Z">
        <w:r>
          <w:rPr>
            <w:rFonts w:hint="eastAsia"/>
            <w:color w:val="000000"/>
            <w:lang w:val="en-US" w:eastAsia="zh"/>
            <w:woUserID w:val="2"/>
          </w:rPr>
          <w:t>，</w:t>
        </w:r>
      </w:ins>
      <w:ins w:id="1588" w:author="Vance xu" w:date="2026-09-15T16:45:47Z">
        <w:r>
          <w:rPr>
            <w:rFonts w:hint="eastAsia"/>
            <w:color w:val="000000"/>
            <w:lang w:val="en-US" w:eastAsia="zh"/>
            <w:woUserID w:val="2"/>
          </w:rPr>
          <w:t>同样</w:t>
        </w:r>
      </w:ins>
      <w:ins w:id="1589" w:author="Vance xu" w:date="2026-09-15T16:45:48Z">
        <w:r>
          <w:rPr>
            <w:rFonts w:hint="eastAsia"/>
            <w:color w:val="000000"/>
            <w:lang w:val="en-US" w:eastAsia="zh"/>
            <w:woUserID w:val="2"/>
          </w:rPr>
          <w:t>的</w:t>
        </w:r>
      </w:ins>
      <w:ins w:id="1590" w:author="Vance xu" w:date="2026-09-15T16:45:55Z">
        <w:r>
          <w:rPr>
            <w:rFonts w:hint="eastAsia"/>
            <w:color w:val="000000"/>
            <w:lang w:val="en-US" w:eastAsia="zh"/>
            <w:woUserID w:val="2"/>
          </w:rPr>
          <w:t>人员姓名</w:t>
        </w:r>
      </w:ins>
      <w:ins w:id="1591" w:author="Vance xu" w:date="2026-09-15T16:46:06Z">
        <w:r>
          <w:rPr>
            <w:rFonts w:hint="eastAsia"/>
            <w:color w:val="000000"/>
            <w:lang w:val="en-US" w:eastAsia="zh"/>
            <w:woUserID w:val="2"/>
          </w:rPr>
          <w:t>，</w:t>
        </w:r>
      </w:ins>
      <w:ins w:id="1592" w:author="Vance xu" w:date="2026-09-15T16:46:07Z">
        <w:r>
          <w:rPr>
            <w:rFonts w:hint="eastAsia"/>
            <w:color w:val="000000"/>
            <w:lang w:val="en-US" w:eastAsia="zh"/>
            <w:woUserID w:val="2"/>
          </w:rPr>
          <w:t>同样</w:t>
        </w:r>
      </w:ins>
      <w:ins w:id="1593" w:author="Vance xu" w:date="2026-09-15T16:46:08Z">
        <w:r>
          <w:rPr>
            <w:rFonts w:hint="eastAsia"/>
            <w:color w:val="000000"/>
            <w:lang w:val="en-US" w:eastAsia="zh"/>
            <w:woUserID w:val="2"/>
          </w:rPr>
          <w:t>的</w:t>
        </w:r>
      </w:ins>
      <w:ins w:id="1594" w:author="Vance xu" w:date="2026-09-15T16:46:12Z">
        <w:r>
          <w:rPr>
            <w:rFonts w:hint="eastAsia"/>
            <w:color w:val="000000"/>
            <w:lang w:val="en-US" w:eastAsia="zh"/>
            <w:woUserID w:val="2"/>
          </w:rPr>
          <w:t>角色</w:t>
        </w:r>
      </w:ins>
      <w:ins w:id="1595" w:author="Vance xu" w:date="2026-09-15T16:47:10Z">
        <w:r>
          <w:rPr>
            <w:rFonts w:hint="eastAsia"/>
            <w:color w:val="000000"/>
            <w:lang w:val="en-US" w:eastAsia="zh"/>
            <w:woUserID w:val="2"/>
          </w:rPr>
          <w:t>，</w:t>
        </w:r>
      </w:ins>
      <w:ins w:id="1596" w:author="Vance xu" w:date="2026-09-15T16:46:48Z">
        <w:r>
          <w:rPr>
            <w:rFonts w:hint="eastAsia"/>
            <w:color w:val="000000"/>
            <w:lang w:val="en-US" w:eastAsia="zh"/>
            <w:woUserID w:val="2"/>
          </w:rPr>
          <w:t>提示</w:t>
        </w:r>
      </w:ins>
      <w:ins w:id="1597" w:author="Vance xu" w:date="2026-09-15T16:46:49Z">
        <w:r>
          <w:rPr>
            <w:rFonts w:hint="eastAsia"/>
            <w:color w:val="000000"/>
            <w:lang w:val="en-US" w:eastAsia="zh"/>
            <w:woUserID w:val="2"/>
          </w:rPr>
          <w:t>“</w:t>
        </w:r>
      </w:ins>
      <w:ins w:id="1598" w:author="Vance xu" w:date="2026-09-15T16:46:52Z">
        <w:r>
          <w:rPr>
            <w:rFonts w:hint="eastAsia"/>
            <w:color w:val="000000"/>
            <w:lang w:val="en-US" w:eastAsia="zh"/>
            <w:woUserID w:val="2"/>
          </w:rPr>
          <w:t>重复项</w:t>
        </w:r>
      </w:ins>
      <w:ins w:id="1599" w:author="Vance xu" w:date="2026-09-15T16:47:01Z">
        <w:r>
          <w:rPr>
            <w:rFonts w:hint="eastAsia"/>
            <w:color w:val="000000"/>
            <w:lang w:val="en-US" w:eastAsia="zh"/>
            <w:woUserID w:val="2"/>
          </w:rPr>
          <w:t>保留一个</w:t>
        </w:r>
      </w:ins>
      <w:ins w:id="1600" w:author="Vance xu" w:date="2026-09-15T16:47:03Z">
        <w:r>
          <w:rPr>
            <w:rFonts w:hint="eastAsia"/>
            <w:color w:val="000000"/>
            <w:lang w:val="en-US" w:eastAsia="zh"/>
            <w:woUserID w:val="2"/>
          </w:rPr>
          <w:t>即可</w:t>
        </w:r>
      </w:ins>
      <w:ins w:id="1601" w:author="Vance xu" w:date="2026-09-15T16:46:49Z">
        <w:r>
          <w:rPr>
            <w:rFonts w:hint="eastAsia"/>
            <w:color w:val="000000"/>
            <w:lang w:val="en-US" w:eastAsia="zh"/>
            <w:woUserID w:val="2"/>
          </w:rPr>
          <w:t>”</w:t>
        </w:r>
      </w:ins>
      <w:ins w:id="1602" w:author="Vance xu" w:date="2026-09-15T16:47:08Z">
        <w:r>
          <w:rPr>
            <w:rFonts w:hint="eastAsia"/>
            <w:color w:val="000000"/>
            <w:lang w:val="en-US" w:eastAsia="zh"/>
            <w:woUserID w:val="2"/>
          </w:rPr>
          <w:t>。</w:t>
        </w:r>
      </w:ins>
    </w:p>
    <w:p w14:paraId="38E49227">
      <w:pPr>
        <w:pStyle w:val="4"/>
        <w:numPr>
          <w:ilvl w:val="0"/>
          <w:numId w:val="8"/>
          <w:ins w:id="1604" w:author="Vance xu" w:date="2026-09-15T17:50:30Z"/>
        </w:numPr>
        <w:snapToGrid w:val="0"/>
        <w:rPr>
          <w:ins w:id="1605" w:author="Vance xu" w:date="2026-09-15T17:50:30Z"/>
          <w:rFonts w:hint="eastAsia"/>
          <w:color w:val="000000"/>
          <w:lang w:val="en-US" w:eastAsia="zh"/>
          <w:woUserID w:val="2"/>
        </w:rPr>
        <w:pPrChange w:id="1603" w:author="Vance xu" w:date="2026-09-15T17:50:30Z">
          <w:pPr>
            <w:snapToGrid w:val="0"/>
          </w:pPr>
        </w:pPrChange>
      </w:pPr>
      <w:ins w:id="1606" w:author="Vance xu" w:date="2026-09-15T17:52:08Z">
        <w:r>
          <w:rPr>
            <w:rFonts w:hint="eastAsia"/>
            <w:color w:val="000000"/>
            <w:lang w:val="en-US" w:eastAsia="zh"/>
            <w:woUserID w:val="2"/>
          </w:rPr>
          <w:t>在</w:t>
        </w:r>
      </w:ins>
      <w:ins w:id="1607" w:author="Vance xu" w:date="2026-09-15T17:49:58Z">
        <w:r>
          <w:rPr>
            <w:rFonts w:hint="eastAsia"/>
            <w:color w:val="000000"/>
            <w:lang w:val="en-US" w:eastAsia="zh"/>
            <w:woUserID w:val="2"/>
          </w:rPr>
          <w:t>矩阵</w:t>
        </w:r>
      </w:ins>
      <w:ins w:id="1608" w:author="Vance xu" w:date="2026-09-15T17:50:19Z">
        <w:r>
          <w:rPr>
            <w:rFonts w:hint="eastAsia"/>
            <w:color w:val="000000"/>
            <w:lang w:val="en-US" w:eastAsia="zh"/>
            <w:woUserID w:val="2"/>
          </w:rPr>
          <w:t>最后</w:t>
        </w:r>
      </w:ins>
      <w:ins w:id="1609" w:author="Vance xu" w:date="2026-09-15T17:50:20Z">
        <w:r>
          <w:rPr>
            <w:rFonts w:hint="eastAsia"/>
            <w:color w:val="000000"/>
            <w:lang w:val="en-US" w:eastAsia="zh"/>
            <w:woUserID w:val="2"/>
          </w:rPr>
          <w:t>一列</w:t>
        </w:r>
      </w:ins>
      <w:ins w:id="1610" w:author="Vance xu" w:date="2026-09-15T17:53:14Z">
        <w:r>
          <w:rPr>
            <w:rFonts w:hint="eastAsia"/>
            <w:color w:val="000000"/>
            <w:lang w:val="en-US" w:eastAsia="zh"/>
            <w:woUserID w:val="2"/>
          </w:rPr>
          <w:t>单独</w:t>
        </w:r>
      </w:ins>
      <w:ins w:id="1611" w:author="Vance xu" w:date="2026-09-15T17:51:31Z">
        <w:r>
          <w:rPr>
            <w:rFonts w:hint="eastAsia"/>
            <w:color w:val="000000"/>
            <w:lang w:val="en-US" w:eastAsia="zh"/>
            <w:woUserID w:val="2"/>
          </w:rPr>
          <w:t>列出</w:t>
        </w:r>
      </w:ins>
      <w:ins w:id="1612" w:author="Vance xu" w:date="2026-09-15T17:51:40Z">
        <w:r>
          <w:rPr>
            <w:rFonts w:hint="eastAsia"/>
            <w:color w:val="000000"/>
            <w:lang w:val="en-US" w:eastAsia="zh"/>
            <w:woUserID w:val="2"/>
          </w:rPr>
          <w:t>岗位</w:t>
        </w:r>
      </w:ins>
      <w:ins w:id="1613" w:author="Vance xu" w:date="2026-09-15T17:51:41Z">
        <w:r>
          <w:rPr>
            <w:rFonts w:hint="eastAsia"/>
            <w:color w:val="000000"/>
            <w:lang w:val="en-US" w:eastAsia="zh"/>
            <w:woUserID w:val="2"/>
          </w:rPr>
          <w:t>清单</w:t>
        </w:r>
      </w:ins>
      <w:ins w:id="1614" w:author="Vance xu" w:date="2026-09-15T17:53:19Z">
        <w:r>
          <w:rPr>
            <w:rFonts w:hint="eastAsia"/>
            <w:color w:val="000000"/>
            <w:lang w:val="en-US" w:eastAsia="zh"/>
            <w:woUserID w:val="2"/>
          </w:rPr>
          <w:t>中</w:t>
        </w:r>
      </w:ins>
      <w:ins w:id="1615" w:author="Vance xu" w:date="2026-09-16T13:45:21Z">
        <w:r>
          <w:rPr>
            <w:rFonts w:hint="eastAsia"/>
            <w:lang w:val="en-US" w:eastAsia="zh"/>
            <w:woUserID w:val="2"/>
          </w:rPr>
          <w:t>已有</w:t>
        </w:r>
      </w:ins>
      <w:ins w:id="1616" w:author="Vance xu" w:date="2026-09-15T17:51:44Z">
        <w:r>
          <w:rPr>
            <w:rFonts w:hint="eastAsia"/>
            <w:color w:val="000000"/>
            <w:lang w:val="en-US" w:eastAsia="zh"/>
            <w:woUserID w:val="2"/>
          </w:rPr>
          <w:t>的</w:t>
        </w:r>
      </w:ins>
      <w:ins w:id="1617" w:author="Vance xu" w:date="2026-09-15T17:51:48Z">
        <w:r>
          <w:rPr>
            <w:rFonts w:hint="eastAsia"/>
            <w:lang w:val="en-US" w:eastAsia="zh"/>
            <w:woUserID w:val="2"/>
          </w:rPr>
          <w:t>控制措施编号</w:t>
        </w:r>
      </w:ins>
    </w:p>
    <w:p w14:paraId="48A4814F">
      <w:pPr>
        <w:numPr>
          <w:ilvl w:val="-1"/>
          <w:numId w:val="0"/>
        </w:numPr>
        <w:snapToGrid w:val="0"/>
        <w:ind w:firstLine="0"/>
        <w:rPr>
          <w:ins w:id="1619" w:author="Vance xu" w:date="2026-09-16T13:51:05Z"/>
          <w:rFonts w:hint="eastAsia"/>
          <w:lang w:val="en-US" w:eastAsia="zh"/>
          <w:woUserID w:val="2"/>
        </w:rPr>
        <w:pPrChange w:id="1618" w:author="Vance xu" w:date="2026-09-15T17:50:35Z">
          <w:pPr>
            <w:snapToGrid w:val="0"/>
          </w:pPr>
        </w:pPrChange>
      </w:pPr>
      <w:ins w:id="1620" w:author="Vance xu" w:date="2026-09-15T17:52:16Z">
        <w:r>
          <w:rPr>
            <w:rFonts w:hint="eastAsia"/>
            <w:color w:val="000000"/>
            <w:lang w:val="en-US" w:eastAsia="zh"/>
            <w:woUserID w:val="2"/>
          </w:rPr>
          <w:t>矩阵</w:t>
        </w:r>
      </w:ins>
      <w:ins w:id="1621" w:author="Vance xu" w:date="2026-09-15T17:53:41Z">
        <w:r>
          <w:rPr>
            <w:rFonts w:hint="eastAsia"/>
            <w:color w:val="000000"/>
            <w:lang w:val="en-US" w:eastAsia="zh"/>
            <w:woUserID w:val="2"/>
          </w:rPr>
          <w:t>对应的</w:t>
        </w:r>
      </w:ins>
      <w:ins w:id="1622" w:author="Vance xu" w:date="2026-09-15T17:53:42Z">
        <w:r>
          <w:rPr>
            <w:rFonts w:hint="eastAsia"/>
            <w:color w:val="000000"/>
            <w:lang w:val="en-US" w:eastAsia="zh"/>
            <w:woUserID w:val="2"/>
          </w:rPr>
          <w:t>位置</w:t>
        </w:r>
      </w:ins>
      <w:ins w:id="1623" w:author="Vance xu" w:date="2026-09-15T17:53:44Z">
        <w:r>
          <w:rPr>
            <w:rFonts w:hint="eastAsia"/>
            <w:color w:val="000000"/>
            <w:lang w:val="en-US" w:eastAsia="zh"/>
            <w:woUserID w:val="2"/>
          </w:rPr>
          <w:t>中</w:t>
        </w:r>
      </w:ins>
      <w:ins w:id="1624" w:author="Vance xu" w:date="2026-09-15T17:52:20Z">
        <w:r>
          <w:rPr>
            <w:rFonts w:hint="eastAsia"/>
            <w:color w:val="000000"/>
            <w:lang w:val="en-US" w:eastAsia="zh"/>
            <w:woUserID w:val="2"/>
          </w:rPr>
          <w:t>单独</w:t>
        </w:r>
      </w:ins>
      <w:ins w:id="1625" w:author="Vance xu" w:date="2026-09-15T17:52:24Z">
        <w:r>
          <w:rPr>
            <w:rFonts w:hint="eastAsia"/>
            <w:color w:val="000000"/>
            <w:lang w:val="en-US" w:eastAsia="zh"/>
            <w:woUserID w:val="2"/>
          </w:rPr>
          <w:t>列出</w:t>
        </w:r>
      </w:ins>
      <w:ins w:id="1626" w:author="Vance xu" w:date="2026-09-15T17:52:26Z">
        <w:r>
          <w:rPr>
            <w:rFonts w:hint="eastAsia"/>
            <w:color w:val="000000"/>
            <w:lang w:val="en-US" w:eastAsia="zh"/>
            <w:woUserID w:val="2"/>
          </w:rPr>
          <w:t>一列</w:t>
        </w:r>
      </w:ins>
      <w:ins w:id="1627" w:author="Vance xu" w:date="2026-09-15T17:52:27Z">
        <w:r>
          <w:rPr>
            <w:rFonts w:hint="eastAsia"/>
            <w:color w:val="000000"/>
            <w:lang w:val="en-US" w:eastAsia="zh"/>
            <w:woUserID w:val="2"/>
          </w:rPr>
          <w:t>显示</w:t>
        </w:r>
      </w:ins>
      <w:ins w:id="1628" w:author="Vance xu" w:date="2026-09-15T17:50:53Z">
        <w:r>
          <w:rPr>
            <w:rFonts w:hint="eastAsia"/>
            <w:lang w:val="en-US" w:eastAsia="zh"/>
            <w:woUserID w:val="2"/>
          </w:rPr>
          <w:t>岗位</w:t>
        </w:r>
      </w:ins>
      <w:ins w:id="1629" w:author="Vance xu" w:date="2026-09-15T17:50:56Z">
        <w:r>
          <w:rPr>
            <w:rFonts w:hint="eastAsia"/>
            <w:lang w:val="en-US" w:eastAsia="zh"/>
            <w:woUserID w:val="2"/>
          </w:rPr>
          <w:t>责任</w:t>
        </w:r>
      </w:ins>
      <w:ins w:id="1630" w:author="Vance xu" w:date="2026-09-15T17:50:57Z">
        <w:r>
          <w:rPr>
            <w:rFonts w:hint="eastAsia"/>
            <w:lang w:val="en-US" w:eastAsia="zh"/>
            <w:woUserID w:val="2"/>
          </w:rPr>
          <w:t>清单</w:t>
        </w:r>
      </w:ins>
      <w:ins w:id="1631" w:author="Vance xu" w:date="2026-09-15T17:52:41Z">
        <w:r>
          <w:rPr>
            <w:rFonts w:hint="eastAsia"/>
            <w:lang w:val="en-US" w:eastAsia="zh"/>
            <w:woUserID w:val="2"/>
          </w:rPr>
          <w:t>中</w:t>
        </w:r>
      </w:ins>
      <w:ins w:id="1632" w:author="Vance xu" w:date="2026-09-16T13:45:03Z">
        <w:r>
          <w:rPr>
            <w:rFonts w:hint="eastAsia"/>
            <w:lang w:val="en-US" w:eastAsia="zh"/>
            <w:woUserID w:val="2"/>
          </w:rPr>
          <w:t>已有</w:t>
        </w:r>
      </w:ins>
      <w:ins w:id="1633" w:author="Vance xu" w:date="2026-09-15T17:52:42Z">
        <w:r>
          <w:rPr>
            <w:rFonts w:hint="eastAsia"/>
            <w:lang w:val="en-US" w:eastAsia="zh"/>
            <w:woUserID w:val="2"/>
          </w:rPr>
          <w:t>的</w:t>
        </w:r>
      </w:ins>
      <w:ins w:id="1634" w:author="Vance xu" w:date="2026-09-15T17:51:14Z">
        <w:r>
          <w:rPr>
            <w:rFonts w:hint="eastAsia"/>
            <w:lang w:val="en-US" w:eastAsia="zh"/>
            <w:woUserID w:val="2"/>
          </w:rPr>
          <w:t>控制措施</w:t>
        </w:r>
      </w:ins>
      <w:ins w:id="1635" w:author="Vance xu" w:date="2026-09-15T17:51:16Z">
        <w:r>
          <w:rPr>
            <w:rFonts w:hint="eastAsia"/>
            <w:lang w:val="en-US" w:eastAsia="zh"/>
            <w:woUserID w:val="2"/>
          </w:rPr>
          <w:t>编号</w:t>
        </w:r>
      </w:ins>
      <w:ins w:id="1636" w:author="Vance xu" w:date="2026-09-15T17:52:45Z">
        <w:r>
          <w:rPr>
            <w:rFonts w:hint="eastAsia"/>
            <w:lang w:val="en-US" w:eastAsia="zh"/>
            <w:woUserID w:val="2"/>
          </w:rPr>
          <w:t>，</w:t>
        </w:r>
      </w:ins>
      <w:ins w:id="1637" w:author="Vance xu" w:date="2026-09-15T17:55:29Z">
        <w:r>
          <w:rPr>
            <w:rFonts w:hint="eastAsia"/>
            <w:lang w:val="en-US" w:eastAsia="zh"/>
            <w:woUserID w:val="2"/>
          </w:rPr>
          <w:t>请注意</w:t>
        </w:r>
      </w:ins>
      <w:ins w:id="1638" w:author="Vance xu" w:date="2026-09-15T17:55:31Z">
        <w:r>
          <w:rPr>
            <w:rFonts w:hint="eastAsia"/>
            <w:lang w:val="en-US" w:eastAsia="zh"/>
            <w:woUserID w:val="2"/>
          </w:rPr>
          <w:t>提取</w:t>
        </w:r>
      </w:ins>
      <w:ins w:id="1639" w:author="Vance xu" w:date="2026-09-15T17:55:34Z">
        <w:r>
          <w:rPr>
            <w:rFonts w:hint="eastAsia"/>
            <w:lang w:val="en-US" w:eastAsia="zh"/>
            <w:woUserID w:val="2"/>
          </w:rPr>
          <w:t>编号</w:t>
        </w:r>
      </w:ins>
      <w:ins w:id="1640" w:author="Vance xu" w:date="2026-09-15T17:55:35Z">
        <w:r>
          <w:rPr>
            <w:rFonts w:hint="eastAsia"/>
            <w:lang w:val="en-US" w:eastAsia="zh"/>
            <w:woUserID w:val="2"/>
          </w:rPr>
          <w:t>中的</w:t>
        </w:r>
      </w:ins>
      <w:ins w:id="1641" w:author="Vance xu" w:date="2026-09-15T17:55:36Z">
        <w:r>
          <w:rPr>
            <w:rFonts w:hint="eastAsia"/>
            <w:lang w:val="en-US" w:eastAsia="zh"/>
            <w:woUserID w:val="2"/>
          </w:rPr>
          <w:t>数字</w:t>
        </w:r>
      </w:ins>
      <w:ins w:id="1642" w:author="Vance xu" w:date="2026-09-15T17:55:53Z">
        <w:r>
          <w:rPr>
            <w:rFonts w:hint="eastAsia"/>
            <w:lang w:val="en-US" w:eastAsia="zh"/>
            <w:woUserID w:val="2"/>
          </w:rPr>
          <w:t>部分</w:t>
        </w:r>
      </w:ins>
      <w:ins w:id="1643" w:author="Vance xu" w:date="2026-09-16T13:51:34Z">
        <w:r>
          <w:rPr>
            <w:rFonts w:hint="eastAsia"/>
            <w:lang w:val="en-US" w:eastAsia="zh"/>
            <w:woUserID w:val="2"/>
          </w:rPr>
          <w:t>。</w:t>
        </w:r>
      </w:ins>
    </w:p>
    <w:p w14:paraId="1FB40FF6">
      <w:pPr>
        <w:pStyle w:val="4"/>
        <w:numPr>
          <w:ilvl w:val="0"/>
          <w:numId w:val="8"/>
          <w:ins w:id="1645" w:author="Vance xu" w:date="2026-09-16T14:04:49Z"/>
        </w:numPr>
        <w:snapToGrid w:val="0"/>
        <w:rPr>
          <w:ins w:id="1646" w:author="Vance xu" w:date="2026-09-16T14:05:22Z"/>
          <w:del w:id="1647" w:author="尹兴盛" w:date="2026-09-17T15:34:07Z"/>
          <w:rFonts w:hint="eastAsia"/>
          <w:lang w:val="en-US" w:eastAsia="zh"/>
          <w:woUserID w:val="2"/>
        </w:rPr>
        <w:pPrChange w:id="1644" w:author="Vance xu" w:date="2026-09-16T14:04:49Z">
          <w:pPr>
            <w:snapToGrid w:val="0"/>
          </w:pPr>
        </w:pPrChange>
      </w:pPr>
      <w:ins w:id="1648" w:author="Vance xu" w:date="2026-09-16T14:04:59Z">
        <w:del w:id="1649" w:author="尹兴盛" w:date="2026-09-17T15:34:07Z">
          <w:r>
            <w:rPr>
              <w:rFonts w:hint="eastAsia"/>
              <w:lang w:val="en-US" w:eastAsia="zh"/>
              <w:woUserID w:val="2"/>
            </w:rPr>
            <w:delText>矩阵</w:delText>
          </w:r>
        </w:del>
      </w:ins>
      <w:ins w:id="1650" w:author="Vance xu" w:date="2026-09-16T14:05:02Z">
        <w:del w:id="1651" w:author="尹兴盛" w:date="2026-09-17T15:34:07Z">
          <w:r>
            <w:rPr>
              <w:rFonts w:hint="eastAsia"/>
              <w:lang w:val="en-US" w:eastAsia="zh"/>
              <w:woUserID w:val="2"/>
            </w:rPr>
            <w:delText>责任</w:delText>
          </w:r>
        </w:del>
      </w:ins>
      <w:ins w:id="1652" w:author="Vance xu" w:date="2026-09-16T14:05:04Z">
        <w:del w:id="1653" w:author="尹兴盛" w:date="2026-09-17T15:34:07Z">
          <w:r>
            <w:rPr>
              <w:rFonts w:hint="eastAsia"/>
              <w:lang w:val="en-US" w:eastAsia="zh"/>
              <w:woUserID w:val="2"/>
            </w:rPr>
            <w:delText>主体</w:delText>
          </w:r>
        </w:del>
      </w:ins>
      <w:ins w:id="1654" w:author="Vance xu" w:date="2026-09-16T14:05:08Z">
        <w:del w:id="1655" w:author="尹兴盛" w:date="2026-09-17T15:34:07Z">
          <w:r>
            <w:rPr>
              <w:rFonts w:hint="eastAsia"/>
              <w:lang w:val="en-US" w:eastAsia="zh"/>
              <w:woUserID w:val="2"/>
            </w:rPr>
            <w:delText>与</w:delText>
          </w:r>
        </w:del>
      </w:ins>
      <w:ins w:id="1656" w:author="Vance xu" w:date="2026-09-16T14:05:14Z">
        <w:del w:id="1657" w:author="尹兴盛" w:date="2026-09-17T15:34:07Z">
          <w:r>
            <w:rPr>
              <w:rFonts w:hint="eastAsia"/>
              <w:lang w:val="en-US" w:eastAsia="zh"/>
              <w:woUserID w:val="2"/>
            </w:rPr>
            <w:delText>岗位职责</w:delText>
          </w:r>
        </w:del>
      </w:ins>
      <w:ins w:id="1658" w:author="Vance xu" w:date="2026-09-16T14:05:15Z">
        <w:del w:id="1659" w:author="尹兴盛" w:date="2026-09-17T15:34:07Z">
          <w:r>
            <w:rPr>
              <w:rFonts w:hint="eastAsia"/>
              <w:lang w:val="en-US" w:eastAsia="zh"/>
              <w:woUserID w:val="2"/>
            </w:rPr>
            <w:delText>对应</w:delText>
          </w:r>
        </w:del>
      </w:ins>
      <w:ins w:id="1660" w:author="Vance xu" w:date="2026-09-16T14:05:22Z">
        <w:del w:id="1661" w:author="尹兴盛" w:date="2026-09-17T15:34:07Z">
          <w:r>
            <w:rPr>
              <w:rFonts w:hint="eastAsia"/>
              <w:lang w:val="en-US" w:eastAsia="zh"/>
              <w:woUserID w:val="2"/>
            </w:rPr>
            <w:delText>检查</w:delText>
          </w:r>
        </w:del>
      </w:ins>
    </w:p>
    <w:p w14:paraId="1DE1FD1D">
      <w:pPr>
        <w:snapToGrid w:val="0"/>
        <w:ind w:firstLine="0"/>
        <w:rPr>
          <w:ins w:id="1663" w:author="Vance xu" w:date="2026-09-16T14:43:04Z"/>
          <w:del w:id="1664" w:author="尹兴盛" w:date="2026-09-17T15:34:07Z"/>
          <w:rFonts w:hint="eastAsia"/>
          <w:lang w:val="en-US" w:eastAsia="zh"/>
          <w:woUserID w:val="2"/>
        </w:rPr>
        <w:pPrChange w:id="1662" w:author="Vance xu" w:date="2026-09-16T14:07:03Z">
          <w:pPr>
            <w:snapToGrid w:val="0"/>
          </w:pPr>
        </w:pPrChange>
      </w:pPr>
      <w:ins w:id="1665" w:author="Vance xu" w:date="2026-09-16T14:05:26Z">
        <w:del w:id="1666" w:author="尹兴盛" w:date="2026-09-17T15:34:07Z">
          <w:r>
            <w:rPr>
              <w:rFonts w:hint="eastAsia"/>
              <w:lang w:val="en-US" w:eastAsia="zh"/>
              <w:woUserID w:val="2"/>
            </w:rPr>
            <w:delText>矩阵责任主体</w:delText>
          </w:r>
        </w:del>
      </w:ins>
      <w:ins w:id="1667" w:author="Vance xu" w:date="2026-09-16T14:05:27Z">
        <w:del w:id="1668" w:author="尹兴盛" w:date="2026-09-17T15:34:07Z">
          <w:r>
            <w:rPr>
              <w:rFonts w:hint="eastAsia"/>
              <w:lang w:val="en-US" w:eastAsia="zh"/>
              <w:woUserID w:val="2"/>
            </w:rPr>
            <w:delText>中</w:delText>
          </w:r>
        </w:del>
      </w:ins>
      <w:ins w:id="1669" w:author="Vance xu" w:date="2026-09-16T14:06:57Z">
        <w:del w:id="1670" w:author="尹兴盛" w:date="2026-09-17T15:34:07Z">
          <w:r>
            <w:rPr>
              <w:rFonts w:hint="eastAsia"/>
              <w:lang w:eastAsia="zh"/>
              <w:woUserID w:val="2"/>
            </w:rPr>
            <w:delText>包含以下关键词</w:delText>
          </w:r>
        </w:del>
      </w:ins>
      <w:ins w:id="1671" w:author="Vance xu" w:date="2026-09-16T14:07:01Z">
        <w:del w:id="1672" w:author="尹兴盛" w:date="2026-09-17T15:34:07Z">
          <w:r>
            <w:rPr>
              <w:rFonts w:hint="eastAsia"/>
              <w:lang w:val="en-US" w:eastAsia="zh"/>
              <w:woUserID w:val="2"/>
            </w:rPr>
            <w:delText>财务</w:delText>
          </w:r>
        </w:del>
      </w:ins>
      <w:ins w:id="1673" w:author="Vance xu" w:date="2026-09-16T14:05:35Z">
        <w:del w:id="1674" w:author="尹兴盛" w:date="2026-09-17T15:34:07Z">
          <w:r>
            <w:rPr>
              <w:rFonts w:hint="eastAsia"/>
              <w:lang w:val="en-US" w:eastAsia="zh"/>
              <w:woUserID w:val="2"/>
            </w:rPr>
            <w:delText>、</w:delText>
          </w:r>
        </w:del>
      </w:ins>
      <w:ins w:id="1675" w:author="Vance xu" w:date="2026-09-16T14:05:37Z">
        <w:del w:id="1676" w:author="尹兴盛" w:date="2026-09-17T15:34:07Z">
          <w:r>
            <w:rPr>
              <w:rFonts w:hint="eastAsia"/>
              <w:lang w:val="en-US" w:eastAsia="zh"/>
              <w:woUserID w:val="2"/>
            </w:rPr>
            <w:delText>发展</w:delText>
          </w:r>
        </w:del>
      </w:ins>
      <w:ins w:id="1677" w:author="Vance xu" w:date="2026-09-16T14:06:32Z">
        <w:del w:id="1678" w:author="尹兴盛" w:date="2026-09-17T15:34:07Z">
          <w:r>
            <w:rPr>
              <w:rFonts w:hint="eastAsia"/>
              <w:lang w:val="en-US" w:eastAsia="zh"/>
              <w:woUserID w:val="2"/>
            </w:rPr>
            <w:delText>等</w:delText>
          </w:r>
        </w:del>
      </w:ins>
      <w:ins w:id="1679" w:author="Vance xu" w:date="2026-09-16T14:07:06Z">
        <w:del w:id="1680" w:author="尹兴盛" w:date="2026-09-17T15:34:07Z">
          <w:r>
            <w:rPr>
              <w:rFonts w:hint="eastAsia"/>
              <w:lang w:val="en-US" w:eastAsia="zh"/>
              <w:woUserID w:val="2"/>
            </w:rPr>
            <w:delText>，</w:delText>
          </w:r>
        </w:del>
      </w:ins>
      <w:ins w:id="1681" w:author="Vance xu" w:date="2026-09-16T14:07:07Z">
        <w:del w:id="1682" w:author="尹兴盛" w:date="2026-09-17T15:34:07Z">
          <w:r>
            <w:rPr>
              <w:rFonts w:hint="eastAsia"/>
              <w:lang w:val="en-US" w:eastAsia="zh"/>
              <w:woUserID w:val="2"/>
            </w:rPr>
            <w:delText>对应的</w:delText>
          </w:r>
        </w:del>
      </w:ins>
      <w:ins w:id="1683" w:author="Vance xu" w:date="2026-09-16T14:07:15Z">
        <w:del w:id="1684" w:author="尹兴盛" w:date="2026-09-17T15:34:07Z">
          <w:r>
            <w:rPr>
              <w:rFonts w:hint="eastAsia"/>
              <w:lang w:val="en-US" w:eastAsia="zh"/>
              <w:woUserID w:val="2"/>
            </w:rPr>
            <w:delText>岗位职责</w:delText>
          </w:r>
        </w:del>
      </w:ins>
      <w:ins w:id="1685" w:author="Vance xu" w:date="2026-09-16T14:07:16Z">
        <w:del w:id="1686" w:author="尹兴盛" w:date="2026-09-17T15:34:07Z">
          <w:r>
            <w:rPr>
              <w:rFonts w:hint="eastAsia"/>
              <w:lang w:val="en-US" w:eastAsia="zh"/>
              <w:woUserID w:val="2"/>
            </w:rPr>
            <w:delText>清单</w:delText>
          </w:r>
        </w:del>
      </w:ins>
      <w:ins w:id="1687" w:author="Vance xu" w:date="2026-09-16T14:07:17Z">
        <w:del w:id="1688" w:author="尹兴盛" w:date="2026-09-17T15:34:07Z">
          <w:r>
            <w:rPr>
              <w:rFonts w:hint="eastAsia"/>
              <w:lang w:val="en-US" w:eastAsia="zh"/>
              <w:woUserID w:val="2"/>
            </w:rPr>
            <w:delText>中的</w:delText>
          </w:r>
        </w:del>
      </w:ins>
      <w:ins w:id="1689" w:author="Vance xu" w:date="2026-09-16T14:07:18Z">
        <w:del w:id="1690" w:author="尹兴盛" w:date="2026-09-17T15:34:07Z">
          <w:r>
            <w:rPr>
              <w:rFonts w:hint="eastAsia"/>
              <w:lang w:val="en-US" w:eastAsia="zh"/>
              <w:woUserID w:val="2"/>
            </w:rPr>
            <w:delText>部门</w:delText>
          </w:r>
        </w:del>
      </w:ins>
      <w:ins w:id="1691" w:author="Vance xu" w:date="2026-09-16T14:07:19Z">
        <w:del w:id="1692" w:author="尹兴盛" w:date="2026-09-17T15:34:07Z">
          <w:r>
            <w:rPr>
              <w:rFonts w:hint="eastAsia"/>
              <w:lang w:val="en-US" w:eastAsia="zh"/>
              <w:woUserID w:val="2"/>
            </w:rPr>
            <w:delText>列</w:delText>
          </w:r>
        </w:del>
      </w:ins>
      <w:ins w:id="1693" w:author="Vance xu" w:date="2026-09-16T14:07:21Z">
        <w:del w:id="1694" w:author="尹兴盛" w:date="2026-09-17T15:34:07Z">
          <w:r>
            <w:rPr>
              <w:rFonts w:hint="eastAsia"/>
              <w:lang w:val="en-US" w:eastAsia="zh"/>
              <w:woUserID w:val="2"/>
            </w:rPr>
            <w:delText>是否有</w:delText>
          </w:r>
        </w:del>
      </w:ins>
      <w:ins w:id="1695" w:author="Vance xu" w:date="2026-09-16T14:07:27Z">
        <w:del w:id="1696" w:author="尹兴盛" w:date="2026-09-17T15:34:07Z">
          <w:r>
            <w:rPr>
              <w:rFonts w:hint="eastAsia"/>
              <w:lang w:val="en-US" w:eastAsia="zh"/>
              <w:woUserID w:val="2"/>
            </w:rPr>
            <w:delText>相同字段</w:delText>
          </w:r>
        </w:del>
      </w:ins>
      <w:ins w:id="1697" w:author="Vance xu" w:date="2026-09-16T14:07:32Z">
        <w:del w:id="1698" w:author="尹兴盛" w:date="2026-09-17T15:34:07Z">
          <w:r>
            <w:rPr>
              <w:rFonts w:hint="eastAsia"/>
              <w:lang w:val="en-US" w:eastAsia="zh"/>
              <w:woUserID w:val="2"/>
            </w:rPr>
            <w:delText>或者</w:delText>
          </w:r>
        </w:del>
      </w:ins>
      <w:ins w:id="1699" w:author="Vance xu" w:date="2026-09-16T14:07:33Z">
        <w:del w:id="1700" w:author="尹兴盛" w:date="2026-09-17T15:34:07Z">
          <w:r>
            <w:rPr>
              <w:rFonts w:hint="eastAsia"/>
              <w:lang w:val="en-US" w:eastAsia="zh"/>
              <w:woUserID w:val="2"/>
            </w:rPr>
            <w:delText>意思</w:delText>
          </w:r>
        </w:del>
      </w:ins>
      <w:ins w:id="1701" w:author="Vance xu" w:date="2026-09-16T14:07:35Z">
        <w:del w:id="1702" w:author="尹兴盛" w:date="2026-09-17T15:34:07Z">
          <w:r>
            <w:rPr>
              <w:rFonts w:hint="eastAsia"/>
              <w:lang w:val="en-US" w:eastAsia="zh"/>
              <w:woUserID w:val="2"/>
            </w:rPr>
            <w:delText>相近的词</w:delText>
          </w:r>
        </w:del>
      </w:ins>
      <w:ins w:id="1703" w:author="Vance xu" w:date="2026-09-16T14:07:42Z">
        <w:del w:id="1704" w:author="尹兴盛" w:date="2026-09-17T15:34:07Z">
          <w:r>
            <w:rPr>
              <w:rFonts w:hint="eastAsia"/>
              <w:lang w:val="en-US" w:eastAsia="zh"/>
              <w:woUserID w:val="2"/>
            </w:rPr>
            <w:delText>对应，</w:delText>
          </w:r>
        </w:del>
      </w:ins>
      <w:ins w:id="1705" w:author="Vance xu" w:date="2026-09-16T14:07:43Z">
        <w:del w:id="1706" w:author="尹兴盛" w:date="2026-09-17T15:34:07Z">
          <w:r>
            <w:rPr>
              <w:rFonts w:hint="eastAsia"/>
              <w:lang w:val="en-US" w:eastAsia="zh"/>
              <w:woUserID w:val="2"/>
            </w:rPr>
            <w:delText>没有</w:delText>
          </w:r>
        </w:del>
      </w:ins>
      <w:ins w:id="1707" w:author="Vance xu" w:date="2026-09-16T14:07:45Z">
        <w:del w:id="1708" w:author="尹兴盛" w:date="2026-09-17T15:34:07Z">
          <w:r>
            <w:rPr>
              <w:rFonts w:hint="eastAsia"/>
              <w:lang w:val="en-US" w:eastAsia="zh"/>
              <w:woUserID w:val="2"/>
            </w:rPr>
            <w:delText>的话</w:delText>
          </w:r>
        </w:del>
      </w:ins>
      <w:ins w:id="1709" w:author="Vance xu" w:date="2026-09-16T14:07:46Z">
        <w:del w:id="1710" w:author="尹兴盛" w:date="2026-09-17T15:34:07Z">
          <w:r>
            <w:rPr>
              <w:rFonts w:hint="eastAsia"/>
              <w:lang w:val="en-US" w:eastAsia="zh"/>
              <w:woUserID w:val="2"/>
            </w:rPr>
            <w:delText>，</w:delText>
          </w:r>
        </w:del>
      </w:ins>
      <w:ins w:id="1711" w:author="Vance xu" w:date="2026-09-16T14:07:47Z">
        <w:del w:id="1712" w:author="尹兴盛" w:date="2026-09-17T15:34:07Z">
          <w:r>
            <w:rPr>
              <w:rFonts w:hint="eastAsia"/>
              <w:lang w:val="en-US" w:eastAsia="zh"/>
              <w:woUserID w:val="2"/>
            </w:rPr>
            <w:delText>请在</w:delText>
          </w:r>
        </w:del>
      </w:ins>
      <w:ins w:id="1713" w:author="Vance xu" w:date="2026-09-16T14:07:50Z">
        <w:del w:id="1714" w:author="尹兴盛" w:date="2026-09-17T15:34:07Z">
          <w:r>
            <w:rPr>
              <w:rFonts w:hint="eastAsia"/>
              <w:lang w:val="en-US" w:eastAsia="zh"/>
              <w:woUserID w:val="2"/>
            </w:rPr>
            <w:delText>后面</w:delText>
          </w:r>
        </w:del>
      </w:ins>
      <w:ins w:id="1715" w:author="Vance xu" w:date="2026-09-16T14:07:52Z">
        <w:del w:id="1716" w:author="尹兴盛" w:date="2026-09-17T15:34:07Z">
          <w:r>
            <w:rPr>
              <w:rFonts w:hint="eastAsia"/>
              <w:lang w:val="en-US" w:eastAsia="zh"/>
              <w:woUserID w:val="2"/>
            </w:rPr>
            <w:delText>提示</w:delText>
          </w:r>
        </w:del>
      </w:ins>
      <w:ins w:id="1717" w:author="Vance xu" w:date="2026-09-16T14:07:53Z">
        <w:del w:id="1718" w:author="尹兴盛" w:date="2026-09-17T15:34:07Z">
          <w:r>
            <w:rPr>
              <w:rFonts w:hint="eastAsia"/>
              <w:lang w:val="en-US" w:eastAsia="zh"/>
              <w:woUserID w:val="2"/>
            </w:rPr>
            <w:delText>“</w:delText>
          </w:r>
        </w:del>
      </w:ins>
      <w:ins w:id="1719" w:author="Vance xu" w:date="2026-09-16T14:08:00Z">
        <w:del w:id="1720" w:author="尹兴盛" w:date="2026-09-17T15:34:07Z">
          <w:r>
            <w:rPr>
              <w:rFonts w:hint="eastAsia"/>
              <w:lang w:val="en-US" w:eastAsia="zh"/>
              <w:woUserID w:val="2"/>
            </w:rPr>
            <w:delText>请核实</w:delText>
          </w:r>
        </w:del>
      </w:ins>
      <w:ins w:id="1721" w:author="Vance xu" w:date="2026-09-16T14:07:54Z">
        <w:del w:id="1722" w:author="尹兴盛" w:date="2026-09-17T15:34:07Z">
          <w:r>
            <w:rPr>
              <w:rFonts w:hint="eastAsia"/>
              <w:lang w:val="en-US" w:eastAsia="zh"/>
              <w:woUserID w:val="2"/>
            </w:rPr>
            <w:delText>是否</w:delText>
          </w:r>
        </w:del>
      </w:ins>
      <w:ins w:id="1723" w:author="Vance xu" w:date="2026-09-16T14:08:06Z">
        <w:del w:id="1724" w:author="尹兴盛" w:date="2026-09-17T15:34:07Z">
          <w:r>
            <w:rPr>
              <w:rFonts w:hint="eastAsia"/>
              <w:lang w:val="en-US" w:eastAsia="zh"/>
              <w:woUserID w:val="2"/>
            </w:rPr>
            <w:delText>与</w:delText>
          </w:r>
        </w:del>
      </w:ins>
      <w:ins w:id="1725" w:author="Vance xu" w:date="2026-09-16T14:08:07Z">
        <w:del w:id="1726" w:author="尹兴盛" w:date="2026-09-17T15:34:07Z">
          <w:r>
            <w:rPr>
              <w:rFonts w:hint="eastAsia"/>
              <w:lang w:val="en-US" w:eastAsia="zh"/>
              <w:woUserID w:val="2"/>
            </w:rPr>
            <w:delText>矩阵</w:delText>
          </w:r>
        </w:del>
      </w:ins>
      <w:ins w:id="1727" w:author="Vance xu" w:date="2026-09-16T14:08:09Z">
        <w:del w:id="1728" w:author="尹兴盛" w:date="2026-09-17T15:34:07Z">
          <w:r>
            <w:rPr>
              <w:rFonts w:hint="eastAsia"/>
              <w:lang w:val="en-US" w:eastAsia="zh"/>
              <w:woUserID w:val="2"/>
            </w:rPr>
            <w:delText>责任主体</w:delText>
          </w:r>
        </w:del>
      </w:ins>
      <w:ins w:id="1729" w:author="Vance xu" w:date="2026-09-16T14:07:56Z">
        <w:del w:id="1730" w:author="尹兴盛" w:date="2026-09-17T15:34:07Z">
          <w:r>
            <w:rPr>
              <w:rFonts w:hint="eastAsia"/>
              <w:lang w:val="en-US" w:eastAsia="zh"/>
              <w:woUserID w:val="2"/>
            </w:rPr>
            <w:delText>对应</w:delText>
          </w:r>
        </w:del>
      </w:ins>
      <w:ins w:id="1731" w:author="Vance xu" w:date="2026-09-16T14:08:13Z">
        <w:del w:id="1732" w:author="尹兴盛" w:date="2026-09-17T15:34:07Z">
          <w:r>
            <w:rPr>
              <w:rFonts w:hint="eastAsia"/>
              <w:lang w:val="en-US" w:eastAsia="zh"/>
              <w:woUserID w:val="2"/>
            </w:rPr>
            <w:delText>。</w:delText>
          </w:r>
        </w:del>
      </w:ins>
      <w:ins w:id="1733" w:author="Vance xu" w:date="2026-09-16T14:07:53Z">
        <w:del w:id="1734" w:author="尹兴盛" w:date="2026-09-17T15:34:07Z">
          <w:r>
            <w:rPr>
              <w:rFonts w:hint="eastAsia"/>
              <w:lang w:val="en-US" w:eastAsia="zh"/>
              <w:woUserID w:val="2"/>
            </w:rPr>
            <w:delText>”</w:delText>
          </w:r>
        </w:del>
      </w:ins>
    </w:p>
    <w:p w14:paraId="4915E6EF">
      <w:pPr>
        <w:snapToGrid w:val="0"/>
        <w:ind w:firstLine="0"/>
        <w:rPr>
          <w:ins w:id="1736" w:author="Henry" w:date="2026-09-15T11:41:03Z"/>
          <w:del w:id="1737" w:author="尹兴盛" w:date="2026-09-17T15:34:07Z"/>
          <w:rFonts w:hint="default"/>
          <w:lang w:val="en-US" w:eastAsia="zh"/>
          <w:rPrChange w:id="1738" w:author="Vance xu" w:date="2026-09-16T14:04:49Z">
            <w:rPr>
              <w:ins w:id="1739" w:author="Henry" w:date="2026-09-15T11:41:03Z"/>
              <w:del w:id="1740" w:author="尹兴盛" w:date="2026-09-17T15:34:07Z"/>
              <w:rFonts w:hint="eastAsia"/>
              <w:lang w:val="en-US" w:eastAsia="zh"/>
              <w:woUserID w:val="2"/>
            </w:rPr>
          </w:rPrChange>
          <w:woUserID w:val="2"/>
        </w:rPr>
        <w:pPrChange w:id="1735" w:author="Vance xu" w:date="2026-09-16T14:07:03Z">
          <w:pPr>
            <w:snapToGrid w:val="0"/>
          </w:pPr>
        </w:pPrChange>
      </w:pPr>
      <w:ins w:id="1741" w:author="Vance xu" w:date="2026-09-16T14:43:06Z">
        <w:del w:id="1742" w:author="尹兴盛" w:date="2026-09-17T15:34:07Z">
          <w:r>
            <w:rPr>
              <w:rFonts w:hint="eastAsia"/>
              <w:lang w:val="en-US" w:eastAsia="zh"/>
              <w:woUserID w:val="2"/>
            </w:rPr>
            <w:delText>矩阵</w:delText>
          </w:r>
        </w:del>
      </w:ins>
      <w:ins w:id="1743" w:author="Vance xu" w:date="2026-09-16T14:43:14Z">
        <w:del w:id="1744" w:author="尹兴盛" w:date="2026-09-17T15:34:07Z">
          <w:r>
            <w:rPr>
              <w:rFonts w:hint="eastAsia"/>
              <w:lang w:val="en-US" w:eastAsia="zh"/>
              <w:woUserID w:val="2"/>
            </w:rPr>
            <w:delText>显示列</w:delText>
          </w:r>
        </w:del>
      </w:ins>
      <w:ins w:id="1745" w:author="Vance xu" w:date="2026-09-16T14:43:16Z">
        <w:del w:id="1746" w:author="尹兴盛" w:date="2026-09-17T15:34:07Z">
          <w:r>
            <w:rPr>
              <w:rFonts w:hint="eastAsia"/>
              <w:lang w:val="en-US" w:eastAsia="zh"/>
              <w:woUserID w:val="2"/>
            </w:rPr>
            <w:delText>只保留</w:delText>
          </w:r>
        </w:del>
      </w:ins>
      <w:ins w:id="1747" w:author="Vance xu" w:date="2026-09-16T14:44:27Z">
        <w:del w:id="1748" w:author="尹兴盛" w:date="2026-09-17T15:34:07Z">
          <w:r>
            <w:rPr>
              <w:rFonts w:hint="eastAsia"/>
              <w:lang w:val="en-US" w:eastAsia="zh"/>
              <w:woUserID w:val="2"/>
            </w:rPr>
            <w:delText>关键字</w:delText>
          </w:r>
        </w:del>
      </w:ins>
      <w:ins w:id="1749" w:author="Vance xu" w:date="2026-09-16T14:44:28Z">
        <w:del w:id="1750" w:author="尹兴盛" w:date="2026-09-17T15:34:07Z">
          <w:r>
            <w:rPr>
              <w:rFonts w:hint="eastAsia"/>
              <w:lang w:val="en-US" w:eastAsia="zh"/>
              <w:woUserID w:val="2"/>
            </w:rPr>
            <w:delText>包含</w:delText>
          </w:r>
        </w:del>
      </w:ins>
      <w:ins w:id="1751" w:author="Vance xu" w:date="2026-09-16T14:43:22Z">
        <w:del w:id="1752" w:author="尹兴盛" w:date="2026-09-17T15:34:07Z">
          <w:r>
            <w:rPr>
              <w:rFonts w:hint="eastAsia"/>
              <w:lang w:val="en-US" w:eastAsia="zh"/>
              <w:woUserID w:val="2"/>
            </w:rPr>
            <w:delText>关键控制点、</w:delText>
          </w:r>
        </w:del>
      </w:ins>
      <w:ins w:id="1753" w:author="Vance xu" w:date="2026-09-16T14:43:26Z">
        <w:del w:id="1754" w:author="尹兴盛" w:date="2026-09-17T15:34:07Z">
          <w:r>
            <w:rPr>
              <w:rFonts w:hint="eastAsia"/>
              <w:lang w:val="en-US" w:eastAsia="zh"/>
              <w:woUserID w:val="2"/>
            </w:rPr>
            <w:delText>控制措施编号、</w:delText>
          </w:r>
        </w:del>
      </w:ins>
      <w:ins w:id="1755" w:author="Vance xu" w:date="2026-09-16T14:43:30Z">
        <w:del w:id="1756" w:author="尹兴盛" w:date="2026-09-17T15:34:07Z">
          <w:r>
            <w:rPr>
              <w:rFonts w:hint="eastAsia"/>
              <w:lang w:val="en-US" w:eastAsia="zh"/>
              <w:woUserID w:val="2"/>
            </w:rPr>
            <w:delText>控制措施</w:delText>
          </w:r>
        </w:del>
      </w:ins>
      <w:ins w:id="1757" w:author="Vance xu" w:date="2026-09-16T14:43:34Z">
        <w:del w:id="1758" w:author="尹兴盛" w:date="2026-09-17T15:34:07Z">
          <w:r>
            <w:rPr>
              <w:rFonts w:hint="eastAsia"/>
              <w:lang w:val="en-US" w:eastAsia="zh"/>
              <w:woUserID w:val="2"/>
            </w:rPr>
            <w:delText>、不相容岗位</w:delText>
          </w:r>
        </w:del>
      </w:ins>
      <w:ins w:id="1759" w:author="Vance xu" w:date="2026-09-16T14:43:36Z">
        <w:del w:id="1760" w:author="尹兴盛" w:date="2026-09-17T15:34:07Z">
          <w:r>
            <w:rPr>
              <w:rFonts w:hint="eastAsia"/>
              <w:lang w:val="en-US" w:eastAsia="zh"/>
              <w:woUserID w:val="2"/>
            </w:rPr>
            <w:delText>、</w:delText>
          </w:r>
        </w:del>
      </w:ins>
      <w:ins w:id="1761" w:author="Vance xu" w:date="2026-09-16T14:43:41Z">
        <w:del w:id="1762" w:author="尹兴盛" w:date="2026-09-17T15:34:07Z">
          <w:r>
            <w:rPr>
              <w:rFonts w:hint="eastAsia"/>
              <w:lang w:val="en-US" w:eastAsia="zh"/>
              <w:woUserID w:val="2"/>
            </w:rPr>
            <w:delText>控制方式、</w:delText>
          </w:r>
        </w:del>
      </w:ins>
      <w:ins w:id="1763" w:author="Vance xu" w:date="2026-09-16T14:43:46Z">
        <w:del w:id="1764" w:author="尹兴盛" w:date="2026-09-17T15:34:07Z">
          <w:r>
            <w:rPr>
              <w:rFonts w:hint="eastAsia"/>
              <w:lang w:val="en-US" w:eastAsia="zh"/>
              <w:woUserID w:val="2"/>
            </w:rPr>
            <w:delText>控制系统、</w:delText>
          </w:r>
        </w:del>
      </w:ins>
      <w:ins w:id="1765" w:author="Vance xu" w:date="2026-09-16T14:43:50Z">
        <w:del w:id="1766" w:author="尹兴盛" w:date="2026-09-17T15:34:07Z">
          <w:r>
            <w:rPr>
              <w:rFonts w:hint="eastAsia"/>
              <w:lang w:val="en-US" w:eastAsia="zh"/>
              <w:woUserID w:val="2"/>
            </w:rPr>
            <w:delText>控制载体、</w:delText>
          </w:r>
        </w:del>
      </w:ins>
      <w:ins w:id="1767" w:author="Vance xu" w:date="2026-09-16T14:43:56Z">
        <w:del w:id="1768" w:author="尹兴盛" w:date="2026-09-17T15:34:07Z">
          <w:r>
            <w:rPr>
              <w:rFonts w:hint="eastAsia"/>
              <w:lang w:val="en-US" w:eastAsia="zh"/>
              <w:woUserID w:val="2"/>
            </w:rPr>
            <w:delText>责任主体、</w:delText>
          </w:r>
        </w:del>
      </w:ins>
      <w:ins w:id="1769" w:author="Vance xu" w:date="2026-09-16T14:44:01Z">
        <w:del w:id="1770" w:author="尹兴盛" w:date="2026-09-17T15:34:07Z">
          <w:r>
            <w:rPr>
              <w:rFonts w:hint="eastAsia"/>
              <w:lang w:val="en-US" w:eastAsia="zh"/>
              <w:woUserID w:val="2"/>
            </w:rPr>
            <w:delText>是否适用、</w:delText>
          </w:r>
        </w:del>
      </w:ins>
      <w:ins w:id="1771" w:author="Vance xu" w:date="2026-09-16T14:44:05Z">
        <w:del w:id="1772" w:author="尹兴盛" w:date="2026-09-17T15:34:07Z">
          <w:r>
            <w:rPr>
              <w:rFonts w:hint="eastAsia"/>
              <w:lang w:val="en-US" w:eastAsia="zh"/>
              <w:woUserID w:val="2"/>
            </w:rPr>
            <w:delText>不适用原因</w:delText>
          </w:r>
        </w:del>
      </w:ins>
      <w:ins w:id="1773" w:author="Vance xu" w:date="2026-09-16T14:44:11Z">
        <w:del w:id="1774" w:author="尹兴盛" w:date="2026-09-17T15:34:07Z">
          <w:r>
            <w:rPr>
              <w:rFonts w:hint="eastAsia"/>
              <w:lang w:val="en-US" w:eastAsia="zh"/>
              <w:woUserID w:val="2"/>
            </w:rPr>
            <w:delText>列</w:delText>
          </w:r>
        </w:del>
      </w:ins>
      <w:ins w:id="1775" w:author="Vance xu" w:date="2026-09-16T14:44:42Z">
        <w:del w:id="1776" w:author="尹兴盛" w:date="2026-09-17T15:34:07Z">
          <w:r>
            <w:rPr>
              <w:rFonts w:hint="eastAsia"/>
              <w:lang w:val="en-US" w:eastAsia="zh"/>
              <w:woUserID w:val="2"/>
            </w:rPr>
            <w:delText>，</w:delText>
          </w:r>
        </w:del>
      </w:ins>
      <w:ins w:id="1777" w:author="Vance xu" w:date="2026-09-16T14:44:45Z">
        <w:del w:id="1778" w:author="尹兴盛" w:date="2026-09-17T15:34:07Z">
          <w:r>
            <w:rPr>
              <w:rFonts w:hint="eastAsia"/>
              <w:lang w:val="en-US" w:eastAsia="zh"/>
              <w:woUserID w:val="2"/>
            </w:rPr>
            <w:delText>我们</w:delText>
          </w:r>
        </w:del>
      </w:ins>
      <w:ins w:id="1779" w:author="Vance xu" w:date="2026-09-16T14:44:58Z">
        <w:del w:id="1780" w:author="尹兴盛" w:date="2026-09-17T15:34:07Z">
          <w:r>
            <w:rPr>
              <w:rFonts w:hint="eastAsia"/>
              <w:lang w:val="en-US" w:eastAsia="zh"/>
              <w:woUserID w:val="2"/>
            </w:rPr>
            <w:delText>后期</w:delText>
          </w:r>
        </w:del>
      </w:ins>
      <w:ins w:id="1781" w:author="Vance xu" w:date="2026-09-16T14:44:59Z">
        <w:del w:id="1782" w:author="尹兴盛" w:date="2026-09-17T15:34:07Z">
          <w:r>
            <w:rPr>
              <w:rFonts w:hint="eastAsia"/>
              <w:lang w:val="en-US" w:eastAsia="zh"/>
              <w:woUserID w:val="2"/>
            </w:rPr>
            <w:delText>加的</w:delText>
          </w:r>
        </w:del>
      </w:ins>
      <w:ins w:id="1783" w:author="Vance xu" w:date="2026-09-16T14:45:00Z">
        <w:del w:id="1784" w:author="尹兴盛" w:date="2026-09-17T15:34:07Z">
          <w:r>
            <w:rPr>
              <w:rFonts w:hint="eastAsia"/>
              <w:lang w:val="en-US" w:eastAsia="zh"/>
              <w:woUserID w:val="2"/>
            </w:rPr>
            <w:delText>列</w:delText>
          </w:r>
        </w:del>
      </w:ins>
      <w:ins w:id="1785" w:author="Vance xu" w:date="2026-09-16T14:45:02Z">
        <w:del w:id="1786" w:author="尹兴盛" w:date="2026-09-17T15:34:07Z">
          <w:r>
            <w:rPr>
              <w:rFonts w:hint="eastAsia"/>
              <w:lang w:val="en-US" w:eastAsia="zh"/>
              <w:woUserID w:val="2"/>
            </w:rPr>
            <w:delText>。</w:delText>
          </w:r>
        </w:del>
      </w:ins>
    </w:p>
    <w:p w14:paraId="6D6C7776">
      <w:pPr>
        <w:numPr>
          <w:ilvl w:val="-1"/>
          <w:numId w:val="0"/>
        </w:numPr>
        <w:snapToGrid w:val="0"/>
        <w:ind w:firstLine="0"/>
        <w:rPr>
          <w:ins w:id="1788" w:author="Vance xu" w:date="2026-09-15T10:10:25Z"/>
          <w:del w:id="1789" w:author="Henry" w:date="2026-09-15T11:47:07Z"/>
          <w:rFonts w:hint="eastAsia"/>
          <w:color w:val="000000"/>
          <w:lang w:eastAsia="zh"/>
          <w:woUserID w:val="2"/>
        </w:rPr>
        <w:pPrChange w:id="1787" w:author="Vance xu" w:date="2026-09-15T09:47:57Z">
          <w:pPr>
            <w:snapToGrid w:val="0"/>
          </w:pPr>
        </w:pPrChange>
      </w:pPr>
      <w:ins w:id="1790" w:author="Vance xu" w:date="2026-09-15T09:48:00Z">
        <w:del w:id="1791" w:author="Henry" w:date="2026-09-15T11:47:07Z">
          <w:r>
            <w:rPr>
              <w:rFonts w:hint="eastAsia"/>
              <w:color w:val="000000"/>
              <w:lang w:eastAsia="zh"/>
              <w:woUserID w:val="2"/>
            </w:rPr>
            <w:delText>矩阵</w:delText>
          </w:r>
        </w:del>
      </w:ins>
      <w:ins w:id="1792" w:author="Vance xu" w:date="2026-09-15T10:08:56Z">
        <w:del w:id="1793" w:author="Henry" w:date="2026-09-15T11:47:07Z">
          <w:r>
            <w:rPr>
              <w:rFonts w:hint="eastAsia"/>
              <w:color w:val="000000"/>
              <w:lang w:eastAsia="zh"/>
              <w:woUserID w:val="2"/>
            </w:rPr>
            <w:delText>中</w:delText>
          </w:r>
        </w:del>
      </w:ins>
      <w:ins w:id="1794" w:author="Vance xu" w:date="2026-09-15T10:09:09Z">
        <w:del w:id="1795" w:author="Henry" w:date="2026-09-15T11:47:07Z">
          <w:r>
            <w:rPr>
              <w:rFonts w:hint="eastAsia"/>
              <w:color w:val="000000"/>
              <w:lang w:eastAsia="zh"/>
              <w:woUserID w:val="2"/>
            </w:rPr>
            <w:delText>“</w:delText>
          </w:r>
        </w:del>
      </w:ins>
      <w:ins w:id="1796" w:author="Vance xu" w:date="2026-09-15T10:09:06Z">
        <w:del w:id="1797" w:author="Henry" w:date="2026-09-15T11:47:07Z">
          <w:r>
            <w:rPr>
              <w:rFonts w:hint="eastAsia"/>
              <w:color w:val="000000"/>
              <w:lang w:eastAsia="zh"/>
              <w:woUserID w:val="2"/>
            </w:rPr>
            <w:delText>是否适用</w:delText>
          </w:r>
        </w:del>
      </w:ins>
      <w:ins w:id="1798" w:author="Vance xu" w:date="2026-09-15T10:09:12Z">
        <w:del w:id="1799" w:author="Henry" w:date="2026-09-15T11:47:07Z">
          <w:r>
            <w:rPr>
              <w:rFonts w:hint="eastAsia"/>
              <w:color w:val="000000"/>
              <w:lang w:eastAsia="zh"/>
              <w:woUserID w:val="2"/>
            </w:rPr>
            <w:delText>”</w:delText>
          </w:r>
        </w:del>
      </w:ins>
      <w:ins w:id="1800" w:author="Vance xu" w:date="2026-09-15T10:09:15Z">
        <w:del w:id="1801" w:author="Henry" w:date="2026-09-15T11:47:07Z">
          <w:r>
            <w:rPr>
              <w:rFonts w:hint="eastAsia"/>
              <w:color w:val="000000"/>
              <w:lang w:eastAsia="zh"/>
              <w:woUserID w:val="2"/>
            </w:rPr>
            <w:delText>列</w:delText>
          </w:r>
        </w:del>
      </w:ins>
      <w:ins w:id="1802" w:author="Vance xu" w:date="2026-09-15T10:09:17Z">
        <w:del w:id="1803" w:author="Henry" w:date="2026-09-15T11:47:07Z">
          <w:r>
            <w:rPr>
              <w:rFonts w:hint="eastAsia"/>
              <w:color w:val="000000"/>
              <w:lang w:eastAsia="zh"/>
              <w:woUserID w:val="2"/>
            </w:rPr>
            <w:delText>填列</w:delText>
          </w:r>
        </w:del>
      </w:ins>
      <w:ins w:id="1804" w:author="Vance xu" w:date="2026-09-15T10:09:18Z">
        <w:del w:id="1805" w:author="Henry" w:date="2026-09-15T11:47:07Z">
          <w:r>
            <w:rPr>
              <w:rFonts w:hint="eastAsia"/>
              <w:color w:val="000000"/>
              <w:lang w:eastAsia="zh"/>
              <w:woUserID w:val="2"/>
            </w:rPr>
            <w:delText>了</w:delText>
          </w:r>
        </w:del>
      </w:ins>
      <w:ins w:id="1806" w:author="Vance xu" w:date="2026-09-15T10:09:20Z">
        <w:del w:id="1807" w:author="Henry" w:date="2026-09-15T11:47:07Z">
          <w:r>
            <w:rPr>
              <w:rFonts w:hint="eastAsia"/>
              <w:color w:val="000000"/>
              <w:lang w:eastAsia="zh"/>
              <w:woUserID w:val="2"/>
            </w:rPr>
            <w:delText>“是”</w:delText>
          </w:r>
        </w:del>
      </w:ins>
      <w:ins w:id="1808" w:author="Vance xu" w:date="2026-09-15T10:09:22Z">
        <w:del w:id="1809" w:author="Henry" w:date="2026-09-15T11:47:07Z">
          <w:r>
            <w:rPr>
              <w:rFonts w:hint="eastAsia"/>
              <w:color w:val="000000"/>
              <w:lang w:eastAsia="zh"/>
              <w:woUserID w:val="2"/>
            </w:rPr>
            <w:delText>“</w:delText>
          </w:r>
        </w:del>
      </w:ins>
      <w:ins w:id="1810" w:author="Vance xu" w:date="2026-09-15T10:09:23Z">
        <w:del w:id="1811" w:author="Henry" w:date="2026-09-15T11:47:07Z">
          <w:r>
            <w:rPr>
              <w:rFonts w:hint="eastAsia"/>
              <w:color w:val="000000"/>
              <w:lang w:eastAsia="zh"/>
              <w:woUserID w:val="2"/>
            </w:rPr>
            <w:delText>适用</w:delText>
          </w:r>
        </w:del>
      </w:ins>
      <w:ins w:id="1812" w:author="Vance xu" w:date="2026-09-15T10:09:22Z">
        <w:del w:id="1813" w:author="Henry" w:date="2026-09-15T11:47:07Z">
          <w:r>
            <w:rPr>
              <w:rFonts w:hint="eastAsia"/>
              <w:color w:val="000000"/>
              <w:lang w:eastAsia="zh"/>
              <w:woUserID w:val="2"/>
            </w:rPr>
            <w:delText>”</w:delText>
          </w:r>
        </w:del>
      </w:ins>
      <w:ins w:id="1814" w:author="Vance xu" w:date="2026-09-15T10:09:24Z">
        <w:del w:id="1815" w:author="Henry" w:date="2026-09-15T11:47:07Z">
          <w:r>
            <w:rPr>
              <w:rFonts w:hint="eastAsia"/>
              <w:color w:val="000000"/>
              <w:lang w:eastAsia="zh"/>
              <w:woUserID w:val="2"/>
            </w:rPr>
            <w:delText>的</w:delText>
          </w:r>
        </w:del>
      </w:ins>
      <w:ins w:id="1816" w:author="Vance xu" w:date="2026-09-15T10:09:26Z">
        <w:del w:id="1817" w:author="Henry" w:date="2026-09-15T11:47:07Z">
          <w:r>
            <w:rPr>
              <w:rFonts w:hint="eastAsia"/>
              <w:color w:val="000000"/>
              <w:lang w:eastAsia="zh"/>
              <w:woUserID w:val="2"/>
            </w:rPr>
            <w:delText>，</w:delText>
          </w:r>
        </w:del>
      </w:ins>
      <w:ins w:id="1818" w:author="Vance xu" w:date="2026-09-15T10:09:29Z">
        <w:del w:id="1819" w:author="Henry" w:date="2026-09-15T11:47:07Z">
          <w:r>
            <w:rPr>
              <w:rFonts w:hint="eastAsia"/>
              <w:color w:val="000000"/>
              <w:lang w:eastAsia="zh"/>
              <w:woUserID w:val="2"/>
            </w:rPr>
            <w:delText>原则上</w:delText>
          </w:r>
        </w:del>
      </w:ins>
      <w:ins w:id="1820" w:author="Vance xu" w:date="2026-09-15T10:09:30Z">
        <w:del w:id="1821" w:author="Henry" w:date="2026-09-15T11:47:07Z">
          <w:r>
            <w:rPr>
              <w:rFonts w:hint="eastAsia"/>
              <w:color w:val="000000"/>
              <w:lang w:eastAsia="zh"/>
              <w:woUserID w:val="2"/>
            </w:rPr>
            <w:delText>以</w:delText>
          </w:r>
        </w:del>
      </w:ins>
      <w:ins w:id="1822" w:author="Vance xu" w:date="2026-09-15T10:09:32Z">
        <w:del w:id="1823" w:author="Henry" w:date="2026-09-15T11:47:07Z">
          <w:r>
            <w:rPr>
              <w:rFonts w:hint="eastAsia"/>
              <w:color w:val="000000"/>
              <w:lang w:eastAsia="zh"/>
              <w:woUserID w:val="2"/>
            </w:rPr>
            <w:delText>他们</w:delText>
          </w:r>
        </w:del>
      </w:ins>
      <w:ins w:id="1824" w:author="Vance xu" w:date="2026-09-15T10:09:34Z">
        <w:del w:id="1825" w:author="Henry" w:date="2026-09-15T11:47:07Z">
          <w:r>
            <w:rPr>
              <w:rFonts w:hint="eastAsia"/>
              <w:color w:val="000000"/>
              <w:lang w:eastAsia="zh"/>
              <w:woUserID w:val="2"/>
            </w:rPr>
            <w:delText>为准</w:delText>
          </w:r>
        </w:del>
      </w:ins>
      <w:ins w:id="1826" w:author="Vance xu" w:date="2026-09-15T10:09:35Z">
        <w:del w:id="1827" w:author="Henry" w:date="2026-09-15T11:47:07Z">
          <w:r>
            <w:rPr>
              <w:rFonts w:hint="eastAsia"/>
              <w:color w:val="000000"/>
              <w:lang w:eastAsia="zh"/>
              <w:woUserID w:val="2"/>
            </w:rPr>
            <w:delText>，但是</w:delText>
          </w:r>
        </w:del>
      </w:ins>
      <w:ins w:id="1828" w:author="Vance xu" w:date="2026-09-15T10:09:37Z">
        <w:del w:id="1829" w:author="Henry" w:date="2026-09-15T11:47:07Z">
          <w:r>
            <w:rPr>
              <w:rFonts w:hint="eastAsia"/>
              <w:color w:val="000000"/>
              <w:lang w:eastAsia="zh"/>
              <w:woUserID w:val="2"/>
            </w:rPr>
            <w:delText>和</w:delText>
          </w:r>
        </w:del>
      </w:ins>
      <w:ins w:id="1830" w:author="Vance xu" w:date="2026-09-15T10:09:39Z">
        <w:del w:id="1831" w:author="Henry" w:date="2026-09-15T11:47:07Z">
          <w:r>
            <w:rPr>
              <w:rFonts w:hint="eastAsia"/>
              <w:color w:val="000000"/>
              <w:lang w:eastAsia="zh"/>
              <w:woUserID w:val="2"/>
            </w:rPr>
            <w:delText>下列</w:delText>
          </w:r>
        </w:del>
      </w:ins>
      <w:ins w:id="1832" w:author="Vance xu" w:date="2026-09-15T10:09:41Z">
        <w:del w:id="1833" w:author="Henry" w:date="2026-09-15T11:47:07Z">
          <w:r>
            <w:rPr>
              <w:rFonts w:hint="eastAsia"/>
              <w:color w:val="000000"/>
              <w:lang w:eastAsia="zh"/>
              <w:woUserID w:val="2"/>
            </w:rPr>
            <w:delText>有</w:delText>
          </w:r>
        </w:del>
      </w:ins>
      <w:ins w:id="1834" w:author="Vance xu" w:date="2026-09-15T10:09:47Z">
        <w:del w:id="1835" w:author="Henry" w:date="2026-09-15T11:47:07Z">
          <w:r>
            <w:rPr>
              <w:rFonts w:hint="eastAsia"/>
              <w:color w:val="000000"/>
              <w:lang w:eastAsia="zh"/>
              <w:woUserID w:val="2"/>
            </w:rPr>
            <w:delText>冲突的</w:delText>
          </w:r>
        </w:del>
      </w:ins>
      <w:ins w:id="1836" w:author="Vance xu" w:date="2026-09-15T10:09:49Z">
        <w:del w:id="1837" w:author="Henry" w:date="2026-09-15T11:47:07Z">
          <w:r>
            <w:rPr>
              <w:rFonts w:hint="eastAsia"/>
              <w:color w:val="000000"/>
              <w:lang w:eastAsia="zh"/>
              <w:woUserID w:val="2"/>
            </w:rPr>
            <w:delText>，</w:delText>
          </w:r>
        </w:del>
      </w:ins>
      <w:ins w:id="1838" w:author="Vance xu" w:date="2026-09-15T10:09:51Z">
        <w:del w:id="1839" w:author="Henry" w:date="2026-09-15T11:47:07Z">
          <w:r>
            <w:rPr>
              <w:rFonts w:hint="eastAsia"/>
              <w:color w:val="000000"/>
              <w:lang w:eastAsia="zh"/>
              <w:woUserID w:val="2"/>
            </w:rPr>
            <w:delText>提示</w:delText>
          </w:r>
        </w:del>
      </w:ins>
      <w:ins w:id="1840" w:author="Vance xu" w:date="2026-09-15T10:09:52Z">
        <w:del w:id="1841" w:author="Henry" w:date="2026-09-15T11:47:07Z">
          <w:r>
            <w:rPr>
              <w:rFonts w:hint="eastAsia"/>
              <w:color w:val="000000"/>
              <w:lang w:eastAsia="zh"/>
              <w:woUserID w:val="2"/>
            </w:rPr>
            <w:delText>“</w:delText>
          </w:r>
        </w:del>
      </w:ins>
      <w:ins w:id="1842" w:author="Vance xu" w:date="2026-09-15T10:09:53Z">
        <w:del w:id="1843" w:author="Henry" w:date="2026-09-15T11:47:07Z">
          <w:r>
            <w:rPr>
              <w:rFonts w:hint="eastAsia"/>
              <w:color w:val="000000"/>
              <w:lang w:eastAsia="zh"/>
              <w:woUserID w:val="2"/>
            </w:rPr>
            <w:delText>请核实</w:delText>
          </w:r>
        </w:del>
      </w:ins>
      <w:ins w:id="1844" w:author="Vance xu" w:date="2026-09-15T10:09:57Z">
        <w:del w:id="1845" w:author="Henry" w:date="2026-09-15T11:47:07Z">
          <w:r>
            <w:rPr>
              <w:rFonts w:hint="eastAsia"/>
              <w:color w:val="000000"/>
              <w:lang w:eastAsia="zh"/>
              <w:woUserID w:val="2"/>
            </w:rPr>
            <w:delText>适用</w:delText>
          </w:r>
        </w:del>
      </w:ins>
      <w:ins w:id="1846" w:author="Vance xu" w:date="2026-09-15T10:10:08Z">
        <w:del w:id="1847" w:author="Henry" w:date="2026-09-15T11:47:07Z">
          <w:r>
            <w:rPr>
              <w:rFonts w:hint="eastAsia"/>
              <w:color w:val="000000"/>
              <w:lang w:eastAsia="zh"/>
              <w:woUserID w:val="2"/>
            </w:rPr>
            <w:delText>性</w:delText>
          </w:r>
        </w:del>
      </w:ins>
      <w:ins w:id="1848" w:author="Vance xu" w:date="2026-09-15T10:10:10Z">
        <w:del w:id="1849" w:author="Henry" w:date="2026-09-15T11:47:07Z">
          <w:r>
            <w:rPr>
              <w:rFonts w:hint="eastAsia"/>
              <w:color w:val="000000"/>
              <w:lang w:eastAsia="zh"/>
              <w:woUserID w:val="2"/>
            </w:rPr>
            <w:delText>匹配</w:delText>
          </w:r>
        </w:del>
      </w:ins>
      <w:ins w:id="1850" w:author="Vance xu" w:date="2026-09-15T10:10:16Z">
        <w:del w:id="1851" w:author="Henry" w:date="2026-09-15T11:47:07Z">
          <w:r>
            <w:rPr>
              <w:rFonts w:hint="eastAsia"/>
              <w:color w:val="000000"/>
              <w:lang w:eastAsia="zh"/>
              <w:woUserID w:val="2"/>
            </w:rPr>
            <w:delText>情况</w:delText>
          </w:r>
        </w:del>
      </w:ins>
      <w:ins w:id="1852" w:author="Vance xu" w:date="2026-09-15T10:09:52Z">
        <w:del w:id="1853" w:author="Henry" w:date="2026-09-15T11:47:07Z">
          <w:r>
            <w:rPr>
              <w:rFonts w:hint="eastAsia"/>
              <w:color w:val="000000"/>
              <w:lang w:eastAsia="zh"/>
              <w:woUserID w:val="2"/>
            </w:rPr>
            <w:delText>”</w:delText>
          </w:r>
        </w:del>
      </w:ins>
      <w:ins w:id="1854" w:author="Vance xu" w:date="2026-09-15T10:10:24Z">
        <w:del w:id="1855" w:author="Henry" w:date="2026-09-15T11:47:07Z">
          <w:r>
            <w:rPr>
              <w:rFonts w:hint="eastAsia"/>
              <w:color w:val="000000"/>
              <w:lang w:eastAsia="zh"/>
              <w:woUserID w:val="2"/>
            </w:rPr>
            <w:delText>。</w:delText>
          </w:r>
        </w:del>
      </w:ins>
    </w:p>
    <w:p w14:paraId="3ECD2DC4">
      <w:pPr>
        <w:numPr>
          <w:ilvl w:val="-1"/>
          <w:numId w:val="0"/>
        </w:numPr>
        <w:snapToGrid w:val="0"/>
        <w:ind w:firstLine="0"/>
        <w:rPr>
          <w:ins w:id="1856" w:author="Vance xu" w:date="2026-09-15T10:10:41Z"/>
          <w:del w:id="1857" w:author="Henry" w:date="2026-09-15T11:47:07Z"/>
          <w:rFonts w:hint="eastAsia"/>
          <w:color w:val="000000"/>
          <w:lang w:eastAsia="zh"/>
          <w:woUserID w:val="2"/>
        </w:rPr>
      </w:pPr>
      <w:ins w:id="1858" w:author="Vance xu" w:date="2026-09-15T10:10:22Z">
        <w:del w:id="1859" w:author="Henry" w:date="2026-09-15T11:47:07Z">
          <w:r>
            <w:rPr>
              <w:rFonts w:hint="eastAsia"/>
              <w:color w:val="000000"/>
              <w:lang w:eastAsia="zh"/>
              <w:woUserID w:val="2"/>
            </w:rPr>
            <w:delText>矩阵</w:delText>
          </w:r>
        </w:del>
      </w:ins>
      <w:ins w:id="1860" w:author="Vance xu" w:date="2026-09-15T09:48:01Z">
        <w:del w:id="1861" w:author="Henry" w:date="2026-09-15T11:47:07Z">
          <w:r>
            <w:rPr>
              <w:rFonts w:hint="eastAsia"/>
              <w:color w:val="000000"/>
              <w:lang w:eastAsia="zh"/>
              <w:woUserID w:val="2"/>
            </w:rPr>
            <w:delText>里面</w:delText>
          </w:r>
        </w:del>
      </w:ins>
      <w:ins w:id="1862" w:author="Vance xu" w:date="2026-09-15T09:48:02Z">
        <w:del w:id="1863" w:author="Henry" w:date="2026-09-15T11:47:07Z">
          <w:r>
            <w:rPr>
              <w:rFonts w:hint="eastAsia"/>
              <w:color w:val="000000"/>
              <w:lang w:eastAsia="zh"/>
              <w:woUserID w:val="2"/>
            </w:rPr>
            <w:delText>的责任</w:delText>
          </w:r>
        </w:del>
      </w:ins>
      <w:ins w:id="1864" w:author="Vance xu" w:date="2026-09-15T09:48:04Z">
        <w:del w:id="1865" w:author="Henry" w:date="2026-09-15T11:47:07Z">
          <w:r>
            <w:rPr>
              <w:rFonts w:hint="eastAsia"/>
              <w:color w:val="000000"/>
              <w:lang w:eastAsia="zh"/>
              <w:woUserID w:val="2"/>
            </w:rPr>
            <w:delText>主体</w:delText>
          </w:r>
        </w:del>
      </w:ins>
      <w:ins w:id="1866" w:author="Vance xu" w:date="2026-09-15T09:48:05Z">
        <w:del w:id="1867" w:author="Henry" w:date="2026-09-15T11:47:07Z">
          <w:r>
            <w:rPr>
              <w:rFonts w:hint="eastAsia"/>
              <w:color w:val="000000"/>
              <w:lang w:eastAsia="zh"/>
              <w:woUserID w:val="2"/>
            </w:rPr>
            <w:delText>列</w:delText>
          </w:r>
        </w:del>
      </w:ins>
      <w:ins w:id="1868" w:author="Vance xu" w:date="2026-09-15T09:48:07Z">
        <w:del w:id="1869" w:author="Henry" w:date="2026-09-15T11:47:07Z">
          <w:r>
            <w:rPr>
              <w:rFonts w:hint="eastAsia"/>
              <w:color w:val="000000"/>
              <w:lang w:eastAsia="zh"/>
              <w:woUserID w:val="2"/>
            </w:rPr>
            <w:delText>，</w:delText>
          </w:r>
        </w:del>
      </w:ins>
      <w:ins w:id="1870" w:author="Vance xu" w:date="2026-09-15T09:48:15Z">
        <w:del w:id="1871" w:author="Henry" w:date="2026-09-15T11:47:07Z">
          <w:r>
            <w:rPr>
              <w:rFonts w:hint="eastAsia"/>
              <w:color w:val="000000"/>
              <w:lang w:eastAsia="zh"/>
              <w:woUserID w:val="2"/>
            </w:rPr>
            <w:delText>仅</w:delText>
          </w:r>
        </w:del>
      </w:ins>
      <w:ins w:id="1872" w:author="Vance xu" w:date="2026-09-15T09:48:16Z">
        <w:del w:id="1873" w:author="Henry" w:date="2026-09-15T11:47:07Z">
          <w:r>
            <w:rPr>
              <w:rFonts w:hint="eastAsia"/>
              <w:color w:val="000000"/>
              <w:lang w:eastAsia="zh"/>
              <w:woUserID w:val="2"/>
            </w:rPr>
            <w:delText>出现</w:delText>
          </w:r>
        </w:del>
      </w:ins>
      <w:ins w:id="1874" w:author="Vance xu" w:date="2026-09-15T09:48:20Z">
        <w:del w:id="1875" w:author="Henry" w:date="2026-09-15T11:47:07Z">
          <w:r>
            <w:rPr>
              <w:rFonts w:hint="eastAsia"/>
              <w:color w:val="000000"/>
              <w:lang w:eastAsia="zh"/>
              <w:woUserID w:val="2"/>
            </w:rPr>
            <w:delText>“</w:delText>
          </w:r>
        </w:del>
      </w:ins>
      <w:ins w:id="1876" w:author="Vance xu" w:date="2026-09-15T09:48:31Z">
        <w:del w:id="1877" w:author="Henry" w:date="2026-09-15T11:47:07Z">
          <w:r>
            <w:rPr>
              <w:rFonts w:hint="eastAsia"/>
              <w:color w:val="000000"/>
              <w:lang w:eastAsia="zh"/>
              <w:woUserID w:val="2"/>
            </w:rPr>
            <w:delText>省公司</w:delText>
          </w:r>
        </w:del>
      </w:ins>
      <w:ins w:id="1878" w:author="Vance xu" w:date="2026-09-15T09:51:27Z">
        <w:del w:id="1879" w:author="Henry" w:date="2026-09-15T11:47:07Z">
          <w:r>
            <w:rPr>
              <w:rFonts w:hint="eastAsia"/>
              <w:color w:val="000000"/>
              <w:lang w:eastAsia="zh"/>
              <w:woUserID w:val="2"/>
            </w:rPr>
            <w:delText>-</w:delText>
          </w:r>
        </w:del>
      </w:ins>
      <w:ins w:id="1880" w:author="Vance xu" w:date="2026-09-15T09:51:28Z">
        <w:del w:id="1881" w:author="Henry" w:date="2026-09-15T11:47:07Z">
          <w:r>
            <w:rPr>
              <w:rFonts w:hint="eastAsia"/>
              <w:color w:val="000000"/>
              <w:lang w:eastAsia="zh"/>
              <w:woUserID w:val="2"/>
            </w:rPr>
            <w:delText>**</w:delText>
          </w:r>
        </w:del>
      </w:ins>
      <w:ins w:id="1882" w:author="Vance xu" w:date="2026-09-15T09:51:34Z">
        <w:del w:id="1883" w:author="Henry" w:date="2026-09-15T11:47:07Z">
          <w:r>
            <w:rPr>
              <w:rFonts w:hint="eastAsia"/>
              <w:color w:val="000000"/>
              <w:lang w:eastAsia="zh"/>
              <w:woUserID w:val="2"/>
            </w:rPr>
            <w:delText>部</w:delText>
          </w:r>
        </w:del>
      </w:ins>
      <w:ins w:id="1884" w:author="Vance xu" w:date="2026-09-15T09:48:20Z">
        <w:del w:id="1885" w:author="Henry" w:date="2026-09-15T11:47:07Z">
          <w:r>
            <w:rPr>
              <w:rFonts w:hint="eastAsia"/>
              <w:color w:val="000000"/>
              <w:lang w:eastAsia="zh"/>
              <w:woUserID w:val="2"/>
            </w:rPr>
            <w:delText>”</w:delText>
          </w:r>
        </w:del>
      </w:ins>
      <w:ins w:id="1886" w:author="Vance xu" w:date="2026-09-15T09:48:34Z">
        <w:del w:id="1887" w:author="Henry" w:date="2026-09-15T11:47:07Z">
          <w:r>
            <w:rPr>
              <w:rFonts w:hint="eastAsia"/>
              <w:color w:val="000000"/>
              <w:lang w:eastAsia="zh"/>
              <w:woUserID w:val="2"/>
            </w:rPr>
            <w:delText>、</w:delText>
          </w:r>
        </w:del>
      </w:ins>
      <w:ins w:id="1888" w:author="Vance xu" w:date="2026-09-15T09:48:35Z">
        <w:del w:id="1889" w:author="Henry" w:date="2026-09-15T11:47:07Z">
          <w:r>
            <w:rPr>
              <w:rFonts w:hint="eastAsia"/>
              <w:color w:val="000000"/>
              <w:lang w:eastAsia="zh"/>
              <w:woUserID w:val="2"/>
            </w:rPr>
            <w:delText>“</w:delText>
          </w:r>
        </w:del>
      </w:ins>
      <w:ins w:id="1890" w:author="Vance xu" w:date="2026-09-15T09:48:39Z">
        <w:del w:id="1891" w:author="Henry" w:date="2026-09-15T11:47:07Z">
          <w:r>
            <w:rPr>
              <w:rFonts w:hint="eastAsia"/>
              <w:color w:val="000000"/>
              <w:lang w:eastAsia="zh"/>
              <w:woUserID w:val="2"/>
            </w:rPr>
            <w:delText>国网</w:delText>
          </w:r>
        </w:del>
      </w:ins>
      <w:ins w:id="1892" w:author="Vance xu" w:date="2026-09-15T09:48:51Z">
        <w:del w:id="1893" w:author="Henry" w:date="2026-09-15T11:47:07Z">
          <w:r>
            <w:rPr>
              <w:rFonts w:hint="eastAsia"/>
              <w:color w:val="000000"/>
              <w:lang w:eastAsia="zh"/>
              <w:woUserID w:val="2"/>
            </w:rPr>
            <w:delText>**</w:delText>
          </w:r>
        </w:del>
      </w:ins>
      <w:ins w:id="1894" w:author="Vance xu" w:date="2026-09-15T09:48:56Z">
        <w:del w:id="1895" w:author="Henry" w:date="2026-09-15T11:47:07Z">
          <w:r>
            <w:rPr>
              <w:rFonts w:hint="eastAsia"/>
              <w:color w:val="000000"/>
              <w:lang w:eastAsia="zh"/>
              <w:woUserID w:val="2"/>
            </w:rPr>
            <w:delText>部</w:delText>
          </w:r>
        </w:del>
      </w:ins>
      <w:ins w:id="1896" w:author="Vance xu" w:date="2026-09-15T09:48:35Z">
        <w:del w:id="1897" w:author="Henry" w:date="2026-09-15T11:47:07Z">
          <w:r>
            <w:rPr>
              <w:rFonts w:hint="eastAsia"/>
              <w:color w:val="000000"/>
              <w:lang w:eastAsia="zh"/>
              <w:woUserID w:val="2"/>
            </w:rPr>
            <w:delText>”</w:delText>
          </w:r>
        </w:del>
      </w:ins>
      <w:ins w:id="1898" w:author="Vance xu" w:date="2026-09-15T10:02:19Z">
        <w:del w:id="1899" w:author="Henry" w:date="2026-09-15T11:47:07Z">
          <w:r>
            <w:rPr>
              <w:rFonts w:hint="eastAsia"/>
              <w:color w:val="000000"/>
              <w:lang w:eastAsia="zh"/>
              <w:woUserID w:val="2"/>
            </w:rPr>
            <w:delText>“省公司物资部”</w:delText>
          </w:r>
        </w:del>
      </w:ins>
      <w:ins w:id="1900" w:author="Vance xu" w:date="2026-09-15T09:49:42Z">
        <w:del w:id="1901" w:author="Henry" w:date="2026-09-15T11:47:07Z">
          <w:r>
            <w:rPr>
              <w:rFonts w:hint="eastAsia"/>
              <w:color w:val="000000"/>
              <w:lang w:eastAsia="zh"/>
              <w:woUserID w:val="2"/>
            </w:rPr>
            <w:delText>等</w:delText>
          </w:r>
        </w:del>
      </w:ins>
      <w:ins w:id="1902" w:author="Vance xu" w:date="2026-09-15T09:49:46Z">
        <w:del w:id="1903" w:author="Henry" w:date="2026-09-15T11:47:07Z">
          <w:r>
            <w:rPr>
              <w:rFonts w:hint="eastAsia"/>
              <w:color w:val="000000"/>
              <w:lang w:eastAsia="zh"/>
              <w:woUserID w:val="2"/>
            </w:rPr>
            <w:delText>字段</w:delText>
          </w:r>
        </w:del>
      </w:ins>
      <w:ins w:id="1904" w:author="Vance xu" w:date="2026-09-15T09:49:48Z">
        <w:del w:id="1905" w:author="Henry" w:date="2026-09-15T11:47:07Z">
          <w:r>
            <w:rPr>
              <w:rFonts w:hint="eastAsia"/>
              <w:color w:val="000000"/>
              <w:lang w:eastAsia="zh"/>
              <w:woUserID w:val="2"/>
            </w:rPr>
            <w:delText>，</w:delText>
          </w:r>
        </w:del>
      </w:ins>
      <w:ins w:id="1906" w:author="Vance xu" w:date="2026-09-15T09:49:50Z">
        <w:del w:id="1907" w:author="Henry" w:date="2026-09-15T11:47:07Z">
          <w:r>
            <w:rPr>
              <w:rFonts w:hint="eastAsia"/>
              <w:color w:val="000000"/>
              <w:lang w:eastAsia="zh"/>
              <w:woUserID w:val="2"/>
            </w:rPr>
            <w:delText>仅有</w:delText>
          </w:r>
        </w:del>
      </w:ins>
      <w:ins w:id="1908" w:author="Vance xu" w:date="2026-09-15T09:50:22Z">
        <w:del w:id="1909" w:author="Henry" w:date="2026-09-15T11:47:07Z">
          <w:r>
            <w:rPr>
              <w:rFonts w:hint="eastAsia"/>
              <w:color w:val="000000"/>
              <w:lang w:eastAsia="zh"/>
              <w:woUserID w:val="2"/>
            </w:rPr>
            <w:delText>省公司</w:delText>
          </w:r>
        </w:del>
      </w:ins>
      <w:ins w:id="1910" w:author="Vance xu" w:date="2026-09-15T09:50:33Z">
        <w:del w:id="1911" w:author="Henry" w:date="2026-09-15T11:47:07Z">
          <w:r>
            <w:rPr>
              <w:rFonts w:hint="eastAsia"/>
              <w:color w:val="000000"/>
              <w:lang w:eastAsia="zh"/>
              <w:woUserID w:val="2"/>
            </w:rPr>
            <w:delText>这</w:delText>
          </w:r>
        </w:del>
      </w:ins>
      <w:ins w:id="1912" w:author="Vance xu" w:date="2026-09-15T09:50:34Z">
        <w:del w:id="1913" w:author="Henry" w:date="2026-09-15T11:47:07Z">
          <w:r>
            <w:rPr>
              <w:rFonts w:hint="eastAsia"/>
              <w:color w:val="000000"/>
              <w:lang w:eastAsia="zh"/>
              <w:woUserID w:val="2"/>
            </w:rPr>
            <w:delText>一级</w:delText>
          </w:r>
        </w:del>
      </w:ins>
      <w:ins w:id="1914" w:author="Vance xu" w:date="2026-09-15T09:50:36Z">
        <w:del w:id="1915" w:author="Henry" w:date="2026-09-15T11:47:07Z">
          <w:r>
            <w:rPr>
              <w:rFonts w:hint="eastAsia"/>
              <w:color w:val="000000"/>
              <w:lang w:eastAsia="zh"/>
              <w:woUserID w:val="2"/>
            </w:rPr>
            <w:delText>适用</w:delText>
          </w:r>
        </w:del>
      </w:ins>
      <w:ins w:id="1916" w:author="Vance xu" w:date="2026-09-15T09:50:38Z">
        <w:del w:id="1917" w:author="Henry" w:date="2026-09-15T11:47:07Z">
          <w:r>
            <w:rPr>
              <w:rFonts w:hint="eastAsia"/>
              <w:color w:val="000000"/>
              <w:lang w:eastAsia="zh"/>
              <w:woUserID w:val="2"/>
            </w:rPr>
            <w:delText>，</w:delText>
          </w:r>
        </w:del>
      </w:ins>
      <w:ins w:id="1918" w:author="Vance xu" w:date="2026-09-15T10:04:50Z">
        <w:del w:id="1919" w:author="Henry" w:date="2026-09-15T11:47:07Z">
          <w:r>
            <w:rPr>
              <w:rFonts w:hint="eastAsia"/>
              <w:color w:val="000000"/>
              <w:lang w:eastAsia="zh"/>
              <w:woUserID w:val="2"/>
            </w:rPr>
            <w:delText>在</w:delText>
          </w:r>
        </w:del>
      </w:ins>
      <w:ins w:id="1920" w:author="Vance xu" w:date="2026-09-15T09:51:07Z">
        <w:del w:id="1921" w:author="Henry" w:date="2026-09-15T11:47:07Z">
          <w:r>
            <w:rPr>
              <w:rFonts w:hint="eastAsia"/>
              <w:color w:val="000000"/>
              <w:lang w:eastAsia="zh"/>
              <w:woUserID w:val="2"/>
            </w:rPr>
            <w:delText>其他</w:delText>
          </w:r>
        </w:del>
      </w:ins>
      <w:ins w:id="1922" w:author="Vance xu" w:date="2026-09-15T09:51:09Z">
        <w:del w:id="1923" w:author="Henry" w:date="2026-09-15T11:47:07Z">
          <w:r>
            <w:rPr>
              <w:rFonts w:hint="eastAsia"/>
              <w:color w:val="000000"/>
              <w:lang w:eastAsia="zh"/>
              <w:woUserID w:val="2"/>
            </w:rPr>
            <w:delText>下属</w:delText>
          </w:r>
        </w:del>
      </w:ins>
      <w:ins w:id="1924" w:author="Vance xu" w:date="2026-09-15T09:51:13Z">
        <w:del w:id="1925" w:author="Henry" w:date="2026-09-15T11:47:07Z">
          <w:r>
            <w:rPr>
              <w:rFonts w:hint="eastAsia"/>
              <w:color w:val="000000"/>
              <w:lang w:eastAsia="zh"/>
              <w:woUserID w:val="2"/>
            </w:rPr>
            <w:delText>公司</w:delText>
          </w:r>
        </w:del>
      </w:ins>
      <w:ins w:id="1926" w:author="Vance xu" w:date="2026-09-15T10:05:14Z">
        <w:del w:id="1927" w:author="Henry" w:date="2026-09-15T11:47:07Z">
          <w:r>
            <w:rPr>
              <w:rFonts w:hint="eastAsia"/>
              <w:color w:val="000000"/>
              <w:lang w:eastAsia="zh"/>
              <w:woUserID w:val="2"/>
            </w:rPr>
            <w:delText>的</w:delText>
          </w:r>
        </w:del>
      </w:ins>
      <w:ins w:id="1928" w:author="Vance xu" w:date="2026-09-15T10:05:27Z">
        <w:del w:id="1929" w:author="Henry" w:date="2026-09-15T11:47:07Z">
          <w:r>
            <w:rPr>
              <w:rFonts w:hint="eastAsia"/>
              <w:color w:val="000000"/>
              <w:lang w:eastAsia="zh"/>
              <w:woUserID w:val="2"/>
            </w:rPr>
            <w:delText>岗位</w:delText>
          </w:r>
        </w:del>
      </w:ins>
      <w:ins w:id="1930" w:author="Vance xu" w:date="2026-09-15T10:05:29Z">
        <w:del w:id="1931" w:author="Henry" w:date="2026-09-15T11:47:07Z">
          <w:r>
            <w:rPr>
              <w:rFonts w:hint="eastAsia"/>
              <w:color w:val="000000"/>
              <w:lang w:eastAsia="zh"/>
              <w:woUserID w:val="2"/>
            </w:rPr>
            <w:delText>责任</w:delText>
          </w:r>
        </w:del>
      </w:ins>
      <w:ins w:id="1932" w:author="Vance xu" w:date="2026-09-15T10:05:31Z">
        <w:del w:id="1933" w:author="Henry" w:date="2026-09-15T11:47:07Z">
          <w:r>
            <w:rPr>
              <w:rFonts w:hint="eastAsia"/>
              <w:color w:val="000000"/>
              <w:lang w:eastAsia="zh"/>
              <w:woUserID w:val="2"/>
            </w:rPr>
            <w:delText>清单</w:delText>
          </w:r>
        </w:del>
      </w:ins>
      <w:ins w:id="1934" w:author="Vance xu" w:date="2026-09-15T10:05:32Z">
        <w:del w:id="1935" w:author="Henry" w:date="2026-09-15T11:47:07Z">
          <w:r>
            <w:rPr>
              <w:rFonts w:hint="eastAsia"/>
              <w:color w:val="000000"/>
              <w:lang w:eastAsia="zh"/>
              <w:woUserID w:val="2"/>
            </w:rPr>
            <w:delText>和</w:delText>
          </w:r>
        </w:del>
      </w:ins>
      <w:ins w:id="1936" w:author="Vance xu" w:date="2026-09-15T10:05:35Z">
        <w:del w:id="1937" w:author="Henry" w:date="2026-09-15T11:47:07Z">
          <w:r>
            <w:rPr>
              <w:rFonts w:hint="eastAsia"/>
              <w:color w:val="000000"/>
              <w:lang w:eastAsia="zh"/>
              <w:woUserID w:val="2"/>
            </w:rPr>
            <w:delText>不相容</w:delText>
          </w:r>
        </w:del>
      </w:ins>
      <w:ins w:id="1938" w:author="Vance xu" w:date="2026-09-15T10:05:36Z">
        <w:del w:id="1939" w:author="Henry" w:date="2026-09-15T11:47:07Z">
          <w:r>
            <w:rPr>
              <w:rFonts w:hint="eastAsia"/>
              <w:color w:val="000000"/>
              <w:lang w:eastAsia="zh"/>
              <w:woUserID w:val="2"/>
            </w:rPr>
            <w:delText>岗位</w:delText>
          </w:r>
        </w:del>
      </w:ins>
      <w:ins w:id="1940" w:author="Vance xu" w:date="2026-09-15T10:05:37Z">
        <w:del w:id="1941" w:author="Henry" w:date="2026-09-15T11:47:07Z">
          <w:r>
            <w:rPr>
              <w:rFonts w:hint="eastAsia"/>
              <w:color w:val="000000"/>
              <w:lang w:eastAsia="zh"/>
              <w:woUserID w:val="2"/>
            </w:rPr>
            <w:delText>清单</w:delText>
          </w:r>
        </w:del>
      </w:ins>
      <w:ins w:id="1942" w:author="Vance xu" w:date="2026-09-15T09:51:15Z">
        <w:del w:id="1943" w:author="Henry" w:date="2026-09-15T11:47:07Z">
          <w:r>
            <w:rPr>
              <w:rFonts w:hint="eastAsia"/>
              <w:color w:val="000000"/>
              <w:lang w:eastAsia="zh"/>
              <w:woUserID w:val="2"/>
            </w:rPr>
            <w:delText>不适用</w:delText>
          </w:r>
        </w:del>
      </w:ins>
      <w:ins w:id="1944" w:author="Vance xu" w:date="2026-09-15T09:51:17Z">
        <w:del w:id="1945" w:author="Henry" w:date="2026-09-15T11:47:07Z">
          <w:r>
            <w:rPr>
              <w:rFonts w:hint="eastAsia"/>
              <w:color w:val="000000"/>
              <w:lang w:eastAsia="zh"/>
              <w:woUserID w:val="2"/>
            </w:rPr>
            <w:delText>；</w:delText>
          </w:r>
        </w:del>
      </w:ins>
      <w:ins w:id="1946" w:author="Vance xu" w:date="2026-09-15T09:53:04Z">
        <w:del w:id="1947" w:author="Henry" w:date="2026-09-15T11:47:07Z">
          <w:r>
            <w:rPr>
              <w:rFonts w:hint="eastAsia"/>
              <w:color w:val="000000"/>
              <w:lang w:eastAsia="zh"/>
              <w:woUserID w:val="2"/>
            </w:rPr>
            <w:delText>仅</w:delText>
          </w:r>
        </w:del>
      </w:ins>
      <w:ins w:id="1948" w:author="Vance xu" w:date="2026-09-15T09:53:05Z">
        <w:del w:id="1949" w:author="Henry" w:date="2026-09-15T11:47:07Z">
          <w:r>
            <w:rPr>
              <w:rFonts w:hint="eastAsia"/>
              <w:color w:val="000000"/>
              <w:lang w:eastAsia="zh"/>
              <w:woUserID w:val="2"/>
            </w:rPr>
            <w:delText>出现</w:delText>
          </w:r>
        </w:del>
      </w:ins>
      <w:ins w:id="1950" w:author="Vance xu" w:date="2026-09-15T09:53:06Z">
        <w:del w:id="1951" w:author="Henry" w:date="2026-09-15T11:47:07Z">
          <w:r>
            <w:rPr>
              <w:rFonts w:hint="eastAsia"/>
              <w:color w:val="000000"/>
              <w:lang w:eastAsia="zh"/>
              <w:woUserID w:val="2"/>
            </w:rPr>
            <w:delText>“</w:delText>
          </w:r>
        </w:del>
      </w:ins>
      <w:ins w:id="1952" w:author="Vance xu" w:date="2026-09-15T09:53:07Z">
        <w:del w:id="1953" w:author="Henry" w:date="2026-09-15T11:47:07Z">
          <w:r>
            <w:rPr>
              <w:rFonts w:hint="eastAsia"/>
              <w:color w:val="000000"/>
              <w:lang w:eastAsia="zh"/>
              <w:woUserID w:val="2"/>
            </w:rPr>
            <w:delText>供服中心</w:delText>
          </w:r>
        </w:del>
      </w:ins>
      <w:ins w:id="1954" w:author="Vance xu" w:date="2026-09-15T09:53:06Z">
        <w:del w:id="1955" w:author="Henry" w:date="2026-09-15T11:47:07Z">
          <w:r>
            <w:rPr>
              <w:rFonts w:hint="eastAsia"/>
              <w:color w:val="000000"/>
              <w:lang w:eastAsia="zh"/>
              <w:woUserID w:val="2"/>
            </w:rPr>
            <w:delText>”</w:delText>
          </w:r>
        </w:del>
      </w:ins>
      <w:ins w:id="1956" w:author="Vance xu" w:date="2026-09-15T10:00:45Z">
        <w:del w:id="1957" w:author="Henry" w:date="2026-09-15T11:47:07Z">
          <w:r>
            <w:rPr>
              <w:rFonts w:hint="eastAsia"/>
              <w:color w:val="000000"/>
              <w:lang w:eastAsia="zh"/>
              <w:woUserID w:val="2"/>
            </w:rPr>
            <w:delText>“</w:delText>
          </w:r>
        </w:del>
      </w:ins>
      <w:ins w:id="1958" w:author="Vance xu" w:date="2026-09-15T10:00:48Z">
        <w:del w:id="1959" w:author="Henry" w:date="2026-09-15T11:47:07Z">
          <w:r>
            <w:rPr>
              <w:rFonts w:hint="eastAsia"/>
              <w:color w:val="000000"/>
              <w:lang w:eastAsia="zh"/>
              <w:woUserID w:val="2"/>
            </w:rPr>
            <w:delText>省供服中心</w:delText>
          </w:r>
        </w:del>
      </w:ins>
      <w:ins w:id="1960" w:author="Vance xu" w:date="2026-09-15T10:00:45Z">
        <w:del w:id="1961" w:author="Henry" w:date="2026-09-15T11:47:07Z">
          <w:r>
            <w:rPr>
              <w:rFonts w:hint="eastAsia"/>
              <w:color w:val="000000"/>
              <w:lang w:eastAsia="zh"/>
              <w:woUserID w:val="2"/>
            </w:rPr>
            <w:delText>”</w:delText>
          </w:r>
        </w:del>
      </w:ins>
      <w:ins w:id="1962" w:author="Vance xu" w:date="2026-09-15T09:53:10Z">
        <w:del w:id="1963" w:author="Henry" w:date="2026-09-15T11:47:07Z">
          <w:r>
            <w:rPr>
              <w:rFonts w:hint="eastAsia"/>
              <w:color w:val="000000"/>
              <w:lang w:eastAsia="zh"/>
              <w:woUserID w:val="2"/>
            </w:rPr>
            <w:delText>，只有</w:delText>
          </w:r>
        </w:del>
      </w:ins>
      <w:ins w:id="1964" w:author="Vance xu" w:date="2026-09-15T09:53:23Z">
        <w:del w:id="1965" w:author="Henry" w:date="2026-09-15T11:47:07Z">
          <w:r>
            <w:rPr>
              <w:rFonts w:hint="eastAsia"/>
              <w:color w:val="000000"/>
              <w:lang w:eastAsia="zh"/>
              <w:woUserID w:val="2"/>
            </w:rPr>
            <w:delText>“</w:delText>
          </w:r>
        </w:del>
      </w:ins>
      <w:ins w:id="1966" w:author="Vance xu" w:date="2026-09-15T09:53:12Z">
        <w:del w:id="1967" w:author="Henry" w:date="2026-09-15T11:47:07Z">
          <w:r>
            <w:rPr>
              <w:rFonts w:hint="eastAsia"/>
              <w:color w:val="000000"/>
              <w:lang w:eastAsia="zh"/>
              <w:woUserID w:val="2"/>
            </w:rPr>
            <w:delText>供服中心</w:delText>
          </w:r>
        </w:del>
      </w:ins>
      <w:ins w:id="1968" w:author="Vance xu" w:date="2026-09-15T09:53:26Z">
        <w:del w:id="1969" w:author="Henry" w:date="2026-09-15T11:47:07Z">
          <w:r>
            <w:rPr>
              <w:rFonts w:hint="eastAsia"/>
              <w:color w:val="000000"/>
              <w:lang w:eastAsia="zh"/>
              <w:woUserID w:val="2"/>
            </w:rPr>
            <w:delText>”</w:delText>
          </w:r>
        </w:del>
      </w:ins>
      <w:ins w:id="1970" w:author="Vance xu" w:date="2026-09-15T09:53:28Z">
        <w:del w:id="1971" w:author="Henry" w:date="2026-09-15T11:47:07Z">
          <w:r>
            <w:rPr>
              <w:rFonts w:hint="eastAsia"/>
              <w:color w:val="000000"/>
              <w:lang w:eastAsia="zh"/>
              <w:woUserID w:val="2"/>
            </w:rPr>
            <w:delText>这个</w:delText>
          </w:r>
        </w:del>
      </w:ins>
      <w:ins w:id="1972" w:author="Vance xu" w:date="2026-09-15T09:53:29Z">
        <w:del w:id="1973" w:author="Henry" w:date="2026-09-15T11:47:07Z">
          <w:r>
            <w:rPr>
              <w:rFonts w:hint="eastAsia"/>
              <w:color w:val="000000"/>
              <w:lang w:eastAsia="zh"/>
              <w:woUserID w:val="2"/>
            </w:rPr>
            <w:delText>会计</w:delText>
          </w:r>
        </w:del>
      </w:ins>
      <w:ins w:id="1974" w:author="Vance xu" w:date="2026-09-15T09:53:30Z">
        <w:del w:id="1975" w:author="Henry" w:date="2026-09-15T11:47:07Z">
          <w:r>
            <w:rPr>
              <w:rFonts w:hint="eastAsia"/>
              <w:color w:val="000000"/>
              <w:lang w:eastAsia="zh"/>
              <w:woUserID w:val="2"/>
            </w:rPr>
            <w:delText>主体</w:delText>
          </w:r>
        </w:del>
      </w:ins>
      <w:ins w:id="1976" w:author="Vance xu" w:date="2026-09-15T10:05:49Z">
        <w:del w:id="1977" w:author="Henry" w:date="2026-09-15T11:47:07Z">
          <w:r>
            <w:rPr>
              <w:rFonts w:hint="eastAsia"/>
              <w:color w:val="000000"/>
              <w:lang w:eastAsia="zh"/>
              <w:woUserID w:val="2"/>
            </w:rPr>
            <w:delText>的岗位责任清单和不相容岗位清单</w:delText>
          </w:r>
        </w:del>
      </w:ins>
      <w:ins w:id="1978" w:author="Vance xu" w:date="2026-09-15T09:57:18Z">
        <w:del w:id="1979" w:author="Henry" w:date="2026-09-15T11:47:07Z">
          <w:r>
            <w:rPr>
              <w:rFonts w:hint="eastAsia"/>
              <w:color w:val="000000"/>
              <w:lang w:eastAsia="zh"/>
              <w:woUserID w:val="2"/>
            </w:rPr>
            <w:delText>适用</w:delText>
          </w:r>
        </w:del>
      </w:ins>
      <w:ins w:id="1980" w:author="Vance xu" w:date="2026-09-15T09:56:18Z">
        <w:del w:id="1981" w:author="Henry" w:date="2026-09-15T11:47:07Z">
          <w:r>
            <w:rPr>
              <w:rFonts w:hint="eastAsia"/>
              <w:color w:val="000000"/>
              <w:lang w:eastAsia="zh"/>
              <w:woUserID w:val="2"/>
            </w:rPr>
            <w:delText>。</w:delText>
          </w:r>
        </w:del>
      </w:ins>
      <w:ins w:id="1982" w:author="Vance xu" w:date="2026-09-15T09:57:44Z">
        <w:del w:id="1983" w:author="Henry" w:date="2026-09-15T11:47:07Z">
          <w:r>
            <w:rPr>
              <w:rFonts w:hint="eastAsia"/>
              <w:color w:val="000000"/>
              <w:lang w:eastAsia="zh"/>
              <w:woUserID w:val="2"/>
            </w:rPr>
            <w:delText>仅</w:delText>
          </w:r>
        </w:del>
      </w:ins>
      <w:ins w:id="1984" w:author="Vance xu" w:date="2026-09-15T09:57:45Z">
        <w:del w:id="1985" w:author="Henry" w:date="2026-09-15T11:47:07Z">
          <w:r>
            <w:rPr>
              <w:rFonts w:hint="eastAsia"/>
              <w:color w:val="000000"/>
              <w:lang w:eastAsia="zh"/>
              <w:woUserID w:val="2"/>
            </w:rPr>
            <w:delText>出现</w:delText>
          </w:r>
        </w:del>
      </w:ins>
      <w:ins w:id="1986" w:author="Vance xu" w:date="2026-09-15T09:57:46Z">
        <w:del w:id="1987" w:author="Henry" w:date="2026-09-15T11:47:07Z">
          <w:r>
            <w:rPr>
              <w:rFonts w:hint="eastAsia"/>
              <w:color w:val="000000"/>
              <w:lang w:eastAsia="zh"/>
              <w:woUserID w:val="2"/>
            </w:rPr>
            <w:delText>“</w:delText>
          </w:r>
        </w:del>
      </w:ins>
      <w:ins w:id="1988" w:author="Vance xu" w:date="2026-09-15T09:57:47Z">
        <w:del w:id="1989" w:author="Henry" w:date="2026-09-15T11:47:07Z">
          <w:r>
            <w:rPr>
              <w:rFonts w:hint="eastAsia"/>
              <w:color w:val="000000"/>
              <w:lang w:eastAsia="zh"/>
              <w:woUserID w:val="2"/>
            </w:rPr>
            <w:delText>物资公司</w:delText>
          </w:r>
        </w:del>
      </w:ins>
      <w:ins w:id="1990" w:author="Vance xu" w:date="2026-09-15T09:57:58Z">
        <w:del w:id="1991" w:author="Henry" w:date="2026-09-15T11:47:07Z">
          <w:r>
            <w:rPr>
              <w:rFonts w:hint="eastAsia"/>
              <w:color w:val="000000"/>
              <w:lang w:eastAsia="zh"/>
              <w:woUserID w:val="2"/>
            </w:rPr>
            <w:delText>-</w:delText>
          </w:r>
        </w:del>
      </w:ins>
      <w:ins w:id="1992" w:author="Vance xu" w:date="2026-09-15T09:57:59Z">
        <w:del w:id="1993" w:author="Henry" w:date="2026-09-15T11:47:07Z">
          <w:r>
            <w:rPr>
              <w:rFonts w:hint="eastAsia"/>
              <w:color w:val="000000"/>
              <w:lang w:eastAsia="zh"/>
              <w:woUserID w:val="2"/>
            </w:rPr>
            <w:delText>*</w:delText>
          </w:r>
        </w:del>
      </w:ins>
      <w:ins w:id="1994" w:author="Vance xu" w:date="2026-09-15T09:58:00Z">
        <w:del w:id="1995" w:author="Henry" w:date="2026-09-15T11:47:07Z">
          <w:r>
            <w:rPr>
              <w:rFonts w:hint="eastAsia"/>
              <w:color w:val="000000"/>
              <w:lang w:eastAsia="zh"/>
              <w:woUserID w:val="2"/>
            </w:rPr>
            <w:delText>部</w:delText>
          </w:r>
        </w:del>
      </w:ins>
      <w:ins w:id="1996" w:author="Vance xu" w:date="2026-09-15T09:57:46Z">
        <w:del w:id="1997" w:author="Henry" w:date="2026-09-15T11:47:07Z">
          <w:r>
            <w:rPr>
              <w:rFonts w:hint="eastAsia"/>
              <w:color w:val="000000"/>
              <w:lang w:eastAsia="zh"/>
              <w:woUserID w:val="2"/>
            </w:rPr>
            <w:delText>”</w:delText>
          </w:r>
        </w:del>
      </w:ins>
      <w:ins w:id="1998" w:author="Vance xu" w:date="2026-09-15T09:58:02Z">
        <w:del w:id="1999" w:author="Henry" w:date="2026-09-15T11:47:07Z">
          <w:r>
            <w:rPr>
              <w:rFonts w:hint="eastAsia"/>
              <w:color w:val="000000"/>
              <w:lang w:eastAsia="zh"/>
              <w:woUserID w:val="2"/>
            </w:rPr>
            <w:delText>，只有</w:delText>
          </w:r>
        </w:del>
      </w:ins>
      <w:ins w:id="2000" w:author="Vance xu" w:date="2026-09-15T09:58:04Z">
        <w:del w:id="2001" w:author="Henry" w:date="2026-09-15T11:47:07Z">
          <w:r>
            <w:rPr>
              <w:rFonts w:hint="eastAsia"/>
              <w:color w:val="000000"/>
              <w:lang w:eastAsia="zh"/>
              <w:woUserID w:val="2"/>
            </w:rPr>
            <w:delText>“物资</w:delText>
          </w:r>
        </w:del>
      </w:ins>
      <w:ins w:id="2002" w:author="Vance xu" w:date="2026-09-15T09:58:05Z">
        <w:del w:id="2003" w:author="Henry" w:date="2026-09-15T11:47:07Z">
          <w:r>
            <w:rPr>
              <w:rFonts w:hint="eastAsia"/>
              <w:color w:val="000000"/>
              <w:lang w:eastAsia="zh"/>
              <w:woUserID w:val="2"/>
            </w:rPr>
            <w:delText>公司</w:delText>
          </w:r>
        </w:del>
      </w:ins>
      <w:ins w:id="2004" w:author="Vance xu" w:date="2026-09-15T09:58:04Z">
        <w:del w:id="2005" w:author="Henry" w:date="2026-09-15T11:47:07Z">
          <w:r>
            <w:rPr>
              <w:rFonts w:hint="eastAsia"/>
              <w:color w:val="000000"/>
              <w:lang w:eastAsia="zh"/>
              <w:woUserID w:val="2"/>
            </w:rPr>
            <w:delText>”</w:delText>
          </w:r>
        </w:del>
      </w:ins>
      <w:ins w:id="2006" w:author="Vance xu" w:date="2026-09-15T10:05:57Z">
        <w:del w:id="2007" w:author="Henry" w:date="2026-09-15T11:47:07Z">
          <w:r>
            <w:rPr>
              <w:rFonts w:hint="eastAsia"/>
              <w:color w:val="000000"/>
              <w:lang w:eastAsia="zh"/>
              <w:woUserID w:val="2"/>
            </w:rPr>
            <w:delText>的岗位责任清单和不相容岗位清单</w:delText>
          </w:r>
        </w:del>
      </w:ins>
      <w:ins w:id="2008" w:author="Vance xu" w:date="2026-09-15T09:58:09Z">
        <w:del w:id="2009" w:author="Henry" w:date="2026-09-15T11:47:07Z">
          <w:r>
            <w:rPr>
              <w:rFonts w:hint="eastAsia"/>
              <w:color w:val="000000"/>
              <w:lang w:eastAsia="zh"/>
              <w:woUserID w:val="2"/>
            </w:rPr>
            <w:delText>适用</w:delText>
          </w:r>
        </w:del>
      </w:ins>
      <w:ins w:id="2010" w:author="Vance xu" w:date="2026-09-15T09:58:19Z">
        <w:del w:id="2011" w:author="Henry" w:date="2026-09-15T11:47:07Z">
          <w:r>
            <w:rPr>
              <w:rFonts w:hint="eastAsia"/>
              <w:color w:val="000000"/>
              <w:lang w:eastAsia="zh"/>
              <w:woUserID w:val="2"/>
            </w:rPr>
            <w:delText>。仅</w:delText>
          </w:r>
        </w:del>
      </w:ins>
      <w:ins w:id="2012" w:author="Vance xu" w:date="2026-09-15T09:58:21Z">
        <w:del w:id="2013" w:author="Henry" w:date="2026-09-15T11:47:07Z">
          <w:r>
            <w:rPr>
              <w:rFonts w:hint="eastAsia"/>
              <w:color w:val="000000"/>
              <w:lang w:eastAsia="zh"/>
              <w:woUserID w:val="2"/>
            </w:rPr>
            <w:delText>出现</w:delText>
          </w:r>
        </w:del>
      </w:ins>
      <w:ins w:id="2014" w:author="Vance xu" w:date="2026-09-15T09:58:22Z">
        <w:del w:id="2015" w:author="Henry" w:date="2026-09-15T11:47:07Z">
          <w:r>
            <w:rPr>
              <w:rFonts w:hint="eastAsia"/>
              <w:color w:val="000000"/>
              <w:lang w:eastAsia="zh"/>
              <w:woUserID w:val="2"/>
            </w:rPr>
            <w:delText>“</w:delText>
          </w:r>
        </w:del>
      </w:ins>
      <w:ins w:id="2016" w:author="Vance xu" w:date="2026-09-15T09:58:23Z">
        <w:del w:id="2017" w:author="Henry" w:date="2026-09-15T11:47:07Z">
          <w:r>
            <w:rPr>
              <w:rFonts w:hint="eastAsia"/>
              <w:color w:val="000000"/>
              <w:lang w:eastAsia="zh"/>
              <w:woUserID w:val="2"/>
            </w:rPr>
            <w:delText>建设</w:delText>
          </w:r>
        </w:del>
      </w:ins>
      <w:ins w:id="2018" w:author="Vance xu" w:date="2026-09-15T09:58:24Z">
        <w:del w:id="2019" w:author="Henry" w:date="2026-09-15T11:47:07Z">
          <w:r>
            <w:rPr>
              <w:rFonts w:hint="eastAsia"/>
              <w:color w:val="000000"/>
              <w:lang w:eastAsia="zh"/>
              <w:woUserID w:val="2"/>
            </w:rPr>
            <w:delText>公司</w:delText>
          </w:r>
        </w:del>
      </w:ins>
      <w:ins w:id="2020" w:author="Vance xu" w:date="2026-09-15T09:58:34Z">
        <w:del w:id="2021" w:author="Henry" w:date="2026-09-15T11:47:07Z">
          <w:r>
            <w:rPr>
              <w:rFonts w:hint="eastAsia"/>
              <w:color w:val="000000"/>
              <w:lang w:eastAsia="zh"/>
              <w:woUserID w:val="2"/>
            </w:rPr>
            <w:delText>-*部</w:delText>
          </w:r>
        </w:del>
      </w:ins>
      <w:ins w:id="2022" w:author="Vance xu" w:date="2026-09-15T09:58:22Z">
        <w:del w:id="2023" w:author="Henry" w:date="2026-09-15T11:47:07Z">
          <w:r>
            <w:rPr>
              <w:rFonts w:hint="eastAsia"/>
              <w:color w:val="000000"/>
              <w:lang w:eastAsia="zh"/>
              <w:woUserID w:val="2"/>
            </w:rPr>
            <w:delText>”</w:delText>
          </w:r>
        </w:del>
      </w:ins>
      <w:ins w:id="2024" w:author="Vance xu" w:date="2026-09-15T09:58:37Z">
        <w:del w:id="2025" w:author="Henry" w:date="2026-09-15T11:47:07Z">
          <w:r>
            <w:rPr>
              <w:rFonts w:hint="eastAsia"/>
              <w:color w:val="000000"/>
              <w:lang w:eastAsia="zh"/>
              <w:woUserID w:val="2"/>
            </w:rPr>
            <w:delText>，</w:delText>
          </w:r>
        </w:del>
      </w:ins>
      <w:ins w:id="2026" w:author="Vance xu" w:date="2026-09-15T09:58:38Z">
        <w:del w:id="2027" w:author="Henry" w:date="2026-09-15T11:47:07Z">
          <w:r>
            <w:rPr>
              <w:rFonts w:hint="eastAsia"/>
              <w:color w:val="000000"/>
              <w:lang w:eastAsia="zh"/>
              <w:woUserID w:val="2"/>
            </w:rPr>
            <w:delText>只有</w:delText>
          </w:r>
        </w:del>
      </w:ins>
      <w:ins w:id="2028" w:author="Vance xu" w:date="2026-09-15T09:58:39Z">
        <w:del w:id="2029" w:author="Henry" w:date="2026-09-15T11:47:07Z">
          <w:r>
            <w:rPr>
              <w:rFonts w:hint="eastAsia"/>
              <w:color w:val="000000"/>
              <w:lang w:eastAsia="zh"/>
              <w:woUserID w:val="2"/>
            </w:rPr>
            <w:delText>“</w:delText>
          </w:r>
        </w:del>
      </w:ins>
      <w:ins w:id="2030" w:author="Vance xu" w:date="2026-09-15T09:58:40Z">
        <w:del w:id="2031" w:author="Henry" w:date="2026-09-15T11:47:07Z">
          <w:r>
            <w:rPr>
              <w:rFonts w:hint="eastAsia"/>
              <w:color w:val="000000"/>
              <w:lang w:eastAsia="zh"/>
              <w:woUserID w:val="2"/>
            </w:rPr>
            <w:delText>建设</w:delText>
          </w:r>
        </w:del>
      </w:ins>
      <w:ins w:id="2032" w:author="Vance xu" w:date="2026-09-15T09:58:41Z">
        <w:del w:id="2033" w:author="Henry" w:date="2026-09-15T11:47:07Z">
          <w:r>
            <w:rPr>
              <w:rFonts w:hint="eastAsia"/>
              <w:color w:val="000000"/>
              <w:lang w:eastAsia="zh"/>
              <w:woUserID w:val="2"/>
            </w:rPr>
            <w:delText>公司</w:delText>
          </w:r>
        </w:del>
      </w:ins>
      <w:ins w:id="2034" w:author="Vance xu" w:date="2026-09-15T09:58:39Z">
        <w:del w:id="2035" w:author="Henry" w:date="2026-09-15T11:47:07Z">
          <w:r>
            <w:rPr>
              <w:rFonts w:hint="eastAsia"/>
              <w:color w:val="000000"/>
              <w:lang w:eastAsia="zh"/>
              <w:woUserID w:val="2"/>
            </w:rPr>
            <w:delText>”</w:delText>
          </w:r>
        </w:del>
      </w:ins>
      <w:ins w:id="2036" w:author="Vance xu" w:date="2026-09-15T10:06:03Z">
        <w:del w:id="2037" w:author="Henry" w:date="2026-09-15T11:47:07Z">
          <w:r>
            <w:rPr>
              <w:rFonts w:hint="eastAsia"/>
              <w:color w:val="000000"/>
              <w:lang w:eastAsia="zh"/>
              <w:woUserID w:val="2"/>
            </w:rPr>
            <w:delText>的岗位责任清单和不相容岗位清单</w:delText>
          </w:r>
        </w:del>
      </w:ins>
      <w:ins w:id="2038" w:author="Vance xu" w:date="2026-09-15T09:58:47Z">
        <w:del w:id="2039" w:author="Henry" w:date="2026-09-15T11:47:07Z">
          <w:r>
            <w:rPr>
              <w:rFonts w:hint="eastAsia"/>
              <w:color w:val="000000"/>
              <w:lang w:eastAsia="zh"/>
              <w:woUserID w:val="2"/>
            </w:rPr>
            <w:delText>适用</w:delText>
          </w:r>
        </w:del>
      </w:ins>
      <w:ins w:id="2040" w:author="Vance xu" w:date="2026-09-15T09:58:49Z">
        <w:del w:id="2041" w:author="Henry" w:date="2026-09-15T11:47:07Z">
          <w:r>
            <w:rPr>
              <w:rFonts w:hint="eastAsia"/>
              <w:color w:val="000000"/>
              <w:lang w:eastAsia="zh"/>
              <w:woUserID w:val="2"/>
            </w:rPr>
            <w:delText>。</w:delText>
          </w:r>
        </w:del>
      </w:ins>
      <w:ins w:id="2042" w:author="Vance xu" w:date="2026-09-15T09:58:53Z">
        <w:del w:id="2043" w:author="Henry" w:date="2026-09-15T11:47:07Z">
          <w:r>
            <w:rPr>
              <w:rFonts w:hint="eastAsia"/>
              <w:color w:val="000000"/>
              <w:lang w:eastAsia="zh"/>
              <w:woUserID w:val="2"/>
            </w:rPr>
            <w:delText>仅出现</w:delText>
          </w:r>
        </w:del>
      </w:ins>
      <w:ins w:id="2044" w:author="Vance xu" w:date="2026-09-15T09:58:50Z">
        <w:del w:id="2045" w:author="Henry" w:date="2026-09-15T11:47:07Z">
          <w:r>
            <w:rPr>
              <w:rFonts w:hint="eastAsia"/>
              <w:color w:val="000000"/>
              <w:lang w:eastAsia="zh"/>
              <w:woUserID w:val="2"/>
            </w:rPr>
            <w:delText>“</w:delText>
          </w:r>
        </w:del>
      </w:ins>
      <w:ins w:id="2046" w:author="Vance xu" w:date="2026-09-15T09:59:46Z">
        <w:del w:id="2047" w:author="Henry" w:date="2026-09-15T11:47:07Z">
          <w:r>
            <w:rPr>
              <w:rFonts w:hint="eastAsia"/>
              <w:color w:val="000000"/>
              <w:lang w:eastAsia="zh"/>
              <w:woUserID w:val="2"/>
            </w:rPr>
            <w:delText>北京电力交易中心</w:delText>
          </w:r>
        </w:del>
      </w:ins>
      <w:ins w:id="2048" w:author="Vance xu" w:date="2026-09-15T09:58:50Z">
        <w:del w:id="2049" w:author="Henry" w:date="2026-09-15T11:47:07Z">
          <w:r>
            <w:rPr>
              <w:rFonts w:hint="eastAsia"/>
              <w:color w:val="000000"/>
              <w:lang w:eastAsia="zh"/>
              <w:woUserID w:val="2"/>
            </w:rPr>
            <w:delText>”</w:delText>
          </w:r>
        </w:del>
      </w:ins>
      <w:ins w:id="2050" w:author="Vance xu" w:date="2026-09-15T09:59:51Z">
        <w:del w:id="2051" w:author="Henry" w:date="2026-09-15T11:47:07Z">
          <w:r>
            <w:rPr>
              <w:rFonts w:hint="eastAsia"/>
              <w:color w:val="000000"/>
              <w:lang w:eastAsia="zh"/>
              <w:woUserID w:val="2"/>
            </w:rPr>
            <w:delText>，</w:delText>
          </w:r>
        </w:del>
      </w:ins>
      <w:ins w:id="2052" w:author="Vance xu" w:date="2026-09-15T10:06:08Z">
        <w:del w:id="2053" w:author="Henry" w:date="2026-09-15T11:47:07Z">
          <w:r>
            <w:rPr>
              <w:rFonts w:hint="eastAsia"/>
              <w:color w:val="000000"/>
              <w:lang w:eastAsia="zh"/>
              <w:woUserID w:val="2"/>
            </w:rPr>
            <w:delText>所有</w:delText>
          </w:r>
        </w:del>
      </w:ins>
      <w:ins w:id="2054" w:author="Vance xu" w:date="2026-09-15T10:06:09Z">
        <w:del w:id="2055" w:author="Henry" w:date="2026-09-15T11:47:07Z">
          <w:r>
            <w:rPr>
              <w:rFonts w:hint="eastAsia"/>
              <w:color w:val="000000"/>
              <w:lang w:eastAsia="zh"/>
              <w:woUserID w:val="2"/>
            </w:rPr>
            <w:delText>会计</w:delText>
          </w:r>
        </w:del>
      </w:ins>
      <w:ins w:id="2056" w:author="Vance xu" w:date="2026-09-15T10:06:10Z">
        <w:del w:id="2057" w:author="Henry" w:date="2026-09-15T11:47:07Z">
          <w:r>
            <w:rPr>
              <w:rFonts w:hint="eastAsia"/>
              <w:color w:val="000000"/>
              <w:lang w:eastAsia="zh"/>
              <w:woUserID w:val="2"/>
            </w:rPr>
            <w:delText>主体</w:delText>
          </w:r>
        </w:del>
      </w:ins>
      <w:ins w:id="2058" w:author="Vance xu" w:date="2026-09-15T09:59:57Z">
        <w:del w:id="2059" w:author="Henry" w:date="2026-09-15T11:47:07Z">
          <w:r>
            <w:rPr>
              <w:rFonts w:hint="eastAsia"/>
              <w:color w:val="000000"/>
              <w:lang w:eastAsia="zh"/>
              <w:woUserID w:val="2"/>
            </w:rPr>
            <w:delText>都不</w:delText>
          </w:r>
        </w:del>
      </w:ins>
      <w:ins w:id="2060" w:author="Vance xu" w:date="2026-09-15T09:59:59Z">
        <w:del w:id="2061" w:author="Henry" w:date="2026-09-15T11:47:07Z">
          <w:r>
            <w:rPr>
              <w:rFonts w:hint="eastAsia"/>
              <w:color w:val="000000"/>
              <w:lang w:eastAsia="zh"/>
              <w:woUserID w:val="2"/>
            </w:rPr>
            <w:delText>适用</w:delText>
          </w:r>
        </w:del>
      </w:ins>
      <w:ins w:id="2062" w:author="Vance xu" w:date="2026-09-15T10:00:00Z">
        <w:del w:id="2063" w:author="Henry" w:date="2026-09-15T11:47:07Z">
          <w:r>
            <w:rPr>
              <w:rFonts w:hint="eastAsia"/>
              <w:color w:val="000000"/>
              <w:lang w:eastAsia="zh"/>
              <w:woUserID w:val="2"/>
            </w:rPr>
            <w:delText>。</w:delText>
          </w:r>
        </w:del>
      </w:ins>
      <w:ins w:id="2064" w:author="Vance xu" w:date="2026-09-15T10:11:26Z">
        <w:del w:id="2065" w:author="Henry" w:date="2026-09-15T11:47:07Z">
          <w:r>
            <w:rPr>
              <w:rFonts w:hint="eastAsia"/>
              <w:color w:val="000000"/>
              <w:lang w:eastAsia="zh"/>
              <w:woUserID w:val="2"/>
            </w:rPr>
            <w:delText>仅</w:delText>
          </w:r>
        </w:del>
      </w:ins>
      <w:ins w:id="2066" w:author="Vance xu" w:date="2026-09-15T10:11:28Z">
        <w:del w:id="2067" w:author="Henry" w:date="2026-09-15T11:47:07Z">
          <w:r>
            <w:rPr>
              <w:rFonts w:hint="eastAsia"/>
              <w:color w:val="000000"/>
              <w:lang w:eastAsia="zh"/>
              <w:woUserID w:val="2"/>
            </w:rPr>
            <w:delText>出现</w:delText>
          </w:r>
        </w:del>
      </w:ins>
      <w:ins w:id="2068" w:author="Vance xu" w:date="2026-09-15T10:11:29Z">
        <w:del w:id="2069" w:author="Henry" w:date="2026-09-15T11:47:07Z">
          <w:r>
            <w:rPr>
              <w:rFonts w:hint="eastAsia"/>
              <w:color w:val="000000"/>
              <w:lang w:eastAsia="zh"/>
              <w:woUserID w:val="2"/>
            </w:rPr>
            <w:delText>“省公司、物资公司”</w:delText>
          </w:r>
        </w:del>
      </w:ins>
      <w:ins w:id="2070" w:author="Vance xu" w:date="2026-09-15T10:11:31Z">
        <w:del w:id="2071" w:author="Henry" w:date="2026-09-15T11:47:07Z">
          <w:r>
            <w:rPr>
              <w:rFonts w:hint="eastAsia"/>
              <w:color w:val="000000"/>
              <w:lang w:eastAsia="zh"/>
              <w:woUserID w:val="2"/>
            </w:rPr>
            <w:delText>的</w:delText>
          </w:r>
        </w:del>
      </w:ins>
      <w:ins w:id="2072" w:author="Vance xu" w:date="2026-09-15T10:11:33Z">
        <w:del w:id="2073" w:author="Henry" w:date="2026-09-15T11:47:07Z">
          <w:r>
            <w:rPr>
              <w:rFonts w:hint="eastAsia"/>
              <w:color w:val="000000"/>
              <w:lang w:eastAsia="zh"/>
              <w:woUserID w:val="2"/>
            </w:rPr>
            <w:delText>只有</w:delText>
          </w:r>
        </w:del>
      </w:ins>
      <w:ins w:id="2074" w:author="Vance xu" w:date="2026-09-15T10:11:37Z">
        <w:del w:id="2075" w:author="Henry" w:date="2026-09-15T11:47:07Z">
          <w:r>
            <w:rPr>
              <w:rFonts w:hint="eastAsia"/>
              <w:color w:val="000000"/>
              <w:lang w:eastAsia="zh"/>
              <w:woUserID w:val="2"/>
            </w:rPr>
            <w:delText>省公司</w:delText>
          </w:r>
        </w:del>
      </w:ins>
      <w:ins w:id="2076" w:author="Vance xu" w:date="2026-09-15T10:11:38Z">
        <w:del w:id="2077" w:author="Henry" w:date="2026-09-15T11:47:07Z">
          <w:r>
            <w:rPr>
              <w:rFonts w:hint="eastAsia"/>
              <w:color w:val="000000"/>
              <w:lang w:eastAsia="zh"/>
              <w:woUserID w:val="2"/>
            </w:rPr>
            <w:delText>和</w:delText>
          </w:r>
        </w:del>
      </w:ins>
      <w:ins w:id="2078" w:author="Vance xu" w:date="2026-09-15T10:11:40Z">
        <w:del w:id="2079" w:author="Henry" w:date="2026-09-15T11:47:07Z">
          <w:r>
            <w:rPr>
              <w:rFonts w:hint="eastAsia"/>
              <w:color w:val="000000"/>
              <w:lang w:eastAsia="zh"/>
              <w:woUserID w:val="2"/>
            </w:rPr>
            <w:delText>物资公司</w:delText>
          </w:r>
        </w:del>
      </w:ins>
      <w:ins w:id="2080" w:author="Vance xu" w:date="2026-09-15T10:11:44Z">
        <w:del w:id="2081" w:author="Henry" w:date="2026-09-15T11:47:07Z">
          <w:r>
            <w:rPr>
              <w:rFonts w:hint="eastAsia"/>
              <w:color w:val="000000"/>
              <w:lang w:eastAsia="zh"/>
              <w:woUserID w:val="2"/>
            </w:rPr>
            <w:delText>适用</w:delText>
          </w:r>
        </w:del>
      </w:ins>
      <w:ins w:id="2082" w:author="Vance xu" w:date="2026-09-15T10:11:52Z">
        <w:del w:id="2083" w:author="Henry" w:date="2026-09-15T11:47:07Z">
          <w:r>
            <w:rPr>
              <w:rFonts w:hint="eastAsia"/>
              <w:color w:val="000000"/>
              <w:lang w:eastAsia="zh"/>
              <w:woUserID w:val="2"/>
            </w:rPr>
            <w:delText>，</w:delText>
          </w:r>
        </w:del>
      </w:ins>
      <w:ins w:id="2084" w:author="Vance xu" w:date="2026-09-15T10:11:53Z">
        <w:del w:id="2085" w:author="Henry" w:date="2026-09-15T11:47:07Z">
          <w:r>
            <w:rPr>
              <w:rFonts w:hint="eastAsia"/>
              <w:color w:val="000000"/>
              <w:lang w:eastAsia="zh"/>
              <w:woUserID w:val="2"/>
            </w:rPr>
            <w:delText>其他</w:delText>
          </w:r>
        </w:del>
      </w:ins>
      <w:ins w:id="2086" w:author="Vance xu" w:date="2026-09-15T10:11:54Z">
        <w:del w:id="2087" w:author="Henry" w:date="2026-09-15T11:47:07Z">
          <w:r>
            <w:rPr>
              <w:rFonts w:hint="eastAsia"/>
              <w:color w:val="000000"/>
              <w:lang w:eastAsia="zh"/>
              <w:woUserID w:val="2"/>
            </w:rPr>
            <w:delText>单位</w:delText>
          </w:r>
        </w:del>
      </w:ins>
      <w:ins w:id="2088" w:author="Vance xu" w:date="2026-09-15T10:11:55Z">
        <w:del w:id="2089" w:author="Henry" w:date="2026-09-15T11:47:07Z">
          <w:r>
            <w:rPr>
              <w:rFonts w:hint="eastAsia"/>
              <w:color w:val="000000"/>
              <w:lang w:eastAsia="zh"/>
              <w:woUserID w:val="2"/>
            </w:rPr>
            <w:delText>不适用</w:delText>
          </w:r>
        </w:del>
      </w:ins>
      <w:ins w:id="2090" w:author="Vance xu" w:date="2026-09-15T10:11:50Z">
        <w:del w:id="2091" w:author="Henry" w:date="2026-09-15T11:47:07Z">
          <w:r>
            <w:rPr>
              <w:rFonts w:hint="eastAsia"/>
              <w:color w:val="000000"/>
              <w:lang w:eastAsia="zh"/>
              <w:woUserID w:val="2"/>
            </w:rPr>
            <w:delText>。</w:delText>
          </w:r>
        </w:del>
      </w:ins>
      <w:ins w:id="2092" w:author="Vance xu" w:date="2026-09-15T10:10:46Z">
        <w:del w:id="2093" w:author="Henry" w:date="2026-09-15T11:47:07Z">
          <w:r>
            <w:rPr>
              <w:rFonts w:hint="eastAsia"/>
              <w:color w:val="000000"/>
              <w:lang w:eastAsia="zh"/>
              <w:woUserID w:val="2"/>
            </w:rPr>
            <w:delText>出现</w:delText>
          </w:r>
        </w:del>
      </w:ins>
      <w:ins w:id="2094" w:author="Vance xu" w:date="2026-09-15T10:10:41Z">
        <w:del w:id="2095"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097" w:author="Henry" w:date="2026-09-15T11:47:07Z"/>
          <w:rFonts w:hint="eastAsia" w:eastAsia="华文仿宋"/>
          <w:color w:val="000000"/>
          <w:lang w:eastAsia="zh"/>
          <w:rPrChange w:id="2098" w:author="Vance xu" w:date="2026-09-15T09:34:42Z">
            <w:rPr>
              <w:del w:id="2099" w:author="Henry" w:date="2026-09-15T11:47:07Z"/>
              <w:rFonts w:hint="eastAsia" w:eastAsia="华文仿宋"/>
              <w:color w:val="FF0000"/>
              <w:lang w:eastAsia="zh-CN"/>
            </w:rPr>
          </w:rPrChange>
          <w:woUserID w:val="2"/>
        </w:rPr>
        <w:pPrChange w:id="2096"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100"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101" w:author="Vance xu" w:date="2026-09-15T21:44:10Z">
        <w:r>
          <w:rPr/>
          <w:delText>待核实</w:delText>
        </w:r>
      </w:del>
      <w:r>
        <w:t>问题使用“</w:t>
      </w:r>
      <w:del w:id="2102"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103"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104"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5154"/>
    <w:multiLevelType w:val="singleLevel"/>
    <w:tmpl w:val="FDFF5154"/>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FE27FB3"/>
    <w:multiLevelType w:val="singleLevel"/>
    <w:tmpl w:val="6FE27FB3"/>
    <w:lvl w:ilvl="0" w:tentative="0">
      <w:start w:val="16"/>
      <w:numFmt w:val="chineseCounting"/>
      <w:suff w:val="nothing"/>
      <w:lvlText w:val="（%1）"/>
      <w:lvlJc w:val="left"/>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尹兴盛">
    <w15:presenceInfo w15:providerId="WPS Office" w15:userId="1214554560"/>
  </w15:person>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DE8D6A"/>
    <w:rsid w:val="3FE9B302"/>
    <w:rsid w:val="3FEF6513"/>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D4F38"/>
    <w:rsid w:val="5DDFBAC8"/>
    <w:rsid w:val="5EAEF412"/>
    <w:rsid w:val="5EEF09A2"/>
    <w:rsid w:val="5EFFDD05"/>
    <w:rsid w:val="5F7CE28B"/>
    <w:rsid w:val="5F7D91B4"/>
    <w:rsid w:val="5FDD82DE"/>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F7A94FE"/>
    <w:rsid w:val="6F7FF257"/>
    <w:rsid w:val="6FF24CB0"/>
    <w:rsid w:val="6FFF6B49"/>
    <w:rsid w:val="6FFFD3FE"/>
    <w:rsid w:val="707F4F67"/>
    <w:rsid w:val="70DB60D8"/>
    <w:rsid w:val="7279AA68"/>
    <w:rsid w:val="73711688"/>
    <w:rsid w:val="73736C9C"/>
    <w:rsid w:val="75BE21EC"/>
    <w:rsid w:val="75CEE7B4"/>
    <w:rsid w:val="75D72BA6"/>
    <w:rsid w:val="75F31548"/>
    <w:rsid w:val="764FB36D"/>
    <w:rsid w:val="769F8AB5"/>
    <w:rsid w:val="76AB1DDA"/>
    <w:rsid w:val="76FFFE04"/>
    <w:rsid w:val="775FD34B"/>
    <w:rsid w:val="777CDB4A"/>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386A"/>
    <w:rsid w:val="7FF759EC"/>
    <w:rsid w:val="7FF8F71D"/>
    <w:rsid w:val="7FFADA9D"/>
    <w:rsid w:val="7FFD37CB"/>
    <w:rsid w:val="7FFE69A6"/>
    <w:rsid w:val="7FFE7EA3"/>
    <w:rsid w:val="7FFEB222"/>
    <w:rsid w:val="7FFF0254"/>
    <w:rsid w:val="8AE563E1"/>
    <w:rsid w:val="8DFFC41E"/>
    <w:rsid w:val="987F39EB"/>
    <w:rsid w:val="A7EB596F"/>
    <w:rsid w:val="A9FC1E1C"/>
    <w:rsid w:val="AEDD984D"/>
    <w:rsid w:val="AFE59E37"/>
    <w:rsid w:val="AFEF7153"/>
    <w:rsid w:val="AFF7F9B1"/>
    <w:rsid w:val="B75795FE"/>
    <w:rsid w:val="B75D1E61"/>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3769C6"/>
    <w:rsid w:val="DDFC070C"/>
    <w:rsid w:val="DDFF5F55"/>
    <w:rsid w:val="DF4F424E"/>
    <w:rsid w:val="DF6337E3"/>
    <w:rsid w:val="DFFD51E5"/>
    <w:rsid w:val="E3EF5E42"/>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2013-12-28T07:15:00Z</dcterms:created>
  <dc:creator>fxzsb</dc:creator>
  <cp:lastModifiedBy>fxzsb</cp:lastModifiedBy>
  <dcterms:modified xsi:type="dcterms:W3CDTF">2026-09-17T22:19:55Z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069507892F03BA2F0BF7AB6ACC6C38A4_43</vt:lpwstr>
  </property>
</Properties>
</file>