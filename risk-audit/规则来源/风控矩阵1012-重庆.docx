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以下十二项规则与原十二条审核要点对应。发现明确问题或因资料不足无法完成检查的，按第三部分要求填写审核意见；无问题的，审核意见留空。</w:t>
      </w:r>
    </w:p>
    <w:p w14:paraId="7BCE8383">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（二）会计主体与提交资料对应情况</w:t>
      </w:r>
    </w:p>
    <w:p w14:paraId="4657060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以会计主体清单逐项核对主体材料，检查主体缺失、主体名称无法对应、多个主体合并提交及清单外主体等差异。按主体对应关系判断，不直接以主体数量与文件数量相比较。</w:t>
      </w:r>
    </w:p>
    <w:p w14:paraId="139D2A2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t>
      </w:r>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t>
      </w:r>
    </w:p>
    <w:p w14:paraId="31C3E8F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（三）基准字段及适用性填写情况</w:t>
      </w:r>
    </w:p>
    <w:p w14:paraId="624B413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员工报账等已指定更新版本的，采用指定版本。重点检查应保留字段是否因异常删列而缺失，不判断措施、载体等文字删减的业务合理性。</w:t>
      </w:r>
    </w:p>
    <w:p w14:paraId="04BE453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匹配、匹配不唯一或模板无法读取时，不比较基准字段，不新增上述责任主体辅助列；在“审核意见”列注明“未匹配到对应模板，请确认模板对应关系。”送审资料仍执行适用性及其他不依赖模板的审核规则。</w:t>
      </w:r>
    </w:p>
    <w:p w14:paraId="4CCB15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1D4F8B2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7AAA29C5">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（五）岗位清单中部门、岗位名称和人员姓名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但是“****部门-****部”不作未具体到具体部门的情况，比如株洲公司会写项目管理部门-建设部、项目管理部门-配网管理部、资产使用保管部门-变检公司等类似表述已经。</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p>
    <w:p w14:paraId="05C75AD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人员姓名列，没有人员字段，出现含等……、待定等关键词指出“请具体到人员”。</w:t>
      </w:r>
    </w:p>
    <w:p w14:paraId="33771D2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（六）不相容岗位清单存在性</w:t>
      </w:r>
    </w:p>
    <w:p w14:paraId="30DE4D5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检查范围：仅检查是否提供了独立的不相容岗位清单（可以是单独文件、独立工作表，或在原表中有明确划分的填报区域）。</w:t>
      </w:r>
    </w:p>
    <w:p w14:paraId="0225A78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容忍情形：清单虽已提供但无明细内容，或填写“无”“不涉及”的，不因内容空白而提出问题。</w:t>
      </w:r>
    </w:p>
    <w:p w14:paraId="5EFA78D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不审核事项：按照“跨部门岗位天然不相容、无需填写”以及“经办与审核岗位无需列举”的口径；不审核以下内容：清单覆盖是否全面；岗位组合是否合理；清单与矩阵是否逐项对应。</w:t>
      </w:r>
    </w:p>
    <w:p w14:paraId="21562DBD">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应提问题情形：如缺失上述清单（无独立文件、无独立工作表、亦无明确填报区域），则提出问题。</w:t>
      </w:r>
    </w:p>
    <w:p w14:paraId="0AE64D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例外事项：第八项人员冲突检查、第十二项已有明细的排序检查仍按原要求正常执行，不受上述口径影响。</w:t>
      </w:r>
    </w:p>
    <w:p w14:paraId="75019684">
      <w:pPr>
        <w:keepNext w:val="0"/>
        <w:keepLines w:val="0"/>
        <w:widowControl/>
        <w:suppressLineNumbers w:val="0"/>
        <w:snapToGrid w:val="0"/>
        <w:spacing w:before="0" w:beforeAutospacing="0" w:after="0" w:afterAutospacing="0" w:line="560" w:lineRule="exact"/>
        <w:ind w:left="0" w:right="0" w:firstLine="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6808C36D">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（八）经办与审核人员分离</w:t>
      </w:r>
    </w:p>
    <w:p w14:paraId="23393765">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p>
    <w:p w14:paraId="667EFBB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矩阵找不到“会计主体＋业务类别＋控制措施编号”的情况下，再从控制措施列内容上对应核查。</w:t>
      </w:r>
    </w:p>
    <w:p w14:paraId="537EDB6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角色字段有值时，只能是“经办”“审核”“审批”三个角色中的一个，如果不是这三个中的一个需要提示“请核实角色。”，没有值时，提示词“请补充明确角色”。确认同一人同时经办和审核的，指出冲突岗位和人员。</w:t>
      </w:r>
    </w:p>
    <w:p w14:paraId="50ECDF9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缺少姓名或无法识别角色时，填写具体缺失及事项，不能认定不存在冲突。本期只检查经办与审核，不自动扩大为所有角色之间禁止兼任。</w:t>
      </w:r>
    </w:p>
    <w:p w14:paraId="0D79B6B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（九）措施编号及载体引用一致性</w:t>
      </w:r>
    </w:p>
    <w:p w14:paraId="3226A67C">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仅实施两项检查：一是岗位清单引用的控制措施编号，是否在同一会计主体、同一业务类别的当前矩阵中存在，并检查矩阵中“是否适用”列为“是”或者“适用”；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t>
      </w:r>
    </w:p>
    <w:p w14:paraId="3236051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t>
      </w:r>
    </w:p>
    <w:p w14:paraId="0239A1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t>
      </w:r>
    </w:p>
    <w:p w14:paraId="4560EA40">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（十）岗位职责基本责任表述</w:t>
      </w:r>
    </w:p>
    <w:p w14:paraId="104C7647">
      <w:pPr>
        <w:keepNext w:val="0"/>
        <w:keepLines w:val="0"/>
        <w:widowControl/>
        <w:suppressLineNumbers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检查每条有效岗位职责是否同时满足以下两个条件：</w:t>
      </w:r>
    </w:p>
    <w:p w14:paraId="01F35A41">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至少包含“一致性、准确性、真实性、完整性、有效性、及时性、合规性”中的任一项；</w:t>
      </w:r>
    </w:p>
    <w:p w14:paraId="2F3EDD33">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至少包含“主体责任、审核责任、审批责任”中的任一项。</w:t>
      </w:r>
    </w:p>
    <w:p w14:paraId="5BB610BC">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如果没有满足条件，请提示“岗位职责请按照国网标准句式编制，“对……的</w:t>
      </w:r>
      <w:r>
        <w:rPr>
          <w:rFonts w:hint="eastAsia" w:ascii="华文仿宋" w:hAnsi="华文仿宋" w:eastAsia="华文仿宋" w:cs="华文仿宋"/>
          <w:b w:val="0"/>
          <w:bCs w:val="0"/>
          <w:color w:val="000000"/>
          <w:kern w:val="0"/>
          <w:sz w:val="32"/>
          <w:szCs w:val="32"/>
          <w:lang w:val="en-US" w:eastAsia="zh-CN" w:bidi="ar"/>
          <w:woUserID w:val="6"/>
        </w:rPr>
        <w:t>一致性/准确性/</w:t>
      </w:r>
      <w:r>
        <w:rPr>
          <w:rFonts w:hint="default" w:ascii="仿宋_GB2312" w:hAnsi="宋体" w:eastAsia="仿宋_GB2312" w:cs="仿宋_GB2312"/>
          <w:b w:val="0"/>
          <w:bCs w:val="0"/>
          <w:color w:val="000000"/>
          <w:kern w:val="0"/>
          <w:sz w:val="32"/>
          <w:szCs w:val="32"/>
          <w:lang w:val="en-US" w:eastAsia="zh-CN" w:bidi="ar"/>
          <w:woUserID w:val="6"/>
        </w:rPr>
        <w:t>真实</w:t>
      </w:r>
      <w:r>
        <w:rPr>
          <w:rFonts w:hint="eastAsia" w:ascii="华文仿宋" w:hAnsi="华文仿宋" w:eastAsia="华文仿宋" w:cs="华文仿宋"/>
          <w:b w:val="0"/>
          <w:bCs w:val="0"/>
          <w:color w:val="000000"/>
          <w:kern w:val="0"/>
          <w:sz w:val="32"/>
          <w:szCs w:val="32"/>
          <w:lang w:val="en-US" w:eastAsia="zh-CN" w:bidi="ar"/>
          <w:woUserID w:val="6"/>
        </w:rPr>
        <w:t>性/</w:t>
      </w:r>
      <w:r>
        <w:rPr>
          <w:rFonts w:hint="eastAsia" w:ascii="宋体" w:hAnsi="宋体" w:eastAsia="宋体" w:cs="宋体"/>
          <w:b w:val="0"/>
          <w:bCs w:val="0"/>
          <w:color w:val="000000"/>
          <w:kern w:val="0"/>
          <w:sz w:val="31"/>
          <w:szCs w:val="31"/>
          <w:lang w:val="en-US" w:eastAsia="zh-CN" w:bidi="ar"/>
          <w:woUserID w:val="6"/>
        </w:rPr>
        <w:t>完整性/有效性/及时性/</w:t>
      </w:r>
      <w:r>
        <w:rPr>
          <w:rFonts w:hint="eastAsia" w:ascii="华文仿宋" w:hAnsi="华文仿宋" w:eastAsia="华文仿宋" w:cs="华文仿宋"/>
          <w:b w:val="0"/>
          <w:bCs w:val="0"/>
          <w:color w:val="000000"/>
          <w:kern w:val="0"/>
          <w:sz w:val="32"/>
          <w:szCs w:val="32"/>
          <w:lang w:val="en-US" w:eastAsia="zh-CN" w:bidi="ar"/>
          <w:woUserID w:val="6"/>
        </w:rPr>
        <w:t>合规性</w:t>
      </w:r>
      <w:r>
        <w:rPr>
          <w:rFonts w:hint="eastAsia" w:ascii="华文仿宋" w:hAnsi="华文仿宋" w:eastAsia="华文仿宋" w:cs="华文仿宋"/>
          <w:color w:val="000000"/>
          <w:kern w:val="0"/>
          <w:sz w:val="32"/>
          <w:szCs w:val="32"/>
          <w:lang w:val="en-US" w:eastAsia="zh-CN" w:bidi="ar"/>
          <w:woUserID w:val="6"/>
        </w:rPr>
        <w:t>负主体/审核/审批责任。”。</w:t>
      </w:r>
    </w:p>
    <w:p w14:paraId="2F7888E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（十一）角色与责任类型对应</w:t>
      </w:r>
    </w:p>
    <w:p w14:paraId="3A04612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检查口径：按“经办对应主体责任、审核对应审核责任、审批对应审批责任”的对应关系执行检查。</w:t>
      </w:r>
    </w:p>
    <w:p w14:paraId="043EF49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一、岗位清单存在明确角色字段时</w:t>
      </w:r>
    </w:p>
    <w:p w14:paraId="6D7B539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将角色字段与岗位职责中的责任类型进行比对，存在明确不一致的，指出具体角色与责任表述之间的冲突，并给出提示词：“经办对应主体责任、审核对应审核责任、审批对应审批责任。”，不需要多的提示词。</w:t>
      </w:r>
    </w:p>
    <w:p w14:paraId="60AA07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二、岗位清单无角色字段时</w:t>
      </w:r>
    </w:p>
    <w:p w14:paraId="0E16463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可从“负主体责任”“负审核责任”“负审批责任”等明确表述中提取角色，提取结果仅供第八项检查使用，但不得据此声称已完成独立的一致性验证。</w:t>
      </w:r>
    </w:p>
    <w:p w14:paraId="6EDB9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三、禁止事项</w:t>
      </w:r>
    </w:p>
    <w:p w14:paraId="03E57D7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不得仅凭岗位名称或职责描述中的普通动作词推断角色。</w:t>
      </w:r>
    </w:p>
    <w:p w14:paraId="62815D9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四、同一岗位存在多个责任类型</w:t>
      </w:r>
    </w:p>
    <w:p w14:paraId="263A9B3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同一岗位存在多个责任类型混杂、且无法明确区分的，只要满足经办对应主体责任、审核对应审核责任、审批对应审批责任之一就不再提示。</w:t>
      </w:r>
    </w:p>
    <w:p w14:paraId="0FEE212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（十五）岗位职责清单中重复项筛查</w:t>
      </w:r>
    </w:p>
    <w:p w14:paraId="76360AC8">
      <w:pPr>
        <w:keepNext w:val="0"/>
        <w:keepLines w:val="0"/>
        <w:widowControl/>
        <w:suppressLineNumbers w:val="0"/>
        <w:snapToGrid w:val="0"/>
        <w:spacing w:before="0" w:beforeAutospacing="0" w:after="0" w:afterAutospacing="0" w:line="560" w:lineRule="exact"/>
        <w:ind w:left="0" w:right="0" w:firstLine="0" w:firstLineChars="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p>
    <w:p w14:paraId="17FCBDFC">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在矩阵最后一列单独列出岗位清单中已有的控制措施编号及适用性判断</w:t>
      </w:r>
    </w:p>
    <w:p w14:paraId="24328607">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矩阵对应的位置中单独列出一列显示岗位责任清单中已有的控制措施编号，请注意提取编号中的数字部分。</w:t>
      </w:r>
    </w:p>
    <w:p w14:paraId="2839CB7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1）当“岗位清单已有的控制措施编号”列存在值时：</w:t>
      </w:r>
    </w:p>
    <w:p w14:paraId="0C364FE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若“是否适用”列的值为“是”“适用”或其他表达相同含义的值，则“审核意见”列留空。</w:t>
      </w:r>
    </w:p>
    <w:p w14:paraId="17A62A0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若“是否适用”列为空，审核意见列不做任何提示，为空即可。若值为“否”“不适用”或其他表达相同含义的值，则“审核意见”列提示：“请结合业务实际再次核实适用性。”</w:t>
      </w:r>
    </w:p>
    <w:p w14:paraId="50EEF7D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2）当“岗位清单已有的控制措施编号”列不存在值时：</w:t>
      </w:r>
    </w:p>
    <w:p w14:paraId="77A5556D">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若“是否适用”列的值为“是”“适用”或其他表达相同含义的值，则“审核意见”列提示：“请结合业务实际再次核实适用性。”</w:t>
      </w:r>
    </w:p>
    <w:p w14:paraId="00EEED2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若“是否适用”列为空，或值为“否”“不适用”或其他表达相同含义的值，则“审核意见”列留空。</w:t>
      </w:r>
    </w:p>
    <w:p w14:paraId="75A8CD9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系统控制清单控制方式匹配性判断</w:t>
      </w:r>
    </w:p>
    <w:p w14:paraId="6002A802">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矩阵中控制方式与系统控制规则清单中建设状态比对。矩阵中控制方式为“系统待建”和“系统已建”的控制措施编号，在系统控制清单中该控制措施编号应有对应的行项目，其中，系统控制规则清单中的“建设状态”应与矩阵中的“控制方式”保持一致，如不一致则提示“需核实系统规则清单中建设状态与矩阵中控制方式的一致性”；系统控制规则清单中分开或合并列示的系统名称应当与矩阵中的控制系统保持一致，如不一致则提示“需核实系统规则清单中系统名称与矩阵中控制系统的一致性”。系统控制规则清单中已有控制措施编号的，在矩阵中对应控制方式应当为“系统待建”或“系统已建”，如果不是则提示“需核实系统规则清单中建设状态与矩阵中控制方式的一致性”。</w:t>
      </w:r>
    </w:p>
    <w:p w14:paraId="175EFB8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供电分公司适用关键控制点审核</w:t>
      </w:r>
    </w:p>
    <w:p w14:paraId="7BCACC1D">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各供电分公司（公司名称中含有供电分公司的单位）矩阵中的关键控制点与模板中的矩阵和关键控制点比对。如果模板中有的矩阵或关键控制点在供电分公司中没有，则提示“需核实适用的矩阵或关键控制点是否完整”；如果供电分公司提交的矩阵或关键控制点在模板中没有，则提示“需核实该矩阵或关键控制点是否适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31"/>
        <w:gridCol w:w="5930"/>
      </w:tblGrid>
      <w:tr w14:paraId="2B6E5A17">
        <w:trPr>
          <w:trHeight w:val="280" w:hRule="atLeast"/>
        </w:trPr>
        <w:tc>
          <w:tcPr>
            <w:tcW w:w="5000" w:type="pct"/>
            <w:gridSpan w:val="2"/>
            <w:tcBorders>
              <w:top w:val="single" w:color="auto" w:sz="4" w:space="0"/>
              <w:left w:val="single" w:color="auto" w:sz="4" w:space="0"/>
              <w:bottom w:val="single" w:color="auto" w:sz="4" w:space="0"/>
              <w:right w:val="single" w:color="auto" w:sz="4" w:space="0"/>
            </w:tcBorders>
            <w:shd w:val="clear" w:color="auto" w:fill="FFFFFF"/>
            <w:noWrap/>
            <w:vAlign w:val="center"/>
          </w:tcPr>
          <w:p w14:paraId="1286CB9B">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重庆公司供电分工适用的关键控制点（模板）</w:t>
            </w:r>
          </w:p>
        </w:tc>
      </w:tr>
      <w:tr w14:paraId="0833D97B">
        <w:trPr>
          <w:trHeight w:val="280" w:hRule="atLeast"/>
        </w:trPr>
        <w:tc>
          <w:tcPr>
            <w:tcW w:w="1728" w:type="pct"/>
            <w:tcBorders>
              <w:top w:val="nil"/>
              <w:left w:val="single" w:color="auto" w:sz="4" w:space="0"/>
              <w:bottom w:val="single" w:color="auto" w:sz="4" w:space="0"/>
              <w:right w:val="single" w:color="auto" w:sz="4" w:space="0"/>
            </w:tcBorders>
            <w:shd w:val="clear" w:color="auto" w:fill="FFFFFF"/>
            <w:vAlign w:val="center"/>
          </w:tcPr>
          <w:p w14:paraId="4E9FB1C7">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矩阵名称</w:t>
            </w:r>
          </w:p>
        </w:tc>
        <w:tc>
          <w:tcPr>
            <w:tcW w:w="3271" w:type="pct"/>
            <w:tcBorders>
              <w:top w:val="nil"/>
              <w:left w:val="nil"/>
              <w:bottom w:val="single" w:color="auto" w:sz="4" w:space="0"/>
              <w:right w:val="single" w:color="auto" w:sz="4" w:space="0"/>
            </w:tcBorders>
            <w:shd w:val="clear" w:color="auto" w:fill="FFFFFF"/>
            <w:noWrap/>
            <w:vAlign w:val="center"/>
          </w:tcPr>
          <w:p w14:paraId="6CC31482">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关键控制点</w:t>
            </w:r>
          </w:p>
        </w:tc>
      </w:tr>
      <w:tr w14:paraId="10B7C8B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F759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5D15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1.系统客户信息创建</w:t>
            </w:r>
          </w:p>
        </w:tc>
      </w:tr>
      <w:tr w14:paraId="0D21156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8815A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E7E41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2.客户用电容量的确定</w:t>
            </w:r>
          </w:p>
        </w:tc>
      </w:tr>
      <w:tr w14:paraId="3E6F631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A45B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56180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3.系统客户信息变更</w:t>
            </w:r>
          </w:p>
        </w:tc>
      </w:tr>
      <w:tr w14:paraId="65BD1B1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FCD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22AD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5.供用电合同审核</w:t>
            </w:r>
          </w:p>
        </w:tc>
      </w:tr>
      <w:tr w14:paraId="01CBCC0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C27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4DF91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7.客户电价执行管控</w:t>
            </w:r>
          </w:p>
        </w:tc>
      </w:tr>
      <w:tr w14:paraId="51EB46D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1EF7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CEA8C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16.营财账务协同管理</w:t>
            </w:r>
          </w:p>
        </w:tc>
      </w:tr>
      <w:tr w14:paraId="46C787D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C70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4539D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17.电费发票开具</w:t>
            </w:r>
          </w:p>
        </w:tc>
      </w:tr>
      <w:tr w14:paraId="5A82C1F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7995C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B9FBB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18.价外基金上交</w:t>
            </w:r>
          </w:p>
        </w:tc>
      </w:tr>
      <w:tr w14:paraId="2627283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4AD8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D77B9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20.代收渠道在途资金管理</w:t>
            </w:r>
          </w:p>
        </w:tc>
      </w:tr>
      <w:tr w14:paraId="5538E48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EB0F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DDCDD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21.柜台收费在途资金管理</w:t>
            </w:r>
          </w:p>
        </w:tc>
      </w:tr>
      <w:tr w14:paraId="68EDF8C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D012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D9110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22.电费销账标准制定</w:t>
            </w:r>
          </w:p>
        </w:tc>
      </w:tr>
      <w:tr w14:paraId="00DD5A9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5A6B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E6D84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24.电费账龄与客户信用管理</w:t>
            </w:r>
          </w:p>
        </w:tc>
      </w:tr>
      <w:tr w14:paraId="46DC122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B24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136F9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25.电费坏账计提与核销</w:t>
            </w:r>
          </w:p>
        </w:tc>
      </w:tr>
      <w:tr w14:paraId="5D47971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8ECD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20DF22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27.不明款确认与核销</w:t>
            </w:r>
          </w:p>
        </w:tc>
      </w:tr>
      <w:tr w14:paraId="239BF95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6FC5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7D2F51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29.退费审批权限及流程设置</w:t>
            </w:r>
          </w:p>
        </w:tc>
      </w:tr>
      <w:tr w14:paraId="04D3E52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7A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3E0F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32.异常事项闭环销号</w:t>
            </w:r>
          </w:p>
        </w:tc>
      </w:tr>
      <w:tr w14:paraId="5A7B909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66CE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005AD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33.出库出账标准</w:t>
            </w:r>
          </w:p>
        </w:tc>
      </w:tr>
      <w:tr w14:paraId="07CB7F6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E7C7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CFE90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34.计量表计安装</w:t>
            </w:r>
          </w:p>
        </w:tc>
      </w:tr>
      <w:tr w14:paraId="63D774B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4F24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6A21D0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35.欠费停电催收</w:t>
            </w:r>
          </w:p>
        </w:tc>
      </w:tr>
      <w:tr w14:paraId="30565E5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BD8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A9D52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1.发电机组电力业务许可证的核实</w:t>
            </w:r>
          </w:p>
        </w:tc>
      </w:tr>
      <w:tr w14:paraId="4DD4F20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0A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94818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3.合同(协议)的签订、解除</w:t>
            </w:r>
          </w:p>
        </w:tc>
      </w:tr>
      <w:tr w14:paraId="6F8A620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D86F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63E0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4.发电客户新建信息的确定</w:t>
            </w:r>
          </w:p>
        </w:tc>
      </w:tr>
      <w:tr w14:paraId="6B2D8D9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CA5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023C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5.发电客户的变更</w:t>
            </w:r>
          </w:p>
        </w:tc>
      </w:tr>
      <w:tr w14:paraId="6D3259C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4DD6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72AEB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6.新能源项目档案的管理</w:t>
            </w:r>
          </w:p>
        </w:tc>
      </w:tr>
      <w:tr w14:paraId="5DF4419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1C71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D1669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8.计量点设置</w:t>
            </w:r>
          </w:p>
        </w:tc>
      </w:tr>
      <w:tr w14:paraId="581CB84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39CD0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B9FF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9.计量和采集周期</w:t>
            </w:r>
          </w:p>
        </w:tc>
      </w:tr>
      <w:tr w14:paraId="1D48B79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93F95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F885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12.结算依据的传递</w:t>
            </w:r>
          </w:p>
        </w:tc>
      </w:tr>
      <w:tr w14:paraId="43192D5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4234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90F167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14.结算数据的退补</w:t>
            </w:r>
          </w:p>
        </w:tc>
      </w:tr>
      <w:tr w14:paraId="17670D5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C2E0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DEF60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16.电网代开发票范围</w:t>
            </w:r>
          </w:p>
        </w:tc>
      </w:tr>
      <w:tr w14:paraId="1213C0C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6F1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5B0AD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17.电费支付时限管控</w:t>
            </w:r>
          </w:p>
        </w:tc>
      </w:tr>
      <w:tr w14:paraId="2881527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962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156B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18.银行账号的确定与变更</w:t>
            </w:r>
          </w:p>
        </w:tc>
      </w:tr>
      <w:tr w14:paraId="755D3F7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9350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55AA4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20.支付失败的处理</w:t>
            </w:r>
          </w:p>
        </w:tc>
      </w:tr>
      <w:tr w14:paraId="79B3EE6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935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B8247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23.营财凭证的传递</w:t>
            </w:r>
          </w:p>
        </w:tc>
      </w:tr>
      <w:tr w14:paraId="6E4765A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7DB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F24F1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24.可再生项目档案的管理</w:t>
            </w:r>
          </w:p>
        </w:tc>
      </w:tr>
      <w:tr w14:paraId="5C3B3C3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F65C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A9850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25.补贴电量双控</w:t>
            </w:r>
          </w:p>
        </w:tc>
      </w:tr>
      <w:tr w14:paraId="12B2264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808A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B4E4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26.补贴需求的统计</w:t>
            </w:r>
          </w:p>
        </w:tc>
      </w:tr>
      <w:tr w14:paraId="1B058D0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6947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AE44D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27.补贴资金的分配与转付</w:t>
            </w:r>
          </w:p>
        </w:tc>
      </w:tr>
      <w:tr w14:paraId="2C1E852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60D7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AC57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1.严格禁止类、特别监管类项目投资决策审批</w:t>
            </w:r>
          </w:p>
        </w:tc>
      </w:tr>
      <w:tr w14:paraId="00F3282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D6D4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79F0B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2.可研报告（估算）准确性、完整性审核控制</w:t>
            </w:r>
          </w:p>
        </w:tc>
      </w:tr>
      <w:tr w14:paraId="5C63FF9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4801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1A67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3.可研经济性评审、财务合规性审核控制</w:t>
            </w:r>
          </w:p>
        </w:tc>
      </w:tr>
      <w:tr w14:paraId="13AEC99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7D8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2D531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4.前期费用列支范围、规模审核控制</w:t>
            </w:r>
          </w:p>
        </w:tc>
      </w:tr>
      <w:tr w14:paraId="3B196C4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08D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CFE05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5.长期挂账前期费用清理</w:t>
            </w:r>
          </w:p>
        </w:tc>
      </w:tr>
      <w:tr w14:paraId="4EF9324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2D85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DFD43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6.储备项目合规性、金额准确性的审批控制</w:t>
            </w:r>
          </w:p>
        </w:tc>
      </w:tr>
      <w:tr w14:paraId="378D565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E55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D0C2B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7.概算审核控制</w:t>
            </w:r>
          </w:p>
        </w:tc>
      </w:tr>
      <w:tr w14:paraId="254AD87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1D8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5ED9B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8.工程计划与预算的规模控制</w:t>
            </w:r>
          </w:p>
        </w:tc>
      </w:tr>
      <w:tr w14:paraId="5235F86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731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48AF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9.施工图预算控制</w:t>
            </w:r>
          </w:p>
        </w:tc>
      </w:tr>
      <w:tr w14:paraId="1B7E587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49F2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8E19D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10.施工合同合规性、时效性控制</w:t>
            </w:r>
          </w:p>
        </w:tc>
      </w:tr>
      <w:tr w14:paraId="12D4A37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FF06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92FE9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6BF11D7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D42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85460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0A13F3B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56FD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A1BA6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13.征地社会稳定风险评估合规性控制</w:t>
            </w:r>
          </w:p>
        </w:tc>
      </w:tr>
      <w:tr w14:paraId="656348B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B412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9C607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14.划拨用地合规性控制</w:t>
            </w:r>
          </w:p>
        </w:tc>
      </w:tr>
      <w:tr w14:paraId="2D0AF51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F52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640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15.耕地占用税合规性控制</w:t>
            </w:r>
          </w:p>
        </w:tc>
      </w:tr>
      <w:tr w14:paraId="53454F3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5500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4A2A4D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16.城镇土地使用税免税合规性控制</w:t>
            </w:r>
          </w:p>
        </w:tc>
      </w:tr>
      <w:tr w14:paraId="1185AB2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540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3E524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17.项目开工合规性审核</w:t>
            </w:r>
          </w:p>
        </w:tc>
      </w:tr>
      <w:tr w14:paraId="2F1916B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D5A4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67F95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18.施工安全控制</w:t>
            </w:r>
          </w:p>
        </w:tc>
      </w:tr>
      <w:tr w14:paraId="468FA66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F6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18C5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19.施工质量控制</w:t>
            </w:r>
          </w:p>
        </w:tc>
      </w:tr>
      <w:tr w14:paraId="2C8D689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972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48ED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20.项目施工环水保控制</w:t>
            </w:r>
          </w:p>
        </w:tc>
      </w:tr>
      <w:tr w14:paraId="4B5B004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491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07BC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21.设计变更与现场签证真实性审核控制</w:t>
            </w:r>
          </w:p>
        </w:tc>
      </w:tr>
      <w:tr w14:paraId="4074555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3744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C09A4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22.物资现场到货与采购一致性控制</w:t>
            </w:r>
          </w:p>
        </w:tc>
      </w:tr>
      <w:tr w14:paraId="7E91036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28A0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5D73C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23.物资成本报账与现场实物到货一致性控制</w:t>
            </w:r>
          </w:p>
        </w:tc>
      </w:tr>
      <w:tr w14:paraId="370A5F1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F0E4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354B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24.施工成本报账与现场进度一致性控制</w:t>
            </w:r>
          </w:p>
        </w:tc>
      </w:tr>
      <w:tr w14:paraId="2A1E26C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79D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FB222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25.长期挂账在建工程清理</w:t>
            </w:r>
          </w:p>
        </w:tc>
      </w:tr>
      <w:tr w14:paraId="2498AD0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4A02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3F98B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26.现场实际工程量与验收报告一致性控制</w:t>
            </w:r>
          </w:p>
        </w:tc>
      </w:tr>
      <w:tr w14:paraId="0E00B1E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7CD0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0B56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27.竣工资产移交闭环控制</w:t>
            </w:r>
          </w:p>
        </w:tc>
      </w:tr>
      <w:tr w14:paraId="04403A0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E5F7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C5D26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28.暂估转资节点刚性控制</w:t>
            </w:r>
          </w:p>
        </w:tc>
      </w:tr>
      <w:tr w14:paraId="561AA37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8E3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8951F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29.已领未用物资退库控制</w:t>
            </w:r>
          </w:p>
        </w:tc>
      </w:tr>
      <w:tr w14:paraId="3718417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A27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6C1E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30.拆旧物资处置控制</w:t>
            </w:r>
          </w:p>
        </w:tc>
      </w:tr>
      <w:tr w14:paraId="44F9747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3626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2ABE7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31.项目竣工合规性管理</w:t>
            </w:r>
          </w:p>
        </w:tc>
      </w:tr>
      <w:tr w14:paraId="7191ECA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2F576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D85D5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32.房产税计税依据合规性控制</w:t>
            </w:r>
          </w:p>
        </w:tc>
      </w:tr>
      <w:tr w14:paraId="33108BE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FCE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EA4FC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33.预留尾工时限与规模控制</w:t>
            </w:r>
          </w:p>
        </w:tc>
      </w:tr>
      <w:tr w14:paraId="296CE0B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85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E619F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34.工程量真实性、一致性管控</w:t>
            </w:r>
          </w:p>
        </w:tc>
      </w:tr>
      <w:tr w14:paraId="2DBADA4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C0B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5F548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35.合同计价的合规性控制</w:t>
            </w:r>
          </w:p>
        </w:tc>
      </w:tr>
      <w:tr w14:paraId="473AED5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3149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CB0EF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36.项目结算时效管控</w:t>
            </w:r>
          </w:p>
        </w:tc>
      </w:tr>
      <w:tr w14:paraId="0B3EBAA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AA7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2A10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37.工程质保金支付合规性控制</w:t>
            </w:r>
          </w:p>
        </w:tc>
      </w:tr>
      <w:tr w14:paraId="47FC884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B701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B063D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38.工程竣工决算报告编制时效性管控</w:t>
            </w:r>
          </w:p>
        </w:tc>
      </w:tr>
      <w:tr w14:paraId="659324E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3DD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35E52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39.工程竣工决算分级审核控制</w:t>
            </w:r>
          </w:p>
        </w:tc>
      </w:tr>
      <w:tr w14:paraId="46450BA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57C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21CFD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40.工程投后管理</w:t>
            </w:r>
          </w:p>
        </w:tc>
      </w:tr>
      <w:tr w14:paraId="1BDC0F4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663B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FEF15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41.档案管理</w:t>
            </w:r>
          </w:p>
        </w:tc>
      </w:tr>
      <w:tr w14:paraId="7575B74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0C72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1B383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1.被迁改资产价值控制</w:t>
            </w:r>
          </w:p>
        </w:tc>
      </w:tr>
      <w:tr w14:paraId="3E34B28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1B24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0ADFE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2.电网功能适应性控制</w:t>
            </w:r>
          </w:p>
        </w:tc>
      </w:tr>
      <w:tr w14:paraId="6F2FBDA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D24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45792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3.补偿金额与回收时间控制</w:t>
            </w:r>
          </w:p>
        </w:tc>
      </w:tr>
      <w:tr w14:paraId="70CF3E2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5DD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031DD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4.迁改业务类型的审核控制</w:t>
            </w:r>
          </w:p>
        </w:tc>
      </w:tr>
      <w:tr w14:paraId="2467FF2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19CB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F50BF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5.拆旧资产归属控制</w:t>
            </w:r>
          </w:p>
        </w:tc>
      </w:tr>
      <w:tr w14:paraId="6C94F2E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FEE59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3F90E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6.资产拆旧时点控制</w:t>
            </w:r>
          </w:p>
        </w:tc>
      </w:tr>
      <w:tr w14:paraId="4FD5AF6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82A4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6E07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7.农民工工资支付控制</w:t>
            </w:r>
          </w:p>
        </w:tc>
      </w:tr>
      <w:tr w14:paraId="610218C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F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5F76C0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8.增值税风险控制</w:t>
            </w:r>
          </w:p>
        </w:tc>
      </w:tr>
      <w:tr w14:paraId="3D20999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A9D5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10702B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9.新建资产税金房产土地税缴纳控制</w:t>
            </w:r>
          </w:p>
        </w:tc>
      </w:tr>
      <w:tr w14:paraId="511CF23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C7C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42254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10.新建资产功能性验证</w:t>
            </w:r>
          </w:p>
        </w:tc>
      </w:tr>
      <w:tr w14:paraId="296ACD2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5237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A3364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11.新建资产价值确定</w:t>
            </w:r>
          </w:p>
        </w:tc>
      </w:tr>
      <w:tr w14:paraId="3B4675F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559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4ABF51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12.技术鉴定控制</w:t>
            </w:r>
          </w:p>
        </w:tc>
      </w:tr>
      <w:tr w14:paraId="2513FCE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C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FFBEC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14.迁改资金清算控制</w:t>
            </w:r>
          </w:p>
        </w:tc>
      </w:tr>
      <w:tr w14:paraId="3026A73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0758A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5306F5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1.估算准确性、完整性审核控制</w:t>
            </w:r>
          </w:p>
        </w:tc>
      </w:tr>
      <w:tr w14:paraId="3C4A927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40ED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1CEA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2.项目储备经济性评审、财务合规性审核控制</w:t>
            </w:r>
          </w:p>
        </w:tc>
      </w:tr>
      <w:tr w14:paraId="7E703BF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0E5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75FFE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3.配网项目储备入库和评审</w:t>
            </w:r>
          </w:p>
        </w:tc>
      </w:tr>
      <w:tr w14:paraId="177AD3C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7F8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21AD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4.配网项目立项规范性审核</w:t>
            </w:r>
          </w:p>
        </w:tc>
      </w:tr>
      <w:tr w14:paraId="1F562B3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A5F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62FB9B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5.储备项目必要性、可行性、投资准确性的审批控制</w:t>
            </w:r>
          </w:p>
        </w:tc>
      </w:tr>
      <w:tr w14:paraId="5AF0B8A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0EE2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8701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6.项目概（预）算审核控制</w:t>
            </w:r>
          </w:p>
        </w:tc>
      </w:tr>
      <w:tr w14:paraId="477A110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8021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9C530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7.工程预算与计划的规模控制</w:t>
            </w:r>
          </w:p>
        </w:tc>
      </w:tr>
      <w:tr w14:paraId="532CB58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09A7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057A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8.招标采购合规及防舞弊控制</w:t>
            </w:r>
          </w:p>
        </w:tc>
      </w:tr>
      <w:tr w14:paraId="43E9B3E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A018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20778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9.合同合规性、时效性控制</w:t>
            </w:r>
          </w:p>
        </w:tc>
      </w:tr>
      <w:tr w14:paraId="304AA3D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ED5C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6B6DB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10.合同签订及审核</w:t>
            </w:r>
          </w:p>
        </w:tc>
      </w:tr>
      <w:tr w14:paraId="2A25942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961A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37243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73F087E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F539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1306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566BAA5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333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085D7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13.物资现场到货与采购一致性控制</w:t>
            </w:r>
          </w:p>
        </w:tc>
      </w:tr>
      <w:tr w14:paraId="0777713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9FCA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3FFA92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14.施工方案评审控制</w:t>
            </w:r>
          </w:p>
        </w:tc>
      </w:tr>
      <w:tr w14:paraId="5A42F3A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ED95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E4D91F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15.配网项目工程结算审计</w:t>
            </w:r>
          </w:p>
        </w:tc>
      </w:tr>
      <w:tr w14:paraId="5AFB74F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3F0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DD4EB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16.配网项目开工报告和进度确认</w:t>
            </w:r>
          </w:p>
        </w:tc>
      </w:tr>
      <w:tr w14:paraId="023B6AE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00BCB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83F8A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17.配网项目监理人员履职控制</w:t>
            </w:r>
          </w:p>
        </w:tc>
      </w:tr>
      <w:tr w14:paraId="61E133C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350B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542D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18.配网项目竣工验收及结算审计</w:t>
            </w:r>
          </w:p>
        </w:tc>
      </w:tr>
      <w:tr w14:paraId="169EEB8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389C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B9B4D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19.配网项目建卡清册核对</w:t>
            </w:r>
          </w:p>
        </w:tc>
      </w:tr>
      <w:tr w14:paraId="300D687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2C83C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DFEA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20.配网项目暂估转资流程提交</w:t>
            </w:r>
          </w:p>
        </w:tc>
      </w:tr>
      <w:tr w14:paraId="76966E3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F14F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3D07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21.已领未用物资退库控制</w:t>
            </w:r>
          </w:p>
        </w:tc>
      </w:tr>
      <w:tr w14:paraId="70C4415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F830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1A640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22.拆旧计划执行和物资处置控制</w:t>
            </w:r>
          </w:p>
        </w:tc>
      </w:tr>
      <w:tr w14:paraId="5DFEC7C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446B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08D48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23.配网项目结算报账</w:t>
            </w:r>
          </w:p>
        </w:tc>
      </w:tr>
      <w:tr w14:paraId="5FE84B8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6B86C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90B85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24.工程质保金支付合规性控制</w:t>
            </w:r>
          </w:p>
        </w:tc>
      </w:tr>
      <w:tr w14:paraId="332CAF9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BA53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F16A6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25.工程竣工决算报告编制时效性管控</w:t>
            </w:r>
          </w:p>
        </w:tc>
      </w:tr>
      <w:tr w14:paraId="1A0277D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0AF7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4A1C9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1.设备验收盘点与转资新增管控</w:t>
            </w:r>
          </w:p>
        </w:tc>
      </w:tr>
      <w:tr w14:paraId="607E8C4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DA3A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1E93E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2.委托运维资产新增设备台账信息维护与资产卡片创建</w:t>
            </w:r>
          </w:p>
        </w:tc>
      </w:tr>
      <w:tr w14:paraId="135C678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842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75DB9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3.接收资产审核</w:t>
            </w:r>
          </w:p>
        </w:tc>
      </w:tr>
      <w:tr w14:paraId="52165E0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D10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6CC2D0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4.用户资产卡片创建</w:t>
            </w:r>
          </w:p>
        </w:tc>
      </w:tr>
      <w:tr w14:paraId="36BA790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63E8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D2C93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5.资产调拨办理</w:t>
            </w:r>
          </w:p>
        </w:tc>
      </w:tr>
      <w:tr w14:paraId="3BC7B68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B3399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6E3E3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6.资产权属变更</w:t>
            </w:r>
          </w:p>
        </w:tc>
      </w:tr>
      <w:tr w14:paraId="1B7D162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B7F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7769E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7.设备资产盘点与处置</w:t>
            </w:r>
          </w:p>
        </w:tc>
      </w:tr>
      <w:tr w14:paraId="7A1D0C7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9B88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D98D2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8.修理项目立项审核</w:t>
            </w:r>
          </w:p>
        </w:tc>
      </w:tr>
      <w:tr w14:paraId="3F1202C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5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631CF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9.设备资产备品维保与消纳管理</w:t>
            </w:r>
          </w:p>
        </w:tc>
      </w:tr>
      <w:tr w14:paraId="07E5A3D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EF42C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7830C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10.设备资产保险报案与索赔</w:t>
            </w:r>
          </w:p>
        </w:tc>
      </w:tr>
      <w:tr w14:paraId="3A8F817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B235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50050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11.退役设备资产技术鉴定</w:t>
            </w:r>
          </w:p>
        </w:tc>
      </w:tr>
      <w:tr w14:paraId="792C741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41DF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90189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12.退役设备资产拆除与足额回收管控</w:t>
            </w:r>
          </w:p>
        </w:tc>
      </w:tr>
      <w:tr w14:paraId="03264F0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D774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349BC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13.设备资产报废流程审批办理</w:t>
            </w:r>
          </w:p>
        </w:tc>
      </w:tr>
      <w:tr w14:paraId="719B631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CB85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FE7C5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14.资产调拨手续办理</w:t>
            </w:r>
          </w:p>
        </w:tc>
      </w:tr>
      <w:tr w14:paraId="3B2BDF2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A0E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CEA6D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15.委托运维资产技术鉴定及审批手续办理</w:t>
            </w:r>
          </w:p>
        </w:tc>
      </w:tr>
      <w:tr w14:paraId="0633D95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68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6D53E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16.委托运维资产房产土地税金申报缴纳</w:t>
            </w:r>
          </w:p>
        </w:tc>
      </w:tr>
      <w:tr w14:paraId="502265B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F774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D7D64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17.设备资产报废决策程序</w:t>
            </w:r>
          </w:p>
        </w:tc>
      </w:tr>
      <w:tr w14:paraId="00CBB72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4D604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4D6F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1.需求计划优先利库</w:t>
            </w:r>
          </w:p>
        </w:tc>
      </w:tr>
      <w:tr w14:paraId="4105FA6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4734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AE3A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2.采购计划与项目需求匹配</w:t>
            </w:r>
          </w:p>
        </w:tc>
      </w:tr>
      <w:tr w14:paraId="10A22AF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69CB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87248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3.招标采购合规控制</w:t>
            </w:r>
          </w:p>
        </w:tc>
      </w:tr>
      <w:tr w14:paraId="3AAF7E1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5B71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3ED2C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4.应急采购规范性及合理性控制</w:t>
            </w:r>
          </w:p>
        </w:tc>
      </w:tr>
      <w:tr w14:paraId="34F4919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E54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8F72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5.供应商履约风险控制</w:t>
            </w:r>
          </w:p>
        </w:tc>
      </w:tr>
      <w:tr w14:paraId="2B860F3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9D4F4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83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6.合同关键条款控制</w:t>
            </w:r>
          </w:p>
        </w:tc>
      </w:tr>
      <w:tr w14:paraId="404CDA1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324E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A08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7.合同变更合理性控制</w:t>
            </w:r>
          </w:p>
        </w:tc>
      </w:tr>
      <w:tr w14:paraId="6C807FC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D34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29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8.履约保险（保函）有效性控制</w:t>
            </w:r>
          </w:p>
        </w:tc>
      </w:tr>
      <w:tr w14:paraId="5C55BDA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4B78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56E9F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9.物资结算真实性与进度准确性控制</w:t>
            </w:r>
          </w:p>
        </w:tc>
      </w:tr>
      <w:tr w14:paraId="6B16863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E3C8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391D8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10.协议执行规范性控制</w:t>
            </w:r>
          </w:p>
        </w:tc>
      </w:tr>
      <w:tr w14:paraId="3ECBBDE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73A0A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B6FE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11.应付清理及时性控制</w:t>
            </w:r>
          </w:p>
        </w:tc>
      </w:tr>
      <w:tr w14:paraId="2160ECA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C9C4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6B8C3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13.集货商履约控制</w:t>
            </w:r>
          </w:p>
        </w:tc>
      </w:tr>
      <w:tr w14:paraId="5124676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47A3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47F9AD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15.电商采购物资到货验收控制</w:t>
            </w:r>
          </w:p>
        </w:tc>
      </w:tr>
      <w:tr w14:paraId="242F269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A4FD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38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16.物资到货验收一致性控制</w:t>
            </w:r>
          </w:p>
        </w:tc>
      </w:tr>
      <w:tr w14:paraId="216CBF2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FDC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049F9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17.物资出库真实性控制</w:t>
            </w:r>
          </w:p>
        </w:tc>
      </w:tr>
      <w:tr w14:paraId="57BF44D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77E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F9327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18.直发现场物资使用规范性控制</w:t>
            </w:r>
            <w:r>
              <w:rPr>
                <w:rFonts w:hint="default" w:ascii="方正仿宋_GBK" w:hAnsi="等线" w:eastAsia="方正仿宋_GBK" w:cs="宋体"/>
                <w:color w:val="EE0000"/>
                <w:kern w:val="0"/>
                <w:sz w:val="22"/>
                <w:szCs w:val="22"/>
                <w:lang w:val="en-US" w:eastAsia="zh-CN" w:bidi="ar"/>
                <w:woUserID w:val="6"/>
              </w:rPr>
              <w:br w:type="textWrapping"/>
            </w:r>
            <w:r>
              <w:rPr>
                <w:rFonts w:hint="default" w:ascii="方正仿宋_GBK" w:hAnsi="方正仿宋_GBK" w:eastAsia="方正仿宋_GBK" w:cs="方正仿宋_GBK"/>
                <w:color w:val="EE0000"/>
                <w:kern w:val="0"/>
                <w:sz w:val="22"/>
                <w:szCs w:val="22"/>
                <w:lang w:val="en-US" w:eastAsia="zh-CN" w:bidi="ar"/>
                <w:woUserID w:val="6"/>
              </w:rPr>
              <w:t>（特高压工程物资管理参照特高压矩阵执行）</w:t>
            </w:r>
          </w:p>
        </w:tc>
      </w:tr>
      <w:tr w14:paraId="2120648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192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16C8F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19.寄存物资出库一致性审核</w:t>
            </w:r>
          </w:p>
        </w:tc>
      </w:tr>
      <w:tr w14:paraId="13E3B12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A80F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19E6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20.结余物资退库控制</w:t>
            </w:r>
          </w:p>
        </w:tc>
      </w:tr>
      <w:tr w14:paraId="0D6CDE9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DFB1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C63399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21.专业仓设置及审批控制</w:t>
            </w:r>
          </w:p>
        </w:tc>
      </w:tr>
      <w:tr w14:paraId="7CB17BB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30B9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1CDBC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22.物资入仓准确性控制</w:t>
            </w:r>
          </w:p>
        </w:tc>
      </w:tr>
      <w:tr w14:paraId="0008748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3B6A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C11A9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23.物资出仓准确性控制</w:t>
            </w:r>
          </w:p>
        </w:tc>
      </w:tr>
      <w:tr w14:paraId="222F9BF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1D0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43B6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24.物资盘点准确性控制</w:t>
            </w:r>
          </w:p>
        </w:tc>
      </w:tr>
      <w:tr w14:paraId="1FF59C7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756D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47211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25.利库及时性控制</w:t>
            </w:r>
          </w:p>
        </w:tc>
      </w:tr>
      <w:tr w14:paraId="5CFC7DE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1F3E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46CE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26.拆旧物资退役控制</w:t>
            </w:r>
          </w:p>
        </w:tc>
      </w:tr>
      <w:tr w14:paraId="38F06E0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4D92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73E7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27.销售回款及物资出库准确性控制</w:t>
            </w:r>
          </w:p>
        </w:tc>
      </w:tr>
      <w:tr w14:paraId="719C3B2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9A09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12853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28.采购计划与项目需求匹配</w:t>
            </w:r>
          </w:p>
        </w:tc>
      </w:tr>
      <w:tr w14:paraId="03CE3C6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E243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797C5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29.招标采购合规控制</w:t>
            </w:r>
          </w:p>
        </w:tc>
      </w:tr>
      <w:tr w14:paraId="4D9AE3E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6D73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9149F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30.服务商履约风险控制</w:t>
            </w:r>
          </w:p>
        </w:tc>
      </w:tr>
      <w:tr w14:paraId="4830599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69F8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A0D00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31.合同关键条款控制</w:t>
            </w:r>
          </w:p>
        </w:tc>
      </w:tr>
      <w:tr w14:paraId="23A4760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BD1A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A5D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32.合同变更合理性控制</w:t>
            </w:r>
          </w:p>
        </w:tc>
      </w:tr>
      <w:tr w14:paraId="1B9A351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8273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F4D51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33.服务结算真实性与进度准确性控制</w:t>
            </w:r>
          </w:p>
        </w:tc>
      </w:tr>
      <w:tr w14:paraId="5FB1100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299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B566B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34.应付清理及时性控制</w:t>
            </w:r>
          </w:p>
        </w:tc>
      </w:tr>
      <w:tr w14:paraId="24C9D14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A4994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C15D83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1.储备立项的程序控制</w:t>
            </w:r>
          </w:p>
        </w:tc>
      </w:tr>
      <w:tr w14:paraId="3108FCF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5B13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D2C0E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2.计划预算安排合规性</w:t>
            </w:r>
          </w:p>
        </w:tc>
      </w:tr>
      <w:tr w14:paraId="18CF3D1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2F76E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96ED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3.入账成本准确性</w:t>
            </w:r>
          </w:p>
        </w:tc>
      </w:tr>
      <w:tr w14:paraId="19EC4D8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BC7D6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CE4E5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4.专业分包比例合规性</w:t>
            </w:r>
          </w:p>
        </w:tc>
      </w:tr>
      <w:tr w14:paraId="65B6717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EBE7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844FB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5.资产信息真实性</w:t>
            </w:r>
          </w:p>
        </w:tc>
      </w:tr>
      <w:tr w14:paraId="7339BBE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ED19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DBDAE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6.项目验收质量</w:t>
            </w:r>
          </w:p>
        </w:tc>
      </w:tr>
      <w:tr w14:paraId="3B978B6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9FC2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411B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7.项目转资合规性</w:t>
            </w:r>
          </w:p>
        </w:tc>
      </w:tr>
      <w:tr w14:paraId="0A633A6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A3A0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F5AC3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8.储备立项的程序</w:t>
            </w:r>
          </w:p>
        </w:tc>
      </w:tr>
      <w:tr w14:paraId="66928E7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DFF0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7D07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9.计划调整及时性</w:t>
            </w:r>
          </w:p>
        </w:tc>
      </w:tr>
      <w:tr w14:paraId="574420A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17F5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A2EED2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10.入账成本准确性</w:t>
            </w:r>
          </w:p>
        </w:tc>
      </w:tr>
      <w:tr w14:paraId="485F00D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FB58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7EF8A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11.研发项目加计扣除合规性</w:t>
            </w:r>
          </w:p>
        </w:tc>
      </w:tr>
      <w:tr w14:paraId="456B142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5884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ACDA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12.研发费用核算与分摊准确性</w:t>
            </w:r>
          </w:p>
        </w:tc>
      </w:tr>
      <w:tr w14:paraId="317A3E8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7E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6304D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13.内部受托研发项目三方信息一致性控制</w:t>
            </w:r>
          </w:p>
        </w:tc>
      </w:tr>
      <w:tr w14:paraId="21A0A0D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E692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24EA2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14.项目验收质量</w:t>
            </w:r>
          </w:p>
        </w:tc>
      </w:tr>
      <w:tr w14:paraId="528F005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CC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4F223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15.科研成果权属保护有效性</w:t>
            </w:r>
          </w:p>
        </w:tc>
      </w:tr>
      <w:tr w14:paraId="3809389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A57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3D2A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1.员工信息管理</w:t>
            </w:r>
          </w:p>
        </w:tc>
      </w:tr>
      <w:tr w14:paraId="204FB35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E7B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1BD7F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2.工资总额计划管理</w:t>
            </w:r>
          </w:p>
        </w:tc>
      </w:tr>
      <w:tr w14:paraId="6F226BE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EEFF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555AC8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3.工资明细管理</w:t>
            </w:r>
          </w:p>
        </w:tc>
      </w:tr>
      <w:tr w14:paraId="6510098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282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6C25A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4.员工用工管理</w:t>
            </w:r>
          </w:p>
        </w:tc>
      </w:tr>
      <w:tr w14:paraId="658C640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48E8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6E039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5.工资发放</w:t>
            </w:r>
          </w:p>
        </w:tc>
      </w:tr>
      <w:tr w14:paraId="1160F35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3BE9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4EBDC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6.社保公积金计提缴纳</w:t>
            </w:r>
          </w:p>
        </w:tc>
      </w:tr>
      <w:tr w14:paraId="4CFD30B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39E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CA9A1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7.企业年金及补充医疗保险拨付运作</w:t>
            </w:r>
          </w:p>
        </w:tc>
      </w:tr>
      <w:tr w14:paraId="5BE33A2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E08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84C7C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8.食堂经费使用</w:t>
            </w:r>
          </w:p>
        </w:tc>
      </w:tr>
      <w:tr w14:paraId="68B14E4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E8E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AD5FE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9.职工疗养组织</w:t>
            </w:r>
          </w:p>
        </w:tc>
      </w:tr>
      <w:tr w14:paraId="657A2AF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7AE6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60D0AB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10.职工体检费使用</w:t>
            </w:r>
          </w:p>
        </w:tc>
      </w:tr>
      <w:tr w14:paraId="3970E09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0ABB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75526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11.其他福利费使用</w:t>
            </w:r>
          </w:p>
        </w:tc>
      </w:tr>
      <w:tr w14:paraId="69A1D87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86E9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91033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12.工会经费计提拨缴</w:t>
            </w:r>
          </w:p>
        </w:tc>
      </w:tr>
      <w:tr w14:paraId="45BBFEA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3C2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C47C7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13.职工教育经费列支</w:t>
            </w:r>
          </w:p>
        </w:tc>
      </w:tr>
      <w:tr w14:paraId="3F1E661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B3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0F34D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14.食材价格管控</w:t>
            </w:r>
          </w:p>
        </w:tc>
      </w:tr>
      <w:tr w14:paraId="5FE9DF1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6F3E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50B7F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1.出差申请发起</w:t>
            </w:r>
          </w:p>
        </w:tc>
      </w:tr>
      <w:tr w14:paraId="3C5C6F2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CE4E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10176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2.出差申请审批</w:t>
            </w:r>
          </w:p>
        </w:tc>
      </w:tr>
      <w:tr w14:paraId="58D2C91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79B6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98073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3.出差申请流程控制</w:t>
            </w:r>
          </w:p>
        </w:tc>
      </w:tr>
      <w:tr w14:paraId="6B19051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3F60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C422A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5.单体酒店上架及价格定价管控</w:t>
            </w:r>
          </w:p>
        </w:tc>
      </w:tr>
      <w:tr w14:paraId="6FCB06F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E1AD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C920A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6.酒店预订</w:t>
            </w:r>
          </w:p>
        </w:tc>
      </w:tr>
      <w:tr w14:paraId="7E1EAD0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955A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E8531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7.差旅标准执行</w:t>
            </w:r>
          </w:p>
        </w:tc>
      </w:tr>
      <w:tr w14:paraId="20E3B7D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A9C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63E7A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8.差旅报销合规性控制</w:t>
            </w:r>
          </w:p>
        </w:tc>
      </w:tr>
      <w:tr w14:paraId="39AE3A2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6A5F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F50D1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9.自付单据审核</w:t>
            </w:r>
          </w:p>
        </w:tc>
      </w:tr>
      <w:tr w14:paraId="40FADD2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ACE2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5071B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10.报销事项合规性控制</w:t>
            </w:r>
          </w:p>
        </w:tc>
      </w:tr>
      <w:tr w14:paraId="75C3505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A6BD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7AEC61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11.报销发票审核</w:t>
            </w:r>
          </w:p>
        </w:tc>
      </w:tr>
      <w:tr w14:paraId="5FBD35F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8BFD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EA9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12.公务接待范围、执行制度、费用报销</w:t>
            </w:r>
          </w:p>
        </w:tc>
      </w:tr>
      <w:tr w14:paraId="32F7B34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54C8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79E8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13.公务车辆单车核算管理</w:t>
            </w:r>
          </w:p>
        </w:tc>
      </w:tr>
      <w:tr w14:paraId="0E33DC7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E1D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0F18F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14.因公出国（境）经费使用</w:t>
            </w:r>
          </w:p>
        </w:tc>
      </w:tr>
      <w:tr w14:paraId="042543B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464B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BE309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15.会议规模、费用报销</w:t>
            </w:r>
          </w:p>
        </w:tc>
      </w:tr>
      <w:tr w14:paraId="3CB858F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657F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048C2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16.办公费使用</w:t>
            </w:r>
          </w:p>
        </w:tc>
      </w:tr>
      <w:tr w14:paraId="17C5E78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B2C1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4E9F7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17.办公用品采购、发放</w:t>
            </w:r>
          </w:p>
        </w:tc>
      </w:tr>
      <w:tr w14:paraId="6BA2121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2D0E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D281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18.党组织工作经费报销</w:t>
            </w:r>
          </w:p>
        </w:tc>
      </w:tr>
      <w:tr w14:paraId="4127AFA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FCD6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3758A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19.安全费报销</w:t>
            </w:r>
          </w:p>
        </w:tc>
      </w:tr>
      <w:tr w14:paraId="0D452F6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D0C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8D655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20.劳动保护费报销</w:t>
            </w:r>
          </w:p>
        </w:tc>
      </w:tr>
      <w:tr w14:paraId="6FAF16D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211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79D05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21.现场青苗赔偿类型、数量的确定</w:t>
            </w:r>
          </w:p>
        </w:tc>
      </w:tr>
      <w:tr w14:paraId="4EC04C7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F8D0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60C11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22.青苗赔偿支付对象的确定</w:t>
            </w:r>
          </w:p>
        </w:tc>
      </w:tr>
      <w:tr w14:paraId="33059C7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D931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9134C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23.资金支付管理</w:t>
            </w:r>
          </w:p>
        </w:tc>
      </w:tr>
      <w:tr w14:paraId="0DA6CBC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97F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9F7A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24.软科学课题经费报销</w:t>
            </w:r>
          </w:p>
        </w:tc>
      </w:tr>
      <w:tr w14:paraId="038AE02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8819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C6AEF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25.车辆油料费用申请</w:t>
            </w:r>
          </w:p>
        </w:tc>
      </w:tr>
      <w:tr w14:paraId="216B6C9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0695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33B74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26.车辆油料费用报销</w:t>
            </w:r>
          </w:p>
        </w:tc>
      </w:tr>
      <w:tr w14:paraId="46CDA20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B244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E99AF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27.车辆油耗合规性控制</w:t>
            </w:r>
          </w:p>
        </w:tc>
      </w:tr>
      <w:tr w14:paraId="66E2BD9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3866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4EF0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28.车辆维修保养费用申请</w:t>
            </w:r>
          </w:p>
        </w:tc>
      </w:tr>
      <w:tr w14:paraId="27237D1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0C32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BAD57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29.车辆维修保养费用报销</w:t>
            </w:r>
          </w:p>
        </w:tc>
      </w:tr>
      <w:tr w14:paraId="33371F6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3951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B2D48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30.车辆维修保养费用合规性控制</w:t>
            </w:r>
          </w:p>
        </w:tc>
      </w:tr>
      <w:tr w14:paraId="41F35B2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A50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AD82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1.会计主体完整性管控</w:t>
            </w:r>
          </w:p>
        </w:tc>
      </w:tr>
      <w:tr w14:paraId="5439C51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BCB3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788E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2.业务完整性管控</w:t>
            </w:r>
          </w:p>
        </w:tc>
      </w:tr>
      <w:tr w14:paraId="43E2053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8CC6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166FD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6.会计政策和会计估计执行管控</w:t>
            </w:r>
          </w:p>
        </w:tc>
      </w:tr>
      <w:tr w14:paraId="7C0DBC1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4B9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EECE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7.会计政策和会计估计变更审批</w:t>
            </w:r>
          </w:p>
        </w:tc>
      </w:tr>
      <w:tr w14:paraId="13A42F5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5543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0DC7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8.会计不相容岗位管控</w:t>
            </w:r>
          </w:p>
        </w:tc>
      </w:tr>
      <w:tr w14:paraId="7A71FB5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BD3B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04831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9.会计岗位交接管控</w:t>
            </w:r>
          </w:p>
        </w:tc>
      </w:tr>
      <w:tr w14:paraId="281DEB5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D9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D3BC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10.银行账户合规开立控制</w:t>
            </w:r>
          </w:p>
        </w:tc>
      </w:tr>
      <w:tr w14:paraId="5DB9DE5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7920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EF63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11.银行账户办理监控控制</w:t>
            </w:r>
          </w:p>
        </w:tc>
      </w:tr>
      <w:tr w14:paraId="499FB91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6BC0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CDCD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12.商户号合规开立控制</w:t>
            </w:r>
          </w:p>
        </w:tc>
      </w:tr>
      <w:tr w14:paraId="42F1259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AD18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A7F5B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13.商户号办理监控控制</w:t>
            </w:r>
          </w:p>
        </w:tc>
      </w:tr>
      <w:tr w14:paraId="2333B9D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1E5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43431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14.数字钱包合规开立控制</w:t>
            </w:r>
          </w:p>
        </w:tc>
      </w:tr>
      <w:tr w14:paraId="08F347B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F505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CD67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15.数字钱包监控控制</w:t>
            </w:r>
          </w:p>
        </w:tc>
      </w:tr>
      <w:tr w14:paraId="292E2C9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E10D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F771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16.银行账户变更及时性、必要性控制</w:t>
            </w:r>
          </w:p>
        </w:tc>
      </w:tr>
      <w:tr w14:paraId="3C3BC13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A006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75F1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17.商户号变更及时性、必要性控制</w:t>
            </w:r>
          </w:p>
        </w:tc>
      </w:tr>
      <w:tr w14:paraId="43135C0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DC21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24CF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18.数字钱包变更及时性、必要性控制</w:t>
            </w:r>
          </w:p>
        </w:tc>
      </w:tr>
      <w:tr w14:paraId="105F9DF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8DCD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8023CD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19.银行账户注销及时性、规范性控制</w:t>
            </w:r>
          </w:p>
        </w:tc>
      </w:tr>
      <w:tr w14:paraId="4E1A791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C62B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2CB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20.商户号注销及时性、规范性控制</w:t>
            </w:r>
          </w:p>
        </w:tc>
      </w:tr>
      <w:tr w14:paraId="2E6026A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A3D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BE104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21.数字钱包注销及时性、规范性控制</w:t>
            </w:r>
          </w:p>
        </w:tc>
      </w:tr>
      <w:tr w14:paraId="4A67D4E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46BC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A482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22.账户完整性管控</w:t>
            </w:r>
          </w:p>
        </w:tc>
      </w:tr>
      <w:tr w14:paraId="2A8F12F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773B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F9A91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24.预算决策程序审核</w:t>
            </w:r>
          </w:p>
        </w:tc>
      </w:tr>
      <w:tr w14:paraId="71D7280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8E43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CAE3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25.资源配置精准性管控</w:t>
            </w:r>
          </w:p>
        </w:tc>
      </w:tr>
      <w:tr w14:paraId="7E3FED2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F133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9A664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26.预算执行情况分析</w:t>
            </w:r>
          </w:p>
        </w:tc>
      </w:tr>
      <w:tr w14:paraId="7FE70A2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CEB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554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27.各会计科目、项目预算系统编制及控制</w:t>
            </w:r>
          </w:p>
        </w:tc>
      </w:tr>
      <w:tr w14:paraId="6F2FCA7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C2427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D91F3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28.重点单项费用预算编制及控制</w:t>
            </w:r>
          </w:p>
        </w:tc>
      </w:tr>
      <w:tr w14:paraId="151734C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511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85EB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29.项目可研经济性、财务合规性检查</w:t>
            </w:r>
          </w:p>
        </w:tc>
      </w:tr>
      <w:tr w14:paraId="4CE2ED0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9568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955E6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30.项目预算执行控制</w:t>
            </w:r>
          </w:p>
        </w:tc>
      </w:tr>
      <w:tr w14:paraId="61490D5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69E9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583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31.预算编制与输配电成本一致性审核</w:t>
            </w:r>
          </w:p>
        </w:tc>
      </w:tr>
      <w:tr w14:paraId="75DCC70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39E0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3CCEC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32.售电收入管控</w:t>
            </w:r>
          </w:p>
        </w:tc>
      </w:tr>
      <w:tr w14:paraId="52384A7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EEBA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978C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33.非电收入管控</w:t>
            </w:r>
          </w:p>
        </w:tc>
      </w:tr>
      <w:tr w14:paraId="1DF961E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DB8A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CB9F6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34.成本真实性管控</w:t>
            </w:r>
          </w:p>
        </w:tc>
      </w:tr>
      <w:tr w14:paraId="6125F5F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F992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0C4EF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35.成本合规性、完整性管控</w:t>
            </w:r>
          </w:p>
        </w:tc>
      </w:tr>
      <w:tr w14:paraId="48E7AB2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11DD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165AE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36.收入成本匹配性管控</w:t>
            </w:r>
          </w:p>
        </w:tc>
      </w:tr>
      <w:tr w14:paraId="7C902D8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879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6315F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37.往来挂账规范性管控</w:t>
            </w:r>
          </w:p>
        </w:tc>
      </w:tr>
      <w:tr w14:paraId="616FE4B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5867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A9178C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38.往来清账及时性管控</w:t>
            </w:r>
          </w:p>
        </w:tc>
      </w:tr>
      <w:tr w14:paraId="2E52E4F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3B7C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E12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39.往来对账规范性管控</w:t>
            </w:r>
          </w:p>
        </w:tc>
      </w:tr>
      <w:tr w14:paraId="3303045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D74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FB668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40.长期挂账款项管理</w:t>
            </w:r>
          </w:p>
        </w:tc>
      </w:tr>
      <w:tr w14:paraId="69FE4D8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95E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72BDF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41.坏账准备及往来款项处置管理</w:t>
            </w:r>
          </w:p>
        </w:tc>
      </w:tr>
      <w:tr w14:paraId="0C79DF1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8E2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BF5E4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42.税基溯源管理控制</w:t>
            </w:r>
          </w:p>
        </w:tc>
      </w:tr>
      <w:tr w14:paraId="0DD1F5C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97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DC00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43.发票合规管理控制</w:t>
            </w:r>
          </w:p>
        </w:tc>
      </w:tr>
      <w:tr w14:paraId="31A5572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3D5E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EBC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44.合规纳税申报控制</w:t>
            </w:r>
          </w:p>
        </w:tc>
      </w:tr>
      <w:tr w14:paraId="678D29D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096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1B35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45.现金收费解缴控制</w:t>
            </w:r>
          </w:p>
        </w:tc>
      </w:tr>
      <w:tr w14:paraId="65F9311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E9C4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C802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46.账户资金到账确认控制</w:t>
            </w:r>
          </w:p>
        </w:tc>
      </w:tr>
      <w:tr w14:paraId="22705A3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7FA8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1CF5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47.应收票据可靠性、合规性管控</w:t>
            </w:r>
          </w:p>
        </w:tc>
      </w:tr>
      <w:tr w14:paraId="1A87E7C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211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CA8A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48.资金支付审批权限控制</w:t>
            </w:r>
          </w:p>
        </w:tc>
      </w:tr>
      <w:tr w14:paraId="60C4D9D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DF2E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5815A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49.传统结算事前审批控制</w:t>
            </w:r>
          </w:p>
        </w:tc>
      </w:tr>
      <w:tr w14:paraId="461AED7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0947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174F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50.付款结算合规性控制</w:t>
            </w:r>
          </w:p>
        </w:tc>
      </w:tr>
      <w:tr w14:paraId="3939957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CE06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6B902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52.保函合规性控制</w:t>
            </w:r>
          </w:p>
        </w:tc>
      </w:tr>
      <w:tr w14:paraId="05D6A66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D0CC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9ABE0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53.银企对账及时性、准确性控制</w:t>
            </w:r>
          </w:p>
        </w:tc>
      </w:tr>
      <w:tr w14:paraId="56B20D5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0BC2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97F0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54.数字钱包“零余额”控制</w:t>
            </w:r>
          </w:p>
        </w:tc>
      </w:tr>
      <w:tr w14:paraId="754C886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B527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27347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57.密钥新增配置控制</w:t>
            </w:r>
          </w:p>
        </w:tc>
      </w:tr>
      <w:tr w14:paraId="70D2163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0E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DBEE1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58.网银权限配置控制</w:t>
            </w:r>
          </w:p>
        </w:tc>
      </w:tr>
      <w:tr w14:paraId="6355657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454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96410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59.密钥变更合规性控制</w:t>
            </w:r>
          </w:p>
        </w:tc>
      </w:tr>
      <w:tr w14:paraId="340B956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AD66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003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60.密钥注销合规性控制</w:t>
            </w:r>
          </w:p>
        </w:tc>
      </w:tr>
      <w:tr w14:paraId="786B788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3D2D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2F02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61.密钥授权使用控制</w:t>
            </w:r>
          </w:p>
        </w:tc>
      </w:tr>
      <w:tr w14:paraId="5651FED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3F5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11FAA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62.密钥账实盘点一致性控制</w:t>
            </w:r>
          </w:p>
        </w:tc>
      </w:tr>
      <w:tr w14:paraId="20CFEB2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010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E659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63.密钥交接手续规范性控制</w:t>
            </w:r>
          </w:p>
        </w:tc>
      </w:tr>
      <w:tr w14:paraId="7C45AD1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397C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78FE5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64.印鉴新增配置</w:t>
            </w:r>
          </w:p>
        </w:tc>
      </w:tr>
      <w:tr w14:paraId="57A7429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2E07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63922E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65.印鉴变更合规性控制</w:t>
            </w:r>
          </w:p>
        </w:tc>
      </w:tr>
      <w:tr w14:paraId="73C4A8A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3EE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2B9D9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66.印鉴注销合规性控制</w:t>
            </w:r>
          </w:p>
        </w:tc>
      </w:tr>
      <w:tr w14:paraId="6CCF366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4677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AC7E1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67.印鉴授权使用控制</w:t>
            </w:r>
          </w:p>
        </w:tc>
      </w:tr>
      <w:tr w14:paraId="6607E22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E738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F01E9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68.印鉴交接手续规范性控制</w:t>
            </w:r>
          </w:p>
        </w:tc>
      </w:tr>
      <w:tr w14:paraId="22F6CCB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408C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BEF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74.关联交易协同管控</w:t>
            </w:r>
          </w:p>
        </w:tc>
      </w:tr>
      <w:tr w14:paraId="3D2811D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DD99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327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75.期末结账规范性管控</w:t>
            </w:r>
          </w:p>
        </w:tc>
      </w:tr>
      <w:tr w14:paraId="7E0944B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A17E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7F18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76.银行账户余额准确性管控</w:t>
            </w:r>
          </w:p>
        </w:tc>
      </w:tr>
      <w:tr w14:paraId="72A4292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3A2A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9261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77.资产账实一致性核查</w:t>
            </w:r>
          </w:p>
        </w:tc>
      </w:tr>
      <w:tr w14:paraId="59CD7A4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28E0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54721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78.期初调整规范性管控</w:t>
            </w:r>
          </w:p>
        </w:tc>
      </w:tr>
      <w:tr w14:paraId="54D1F9E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92FC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B52B6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79.财务报告编报及报出</w:t>
            </w:r>
          </w:p>
        </w:tc>
      </w:tr>
      <w:tr w14:paraId="1BA927B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04CC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DD77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80.投入产出分析评价</w:t>
            </w:r>
          </w:p>
        </w:tc>
      </w:tr>
      <w:tr w14:paraId="7AB6281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8BFA2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61B56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82.会计档案归档</w:t>
            </w:r>
          </w:p>
        </w:tc>
      </w:tr>
      <w:tr w14:paraId="1A47990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ABFA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6668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83.无纸化存档管控</w:t>
            </w:r>
          </w:p>
        </w:tc>
      </w:tr>
      <w:tr w14:paraId="46A79E7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67675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98DD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84.税务档案归档控制</w:t>
            </w:r>
          </w:p>
        </w:tc>
      </w:tr>
      <w:tr w14:paraId="05D4229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B3F7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5F8EC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86.资金归集合规性管控</w:t>
            </w:r>
          </w:p>
        </w:tc>
      </w:tr>
      <w:tr w14:paraId="2577C7A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5E1B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13EFC4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1.统一合同文本审查</w:t>
            </w:r>
          </w:p>
        </w:tc>
      </w:tr>
      <w:tr w14:paraId="6985A6E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F077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CFFCD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2.合同对方当事人资信审查</w:t>
            </w:r>
          </w:p>
        </w:tc>
      </w:tr>
      <w:tr w14:paraId="362F2F3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9CE2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907430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3.合同关键信息一致性管控</w:t>
            </w:r>
          </w:p>
        </w:tc>
      </w:tr>
      <w:tr w14:paraId="24CA948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AB6F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6B328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4.分包业务合同管控</w:t>
            </w:r>
          </w:p>
        </w:tc>
      </w:tr>
      <w:tr w14:paraId="49DEBAE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36B5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871CB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5.贸易业务合同管控</w:t>
            </w:r>
          </w:p>
        </w:tc>
      </w:tr>
      <w:tr w14:paraId="5F6CE48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C1B0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F771B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6.合同会签流转管控</w:t>
            </w:r>
          </w:p>
        </w:tc>
      </w:tr>
      <w:tr w14:paraId="1C38664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BB6D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9A0C8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7.合同签署授权管控</w:t>
            </w:r>
          </w:p>
        </w:tc>
      </w:tr>
      <w:tr w14:paraId="41E69FC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7053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010D88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8.数字化法治平台审定版本与线下盖章版本一致性审查</w:t>
            </w:r>
          </w:p>
        </w:tc>
      </w:tr>
      <w:tr w14:paraId="163D90C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F2EB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0CA8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9.合同用印管控</w:t>
            </w:r>
          </w:p>
        </w:tc>
      </w:tr>
      <w:tr w14:paraId="56FE9D8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6DA3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9A85B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10.合同未签先履管控</w:t>
            </w:r>
          </w:p>
        </w:tc>
      </w:tr>
      <w:tr w14:paraId="491D0CC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7F45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F9C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11.框架合同履约管控</w:t>
            </w:r>
          </w:p>
        </w:tc>
      </w:tr>
      <w:tr w14:paraId="5B302E4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3086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3858BB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12.合同成果真实性管控</w:t>
            </w:r>
          </w:p>
        </w:tc>
      </w:tr>
      <w:tr w14:paraId="56D50D6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742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F0EA5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13.合同款项支付管控</w:t>
            </w:r>
          </w:p>
        </w:tc>
      </w:tr>
      <w:tr w14:paraId="3BB656B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CEE5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9694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14.合同变更或解除管控</w:t>
            </w:r>
          </w:p>
        </w:tc>
      </w:tr>
      <w:tr w14:paraId="2BBACCE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95B7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61627B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6.服务采购计划与项目需求匹配</w:t>
            </w:r>
          </w:p>
        </w:tc>
      </w:tr>
      <w:tr w14:paraId="09D844C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7F60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1A940E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7.服务合同关键条款审核</w:t>
            </w:r>
          </w:p>
        </w:tc>
      </w:tr>
      <w:tr w14:paraId="396ADB6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B348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7BA4D5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13.服务类合同成本报账与服务进度、合同进度一致性审核</w:t>
            </w:r>
          </w:p>
        </w:tc>
      </w:tr>
      <w:tr w14:paraId="19ADDC1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D33B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5D321D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1.差旅标准执行及差旅规则管控</w:t>
            </w:r>
          </w:p>
        </w:tc>
      </w:tr>
      <w:tr w14:paraId="2E11712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E7A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CE58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2.差旅业务功能配置控制</w:t>
            </w:r>
          </w:p>
        </w:tc>
      </w:tr>
      <w:tr w14:paraId="71F8058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6E48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E4DE9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3.资源在线预订规则控制</w:t>
            </w:r>
          </w:p>
        </w:tc>
      </w:tr>
      <w:tr w14:paraId="4B72677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F720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4B05F8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4.资源谈判及引入流程签约</w:t>
            </w:r>
          </w:p>
        </w:tc>
      </w:tr>
      <w:tr w14:paraId="0BC6B05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2A81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0B5BC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5.酒店资源入驻上架管控</w:t>
            </w:r>
          </w:p>
        </w:tc>
      </w:tr>
      <w:tr w14:paraId="7FA0D80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CA07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6F24D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9.商品价格管控</w:t>
            </w:r>
          </w:p>
        </w:tc>
      </w:tr>
      <w:tr w14:paraId="2B4FBC07">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018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18D4BB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11.到货验收及出入库管理</w:t>
            </w:r>
          </w:p>
        </w:tc>
      </w:tr>
      <w:tr w14:paraId="5ED036C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730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5EAF9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12.支付结算管理</w:t>
            </w:r>
          </w:p>
        </w:tc>
      </w:tr>
      <w:tr w14:paraId="450C771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A0B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06783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1.项目维护</w:t>
            </w:r>
          </w:p>
        </w:tc>
      </w:tr>
      <w:tr w14:paraId="084A9A2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FFFE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2BAAB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2.成本测算</w:t>
            </w:r>
          </w:p>
        </w:tc>
      </w:tr>
      <w:tr w14:paraId="5B095C3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95EA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8F1B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3.合同审批</w:t>
            </w:r>
          </w:p>
        </w:tc>
      </w:tr>
      <w:tr w14:paraId="6B38D6D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6F2F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A7F1B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4.履约管控</w:t>
            </w:r>
          </w:p>
        </w:tc>
      </w:tr>
      <w:tr w14:paraId="45629BF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75BD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06A4D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5.履约评价</w:t>
            </w:r>
          </w:p>
        </w:tc>
      </w:tr>
      <w:tr w14:paraId="68F1E5B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E55E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240C5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6.付款结算</w:t>
            </w:r>
          </w:p>
        </w:tc>
      </w:tr>
      <w:tr w14:paraId="4AB7471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E68C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CCDC4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7.代垫水电费</w:t>
            </w:r>
          </w:p>
        </w:tc>
      </w:tr>
      <w:tr w14:paraId="486C630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52F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2A129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8.岗位设置</w:t>
            </w:r>
          </w:p>
        </w:tc>
      </w:tr>
      <w:tr w14:paraId="39275CA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C015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167EBA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9.供应商履约评价</w:t>
            </w:r>
          </w:p>
        </w:tc>
      </w:tr>
      <w:tr w14:paraId="7B646F1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B37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6846D7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10.到货验收</w:t>
            </w:r>
          </w:p>
        </w:tc>
      </w:tr>
      <w:tr w14:paraId="61CA65E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CB36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7388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11.领用出库</w:t>
            </w:r>
          </w:p>
        </w:tc>
      </w:tr>
      <w:tr w14:paraId="0661402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4597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9731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12.库存盘点</w:t>
            </w:r>
          </w:p>
        </w:tc>
      </w:tr>
      <w:tr w14:paraId="086099A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0B74C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04F26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13.出租定价</w:t>
            </w:r>
          </w:p>
        </w:tc>
      </w:tr>
      <w:tr w14:paraId="3D3C077C">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735B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A2FF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14.出租审批</w:t>
            </w:r>
          </w:p>
        </w:tc>
      </w:tr>
      <w:tr w14:paraId="5F84856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C6D0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DD703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15.房产租赁合同签订</w:t>
            </w:r>
          </w:p>
        </w:tc>
      </w:tr>
      <w:tr w14:paraId="4E83FFF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5B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1D4E5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16.房屋到期收回</w:t>
            </w:r>
          </w:p>
        </w:tc>
      </w:tr>
      <w:tr w14:paraId="3075FE0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7CC6A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685F7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17.税费计缴</w:t>
            </w:r>
          </w:p>
        </w:tc>
      </w:tr>
      <w:tr w14:paraId="5BB5328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FBF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3BD94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18.租赁资产核算</w:t>
            </w:r>
          </w:p>
        </w:tc>
      </w:tr>
      <w:tr w14:paraId="2BBA2EC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326C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E673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1.运维问题、需求收集、汇总</w:t>
            </w:r>
          </w:p>
        </w:tc>
      </w:tr>
      <w:tr w14:paraId="1E5D20E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5ABB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F8651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2.项目必要性、经济性、技术方案合理性初步评审</w:t>
            </w:r>
          </w:p>
        </w:tc>
      </w:tr>
      <w:tr w14:paraId="5EF1764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35B8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3B5A3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3.项目的必要性、经济性、技术方案合理性专业评审</w:t>
            </w:r>
          </w:p>
        </w:tc>
      </w:tr>
      <w:tr w14:paraId="7817939F">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EBEA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8D7E3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4.项目储备审查</w:t>
            </w:r>
          </w:p>
        </w:tc>
      </w:tr>
      <w:tr w14:paraId="61D01F4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295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CD14D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5.项目预算管控</w:t>
            </w:r>
          </w:p>
        </w:tc>
      </w:tr>
      <w:tr w14:paraId="5D2063AE">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8F6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48648D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6.项目服务采购</w:t>
            </w:r>
          </w:p>
        </w:tc>
      </w:tr>
      <w:tr w14:paraId="30D04BB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231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D8015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7.供应商匹配</w:t>
            </w:r>
          </w:p>
        </w:tc>
      </w:tr>
      <w:tr w14:paraId="0C52C2A4">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C940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573B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8.项目合同起草、会签</w:t>
            </w:r>
          </w:p>
        </w:tc>
      </w:tr>
      <w:tr w14:paraId="288B0A0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09D2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1E0AD6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9.施工（设计）方案评审</w:t>
            </w:r>
          </w:p>
        </w:tc>
      </w:tr>
      <w:tr w14:paraId="70055BF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1BD4C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999BC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10.设计变更审批</w:t>
            </w:r>
          </w:p>
        </w:tc>
      </w:tr>
      <w:tr w14:paraId="0189D5E0">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AE4A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357CB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11.项目监理履职控制</w:t>
            </w:r>
          </w:p>
        </w:tc>
      </w:tr>
      <w:tr w14:paraId="59EA1AD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3F6C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A5874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12.项目完工验收</w:t>
            </w:r>
          </w:p>
        </w:tc>
      </w:tr>
      <w:tr w14:paraId="76253FB1">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B4AC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2CE0A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13.项目验收评价</w:t>
            </w:r>
          </w:p>
        </w:tc>
      </w:tr>
      <w:tr w14:paraId="5C0B92F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E1B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74AA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14.物资采购申请审核</w:t>
            </w:r>
          </w:p>
        </w:tc>
      </w:tr>
      <w:tr w14:paraId="22F9628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CCF8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F073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15.物资入账</w:t>
            </w:r>
          </w:p>
        </w:tc>
      </w:tr>
      <w:tr w14:paraId="164AE07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733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061B7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16.物资现场到货验收</w:t>
            </w:r>
          </w:p>
        </w:tc>
      </w:tr>
      <w:tr w14:paraId="21CDAED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B2A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AA44A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17.项目结算审核审计</w:t>
            </w:r>
          </w:p>
        </w:tc>
      </w:tr>
      <w:tr w14:paraId="7021909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8277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0EE3F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18.项目合同签订</w:t>
            </w:r>
          </w:p>
        </w:tc>
      </w:tr>
      <w:tr w14:paraId="48AB2BBA">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8609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B5D27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19.项目结算审核</w:t>
            </w:r>
          </w:p>
        </w:tc>
      </w:tr>
      <w:tr w14:paraId="747D1B3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74FF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86CB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20.项目结算控制</w:t>
            </w:r>
          </w:p>
        </w:tc>
      </w:tr>
      <w:tr w14:paraId="658E4853">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B130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1342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21.项目成本报销</w:t>
            </w:r>
          </w:p>
        </w:tc>
      </w:tr>
      <w:tr w14:paraId="09FB4B2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218C0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647F0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22.项目工程款支付</w:t>
            </w:r>
          </w:p>
        </w:tc>
      </w:tr>
      <w:tr w14:paraId="3D8FC772">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C789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C210B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23.项目质保金支付</w:t>
            </w:r>
          </w:p>
        </w:tc>
      </w:tr>
      <w:tr w14:paraId="5A499F8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730D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C50AE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1.违章业务准确性审核</w:t>
            </w:r>
          </w:p>
        </w:tc>
      </w:tr>
      <w:tr w14:paraId="663B800D">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2EC6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89F40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2.风控系统信息录入</w:t>
            </w:r>
          </w:p>
        </w:tc>
      </w:tr>
      <w:tr w14:paraId="7BBBBE88">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BC60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11A92E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3.违章业务规范性审核</w:t>
            </w:r>
          </w:p>
        </w:tc>
      </w:tr>
      <w:tr w14:paraId="73DF24E5">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78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248025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4.通知被考核人节点管控</w:t>
            </w:r>
          </w:p>
        </w:tc>
      </w:tr>
      <w:tr w14:paraId="64980A5B">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8CB9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BD07B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5.资金回收节点管控</w:t>
            </w:r>
          </w:p>
        </w:tc>
      </w:tr>
      <w:tr w14:paraId="2A458596">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94A8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045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6.款项回收情况管控</w:t>
            </w:r>
          </w:p>
        </w:tc>
      </w:tr>
      <w:tr w14:paraId="7E711F99">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CA16A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47A747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7.违章考核业务账务管控</w:t>
            </w:r>
          </w:p>
        </w:tc>
      </w:tr>
    </w:tbl>
    <w:p w14:paraId="7B6D5115">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 xml:space="preserve"> </w:t>
      </w:r>
    </w:p>
    <w:p w14:paraId="692CB4F0">
      <w:pPr>
        <w:keepNext/>
        <w:keepLines/>
        <w:widowControl/>
        <w:numPr>
          <w:ilvl w:val="0"/>
          <w:numId w:val="2"/>
          <w:ins w:id="1" w:author="信仰" w:date="2026-10-12T21:04:35Z"/>
        </w:numPr>
        <w:suppressLineNumbers w:val="0"/>
        <w:snapToGrid w:val="0"/>
        <w:spacing w:before="0" w:beforeAutospacing="0" w:after="0" w:afterAutospacing="0" w:line="560" w:lineRule="exact"/>
        <w:ind w:left="0" w:right="0" w:firstLine="640"/>
        <w:jc w:val="both"/>
        <w:outlineLvl w:val="1"/>
        <w:rPr>
          <w:ins w:id="2" w:author="信仰" w:date="2026-10-12T21:04:15Z"/>
          <w:rFonts w:hint="eastAsia" w:ascii="华文楷体" w:hAnsi="华文楷体" w:eastAsia="华文楷体" w:cs="华文楷体"/>
          <w:b/>
          <w:bCs/>
          <w:color w:val="FF0000"/>
          <w:sz w:val="32"/>
          <w:szCs w:val="32"/>
          <w:lang w:val="en-US" w:bidi="ar"/>
          <w:rPrChange w:id="3" w:author="信仰" w:date="2026-10-12T21:04:35Z">
            <w:rPr>
              <w:ins w:id="4" w:author="信仰" w:date="2026-10-12T21:04:15Z"/>
              <w:rFonts w:hint="eastAsia" w:ascii="华文楷体" w:hAnsi="华文楷体" w:eastAsia="华文楷体" w:cs="华文楷体"/>
              <w:b/>
              <w:bCs/>
              <w:color w:val="FF0000"/>
              <w:sz w:val="32"/>
              <w:szCs w:val="32"/>
              <w:lang w:val="en-US" w:bidi="ar"/>
              <w:woUserID w:val="3"/>
            </w:rPr>
          </w:rPrChange>
          <w:woUserID w:val="6"/>
        </w:rPr>
        <w:pPrChange w:id="0" w:author="信仰" w:date="2026-10-12T21:04:35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5" w:author="信仰" w:date="2026-10-12T21:04:15Z">
        <w:r>
          <w:rPr>
            <w:rFonts w:hint="eastAsia" w:ascii="华文楷体" w:hAnsi="华文楷体" w:eastAsia="华文楷体" w:cs="华文楷体"/>
            <w:b/>
            <w:bCs/>
            <w:color w:val="FF0000"/>
            <w:kern w:val="2"/>
            <w:sz w:val="32"/>
            <w:szCs w:val="32"/>
            <w:lang w:val="en-US" w:eastAsia="zh-CN" w:bidi="ar"/>
            <w:rPrChange w:id="6" w:author="信仰" w:date="2026-10-12T21:04:35Z">
              <w:rPr>
                <w:rFonts w:hint="eastAsia" w:ascii="华文楷体" w:hAnsi="华文楷体" w:eastAsia="华文楷体" w:cs="华文楷体"/>
                <w:b/>
                <w:bCs/>
                <w:color w:val="FF0000"/>
                <w:kern w:val="2"/>
                <w:sz w:val="32"/>
                <w:szCs w:val="32"/>
                <w:lang w:val="en-US" w:eastAsia="zh-CN" w:bidi="ar"/>
                <w:woUserID w:val="3"/>
              </w:rPr>
            </w:rPrChange>
            <w:woUserID w:val="6"/>
          </w:rPr>
          <w:t>矩阵中责任主体与岗位内控责任清单一致性审核</w:t>
        </w:r>
      </w:ins>
    </w:p>
    <w:p w14:paraId="449714AF">
      <w:pPr>
        <w:keepNext w:val="0"/>
        <w:keepLines w:val="0"/>
        <w:widowControl/>
        <w:suppressLineNumbers w:val="0"/>
        <w:spacing w:before="0" w:beforeAutospacing="0" w:after="0" w:afterAutospacing="0" w:line="560" w:lineRule="exact"/>
        <w:ind w:left="0" w:right="0" w:firstLine="640"/>
        <w:jc w:val="both"/>
        <w:rPr>
          <w:ins w:id="7" w:author="信仰" w:date="2026-10-12T21:04:15Z"/>
          <w:rFonts w:hint="eastAsia" w:ascii="华文仿宋" w:hAnsi="华文仿宋" w:eastAsia="华文仿宋" w:cs="华文仿宋"/>
          <w:color w:val="FF0000"/>
          <w:kern w:val="0"/>
          <w:sz w:val="32"/>
          <w:szCs w:val="32"/>
          <w:lang w:val="en-US" w:bidi="ar"/>
          <w:woUserID w:val="3"/>
        </w:rPr>
      </w:pPr>
      <w:ins w:id="8" w:author="信仰" w:date="2026-10-12T21:04:15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w:t>
        </w:r>
      </w:ins>
      <w:ins w:id="9" w:author="信仰" w:date="2026-10-12T21:12:59Z">
        <w:r>
          <w:rPr>
            <w:rFonts w:hint="eastAsia" w:ascii="华文仿宋" w:hAnsi="华文仿宋" w:eastAsia="华文仿宋" w:cs="华文仿宋"/>
            <w:color w:val="FF0000"/>
            <w:kern w:val="0"/>
            <w:sz w:val="32"/>
            <w:szCs w:val="32"/>
            <w:lang w:val="en-US" w:eastAsia="zh" w:bidi="ar"/>
            <w:woUserID w:val="3"/>
          </w:rPr>
          <w:t>。</w:t>
        </w:r>
      </w:ins>
      <w:ins w:id="10" w:author="信仰" w:date="2026-10-12T21:04:15Z">
        <w:r>
          <w:rPr>
            <w:rFonts w:hint="eastAsia" w:ascii="华文仿宋" w:hAnsi="华文仿宋" w:eastAsia="华文仿宋" w:cs="华文仿宋"/>
            <w:color w:val="FF0000"/>
            <w:kern w:val="0"/>
            <w:sz w:val="32"/>
            <w:szCs w:val="32"/>
            <w:lang w:val="en-US" w:eastAsia="zh-CN" w:bidi="ar"/>
            <w:woUserID w:val="3"/>
          </w:rPr>
          <w:t>如果填写为</w:t>
        </w:r>
      </w:ins>
      <w:ins w:id="11" w:author="信仰" w:date="2026-10-12T21:11:20Z">
        <w:r>
          <w:rPr>
            <w:rFonts w:hint="eastAsia" w:ascii="华文仿宋" w:hAnsi="华文仿宋" w:eastAsia="华文仿宋" w:cs="华文仿宋"/>
            <w:color w:val="FF0000"/>
            <w:kern w:val="0"/>
            <w:sz w:val="32"/>
            <w:szCs w:val="32"/>
            <w:lang w:val="en-US" w:eastAsia="zh-CN" w:bidi="ar"/>
            <w:woUserID w:val="3"/>
          </w:rPr>
          <w:t>“各级单位-部门名称-岗位名称”</w:t>
        </w:r>
      </w:ins>
      <w:ins w:id="12" w:author="信仰" w:date="2026-10-12T21:12:51Z">
        <w:r>
          <w:rPr>
            <w:rFonts w:hint="eastAsia" w:ascii="华文仿宋" w:hAnsi="华文仿宋" w:eastAsia="华文仿宋" w:cs="华文仿宋"/>
            <w:color w:val="FF0000"/>
            <w:kern w:val="0"/>
            <w:sz w:val="32"/>
            <w:szCs w:val="32"/>
            <w:lang w:val="en-US" w:eastAsia="zh-CN" w:bidi="ar"/>
            <w:woUserID w:val="3"/>
          </w:rPr>
          <w:t>则提示“</w:t>
        </w:r>
      </w:ins>
      <w:ins w:id="13" w:author="信仰" w:date="2026-10-12T21:13:16Z">
        <w:r>
          <w:rPr>
            <w:rFonts w:hint="eastAsia" w:ascii="华文仿宋" w:hAnsi="华文仿宋" w:eastAsia="华文仿宋" w:cs="华文仿宋"/>
            <w:color w:val="FF0000"/>
            <w:kern w:val="0"/>
            <w:sz w:val="32"/>
            <w:szCs w:val="32"/>
            <w:lang w:val="en-US" w:eastAsia="zh" w:bidi="ar"/>
            <w:woUserID w:val="3"/>
          </w:rPr>
          <w:t>请</w:t>
        </w:r>
      </w:ins>
      <w:ins w:id="14" w:author="信仰" w:date="2026-10-12T21:13:17Z">
        <w:r>
          <w:rPr>
            <w:rFonts w:hint="eastAsia" w:ascii="华文仿宋" w:hAnsi="华文仿宋" w:eastAsia="华文仿宋" w:cs="华文仿宋"/>
            <w:color w:val="FF0000"/>
            <w:kern w:val="0"/>
            <w:sz w:val="32"/>
            <w:szCs w:val="32"/>
            <w:lang w:val="en-US" w:eastAsia="zh" w:bidi="ar"/>
            <w:woUserID w:val="3"/>
          </w:rPr>
          <w:t>将</w:t>
        </w:r>
      </w:ins>
      <w:ins w:id="15" w:author="信仰" w:date="2026-10-12T21:13:18Z">
        <w:r>
          <w:rPr>
            <w:rFonts w:hint="eastAsia" w:ascii="华文仿宋" w:hAnsi="华文仿宋" w:eastAsia="华文仿宋" w:cs="华文仿宋"/>
            <w:color w:val="FF0000"/>
            <w:kern w:val="0"/>
            <w:sz w:val="32"/>
            <w:szCs w:val="32"/>
            <w:lang w:val="en-US" w:eastAsia="zh" w:bidi="ar"/>
            <w:woUserID w:val="3"/>
          </w:rPr>
          <w:t>责任</w:t>
        </w:r>
      </w:ins>
      <w:ins w:id="16" w:author="信仰" w:date="2026-10-12T21:13:22Z">
        <w:r>
          <w:rPr>
            <w:rFonts w:hint="eastAsia" w:ascii="华文仿宋" w:hAnsi="华文仿宋" w:eastAsia="华文仿宋" w:cs="华文仿宋"/>
            <w:color w:val="FF0000"/>
            <w:kern w:val="0"/>
            <w:sz w:val="32"/>
            <w:szCs w:val="32"/>
            <w:lang w:val="en-US" w:eastAsia="zh" w:bidi="ar"/>
            <w:woUserID w:val="3"/>
          </w:rPr>
          <w:t>主体</w:t>
        </w:r>
      </w:ins>
      <w:ins w:id="17" w:author="信仰" w:date="2026-10-12T21:13:25Z">
        <w:r>
          <w:rPr>
            <w:rFonts w:hint="eastAsia" w:ascii="华文仿宋" w:hAnsi="华文仿宋" w:eastAsia="华文仿宋" w:cs="华文仿宋"/>
            <w:color w:val="FF0000"/>
            <w:kern w:val="0"/>
            <w:sz w:val="32"/>
            <w:szCs w:val="32"/>
            <w:lang w:val="en-US" w:eastAsia="zh" w:bidi="ar"/>
            <w:woUserID w:val="3"/>
          </w:rPr>
          <w:t>修改</w:t>
        </w:r>
      </w:ins>
      <w:ins w:id="18" w:author="信仰" w:date="2026-10-12T21:13:26Z">
        <w:r>
          <w:rPr>
            <w:rFonts w:hint="eastAsia" w:ascii="华文仿宋" w:hAnsi="华文仿宋" w:eastAsia="华文仿宋" w:cs="华文仿宋"/>
            <w:color w:val="FF0000"/>
            <w:kern w:val="0"/>
            <w:sz w:val="32"/>
            <w:szCs w:val="32"/>
            <w:lang w:val="en-US" w:eastAsia="zh" w:bidi="ar"/>
            <w:woUserID w:val="3"/>
          </w:rPr>
          <w:t>为</w:t>
        </w:r>
      </w:ins>
      <w:ins w:id="19" w:author="信仰" w:date="2026-10-12T21:13:13Z">
        <w:r>
          <w:rPr>
            <w:rFonts w:hint="eastAsia" w:ascii="华文仿宋" w:hAnsi="华文仿宋" w:eastAsia="华文仿宋" w:cs="华文仿宋"/>
            <w:color w:val="FF0000"/>
            <w:kern w:val="0"/>
            <w:sz w:val="32"/>
            <w:szCs w:val="32"/>
            <w:lang w:val="en-US" w:eastAsia="zh-CN" w:bidi="ar"/>
            <w:woUserID w:val="3"/>
          </w:rPr>
          <w:t>“公司名称-部门名称-岗位名称”</w:t>
        </w:r>
      </w:ins>
      <w:ins w:id="20" w:author="信仰" w:date="2026-10-12T21:13:36Z">
        <w:r>
          <w:rPr>
            <w:rFonts w:hint="eastAsia" w:ascii="华文仿宋" w:hAnsi="华文仿宋" w:eastAsia="华文仿宋" w:cs="华文仿宋"/>
            <w:color w:val="FF0000"/>
            <w:kern w:val="0"/>
            <w:sz w:val="32"/>
            <w:szCs w:val="32"/>
            <w:lang w:val="en-US" w:eastAsia="zh" w:bidi="ar"/>
            <w:woUserID w:val="3"/>
          </w:rPr>
          <w:t>的</w:t>
        </w:r>
      </w:ins>
      <w:ins w:id="21" w:author="信仰" w:date="2026-10-12T21:13:37Z">
        <w:r>
          <w:rPr>
            <w:rFonts w:hint="eastAsia" w:ascii="华文仿宋" w:hAnsi="华文仿宋" w:eastAsia="华文仿宋" w:cs="华文仿宋"/>
            <w:color w:val="FF0000"/>
            <w:kern w:val="0"/>
            <w:sz w:val="32"/>
            <w:szCs w:val="32"/>
            <w:lang w:val="en-US" w:eastAsia="zh" w:bidi="ar"/>
            <w:woUserID w:val="3"/>
          </w:rPr>
          <w:t>形式</w:t>
        </w:r>
      </w:ins>
      <w:ins w:id="22" w:author="信仰" w:date="2026-10-12T21:14:00Z">
        <w:r>
          <w:rPr>
            <w:rFonts w:hint="eastAsia" w:ascii="华文仿宋" w:hAnsi="华文仿宋" w:eastAsia="华文仿宋" w:cs="华文仿宋"/>
            <w:color w:val="FF0000"/>
            <w:kern w:val="0"/>
            <w:sz w:val="32"/>
            <w:szCs w:val="32"/>
            <w:lang w:val="en-US" w:eastAsia="zh" w:bidi="ar"/>
            <w:woUserID w:val="3"/>
          </w:rPr>
          <w:t>；</w:t>
        </w:r>
      </w:ins>
      <w:ins w:id="23" w:author="信仰" w:date="2026-10-12T21:13:45Z">
        <w:r>
          <w:rPr>
            <w:rFonts w:hint="eastAsia" w:ascii="华文仿宋" w:hAnsi="华文仿宋" w:eastAsia="华文仿宋" w:cs="华文仿宋"/>
            <w:color w:val="FF0000"/>
            <w:kern w:val="0"/>
            <w:sz w:val="32"/>
            <w:szCs w:val="32"/>
            <w:lang w:val="en-US" w:eastAsia="zh-CN" w:bidi="ar"/>
            <w:woUserID w:val="3"/>
          </w:rPr>
          <w:t>如果填写为</w:t>
        </w:r>
      </w:ins>
      <w:ins w:id="24" w:author="信仰" w:date="2026-10-12T21:12:30Z">
        <w:r>
          <w:rPr>
            <w:rFonts w:hint="eastAsia" w:ascii="华文仿宋" w:hAnsi="华文仿宋" w:eastAsia="华文仿宋" w:cs="华文仿宋"/>
            <w:color w:val="FF0000"/>
            <w:kern w:val="0"/>
            <w:sz w:val="32"/>
            <w:szCs w:val="32"/>
            <w:lang w:val="en-US" w:eastAsia="zh-CN" w:bidi="ar"/>
            <w:woUserID w:val="3"/>
          </w:rPr>
          <w:t>“部门名称-岗位名称”</w:t>
        </w:r>
      </w:ins>
      <w:ins w:id="25" w:author="信仰" w:date="2026-10-12T21:04:15Z">
        <w:r>
          <w:rPr>
            <w:rFonts w:hint="eastAsia" w:ascii="华文仿宋" w:hAnsi="华文仿宋" w:eastAsia="华文仿宋" w:cs="华文仿宋"/>
            <w:color w:val="FF0000"/>
            <w:kern w:val="0"/>
            <w:sz w:val="32"/>
            <w:szCs w:val="32"/>
            <w:lang w:val="en-US" w:eastAsia="zh-CN" w:bidi="ar"/>
            <w:woUserID w:val="3"/>
          </w:rPr>
          <w:t>则提示“需在矩阵责任主体中补充公司名称”。</w:t>
        </w:r>
      </w:ins>
    </w:p>
    <w:p w14:paraId="5BDAA878">
      <w:pPr>
        <w:keepNext w:val="0"/>
        <w:keepLines w:val="0"/>
        <w:widowControl/>
        <w:suppressLineNumbers w:val="0"/>
        <w:spacing w:before="0" w:beforeAutospacing="0" w:after="0" w:afterAutospacing="0" w:line="560" w:lineRule="exact"/>
        <w:ind w:left="0" w:right="0" w:firstLine="640"/>
        <w:jc w:val="both"/>
        <w:rPr>
          <w:ins w:id="26" w:author="信仰" w:date="2026-10-12T21:04:15Z"/>
          <w:rFonts w:hint="eastAsia" w:ascii="华文仿宋" w:hAnsi="华文仿宋" w:eastAsia="华文仿宋" w:cs="华文仿宋"/>
          <w:color w:val="FF0000"/>
          <w:kern w:val="0"/>
          <w:sz w:val="32"/>
          <w:szCs w:val="32"/>
          <w:lang w:val="en-US" w:bidi="ar"/>
          <w:woUserID w:val="3"/>
        </w:rPr>
      </w:pPr>
      <w:ins w:id="27" w:author="信仰" w:date="2026-10-12T21:04:15Z">
        <w:r>
          <w:rPr>
            <w:rFonts w:hint="eastAsia" w:ascii="华文仿宋" w:hAnsi="华文仿宋" w:eastAsia="华文仿宋" w:cs="华文仿宋"/>
            <w:color w:val="FF0000"/>
            <w:kern w:val="0"/>
            <w:sz w:val="32"/>
            <w:szCs w:val="32"/>
            <w:lang w:val="en-US" w:eastAsia="zh-CN" w:bidi="ar"/>
            <w:woUserID w:val="3"/>
          </w:rPr>
          <w:t>将岗位责任清单中的部门和岗位名称与矩阵中责任主体比对。将岗位内控责任清单中的部门与矩阵责任主体中的部门名称进行比对，如果不一致，则提示“请核实岗位责任清单中的部门名称与矩阵责任主体中的部门名称是否一致”；将岗位责任清单中的岗位名称与矩阵责任主体中的岗位名称进行比对，如果不一致，则提示“请核实岗位责任清单中的岗位名称与矩阵责任主体中的岗位名称是否一致。</w:t>
        </w:r>
      </w:ins>
    </w:p>
    <w:p w14:paraId="729BFDE0">
      <w:pPr>
        <w:keepNext/>
        <w:keepLines/>
        <w:widowControl/>
        <w:numPr>
          <w:ilvl w:val="0"/>
          <w:numId w:val="2"/>
          <w:ins w:id="29" w:author="信仰" w:date="2026-10-12T21:04:40Z"/>
        </w:numPr>
        <w:suppressLineNumbers w:val="0"/>
        <w:snapToGrid w:val="0"/>
        <w:spacing w:before="0" w:beforeAutospacing="0" w:after="0" w:afterAutospacing="0" w:line="560" w:lineRule="exact"/>
        <w:ind w:left="0" w:right="0" w:firstLine="640"/>
        <w:jc w:val="both"/>
        <w:outlineLvl w:val="1"/>
        <w:rPr>
          <w:ins w:id="30" w:author="信仰" w:date="2026-10-12T21:04:15Z"/>
          <w:rFonts w:hint="eastAsia" w:ascii="华文楷体" w:hAnsi="华文楷体" w:eastAsia="华文楷体" w:cs="华文楷体"/>
          <w:b/>
          <w:bCs/>
          <w:color w:val="FF0000"/>
          <w:sz w:val="32"/>
          <w:szCs w:val="32"/>
          <w:lang w:val="en-US" w:bidi="ar"/>
          <w:rPrChange w:id="31" w:author="信仰" w:date="2026-10-12T21:04:40Z">
            <w:rPr>
              <w:ins w:id="32" w:author="信仰" w:date="2026-10-12T21:04:15Z"/>
              <w:rFonts w:hint="eastAsia" w:ascii="华文楷体" w:hAnsi="华文楷体" w:eastAsia="华文楷体" w:cs="华文楷体"/>
              <w:b/>
              <w:bCs/>
              <w:color w:val="FF0000"/>
              <w:sz w:val="32"/>
              <w:szCs w:val="32"/>
              <w:lang w:val="en-US" w:bidi="ar"/>
              <w:woUserID w:val="3"/>
            </w:rPr>
          </w:rPrChange>
          <w:woUserID w:val="6"/>
        </w:rPr>
        <w:pPrChange w:id="28" w:author="信仰" w:date="2026-10-12T21:04:40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33" w:author="信仰" w:date="2026-10-12T21:04:15Z">
        <w:r>
          <w:rPr>
            <w:rFonts w:hint="eastAsia" w:ascii="华文楷体" w:hAnsi="华文楷体" w:eastAsia="华文楷体" w:cs="华文楷体"/>
            <w:b/>
            <w:bCs/>
            <w:color w:val="FF0000"/>
            <w:kern w:val="2"/>
            <w:sz w:val="32"/>
            <w:szCs w:val="32"/>
            <w:lang w:val="en-US" w:eastAsia="zh-CN" w:bidi="ar"/>
            <w:rPrChange w:id="34" w:author="信仰" w:date="2026-10-12T21:04:40Z">
              <w:rPr>
                <w:rFonts w:hint="eastAsia" w:ascii="华文楷体" w:hAnsi="华文楷体" w:eastAsia="华文楷体" w:cs="华文楷体"/>
                <w:b/>
                <w:bCs/>
                <w:color w:val="FF0000"/>
                <w:kern w:val="2"/>
                <w:sz w:val="32"/>
                <w:szCs w:val="32"/>
                <w:lang w:val="en-US" w:eastAsia="zh-CN" w:bidi="ar"/>
                <w:woUserID w:val="3"/>
              </w:rPr>
            </w:rPrChange>
            <w:woUserID w:val="6"/>
          </w:rPr>
          <w:t>控制措施完整性审核</w:t>
        </w:r>
      </w:ins>
    </w:p>
    <w:p w14:paraId="1A7C19B2">
      <w:pPr>
        <w:keepNext w:val="0"/>
        <w:keepLines w:val="0"/>
        <w:widowControl/>
        <w:suppressLineNumbers w:val="0"/>
        <w:spacing w:before="0" w:beforeAutospacing="0" w:after="0" w:afterAutospacing="0" w:line="560" w:lineRule="exact"/>
        <w:ind w:left="0" w:right="0" w:firstLine="640"/>
        <w:jc w:val="both"/>
        <w:rPr>
          <w:ins w:id="35" w:author="信仰" w:date="2026-10-12T21:04:15Z"/>
          <w:del w:id="36" w:author="你说的都对" w:date="2026-10-12T22:03:33Z"/>
          <w:rFonts w:hint="eastAsia" w:ascii="华文仿宋" w:hAnsi="华文仿宋" w:eastAsia="华文仿宋" w:cs="华文仿宋"/>
          <w:color w:val="FF0000"/>
          <w:kern w:val="0"/>
          <w:sz w:val="32"/>
          <w:szCs w:val="32"/>
          <w:lang w:val="en-US"/>
          <w:woUserID w:val="3"/>
        </w:rPr>
      </w:pPr>
      <w:ins w:id="37" w:author="信仰" w:date="2026-10-12T21:04:15Z">
        <w:r>
          <w:rPr>
            <w:rFonts w:hint="eastAsia" w:ascii="华文仿宋" w:hAnsi="华文仿宋" w:eastAsia="华文仿宋" w:cs="华文仿宋"/>
            <w:color w:val="FF0000"/>
            <w:kern w:val="0"/>
            <w:sz w:val="32"/>
            <w:szCs w:val="32"/>
            <w:lang w:val="en-US" w:eastAsia="zh-CN" w:bidi="ar"/>
            <w:woUserID w:val="3"/>
          </w:rPr>
          <w:t>将各单位选择的关键控制下控制措施的条数与重庆公司同一关键控制点下控制措施条数比对。各单位选择的关键控制下控制措施的条数应大于等于重庆公司同一关键控制点下责任主体包含“各级单位的”控制措施条数，否则提示“请核实该关键控制点下控制措施是否完整”。</w:t>
        </w:r>
      </w:ins>
      <w:bookmarkStart w:id="0" w:name="_GoBack"/>
      <w:bookmarkEnd w:id="0"/>
    </w:p>
    <w:p w14:paraId="1A7C19B2">
      <w:pPr>
        <w:keepNext w:val="0"/>
        <w:keepLines w:val="0"/>
        <w:widowControl/>
        <w:suppressLineNumbers w:val="0"/>
        <w:snapToGrid/>
        <w:spacing w:before="0" w:beforeAutospacing="0" w:after="0" w:afterAutospacing="0" w:line="560" w:lineRule="exact"/>
        <w:ind w:left="0" w:right="0" w:firstLine="640"/>
        <w:jc w:val="both"/>
        <w:outlineLvl w:val="9"/>
        <w:rPr>
          <w:ins w:id="39" w:author="信仰" w:date="2026-10-12T21:04:14Z"/>
          <w:rFonts w:hint="default" w:ascii="Heiti SC" w:hAnsi="Heiti SC" w:eastAsia="Heiti SC" w:cs="Heiti SC"/>
          <w:bCs/>
          <w:color w:val="000000"/>
          <w:kern w:val="2"/>
          <w:sz w:val="32"/>
          <w:szCs w:val="32"/>
          <w:lang w:val="en-US" w:eastAsia="zh-CN" w:bidi="ar"/>
          <w:woUserID w:val="6"/>
        </w:rPr>
        <w:pPrChange w:id="38" w:author="你说的都对" w:date="2026-10-12T22:03:33Z">
          <w:pPr>
            <w:keepNext/>
            <w:keepLines/>
            <w:widowControl/>
            <w:suppressLineNumbers w:val="0"/>
            <w:snapToGrid w:val="0"/>
            <w:spacing w:before="0" w:beforeAutospacing="0" w:after="0" w:afterAutospacing="0" w:line="560" w:lineRule="exact"/>
            <w:ind w:left="0" w:right="0" w:firstLine="640"/>
            <w:jc w:val="both"/>
            <w:outlineLvl w:val="0"/>
          </w:pPr>
        </w:pPrChange>
      </w:pPr>
    </w:p>
    <w:p w14:paraId="0E1883A1">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80000287" w:usb1="280F3C52" w:usb2="00000016" w:usb3="00000000" w:csb0="0004001F" w:csb1="00000000"/>
  </w:font>
  <w:font w:name="华文楷体">
    <w:altName w:val="汉仪楷体简"/>
    <w:panose1 w:val="02010600040101010101"/>
    <w:charset w:val="86"/>
    <w:family w:val="auto"/>
    <w:pitch w:val="default"/>
    <w:sig w:usb0="00000000" w:usb1="00000000" w:usb2="00000000" w:usb3="00000000" w:csb0="0004009F" w:csb1="DFD70000"/>
  </w:font>
  <w:font w:name="Songti SC">
    <w:panose1 w:val="02010800040101010101"/>
    <w:charset w:val="86"/>
    <w:family w:val="auto"/>
    <w:pitch w:val="default"/>
    <w:sig w:usb0="00000001" w:usb1="080F0000" w:usb2="00000000" w:usb3="00000000" w:csb0="00040000" w:csb1="00000000"/>
  </w:font>
  <w:font w:name="华文仿宋">
    <w:altName w:val="仿宋-简"/>
    <w:panose1 w:val="02010600040101010101"/>
    <w:charset w:val="86"/>
    <w:family w:val="auto"/>
    <w:pitch w:val="default"/>
    <w:sig w:usb0="00000000" w:usb1="00000000" w:usb2="00000000" w:usb3="00000000" w:csb0="0004009F" w:csb1="DFD70000"/>
  </w:font>
  <w:font w:name="Heiti SC">
    <w:panose1 w:val="00000000000000000000"/>
    <w:charset w:val="86"/>
    <w:family w:val="auto"/>
    <w:pitch w:val="default"/>
    <w:sig w:usb0="8000002F" w:usb1="0800004A" w:usb2="00000000" w:usb3="00000000" w:csb0="203E0000" w:csb1="00000000"/>
  </w:font>
  <w:font w:name="方正仿宋_GB2312">
    <w:altName w:val="仿宋-简"/>
    <w:panose1 w:val="00000000000000000000"/>
    <w:charset w:val="00"/>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方正仿宋_GBK">
    <w:altName w:val="仿宋-简"/>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仿宋-简">
    <w:panose1 w:val="02010609060101010101"/>
    <w:charset w:val="86"/>
    <w:family w:val="auto"/>
    <w:pitch w:val="default"/>
    <w:sig w:usb0="A00002BF" w:usb1="3ACF7CFA" w:usb2="00000016" w:usb3="00000000" w:csb0="00040001" w:csb1="00000000"/>
  </w:font>
  <w:font w:name="方正雅意黑 GB18030L2">
    <w:panose1 w:val="02000500000000000000"/>
    <w:charset w:val="86"/>
    <w:family w:val="auto"/>
    <w:pitch w:val="default"/>
    <w:sig w:usb0="E00002FF" w:usb1="38CFFCFB" w:usb2="00000016" w:usb3="00000000" w:csb0="6004019F" w:csb1="DFD7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F565C"/>
    <w:multiLevelType w:val="multilevel"/>
    <w:tmpl w:val="A9DF565C"/>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7F778753"/>
    <w:multiLevelType w:val="multilevel"/>
    <w:tmpl w:val="7F778753"/>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信仰">
    <w15:presenceInfo w15:providerId="WPS Office" w15:userId="3155751849"/>
  </w15:person>
  <w15:person w15:author="你说的都对">
    <w15:presenceInfo w15:providerId="WPS Office" w15:userId="2412295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6D316CB"/>
    <w:rsid w:val="3AE174A3"/>
    <w:rsid w:val="43446334"/>
    <w:rsid w:val="44A84E71"/>
    <w:rsid w:val="477DCE1E"/>
    <w:rsid w:val="573E1E21"/>
    <w:rsid w:val="5A9DF965"/>
    <w:rsid w:val="5B487E91"/>
    <w:rsid w:val="5CF9550F"/>
    <w:rsid w:val="5EFEBDE8"/>
    <w:rsid w:val="5F8E2D69"/>
    <w:rsid w:val="5FFD9FA8"/>
    <w:rsid w:val="68CA2609"/>
    <w:rsid w:val="68CC1AED"/>
    <w:rsid w:val="69BB0F42"/>
    <w:rsid w:val="6A637494"/>
    <w:rsid w:val="6BCF62E6"/>
    <w:rsid w:val="6CD3A16D"/>
    <w:rsid w:val="6D535020"/>
    <w:rsid w:val="6E5F49A6"/>
    <w:rsid w:val="6F79ECDA"/>
    <w:rsid w:val="6FFF37D2"/>
    <w:rsid w:val="70DE2EF1"/>
    <w:rsid w:val="7AFFE4B7"/>
    <w:rsid w:val="7BDFC216"/>
    <w:rsid w:val="7BFF8B0F"/>
    <w:rsid w:val="7C5F4108"/>
    <w:rsid w:val="7D65F84D"/>
    <w:rsid w:val="7EF6FC03"/>
    <w:rsid w:val="7F79C282"/>
    <w:rsid w:val="7F7B6CAE"/>
    <w:rsid w:val="7FBF6DD0"/>
    <w:rsid w:val="7FCD17FE"/>
    <w:rsid w:val="7FD7E9A0"/>
    <w:rsid w:val="7FE9FBB2"/>
    <w:rsid w:val="8FFFA67E"/>
    <w:rsid w:val="A97F623E"/>
    <w:rsid w:val="AFBF8780"/>
    <w:rsid w:val="B72634B1"/>
    <w:rsid w:val="B7FF9F51"/>
    <w:rsid w:val="BEEFCB4B"/>
    <w:rsid w:val="BFE6F841"/>
    <w:rsid w:val="D5DE8897"/>
    <w:rsid w:val="D5FFAE00"/>
    <w:rsid w:val="E7FE3684"/>
    <w:rsid w:val="EFFF70E4"/>
    <w:rsid w:val="F17A0D6C"/>
    <w:rsid w:val="F7EEC240"/>
    <w:rsid w:val="FBF75102"/>
    <w:rsid w:val="FDDC5620"/>
    <w:rsid w:val="FDEA700A"/>
    <w:rsid w:val="FEF7A33E"/>
    <w:rsid w:val="FF6F4E97"/>
    <w:rsid w:val="FFBCCC7B"/>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3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22"/>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link w:val="28"/>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link w:val="24"/>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link w:val="25"/>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link w:val="32"/>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0</Words>
  <Characters>0</Characters>
  <Lines>1</Lines>
  <Paragraphs>1</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2018-05-30T01:24:00Z</dcterms:created>
  <dc:creator>Data</dc:creator>
  <cp:lastModifiedBy>你说的都对</cp:lastModifiedBy>
  <dcterms:modified xsi:type="dcterms:W3CDTF">2026-10-12T22:03:34Z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62F506B66821ADB124DDCC6A89BBAE85_43</vt:lpwstr>
  </property>
</Properties>
</file>