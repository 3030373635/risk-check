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467232">
      <w:pPr>
        <w:pStyle w:val="33"/>
      </w:pPr>
      <w:r>
        <w:t>风控矩阵及三清单审核规则</w:t>
      </w:r>
    </w:p>
    <w:p w14:paraId="4A41EB62">
      <w:pPr>
        <w:pStyle w:val="27"/>
      </w:pPr>
      <w:r>
        <w:t>审核确认稿</w:t>
      </w:r>
    </w:p>
    <w:p w14:paraId="53982C94">
      <w:pPr>
        <w:snapToGrid w:val="0"/>
      </w:pPr>
      <w:r>
        <w:t>为统一风控矩阵及三清单审核口径，明确代码审核范围和审核意见填写要求，制定本规则。本规则按会计主体审核，重点检查资料完整性、字段规范、对应关系和明确的职责要求，供审核人员确认后执行。</w:t>
      </w:r>
    </w:p>
    <w:p w14:paraId="6DE0C9D3">
      <w:pPr>
        <w:pStyle w:val="3"/>
        <w:snapToGrid w:val="0"/>
      </w:pPr>
      <w:r>
        <w:t>一、审核范围与基本口径</w:t>
      </w:r>
    </w:p>
    <w:p w14:paraId="6BA2E327">
      <w:pPr>
        <w:pStyle w:val="4"/>
        <w:snapToGrid w:val="0"/>
      </w:pPr>
      <w:r>
        <w:t>（一）以会计主体为审核单元</w:t>
      </w:r>
    </w:p>
    <w:p w14:paraId="08DD2E8D">
      <w:pPr>
        <w:snapToGrid w:val="0"/>
      </w:pPr>
      <w:r>
        <w:t>审核对象为省公司所属单位的各会计主体，包括市公司本部及其所属县公司、分公司、子公司等。具体主体范围以提供的会计主体清单为准。市公司可统一归集报送材料，但市公司本部材料不得直接替代所属其他会计主体材料。</w:t>
      </w:r>
    </w:p>
    <w:p w14:paraId="116CD25E">
      <w:pPr>
        <w:snapToGrid w:val="0"/>
      </w:pPr>
      <w:r>
        <w:t>建立“报送单位—会计主体—业务类别—材料类别”的对应关系。同一市公司目录下可包含多个主体，同一主体的资料也可分散在多个目录中；同一控制措施编号在不同主体中分别审核，不跨主体混用岗位、人员或载体信息。</w:t>
      </w:r>
    </w:p>
    <w:p w14:paraId="7C30FB38">
      <w:pPr>
        <w:pStyle w:val="4"/>
        <w:snapToGrid w:val="0"/>
        <w:rPr>
          <w:rFonts w:hint="default"/>
        </w:rPr>
      </w:pPr>
      <w:r>
        <w:t>（二）统一材料识别口径</w:t>
      </w:r>
    </w:p>
    <w:p w14:paraId="5A356D74">
      <w:pPr>
        <w:snapToGrid w:val="0"/>
      </w:pPr>
      <w:r>
        <w:t>递归查找提交目录及全部子目录。综合文件名、文件夹名称、工作簿标题和表内主体字段确定材料归属。优先采用明确指向会计主体的名称或经确认的简称，不将上级市公司文件夹名称直接认定为全部文件的会计主体。信息冲突或无法唯一归属时，提出</w:t>
      </w:r>
      <w:del w:id="0" w:author="Vance xu" w:date="2026-09-15T21:43:43Z">
        <w:r>
          <w:rPr/>
          <w:delText>待核实</w:delText>
        </w:r>
      </w:del>
      <w:r>
        <w:t>意见。</w:t>
      </w:r>
    </w:p>
    <w:p w14:paraId="3CE0458A">
      <w:pPr>
        <w:snapToGrid w:val="0"/>
      </w:pPr>
      <w:commentRangeStart w:id="0"/>
      <w:r>
        <w:t>矩阵及三清单文件限.xlsx、.xls格式，扩展名不区分大小写，且应能够正常读取。</w:t>
      </w:r>
      <w:commentRangeEnd w:id="0"/>
      <w:r>
        <w:rPr>
          <w:woUserID w:val="7"/>
        </w:rPr>
        <w:commentReference w:id="0"/>
      </w:r>
      <w:r>
        <w:t>独立工作簿或工作簿中的相应业务工作表均可识别。临时锁定文件不计入材料数量，重复文件不重复计数；多个版本无法确定正式版本时，提出</w:t>
      </w:r>
      <w:del w:id="1" w:author="Vance xu" w:date="2026-09-15T21:43:45Z">
        <w:r>
          <w:rPr/>
          <w:delText>待核实</w:delText>
        </w:r>
      </w:del>
      <w:r>
        <w:t>意见。</w:t>
      </w:r>
    </w:p>
    <w:p w14:paraId="6BE8B92A">
      <w:pPr>
        <w:pStyle w:val="4"/>
        <w:snapToGrid w:val="0"/>
      </w:pPr>
      <w:r>
        <w:t>（三）统一表格读取口径</w:t>
      </w:r>
    </w:p>
    <w:p w14:paraId="7A41135C">
      <w:pPr>
        <w:snapToGrid w:val="0"/>
      </w:pPr>
      <w:r>
        <w:t>按实际合并范围展开合并单元格，不将所有空白一律向下填充。隐藏行、隐藏列仍读取，不直接视为已删除或不适用；历史核对表、字典表等辅助工作表不混入正式业务明细。</w:t>
      </w:r>
    </w:p>
    <w:p w14:paraId="1FB38BEF">
      <w:pPr>
        <w:snapToGrid w:val="0"/>
        <w:rPr>
          <w:ins w:id="2" w:author="Vance xu" w:date="2026-09-16T15:10:33Z"/>
        </w:rPr>
      </w:pPr>
      <w:r>
        <w:t>识别单元格内删除线、红字等修订格式，区分保留的旧内容与现行内容，不将新旧责任主体直接拼接。明确以删除线标记为删除的文字，不按有效内容审核；仅有颜色变化的文字不自动视为删除。空白、“/”“不涉及”等分别识别，并结合具体规则处理。</w:t>
      </w:r>
    </w:p>
    <w:p w14:paraId="343F404A">
      <w:pPr>
        <w:snapToGrid w:val="0"/>
        <w:rPr>
          <w:ins w:id="4" w:author="你说的都对" w:date="2026-09-16T15:11:58Z"/>
          <w:rFonts w:hint="eastAsia"/>
          <w:lang w:eastAsia="zh"/>
          <w:woUserID w:val="2"/>
        </w:rPr>
        <w:pPrChange w:id="3" w:author="Vance xu" w:date="2026-09-16T15:10:56Z">
          <w:pPr>
            <w:snapToGrid w:val="0"/>
          </w:pPr>
        </w:pPrChange>
      </w:pPr>
      <w:ins w:id="5" w:author="Vance xu" w:date="2026-09-16T15:10:37Z">
        <w:r>
          <w:rPr>
            <w:rFonts w:hint="eastAsia"/>
            <w:lang w:eastAsia="zh"/>
            <w:woUserID w:val="2"/>
          </w:rPr>
          <w:t>全文</w:t>
        </w:r>
      </w:ins>
      <w:ins w:id="6" w:author="你说的都对" w:date="2026-09-16T15:11:06Z">
        <w:r>
          <w:rPr>
            <w:rFonts w:hint="eastAsia"/>
            <w:lang w:eastAsia="zh"/>
            <w:woUserID w:val="5"/>
          </w:rPr>
          <w:t>涉及到</w:t>
        </w:r>
      </w:ins>
      <w:ins w:id="7" w:author="Vance xu" w:date="2026-09-16T15:10:42Z">
        <w:del w:id="8" w:author="你说的都对" w:date="2026-09-16T15:11:05Z">
          <w:r>
            <w:rPr>
              <w:rFonts w:hint="eastAsia"/>
              <w:lang w:eastAsia="zh"/>
              <w:woUserID w:val="2"/>
            </w:rPr>
            <w:delText>读取</w:delText>
          </w:r>
        </w:del>
      </w:ins>
      <w:ins w:id="9" w:author="Vance xu" w:date="2026-09-16T15:10:43Z">
        <w:del w:id="10" w:author="你说的都对" w:date="2026-09-16T15:11:05Z">
          <w:r>
            <w:rPr>
              <w:rFonts w:hint="eastAsia"/>
              <w:lang w:eastAsia="zh"/>
              <w:woUserID w:val="2"/>
            </w:rPr>
            <w:delText>数据</w:delText>
          </w:r>
        </w:del>
      </w:ins>
      <w:ins w:id="11" w:author="Vance xu" w:date="2026-09-16T15:10:34Z">
        <w:del w:id="12" w:author="你说的都对" w:date="2026-09-16T15:11:05Z">
          <w:r>
            <w:rPr>
              <w:rFonts w:hint="eastAsia"/>
              <w:lang w:eastAsia="zh"/>
              <w:woUserID w:val="2"/>
            </w:rPr>
            <w:delText>按照</w:delText>
          </w:r>
        </w:del>
      </w:ins>
      <w:ins w:id="13" w:author="Vance xu" w:date="2026-09-16T15:10:34Z">
        <w:r>
          <w:rPr>
            <w:rFonts w:hint="eastAsia"/>
            <w:lang w:eastAsia="zh"/>
            <w:woUserID w:val="2"/>
          </w:rPr>
          <w:t>控制措施编号，</w:t>
        </w:r>
      </w:ins>
      <w:ins w:id="14" w:author="你说的都对" w:date="2026-09-16T15:11:14Z">
        <w:r>
          <w:rPr>
            <w:rFonts w:hint="eastAsia"/>
            <w:lang w:eastAsia="zh"/>
            <w:woUserID w:val="5"/>
          </w:rPr>
          <w:t>只需要</w:t>
        </w:r>
      </w:ins>
      <w:ins w:id="15" w:author="Vance xu" w:date="2026-09-16T15:10:34Z">
        <w:r>
          <w:rPr>
            <w:rFonts w:hint="eastAsia"/>
            <w:lang w:eastAsia="zh"/>
            <w:woUserID w:val="2"/>
          </w:rPr>
          <w:t>提取里面的数字</w:t>
        </w:r>
      </w:ins>
      <w:ins w:id="16" w:author="你说的都对" w:date="2026-09-16T15:11:20Z">
        <w:r>
          <w:rPr>
            <w:rFonts w:hint="eastAsia"/>
            <w:lang w:eastAsia="zh"/>
            <w:woUserID w:val="5"/>
          </w:rPr>
          <w:t>即可</w:t>
        </w:r>
      </w:ins>
      <w:ins w:id="17" w:author="Vance xu" w:date="2026-09-16T15:10:34Z">
        <w:del w:id="18" w:author="你说的都对" w:date="2026-09-16T15:11:17Z">
          <w:r>
            <w:rPr>
              <w:rFonts w:hint="eastAsia"/>
              <w:lang w:eastAsia="zh"/>
              <w:woUserID w:val="2"/>
            </w:rPr>
            <w:delText>排序</w:delText>
          </w:r>
        </w:del>
      </w:ins>
      <w:ins w:id="19" w:author="Vance xu" w:date="2026-09-16T15:10:34Z">
        <w:r>
          <w:rPr>
            <w:rFonts w:hint="eastAsia"/>
            <w:lang w:eastAsia="zh"/>
            <w:woUserID w:val="2"/>
          </w:rPr>
          <w:t>，比如“职工福利保障与薪酬管理业务-12.职工疗养组织-控制措施05”，提取数字12和05。</w:t>
        </w:r>
      </w:ins>
    </w:p>
    <w:p w14:paraId="48753BE6">
      <w:pPr>
        <w:snapToGrid w:val="0"/>
        <w:rPr>
          <w:ins w:id="21" w:author="Vance xu" w:date="2026-09-15T18:41:05Z"/>
          <w:rFonts w:hint="eastAsia"/>
          <w:lang w:eastAsia="zh"/>
          <w:woUserID w:val="5"/>
        </w:rPr>
        <w:pPrChange w:id="20" w:author="Vance xu" w:date="2026-09-16T15:10:56Z">
          <w:pPr>
            <w:snapToGrid w:val="0"/>
          </w:pPr>
        </w:pPrChange>
      </w:pPr>
      <w:ins w:id="22" w:author="你说的都对" w:date="2026-09-16T15:12:02Z">
        <w:r>
          <w:rPr>
            <w:rFonts w:hint="eastAsia"/>
            <w:lang w:eastAsia="zh"/>
            <w:woUserID w:val="5"/>
          </w:rPr>
          <w:t>如何</w:t>
        </w:r>
      </w:ins>
      <w:ins w:id="23" w:author="你说的都对" w:date="2026-09-16T15:19:40Z">
        <w:r>
          <w:rPr>
            <w:rFonts w:hint="eastAsia"/>
            <w:lang w:eastAsia="zh"/>
            <w:woUserID w:val="5"/>
          </w:rPr>
          <w:t>认为</w:t>
        </w:r>
      </w:ins>
      <w:ins w:id="24" w:author="你说的都对" w:date="2026-09-16T15:12:03Z">
        <w:r>
          <w:rPr>
            <w:rFonts w:hint="eastAsia"/>
            <w:lang w:eastAsia="zh"/>
            <w:woUserID w:val="5"/>
          </w:rPr>
          <w:t>两个</w:t>
        </w:r>
      </w:ins>
      <w:ins w:id="25" w:author="你说的都对" w:date="2026-09-16T15:12:04Z">
        <w:r>
          <w:rPr>
            <w:rFonts w:hint="eastAsia"/>
            <w:lang w:eastAsia="zh"/>
            <w:woUserID w:val="5"/>
          </w:rPr>
          <w:t>控制</w:t>
        </w:r>
      </w:ins>
      <w:ins w:id="26" w:author="你说的都对" w:date="2026-09-16T15:12:06Z">
        <w:r>
          <w:rPr>
            <w:rFonts w:hint="eastAsia"/>
            <w:lang w:eastAsia="zh"/>
            <w:woUserID w:val="5"/>
          </w:rPr>
          <w:t>措施</w:t>
        </w:r>
      </w:ins>
      <w:ins w:id="27" w:author="你说的都对" w:date="2026-09-16T15:12:07Z">
        <w:r>
          <w:rPr>
            <w:rFonts w:hint="eastAsia"/>
            <w:lang w:eastAsia="zh"/>
            <w:woUserID w:val="5"/>
          </w:rPr>
          <w:t>相同</w:t>
        </w:r>
      </w:ins>
      <w:ins w:id="28" w:author="你说的都对" w:date="2026-09-16T15:12:08Z">
        <w:r>
          <w:rPr>
            <w:rFonts w:hint="eastAsia"/>
            <w:lang w:eastAsia="zh"/>
            <w:woUserID w:val="5"/>
          </w:rPr>
          <w:t>：</w:t>
        </w:r>
      </w:ins>
      <w:ins w:id="29" w:author="你说的都对" w:date="2026-09-16T15:12:10Z">
        <w:r>
          <w:rPr>
            <w:rFonts w:hint="eastAsia"/>
            <w:lang w:eastAsia="zh"/>
            <w:woUserID w:val="5"/>
          </w:rPr>
          <w:t>只需要</w:t>
        </w:r>
      </w:ins>
      <w:ins w:id="30" w:author="你说的都对" w:date="2026-09-16T15:12:11Z">
        <w:r>
          <w:rPr>
            <w:rFonts w:hint="eastAsia"/>
            <w:lang w:eastAsia="zh"/>
            <w:woUserID w:val="5"/>
          </w:rPr>
          <w:t>当</w:t>
        </w:r>
      </w:ins>
      <w:ins w:id="31" w:author="你说的都对" w:date="2026-09-16T15:12:13Z">
        <w:r>
          <w:rPr>
            <w:rFonts w:hint="eastAsia"/>
            <w:lang w:eastAsia="zh"/>
            <w:woUserID w:val="5"/>
          </w:rPr>
          <w:t>数字</w:t>
        </w:r>
      </w:ins>
      <w:ins w:id="32" w:author="你说的都对" w:date="2026-09-16T15:12:14Z">
        <w:r>
          <w:rPr>
            <w:rFonts w:hint="eastAsia"/>
            <w:lang w:eastAsia="zh"/>
            <w:woUserID w:val="5"/>
          </w:rPr>
          <w:t>一样</w:t>
        </w:r>
      </w:ins>
      <w:ins w:id="33" w:author="你说的都对" w:date="2026-09-16T15:12:16Z">
        <w:r>
          <w:rPr>
            <w:rFonts w:hint="eastAsia"/>
            <w:lang w:eastAsia="zh"/>
            <w:woUserID w:val="5"/>
          </w:rPr>
          <w:t>就可</w:t>
        </w:r>
      </w:ins>
      <w:ins w:id="34" w:author="你说的都对" w:date="2026-09-16T15:12:18Z">
        <w:r>
          <w:rPr>
            <w:rFonts w:hint="eastAsia"/>
            <w:lang w:eastAsia="zh"/>
            <w:woUserID w:val="5"/>
          </w:rPr>
          <w:t>认为</w:t>
        </w:r>
      </w:ins>
      <w:ins w:id="35" w:author="你说的都对" w:date="2026-09-16T15:12:19Z">
        <w:r>
          <w:rPr>
            <w:rFonts w:hint="eastAsia"/>
            <w:lang w:eastAsia="zh"/>
            <w:woUserID w:val="5"/>
          </w:rPr>
          <w:t>两个</w:t>
        </w:r>
      </w:ins>
      <w:ins w:id="36" w:author="你说的都对" w:date="2026-09-16T15:12:20Z">
        <w:r>
          <w:rPr>
            <w:rFonts w:hint="eastAsia"/>
            <w:lang w:eastAsia="zh"/>
            <w:woUserID w:val="5"/>
          </w:rPr>
          <w:t>措施</w:t>
        </w:r>
      </w:ins>
      <w:ins w:id="37" w:author="你说的都对" w:date="2026-09-16T15:12:22Z">
        <w:r>
          <w:rPr>
            <w:rFonts w:hint="eastAsia"/>
            <w:lang w:eastAsia="zh"/>
            <w:woUserID w:val="5"/>
          </w:rPr>
          <w:t>编号</w:t>
        </w:r>
      </w:ins>
      <w:ins w:id="38" w:author="你说的都对" w:date="2026-09-16T15:12:23Z">
        <w:r>
          <w:rPr>
            <w:rFonts w:hint="eastAsia"/>
            <w:lang w:eastAsia="zh"/>
            <w:woUserID w:val="5"/>
          </w:rPr>
          <w:t>相同</w:t>
        </w:r>
      </w:ins>
      <w:ins w:id="39" w:author="你说的都对" w:date="2026-09-16T15:12:24Z">
        <w:r>
          <w:rPr>
            <w:rFonts w:hint="eastAsia"/>
            <w:lang w:eastAsia="zh"/>
            <w:woUserID w:val="5"/>
          </w:rPr>
          <w:t>，比如</w:t>
        </w:r>
      </w:ins>
      <w:ins w:id="40" w:author="你说的都对" w:date="2026-09-16T15:12:26Z">
        <w:r>
          <w:rPr>
            <w:rFonts w:hint="eastAsia"/>
            <w:lang w:eastAsia="zh"/>
            <w:woUserID w:val="5"/>
          </w:rPr>
          <w:t>：</w:t>
        </w:r>
      </w:ins>
      <w:ins w:id="41" w:author="你说的都对" w:date="2026-09-16T15:12:59Z">
        <w:r>
          <w:rPr>
            <w:rFonts w:hint="eastAsia"/>
            <w:lang w:eastAsia="zh"/>
            <w:woUserID w:val="5"/>
          </w:rPr>
          <w:t>职工福利保障与薪酬管理业务-12.职工疗养组织-控制措施05</w:t>
        </w:r>
      </w:ins>
      <w:ins w:id="42" w:author="你说的都对" w:date="2026-09-16T15:13:02Z">
        <w:r>
          <w:rPr>
            <w:rFonts w:hint="eastAsia"/>
            <w:lang w:eastAsia="zh"/>
            <w:woUserID w:val="5"/>
          </w:rPr>
          <w:t>与</w:t>
        </w:r>
      </w:ins>
      <w:ins w:id="43" w:author="你说的都对" w:date="2026-09-16T15:13:11Z">
        <w:r>
          <w:rPr>
            <w:rFonts w:hint="eastAsia"/>
            <w:lang w:eastAsia="zh"/>
            <w:woUserID w:val="5"/>
          </w:rPr>
          <w:t>x</w:t>
        </w:r>
      </w:ins>
      <w:ins w:id="44" w:author="你说的都对" w:date="2026-09-16T15:13:12Z">
        <w:r>
          <w:rPr>
            <w:rFonts w:hint="eastAsia"/>
            <w:lang w:eastAsia="zh"/>
            <w:woUserID w:val="5"/>
          </w:rPr>
          <w:t>xx</w:t>
        </w:r>
      </w:ins>
      <w:ins w:id="45" w:author="你说的都对" w:date="2026-09-16T15:13:03Z">
        <w:r>
          <w:rPr>
            <w:rFonts w:hint="eastAsia"/>
            <w:lang w:eastAsia="zh"/>
            <w:woUserID w:val="5"/>
          </w:rPr>
          <w:t>福利保障与</w:t>
        </w:r>
      </w:ins>
      <w:ins w:id="46" w:author="你说的都对" w:date="2026-09-16T15:13:08Z">
        <w:r>
          <w:rPr>
            <w:rFonts w:hint="eastAsia"/>
            <w:lang w:eastAsia="zh"/>
            <w:woUserID w:val="5"/>
          </w:rPr>
          <w:t>xxx</w:t>
        </w:r>
      </w:ins>
      <w:ins w:id="47" w:author="你说的都对" w:date="2026-09-16T15:13:03Z">
        <w:r>
          <w:rPr>
            <w:rFonts w:hint="eastAsia"/>
            <w:lang w:eastAsia="zh"/>
            <w:woUserID w:val="5"/>
          </w:rPr>
          <w:t>管理业务-12.职工疗养组织-控制措施05</w:t>
        </w:r>
      </w:ins>
      <w:ins w:id="48" w:author="你说的都对" w:date="2026-09-16T15:13:17Z">
        <w:r>
          <w:rPr>
            <w:rFonts w:hint="eastAsia"/>
            <w:lang w:eastAsia="zh"/>
            <w:woUserID w:val="5"/>
          </w:rPr>
          <w:t>。</w:t>
        </w:r>
      </w:ins>
      <w:ins w:id="49" w:author="你说的都对" w:date="2026-09-16T15:13:20Z">
        <w:r>
          <w:rPr>
            <w:rFonts w:hint="eastAsia"/>
            <w:lang w:eastAsia="zh"/>
            <w:woUserID w:val="5"/>
          </w:rPr>
          <w:t>虽然</w:t>
        </w:r>
      </w:ins>
      <w:ins w:id="50" w:author="你说的都对" w:date="2026-09-16T15:13:22Z">
        <w:r>
          <w:rPr>
            <w:rFonts w:hint="eastAsia"/>
            <w:lang w:eastAsia="zh"/>
            <w:woUserID w:val="5"/>
          </w:rPr>
          <w:t>内容</w:t>
        </w:r>
      </w:ins>
      <w:ins w:id="51" w:author="你说的都对" w:date="2026-09-16T15:13:23Z">
        <w:r>
          <w:rPr>
            <w:rFonts w:hint="eastAsia"/>
            <w:lang w:eastAsia="zh"/>
            <w:woUserID w:val="5"/>
          </w:rPr>
          <w:t>不一样</w:t>
        </w:r>
      </w:ins>
      <w:ins w:id="52" w:author="你说的都对" w:date="2026-09-16T15:13:24Z">
        <w:r>
          <w:rPr>
            <w:rFonts w:hint="eastAsia"/>
            <w:lang w:eastAsia="zh"/>
            <w:woUserID w:val="5"/>
          </w:rPr>
          <w:t>，但是</w:t>
        </w:r>
      </w:ins>
      <w:ins w:id="53" w:author="你说的都对" w:date="2026-09-16T15:13:25Z">
        <w:r>
          <w:rPr>
            <w:rFonts w:hint="eastAsia"/>
            <w:lang w:eastAsia="zh"/>
            <w:woUserID w:val="5"/>
          </w:rPr>
          <w:t>数字是</w:t>
        </w:r>
      </w:ins>
      <w:ins w:id="54" w:author="你说的都对" w:date="2026-09-16T15:13:26Z">
        <w:r>
          <w:rPr>
            <w:rFonts w:hint="eastAsia"/>
            <w:lang w:eastAsia="zh"/>
            <w:woUserID w:val="5"/>
          </w:rPr>
          <w:t>一样</w:t>
        </w:r>
      </w:ins>
      <w:ins w:id="55" w:author="你说的都对" w:date="2026-09-16T15:13:27Z">
        <w:r>
          <w:rPr>
            <w:rFonts w:hint="eastAsia"/>
            <w:lang w:eastAsia="zh"/>
            <w:woUserID w:val="5"/>
          </w:rPr>
          <w:t>的。</w:t>
        </w:r>
      </w:ins>
      <w:ins w:id="56" w:author="你说的都对" w:date="2026-09-16T15:13:28Z">
        <w:r>
          <w:rPr>
            <w:rFonts w:hint="eastAsia"/>
            <w:lang w:eastAsia="zh"/>
            <w:woUserID w:val="5"/>
          </w:rPr>
          <w:t>所以</w:t>
        </w:r>
      </w:ins>
      <w:ins w:id="57" w:author="你说的都对" w:date="2026-09-16T15:13:29Z">
        <w:r>
          <w:rPr>
            <w:rFonts w:hint="eastAsia"/>
            <w:lang w:eastAsia="zh"/>
            <w:woUserID w:val="5"/>
          </w:rPr>
          <w:t>可以</w:t>
        </w:r>
      </w:ins>
      <w:ins w:id="58" w:author="你说的都对" w:date="2026-09-16T15:13:31Z">
        <w:r>
          <w:rPr>
            <w:rFonts w:hint="eastAsia"/>
            <w:lang w:eastAsia="zh"/>
            <w:woUserID w:val="5"/>
          </w:rPr>
          <w:t>认为</w:t>
        </w:r>
      </w:ins>
      <w:ins w:id="59" w:author="你说的都对" w:date="2026-09-16T15:13:33Z">
        <w:r>
          <w:rPr>
            <w:rFonts w:hint="eastAsia"/>
            <w:lang w:eastAsia="zh"/>
            <w:woUserID w:val="5"/>
          </w:rPr>
          <w:t>这两个</w:t>
        </w:r>
      </w:ins>
      <w:ins w:id="60" w:author="你说的都对" w:date="2026-09-16T15:13:34Z">
        <w:r>
          <w:rPr>
            <w:rFonts w:hint="eastAsia"/>
            <w:lang w:eastAsia="zh"/>
            <w:woUserID w:val="5"/>
          </w:rPr>
          <w:t>是同一个</w:t>
        </w:r>
      </w:ins>
      <w:ins w:id="61" w:author="你说的都对" w:date="2026-09-16T15:13:36Z">
        <w:r>
          <w:rPr>
            <w:rFonts w:hint="eastAsia"/>
            <w:lang w:eastAsia="zh"/>
            <w:woUserID w:val="5"/>
          </w:rPr>
          <w:t>措施</w:t>
        </w:r>
      </w:ins>
      <w:ins w:id="62" w:author="你说的都对" w:date="2026-09-16T15:13:37Z">
        <w:r>
          <w:rPr>
            <w:rFonts w:hint="eastAsia"/>
            <w:lang w:eastAsia="zh"/>
            <w:woUserID w:val="5"/>
          </w:rPr>
          <w:t>。</w:t>
        </w:r>
      </w:ins>
    </w:p>
    <w:p w14:paraId="7E343B53">
      <w:pPr>
        <w:pStyle w:val="4"/>
        <w:snapToGrid w:val="0"/>
        <w:rPr>
          <w:ins w:id="64" w:author="Vance xu" w:date="2026-09-15T18:40:22Z"/>
        </w:rPr>
        <w:pPrChange w:id="63" w:author="Vance xu" w:date="2026-09-15T18:41:16Z">
          <w:pPr>
            <w:snapToGrid w:val="0"/>
          </w:pPr>
        </w:pPrChange>
      </w:pPr>
      <w:ins w:id="65" w:author="Vance xu" w:date="2026-09-15T18:41:05Z">
        <w:r>
          <w:rPr>
            <w:woUserID w:val="2"/>
          </w:rPr>
          <w:t>（</w:t>
        </w:r>
      </w:ins>
      <w:ins w:id="66" w:author="Vance xu" w:date="2026-09-15T18:41:09Z">
        <w:r>
          <w:rPr>
            <w:rFonts w:hint="eastAsia"/>
            <w:lang w:eastAsia="zh"/>
            <w:woUserID w:val="2"/>
          </w:rPr>
          <w:t>四</w:t>
        </w:r>
      </w:ins>
      <w:ins w:id="67" w:author="Vance xu" w:date="2026-09-15T18:41:05Z">
        <w:r>
          <w:rPr>
            <w:woUserID w:val="2"/>
          </w:rPr>
          <w:t>）</w:t>
        </w:r>
      </w:ins>
      <w:ins w:id="68" w:author="Vance xu" w:date="2026-09-15T18:41:14Z">
        <w:r>
          <w:rPr>
            <w:rFonts w:hint="eastAsia"/>
            <w:lang w:eastAsia="zh"/>
            <w:woUserID w:val="2"/>
          </w:rPr>
          <w:t>数据预处理</w:t>
        </w:r>
      </w:ins>
    </w:p>
    <w:p w14:paraId="144C9A96">
      <w:pPr>
        <w:keepNext w:val="0"/>
        <w:keepLines w:val="0"/>
        <w:widowControl/>
        <w:suppressLineNumbers w:val="0"/>
        <w:snapToGrid w:val="0"/>
        <w:spacing w:before="0" w:beforeAutospacing="0" w:after="0" w:afterAutospacing="0" w:line="560" w:lineRule="exact"/>
        <w:ind w:left="0" w:right="0" w:firstLine="640"/>
        <w:jc w:val="both"/>
        <w:rPr>
          <w:ins w:id="69" w:author="Vance xu" w:date="2026-09-15T21:33:07Z"/>
          <w:rFonts w:hint="eastAsia" w:cs="华文仿宋"/>
          <w:b w:val="0"/>
          <w:i w:val="0"/>
          <w:color w:val="000000"/>
          <w:kern w:val="0"/>
          <w:sz w:val="32"/>
          <w:szCs w:val="32"/>
          <w:lang w:val="en-US" w:eastAsia="zh" w:bidi="ar"/>
          <w:woUserID w:val="2"/>
        </w:rPr>
      </w:pPr>
      <w:ins w:id="70" w:author="Vance xu" w:date="2026-09-15T21:32:55Z">
        <w:r>
          <w:rPr>
            <w:rFonts w:hint="eastAsia" w:cs="华文仿宋"/>
            <w:b w:val="0"/>
            <w:i w:val="0"/>
            <w:color w:val="000000"/>
            <w:kern w:val="0"/>
            <w:sz w:val="32"/>
            <w:szCs w:val="32"/>
            <w:lang w:val="en-US" w:eastAsia="zh" w:bidi="ar"/>
            <w:woUserID w:val="2"/>
          </w:rPr>
          <w:t>1、</w:t>
        </w:r>
      </w:ins>
      <w:ins w:id="71" w:author="Vance xu" w:date="2026-09-15T21:33:06Z">
        <w:r>
          <w:rPr>
            <w:rFonts w:hint="eastAsia" w:cs="华文仿宋"/>
            <w:b w:val="0"/>
            <w:i w:val="0"/>
            <w:color w:val="000000"/>
            <w:kern w:val="0"/>
            <w:sz w:val="32"/>
            <w:szCs w:val="32"/>
            <w:lang w:val="en-US" w:eastAsia="zh" w:bidi="ar"/>
            <w:woUserID w:val="2"/>
          </w:rPr>
          <w:t>排序</w:t>
        </w:r>
      </w:ins>
    </w:p>
    <w:p w14:paraId="228CBA17">
      <w:pPr>
        <w:keepNext w:val="0"/>
        <w:keepLines w:val="0"/>
        <w:widowControl/>
        <w:suppressLineNumbers w:val="0"/>
        <w:snapToGrid w:val="0"/>
        <w:spacing w:before="0" w:beforeAutospacing="0" w:after="0" w:afterAutospacing="0" w:line="240" w:lineRule="auto"/>
        <w:ind w:left="0" w:right="0" w:firstLine="640"/>
        <w:jc w:val="left"/>
        <w:rPr>
          <w:ins w:id="73" w:author="Vance xu" w:date="2026-09-15T18:40:23Z"/>
          <w:rFonts w:hint="eastAsia"/>
          <w:lang w:eastAsia="zh"/>
          <w:woUserID w:val="2"/>
        </w:rPr>
        <w:pPrChange w:id="72" w:author="Vance xu" w:date="2026-09-16T15:28:29Z">
          <w:pPr>
            <w:keepNext w:val="0"/>
            <w:keepLines w:val="0"/>
            <w:widowControl/>
            <w:suppressLineNumbers w:val="0"/>
            <w:snapToGrid w:val="0"/>
            <w:spacing w:before="0" w:beforeAutospacing="0" w:after="0" w:afterAutospacing="0" w:line="560" w:lineRule="exact"/>
            <w:ind w:left="0" w:right="0" w:firstLine="640"/>
            <w:jc w:val="both"/>
          </w:pPr>
        </w:pPrChange>
      </w:pPr>
      <w:ins w:id="74" w:author="Vance xu" w:date="2026-09-15T18:40:23Z">
        <w:r>
          <w:rPr>
            <w:rFonts w:hint="eastAsia" w:ascii="华文仿宋" w:hAnsi="华文仿宋" w:eastAsia="华文仿宋" w:cs="华文仿宋"/>
            <w:b w:val="0"/>
            <w:i w:val="0"/>
            <w:color w:val="000000"/>
            <w:kern w:val="0"/>
            <w:sz w:val="32"/>
            <w:szCs w:val="32"/>
            <w:lang w:val="en-US" w:eastAsia="zh-CN" w:bidi="ar"/>
            <w:woUserID w:val="2"/>
          </w:rPr>
          <w:t>岗位内控责任清单</w:t>
        </w:r>
      </w:ins>
      <w:ins w:id="75" w:author="Vance xu" w:date="2026-09-16T15:26:48Z">
        <w:r>
          <w:rPr>
            <w:rFonts w:hint="eastAsia"/>
            <w:lang w:eastAsia="zh"/>
            <w:woUserID w:val="2"/>
          </w:rPr>
          <w:t>按照控制措施编号排序，提取里面的数字排序，</w:t>
        </w:r>
      </w:ins>
      <w:ins w:id="76" w:author="Vance xu" w:date="2026-09-16T15:28:24Z">
        <w:r>
          <w:rPr>
            <w:rFonts w:hint="eastAsia"/>
            <w:lang w:eastAsia="zh"/>
            <w:woUserID w:val="2"/>
          </w:rPr>
          <w:t>当表格有合并单元格的情况是需要自己处理。</w:t>
        </w:r>
      </w:ins>
      <w:ins w:id="77" w:author="Vance xu" w:date="2026-09-16T15:26:48Z">
        <w:r>
          <w:rPr>
            <w:rFonts w:hint="eastAsia"/>
            <w:lang w:eastAsia="zh"/>
            <w:woUserID w:val="2"/>
          </w:rPr>
          <w:t>比如</w:t>
        </w:r>
      </w:ins>
      <w:ins w:id="78" w:author="Vance xu" w:date="2026-09-16T15:28:32Z">
        <w:r>
          <w:rPr>
            <w:rFonts w:hint="eastAsia"/>
            <w:lang w:eastAsia="zh"/>
            <w:woUserID w:val="2"/>
          </w:rPr>
          <w:t>：</w:t>
        </w:r>
      </w:ins>
      <w:ins w:id="79" w:author="Vance xu" w:date="2026-09-16T15:26:48Z">
        <w:r>
          <w:rPr>
            <w:rFonts w:hint="eastAsia"/>
            <w:lang w:eastAsia="zh"/>
            <w:woUserID w:val="2"/>
          </w:rPr>
          <w:t>“职工福利保障与薪酬管理业务-12.职工疗养组织-控制措施05”，提取数字12和05。</w:t>
        </w:r>
      </w:ins>
      <w:ins w:id="80" w:author="Vance xu" w:date="2026-09-16T15:27:56Z">
        <w:r>
          <w:rPr>
            <w:rFonts w:hint="eastAsia"/>
            <w:lang w:eastAsia="zh"/>
            <w:woUserID w:val="2"/>
          </w:rPr>
          <w:t>职工福利保障与薪酬管理业务-2.工资总额计划管理-控制措施02，提取数字2和02，那么2对应的控制措施在12的前面。</w:t>
        </w:r>
      </w:ins>
    </w:p>
    <w:p w14:paraId="7A6BF8AA">
      <w:pPr>
        <w:snapToGrid w:val="0"/>
        <w:ind w:firstLine="640"/>
        <w:rPr>
          <w:ins w:id="81" w:author="Vance xu" w:date="2026-09-15T18:40:23Z"/>
          <w:rFonts w:hint="eastAsia"/>
          <w:lang w:eastAsia="zh"/>
          <w:woUserID w:val="2"/>
        </w:rPr>
      </w:pPr>
      <w:ins w:id="82" w:author="Vance xu" w:date="2026-09-15T18:40:23Z">
        <w:r>
          <w:rPr>
            <w:rFonts w:hint="eastAsia" w:ascii="华文仿宋" w:hAnsi="华文仿宋" w:eastAsia="华文仿宋" w:cs="华文仿宋"/>
            <w:b w:val="0"/>
            <w:i w:val="0"/>
            <w:color w:val="000000"/>
            <w:kern w:val="0"/>
            <w:sz w:val="32"/>
            <w:szCs w:val="32"/>
            <w:lang w:val="en-US" w:eastAsia="zh-CN" w:bidi="ar"/>
            <w:woUserID w:val="2"/>
          </w:rPr>
          <w:t>同一措施的多条记录应连续排列，措施内部各部门、岗位或规则之间暂不规定先后顺序。合并单元格在读取时按合并范围补齐，标题、表头、填表说明和空白行不参与排序。</w:t>
        </w:r>
      </w:ins>
    </w:p>
    <w:p w14:paraId="676EE87B">
      <w:pPr>
        <w:numPr>
          <w:ilvl w:val="0"/>
          <w:numId w:val="7"/>
          <w:ins w:id="84" w:author="Vance xu" w:date="2026-09-15T21:33:28Z"/>
        </w:numPr>
        <w:snapToGrid w:val="0"/>
        <w:rPr>
          <w:ins w:id="85" w:author="Vance xu" w:date="2026-09-15T21:33:29Z"/>
          <w:rFonts w:hint="eastAsia"/>
          <w:lang w:eastAsia="zh"/>
          <w:woUserID w:val="2"/>
        </w:rPr>
        <w:pPrChange w:id="83" w:author="Vance xu" w:date="2026-09-15T21:33:28Z">
          <w:pPr>
            <w:snapToGrid w:val="0"/>
          </w:pPr>
        </w:pPrChange>
      </w:pPr>
      <w:ins w:id="86" w:author="Vance xu" w:date="2026-09-15T21:41:56Z">
        <w:r>
          <w:rPr>
            <w:rFonts w:hint="eastAsia"/>
            <w:lang w:eastAsia="zh"/>
            <w:woUserID w:val="2"/>
          </w:rPr>
          <w:t>各</w:t>
        </w:r>
      </w:ins>
      <w:ins w:id="87" w:author="Vance xu" w:date="2026-09-15T21:41:57Z">
        <w:r>
          <w:rPr>
            <w:rFonts w:hint="eastAsia"/>
            <w:lang w:eastAsia="zh"/>
            <w:woUserID w:val="2"/>
          </w:rPr>
          <w:t>矩阵</w:t>
        </w:r>
      </w:ins>
      <w:ins w:id="88" w:author="Vance xu" w:date="2026-09-15T21:42:01Z">
        <w:r>
          <w:rPr>
            <w:rFonts w:hint="eastAsia"/>
            <w:lang w:eastAsia="zh"/>
            <w:woUserID w:val="2"/>
          </w:rPr>
          <w:t>加入</w:t>
        </w:r>
      </w:ins>
      <w:ins w:id="89" w:author="Vance xu" w:date="2026-09-15T21:33:17Z">
        <w:r>
          <w:rPr>
            <w:rFonts w:hint="eastAsia"/>
            <w:lang w:eastAsia="zh"/>
            <w:woUserID w:val="2"/>
          </w:rPr>
          <w:t>标准</w:t>
        </w:r>
      </w:ins>
      <w:ins w:id="90" w:author="Vance xu" w:date="2026-09-15T21:33:18Z">
        <w:r>
          <w:rPr>
            <w:rFonts w:hint="eastAsia"/>
            <w:lang w:eastAsia="zh"/>
            <w:woUserID w:val="2"/>
          </w:rPr>
          <w:t>省公司</w:t>
        </w:r>
      </w:ins>
      <w:ins w:id="91" w:author="Vance xu" w:date="2026-09-15T21:33:22Z">
        <w:r>
          <w:rPr>
            <w:rFonts w:hint="eastAsia"/>
            <w:lang w:eastAsia="zh"/>
            <w:woUserID w:val="2"/>
          </w:rPr>
          <w:t>版本</w:t>
        </w:r>
      </w:ins>
      <w:ins w:id="92" w:author="Vance xu" w:date="2026-09-15T21:33:24Z">
        <w:r>
          <w:rPr>
            <w:rFonts w:hint="eastAsia"/>
            <w:lang w:eastAsia="zh"/>
            <w:woUserID w:val="2"/>
          </w:rPr>
          <w:t>责任主体</w:t>
        </w:r>
      </w:ins>
      <w:ins w:id="93" w:author="Vance xu" w:date="2026-09-15T21:42:05Z">
        <w:r>
          <w:rPr>
            <w:rFonts w:hint="eastAsia"/>
            <w:lang w:eastAsia="zh"/>
            <w:woUserID w:val="2"/>
          </w:rPr>
          <w:t>列</w:t>
        </w:r>
      </w:ins>
    </w:p>
    <w:p w14:paraId="7A77F69C">
      <w:pPr>
        <w:numPr>
          <w:ilvl w:val="-1"/>
          <w:numId w:val="0"/>
        </w:numPr>
        <w:snapToGrid w:val="0"/>
        <w:ind w:firstLine="0"/>
        <w:rPr>
          <w:ins w:id="95" w:author="WPS_1717553954" w:date="2026-09-22T15:13:42Z"/>
          <w:rFonts w:hint="eastAsia"/>
          <w:lang w:eastAsia="zh"/>
          <w:woUserID w:val="2"/>
        </w:rPr>
        <w:pPrChange w:id="94" w:author="Vance xu" w:date="2026-09-15T21:33:30Z">
          <w:pPr>
            <w:snapToGrid w:val="0"/>
          </w:pPr>
        </w:pPrChange>
      </w:pPr>
      <w:ins w:id="96" w:author="Vance xu" w:date="2026-09-15T21:38:38Z">
        <w:r>
          <w:rPr>
            <w:rFonts w:hint="eastAsia"/>
            <w:lang w:eastAsia="zh"/>
            <w:woUserID w:val="2"/>
          </w:rPr>
          <w:t>将</w:t>
        </w:r>
      </w:ins>
      <w:ins w:id="97" w:author="Vance xu" w:date="2026-09-15T21:35:49Z">
        <w:r>
          <w:rPr>
            <w:rFonts w:hint="eastAsia"/>
            <w:lang w:eastAsia="zh"/>
            <w:woUserID w:val="2"/>
          </w:rPr>
          <w:t>0818版本</w:t>
        </w:r>
      </w:ins>
      <w:ins w:id="98" w:author="Vance xu" w:date="2026-09-15T21:36:10Z">
        <w:r>
          <w:rPr>
            <w:rFonts w:hint="eastAsia"/>
            <w:lang w:eastAsia="zh"/>
            <w:woUserID w:val="2"/>
          </w:rPr>
          <w:t>矩阵</w:t>
        </w:r>
      </w:ins>
      <w:ins w:id="99" w:author="Vance xu" w:date="2026-09-15T21:36:11Z">
        <w:r>
          <w:rPr>
            <w:rFonts w:hint="eastAsia"/>
            <w:lang w:eastAsia="zh"/>
            <w:woUserID w:val="2"/>
          </w:rPr>
          <w:t>中</w:t>
        </w:r>
      </w:ins>
      <w:ins w:id="100" w:author="Vance xu" w:date="2026-09-15T21:36:12Z">
        <w:r>
          <w:rPr>
            <w:rFonts w:hint="eastAsia"/>
            <w:lang w:eastAsia="zh"/>
            <w:woUserID w:val="2"/>
          </w:rPr>
          <w:t>责任主体</w:t>
        </w:r>
      </w:ins>
      <w:ins w:id="101" w:author="Vance xu" w:date="2026-09-15T21:36:15Z">
        <w:r>
          <w:rPr>
            <w:rFonts w:hint="eastAsia"/>
            <w:lang w:eastAsia="zh"/>
            <w:woUserID w:val="2"/>
          </w:rPr>
          <w:t>列</w:t>
        </w:r>
      </w:ins>
      <w:ins w:id="102" w:author="Vance xu" w:date="2026-09-15T21:38:45Z">
        <w:r>
          <w:rPr>
            <w:rFonts w:hint="eastAsia"/>
            <w:lang w:eastAsia="zh"/>
            <w:woUserID w:val="2"/>
          </w:rPr>
          <w:t>放入</w:t>
        </w:r>
      </w:ins>
      <w:ins w:id="103" w:author="Vance xu" w:date="2026-09-15T21:38:58Z">
        <w:r>
          <w:rPr>
            <w:rFonts w:hint="eastAsia"/>
            <w:lang w:eastAsia="zh"/>
            <w:woUserID w:val="2"/>
          </w:rPr>
          <w:t>各</w:t>
        </w:r>
      </w:ins>
      <w:ins w:id="104" w:author="Vance xu" w:date="2026-09-15T21:39:00Z">
        <w:r>
          <w:rPr>
            <w:rFonts w:hint="eastAsia"/>
            <w:lang w:eastAsia="zh"/>
            <w:woUserID w:val="2"/>
          </w:rPr>
          <w:t>会计</w:t>
        </w:r>
      </w:ins>
      <w:ins w:id="105" w:author="Vance xu" w:date="2026-09-15T21:39:02Z">
        <w:r>
          <w:rPr>
            <w:rFonts w:hint="eastAsia"/>
            <w:lang w:eastAsia="zh"/>
            <w:woUserID w:val="2"/>
          </w:rPr>
          <w:t>主体</w:t>
        </w:r>
      </w:ins>
      <w:ins w:id="106" w:author="Vance xu" w:date="2026-09-15T21:39:31Z">
        <w:r>
          <w:rPr>
            <w:rFonts w:hint="eastAsia"/>
            <w:lang w:eastAsia="zh"/>
            <w:woUserID w:val="2"/>
          </w:rPr>
          <w:t>对应</w:t>
        </w:r>
      </w:ins>
      <w:ins w:id="107" w:author="Vance xu" w:date="2026-09-15T21:39:32Z">
        <w:r>
          <w:rPr>
            <w:rFonts w:hint="eastAsia"/>
            <w:lang w:eastAsia="zh"/>
            <w:woUserID w:val="2"/>
          </w:rPr>
          <w:t>矩阵</w:t>
        </w:r>
      </w:ins>
      <w:ins w:id="108" w:author="Vance xu" w:date="2026-09-15T21:39:36Z">
        <w:r>
          <w:rPr>
            <w:rFonts w:hint="eastAsia"/>
            <w:lang w:eastAsia="zh"/>
            <w:woUserID w:val="2"/>
          </w:rPr>
          <w:t>最后</w:t>
        </w:r>
      </w:ins>
      <w:ins w:id="109" w:author="Vance xu" w:date="2026-09-15T21:39:19Z">
        <w:r>
          <w:rPr>
            <w:rFonts w:hint="eastAsia"/>
            <w:lang w:eastAsia="zh"/>
            <w:woUserID w:val="2"/>
          </w:rPr>
          <w:t>单独</w:t>
        </w:r>
      </w:ins>
      <w:ins w:id="110" w:author="Vance xu" w:date="2026-09-15T21:39:41Z">
        <w:r>
          <w:rPr>
            <w:rFonts w:hint="eastAsia"/>
            <w:lang w:eastAsia="zh"/>
            <w:woUserID w:val="2"/>
          </w:rPr>
          <w:t>加</w:t>
        </w:r>
      </w:ins>
      <w:ins w:id="111" w:author="Vance xu" w:date="2026-09-15T21:39:21Z">
        <w:r>
          <w:rPr>
            <w:rFonts w:hint="eastAsia"/>
            <w:lang w:eastAsia="zh"/>
            <w:woUserID w:val="2"/>
          </w:rPr>
          <w:t>一列</w:t>
        </w:r>
      </w:ins>
      <w:ins w:id="112" w:author="Vance xu" w:date="2026-09-15T21:39:24Z">
        <w:r>
          <w:rPr>
            <w:rFonts w:hint="eastAsia"/>
            <w:lang w:eastAsia="zh"/>
            <w:woUserID w:val="2"/>
          </w:rPr>
          <w:t>，</w:t>
        </w:r>
      </w:ins>
      <w:ins w:id="113" w:author="Vance xu" w:date="2026-09-15T21:39:25Z">
        <w:r>
          <w:rPr>
            <w:rFonts w:hint="eastAsia"/>
            <w:lang w:eastAsia="zh"/>
            <w:woUserID w:val="2"/>
          </w:rPr>
          <w:t>将</w:t>
        </w:r>
      </w:ins>
      <w:ins w:id="114" w:author="Vance xu" w:date="2026-09-15T21:40:38Z">
        <w:r>
          <w:rPr>
            <w:rFonts w:hint="eastAsia"/>
            <w:lang w:eastAsia="zh"/>
            <w:woUserID w:val="2"/>
          </w:rPr>
          <w:t>表头</w:t>
        </w:r>
      </w:ins>
      <w:ins w:id="115" w:author="Vance xu" w:date="2026-09-15T21:39:47Z">
        <w:r>
          <w:rPr>
            <w:rFonts w:hint="eastAsia"/>
            <w:lang w:eastAsia="zh"/>
            <w:woUserID w:val="2"/>
          </w:rPr>
          <w:t>改为</w:t>
        </w:r>
      </w:ins>
      <w:ins w:id="116" w:author="Vance xu" w:date="2026-09-15T21:39:53Z">
        <w:r>
          <w:rPr>
            <w:rFonts w:hint="eastAsia"/>
            <w:lang w:eastAsia="zh"/>
            <w:woUserID w:val="2"/>
          </w:rPr>
          <w:t>“省公司版本责任主体（核对后删除）”</w:t>
        </w:r>
      </w:ins>
      <w:ins w:id="117" w:author="Vance xu" w:date="2026-09-15T21:36:16Z">
        <w:r>
          <w:rPr>
            <w:rFonts w:hint="eastAsia"/>
            <w:lang w:eastAsia="zh"/>
            <w:woUserID w:val="2"/>
          </w:rPr>
          <w:t>，</w:t>
        </w:r>
      </w:ins>
      <w:ins w:id="118" w:author="Vance xu" w:date="2026-09-15T21:36:17Z">
        <w:r>
          <w:rPr>
            <w:rFonts w:hint="eastAsia"/>
            <w:lang w:eastAsia="zh"/>
            <w:woUserID w:val="2"/>
          </w:rPr>
          <w:t>保持</w:t>
        </w:r>
      </w:ins>
      <w:ins w:id="119" w:author="Vance xu" w:date="2026-09-15T21:36:43Z">
        <w:r>
          <w:rPr>
            <w:rFonts w:hint="eastAsia"/>
            <w:lang w:eastAsia="zh"/>
            <w:woUserID w:val="2"/>
          </w:rPr>
          <w:t>原</w:t>
        </w:r>
      </w:ins>
      <w:ins w:id="120" w:author="Vance xu" w:date="2026-09-15T21:36:48Z">
        <w:r>
          <w:rPr>
            <w:rFonts w:hint="eastAsia"/>
            <w:lang w:eastAsia="zh"/>
            <w:woUserID w:val="2"/>
          </w:rPr>
          <w:t>矩阵中的</w:t>
        </w:r>
      </w:ins>
      <w:ins w:id="121" w:author="Vance xu" w:date="2026-09-15T21:36:52Z">
        <w:r>
          <w:rPr>
            <w:rFonts w:hint="eastAsia"/>
            <w:lang w:eastAsia="zh"/>
            <w:woUserID w:val="2"/>
          </w:rPr>
          <w:t>相关</w:t>
        </w:r>
      </w:ins>
      <w:ins w:id="122" w:author="Vance xu" w:date="2026-09-15T21:36:29Z">
        <w:r>
          <w:rPr>
            <w:rFonts w:hint="eastAsia"/>
            <w:lang w:eastAsia="zh"/>
            <w:woUserID w:val="2"/>
          </w:rPr>
          <w:t>标记</w:t>
        </w:r>
      </w:ins>
      <w:ins w:id="123" w:author="Vance xu" w:date="2026-09-15T21:36:34Z">
        <w:r>
          <w:rPr>
            <w:rFonts w:hint="eastAsia"/>
            <w:lang w:eastAsia="zh"/>
            <w:woUserID w:val="2"/>
          </w:rPr>
          <w:t>。</w:t>
        </w:r>
      </w:ins>
    </w:p>
    <w:p w14:paraId="22B1ED35">
      <w:pPr>
        <w:numPr>
          <w:ilvl w:val="0"/>
          <w:numId w:val="7"/>
          <w:ins w:id="125" w:author="你说的都对" w:date="2026-09-23T11:21:30Z"/>
        </w:numPr>
        <w:snapToGrid w:val="0"/>
        <w:rPr>
          <w:ins w:id="126" w:author="你说的都对" w:date="2026-09-23T11:21:22Z"/>
          <w:rFonts w:hint="eastAsia"/>
          <w:lang w:eastAsia="zh"/>
          <w:woUserID w:val="2"/>
        </w:rPr>
        <w:pPrChange w:id="124" w:author="WPS_1717553954" w:date="2026-09-22T15:15:07Z">
          <w:pPr>
            <w:snapToGrid w:val="0"/>
          </w:pPr>
        </w:pPrChange>
      </w:pPr>
      <w:ins w:id="127" w:author="WPS_1717553954" w:date="2026-09-22T15:14:47Z">
        <w:r>
          <w:rPr>
            <w:rFonts w:hint="eastAsia" w:ascii="华文仿宋" w:hAnsi="华文仿宋" w:eastAsia="华文仿宋" w:cs="华文仿宋"/>
            <w:color w:val="000000"/>
            <w:kern w:val="0"/>
            <w:sz w:val="32"/>
            <w:szCs w:val="22"/>
            <w:lang w:val="en-US" w:eastAsia="zh" w:bidi="ar"/>
            <w:rPrChange w:id="128" w:author="WPS_1717553954" w:date="2026-09-22T15:15:07Z">
              <w:rPr>
                <w:rFonts w:hint="eastAsia" w:ascii="华文仿宋" w:hAnsi="华文仿宋" w:eastAsia="华文仿宋" w:cs="华文仿宋"/>
                <w:color w:val="000000"/>
                <w:kern w:val="0"/>
                <w:sz w:val="32"/>
                <w:szCs w:val="22"/>
                <w:lang w:val="en-US" w:eastAsia="zh" w:bidi="ar"/>
                <w:woUserID w:val="10"/>
              </w:rPr>
            </w:rPrChange>
            <w:woUserID w:val="2"/>
          </w:rPr>
          <w:t>系统类型</w:t>
        </w:r>
      </w:ins>
      <w:ins w:id="129" w:author="WPS_1717553954" w:date="2026-09-22T15:15:11Z">
        <w:r>
          <w:rPr>
            <w:rFonts w:hint="eastAsia" w:cs="华文仿宋"/>
            <w:color w:val="000000"/>
            <w:kern w:val="0"/>
            <w:sz w:val="32"/>
            <w:szCs w:val="22"/>
            <w:lang w:val="en-US" w:eastAsia="zh" w:bidi="ar"/>
            <w:woUserID w:val="10"/>
          </w:rPr>
          <w:t>清单中</w:t>
        </w:r>
      </w:ins>
      <w:ins w:id="130" w:author="WPS_1717553954" w:date="2026-09-22T15:15:14Z">
        <w:r>
          <w:rPr>
            <w:rFonts w:hint="eastAsia" w:cs="华文仿宋"/>
            <w:color w:val="000000"/>
            <w:kern w:val="0"/>
            <w:sz w:val="32"/>
            <w:szCs w:val="22"/>
            <w:lang w:val="en-US" w:eastAsia="zh" w:bidi="ar"/>
            <w:woUserID w:val="10"/>
          </w:rPr>
          <w:t>判断</w:t>
        </w:r>
      </w:ins>
      <w:ins w:id="131" w:author="WPS_1717553954" w:date="2026-09-22T15:15:18Z">
        <w:r>
          <w:rPr>
            <w:rFonts w:hint="eastAsia" w:cs="华文仿宋"/>
            <w:color w:val="000000"/>
            <w:kern w:val="0"/>
            <w:sz w:val="32"/>
            <w:szCs w:val="22"/>
            <w:lang w:val="en-US" w:eastAsia="zh" w:bidi="ar"/>
            <w:woUserID w:val="10"/>
          </w:rPr>
          <w:t>表头</w:t>
        </w:r>
      </w:ins>
      <w:ins w:id="132" w:author="WPS_1717553954" w:date="2026-09-22T15:15:21Z">
        <w:r>
          <w:rPr>
            <w:rFonts w:hint="eastAsia" w:cs="华文仿宋"/>
            <w:color w:val="000000"/>
            <w:kern w:val="0"/>
            <w:sz w:val="32"/>
            <w:szCs w:val="22"/>
            <w:lang w:val="en-US" w:eastAsia="zh" w:bidi="ar"/>
            <w:woUserID w:val="10"/>
          </w:rPr>
          <w:t>是否有</w:t>
        </w:r>
      </w:ins>
      <w:ins w:id="133" w:author="WPS_1717553954" w:date="2026-09-22T15:15:25Z">
        <w:r>
          <w:rPr>
            <w:rFonts w:hint="eastAsia" w:cs="华文仿宋"/>
            <w:color w:val="000000"/>
            <w:kern w:val="0"/>
            <w:sz w:val="32"/>
            <w:szCs w:val="22"/>
            <w:lang w:val="en-US" w:eastAsia="zh" w:bidi="ar"/>
            <w:woUserID w:val="10"/>
          </w:rPr>
          <w:t>系统类型</w:t>
        </w:r>
      </w:ins>
      <w:ins w:id="134" w:author="WPS_1717553954" w:date="2026-09-22T15:15:26Z">
        <w:r>
          <w:rPr>
            <w:rFonts w:hint="eastAsia" w:cs="华文仿宋"/>
            <w:color w:val="000000"/>
            <w:kern w:val="0"/>
            <w:sz w:val="32"/>
            <w:szCs w:val="22"/>
            <w:lang w:val="en-US" w:eastAsia="zh" w:bidi="ar"/>
            <w:woUserID w:val="10"/>
          </w:rPr>
          <w:t>类</w:t>
        </w:r>
      </w:ins>
    </w:p>
    <w:p w14:paraId="7F20BA1A">
      <w:pPr>
        <w:keepNext/>
        <w:keepLines/>
        <w:widowControl/>
        <w:suppressLineNumbers w:val="0"/>
        <w:snapToGrid w:val="0"/>
        <w:spacing w:before="100" w:beforeAutospacing="0" w:after="40" w:afterAutospacing="0" w:line="560" w:lineRule="exact"/>
        <w:ind w:left="640" w:right="0" w:firstLine="640"/>
        <w:jc w:val="left"/>
        <w:rPr>
          <w:ins w:id="135" w:author="你说的都对" w:date="2026-09-23T11:26:48Z"/>
          <w:rFonts w:hint="eastAsia" w:ascii="华文仿宋" w:hAnsi="华文仿宋" w:eastAsia="华文仿宋" w:cs="华文仿宋"/>
          <w:color w:val="000000"/>
          <w:sz w:val="32"/>
          <w:szCs w:val="32"/>
          <w:woUserID w:val="5"/>
        </w:rPr>
      </w:pPr>
      <w:ins w:id="136" w:author="你说的都对" w:date="2026-09-23T11:26:48Z">
        <w:r>
          <w:rPr>
            <w:rFonts w:hint="eastAsia" w:ascii="华文仿宋" w:hAnsi="华文仿宋" w:eastAsia="华文仿宋" w:cs="华文仿宋"/>
            <w:b/>
            <w:bCs/>
            <w:color w:val="000000"/>
            <w:kern w:val="0"/>
            <w:sz w:val="32"/>
            <w:szCs w:val="32"/>
            <w:lang w:val="en-US" w:eastAsia="zh-CN" w:bidi="ar"/>
            <w:woUserID w:val="5"/>
          </w:rPr>
          <w:t>3.1 识别“系统类型”列</w:t>
        </w:r>
      </w:ins>
    </w:p>
    <w:p w14:paraId="33E67C8F">
      <w:pPr>
        <w:keepNext w:val="0"/>
        <w:keepLines w:val="0"/>
        <w:widowControl/>
        <w:suppressLineNumbers w:val="0"/>
        <w:snapToGrid w:val="0"/>
        <w:spacing w:before="0" w:beforeAutospacing="0" w:after="0" w:afterAutospacing="0" w:line="560" w:lineRule="exact"/>
        <w:ind w:left="960" w:right="0" w:hanging="480"/>
        <w:jc w:val="both"/>
        <w:rPr>
          <w:ins w:id="137" w:author="你说的都对" w:date="2026-09-23T11:26:48Z"/>
          <w:rFonts w:hint="eastAsia" w:ascii="华文仿宋" w:hAnsi="华文仿宋" w:eastAsia="华文仿宋" w:cs="华文仿宋"/>
          <w:color w:val="000000"/>
          <w:sz w:val="32"/>
          <w:szCs w:val="32"/>
          <w:woUserID w:val="5"/>
        </w:rPr>
      </w:pPr>
      <w:ins w:id="138" w:author="你说的都对" w:date="2026-09-23T11:26:48Z">
        <w:r>
          <w:rPr>
            <w:rFonts w:hint="eastAsia" w:ascii="华文仿宋" w:hAnsi="华文仿宋" w:eastAsia="华文仿宋" w:cs="华文仿宋"/>
            <w:color w:val="000000"/>
            <w:kern w:val="0"/>
            <w:sz w:val="32"/>
            <w:szCs w:val="32"/>
            <w:lang w:val="en-US" w:eastAsia="zh-CN" w:bidi="ar"/>
            <w:woUserID w:val="5"/>
          </w:rPr>
          <w:t>1. 读取“系统控制规则清单”的表头行，判断是否存在“系统类型”列。</w:t>
        </w:r>
      </w:ins>
    </w:p>
    <w:p w14:paraId="652E7FC9">
      <w:pPr>
        <w:keepNext w:val="0"/>
        <w:keepLines w:val="0"/>
        <w:widowControl/>
        <w:suppressLineNumbers w:val="0"/>
        <w:snapToGrid w:val="0"/>
        <w:spacing w:before="0" w:beforeAutospacing="0" w:after="0" w:afterAutospacing="0" w:line="560" w:lineRule="exact"/>
        <w:ind w:left="960" w:right="0" w:hanging="480"/>
        <w:jc w:val="both"/>
        <w:rPr>
          <w:ins w:id="139" w:author="你说的都对" w:date="2026-09-23T11:26:48Z"/>
          <w:del w:id="140" w:author="WPS_1717553954" w:date="2026-09-23T11:29:09Z"/>
          <w:rFonts w:hint="eastAsia" w:ascii="华文仿宋" w:hAnsi="华文仿宋" w:eastAsia="华文仿宋" w:cs="华文仿宋"/>
          <w:color w:val="000000"/>
          <w:sz w:val="32"/>
          <w:szCs w:val="32"/>
          <w:woUserID w:val="5"/>
        </w:rPr>
      </w:pPr>
      <w:ins w:id="141" w:author="你说的都对" w:date="2026-09-23T11:26:48Z">
        <w:del w:id="142" w:author="WPS_1717553954" w:date="2026-09-23T11:29:09Z">
          <w:r>
            <w:rPr>
              <w:rFonts w:hint="eastAsia" w:ascii="华文仿宋" w:hAnsi="华文仿宋" w:eastAsia="华文仿宋" w:cs="华文仿宋"/>
              <w:color w:val="000000"/>
              <w:kern w:val="0"/>
              <w:sz w:val="32"/>
              <w:szCs w:val="32"/>
              <w:lang w:val="en-US" w:eastAsia="zh-CN" w:bidi="ar"/>
              <w:woUserID w:val="5"/>
            </w:rPr>
            <w:delText>2. 若存在，将该列表头统一修改为“系统类型”。</w:delText>
          </w:r>
        </w:del>
      </w:ins>
    </w:p>
    <w:p w14:paraId="5286ABFF">
      <w:pPr>
        <w:keepNext w:val="0"/>
        <w:keepLines w:val="0"/>
        <w:widowControl/>
        <w:suppressLineNumbers w:val="0"/>
        <w:snapToGrid w:val="0"/>
        <w:spacing w:before="0" w:beforeAutospacing="0" w:after="0" w:afterAutospacing="0" w:line="560" w:lineRule="exact"/>
        <w:ind w:left="960" w:right="0" w:hanging="480"/>
        <w:jc w:val="both"/>
        <w:rPr>
          <w:ins w:id="143" w:author="你说的都对" w:date="2026-09-23T11:26:48Z"/>
          <w:rFonts w:hint="eastAsia" w:ascii="华文仿宋" w:hAnsi="华文仿宋" w:eastAsia="华文仿宋" w:cs="华文仿宋"/>
          <w:color w:val="000000"/>
          <w:sz w:val="32"/>
          <w:szCs w:val="32"/>
          <w:woUserID w:val="5"/>
        </w:rPr>
      </w:pPr>
      <w:ins w:id="144" w:author="WPS_1717553954" w:date="2026-09-23T11:29:11Z">
        <w:r>
          <w:rPr>
            <w:rFonts w:hint="eastAsia" w:cs="华文仿宋"/>
            <w:color w:val="000000"/>
            <w:kern w:val="0"/>
            <w:sz w:val="32"/>
            <w:szCs w:val="32"/>
            <w:lang w:val="en-US" w:eastAsia="zh" w:bidi="ar"/>
            <w:woUserID w:val="10"/>
          </w:rPr>
          <w:t>2</w:t>
        </w:r>
      </w:ins>
      <w:ins w:id="145" w:author="你说的都对" w:date="2026-09-23T11:26:48Z">
        <w:del w:id="146" w:author="WPS_1717553954" w:date="2026-09-23T11:29:11Z">
          <w:r>
            <w:rPr>
              <w:rFonts w:hint="eastAsia" w:ascii="华文仿宋" w:hAnsi="华文仿宋" w:eastAsia="华文仿宋" w:cs="华文仿宋"/>
              <w:color w:val="000000"/>
              <w:kern w:val="0"/>
              <w:sz w:val="32"/>
              <w:szCs w:val="32"/>
              <w:lang w:val="en-US" w:eastAsia="zh-CN" w:bidi="ar"/>
              <w:woUserID w:val="5"/>
            </w:rPr>
            <w:delText>3</w:delText>
          </w:r>
        </w:del>
      </w:ins>
      <w:ins w:id="147" w:author="你说的都对" w:date="2026-09-23T11:26:48Z">
        <w:r>
          <w:rPr>
            <w:rFonts w:hint="eastAsia" w:ascii="华文仿宋" w:hAnsi="华文仿宋" w:eastAsia="华文仿宋" w:cs="华文仿宋"/>
            <w:color w:val="000000"/>
            <w:kern w:val="0"/>
            <w:sz w:val="32"/>
            <w:szCs w:val="32"/>
            <w:lang w:val="en-US" w:eastAsia="zh-CN" w:bidi="ar"/>
            <w:woUserID w:val="5"/>
          </w:rPr>
          <w:t>. 若不存在，则检查表头下方数据行是否出现“一级部署系统”“二级部署系统”“三级部署系统”中的任一值：</w:t>
        </w:r>
      </w:ins>
    </w:p>
    <w:p w14:paraId="3FA271E7">
      <w:pPr>
        <w:keepNext w:val="0"/>
        <w:keepLines w:val="0"/>
        <w:widowControl/>
        <w:suppressLineNumbers w:val="0"/>
        <w:snapToGrid w:val="0"/>
        <w:spacing w:before="0" w:beforeAutospacing="0" w:after="0" w:afterAutospacing="0" w:line="560" w:lineRule="exact"/>
        <w:ind w:left="1440" w:right="0" w:hanging="480"/>
        <w:jc w:val="both"/>
        <w:rPr>
          <w:ins w:id="148" w:author="你说的都对" w:date="2026-09-23T11:26:48Z"/>
          <w:rFonts w:hint="eastAsia" w:ascii="华文仿宋" w:hAnsi="华文仿宋" w:eastAsia="华文仿宋" w:cs="华文仿宋"/>
          <w:color w:val="000000"/>
          <w:sz w:val="32"/>
          <w:szCs w:val="32"/>
          <w:woUserID w:val="5"/>
        </w:rPr>
      </w:pPr>
      <w:ins w:id="149" w:author="你说的都对" w:date="2026-09-23T11:26:48Z">
        <w:r>
          <w:rPr>
            <w:rFonts w:hint="eastAsia" w:ascii="华文仿宋" w:hAnsi="华文仿宋" w:eastAsia="华文仿宋" w:cs="华文仿宋"/>
            <w:color w:val="000000"/>
            <w:kern w:val="0"/>
            <w:sz w:val="32"/>
            <w:szCs w:val="32"/>
            <w:lang w:val="en-US" w:eastAsia="zh-CN" w:bidi="ar"/>
            <w:woUserID w:val="5"/>
          </w:rPr>
          <w:t>• 若存在，则将对应列认定为“系统类型”列，并将列表头修改为“系统类型”。</w:t>
        </w:r>
      </w:ins>
    </w:p>
    <w:p w14:paraId="4BF8735C">
      <w:pPr>
        <w:keepNext w:val="0"/>
        <w:keepLines w:val="0"/>
        <w:widowControl/>
        <w:suppressLineNumbers w:val="0"/>
        <w:snapToGrid w:val="0"/>
        <w:spacing w:before="0" w:beforeAutospacing="0" w:after="0" w:afterAutospacing="0" w:line="560" w:lineRule="exact"/>
        <w:ind w:left="1440" w:right="0" w:hanging="480"/>
        <w:jc w:val="both"/>
        <w:rPr>
          <w:ins w:id="150" w:author="你说的都对" w:date="2026-09-23T11:26:48Z"/>
          <w:rFonts w:hint="eastAsia" w:ascii="华文仿宋" w:hAnsi="华文仿宋" w:eastAsia="华文仿宋" w:cs="华文仿宋"/>
          <w:color w:val="000000"/>
          <w:sz w:val="32"/>
          <w:szCs w:val="32"/>
          <w:woUserID w:val="5"/>
        </w:rPr>
      </w:pPr>
      <w:ins w:id="151" w:author="你说的都对" w:date="2026-09-23T11:26:48Z">
        <w:r>
          <w:rPr>
            <w:rFonts w:hint="eastAsia" w:ascii="华文仿宋" w:hAnsi="华文仿宋" w:eastAsia="华文仿宋" w:cs="华文仿宋"/>
            <w:color w:val="000000"/>
            <w:kern w:val="0"/>
            <w:sz w:val="32"/>
            <w:szCs w:val="32"/>
            <w:lang w:val="en-US" w:eastAsia="zh-CN" w:bidi="ar"/>
            <w:woUserID w:val="5"/>
          </w:rPr>
          <w:t>• 若不存在，则在“系统名称”列与“系统规则管理主体”列之间新增一列，列名设置为“系统类型”。</w:t>
        </w:r>
      </w:ins>
    </w:p>
    <w:p w14:paraId="5C0CE524">
      <w:pPr>
        <w:keepNext/>
        <w:keepLines/>
        <w:widowControl/>
        <w:suppressLineNumbers w:val="0"/>
        <w:snapToGrid w:val="0"/>
        <w:spacing w:before="100" w:beforeAutospacing="0" w:after="40" w:afterAutospacing="0" w:line="560" w:lineRule="exact"/>
        <w:ind w:left="640" w:right="0" w:firstLine="640"/>
        <w:jc w:val="left"/>
        <w:rPr>
          <w:ins w:id="152" w:author="你说的都对" w:date="2026-09-23T11:26:48Z"/>
          <w:rFonts w:hint="eastAsia" w:ascii="华文仿宋" w:hAnsi="华文仿宋" w:eastAsia="华文仿宋" w:cs="华文仿宋"/>
          <w:color w:val="000000"/>
          <w:sz w:val="32"/>
          <w:szCs w:val="32"/>
          <w:woUserID w:val="5"/>
        </w:rPr>
      </w:pPr>
      <w:ins w:id="153" w:author="你说的都对" w:date="2026-09-23T11:26:48Z">
        <w:r>
          <w:rPr>
            <w:rFonts w:hint="eastAsia" w:ascii="华文仿宋" w:hAnsi="华文仿宋" w:eastAsia="华文仿宋" w:cs="华文仿宋"/>
            <w:b/>
            <w:bCs/>
            <w:color w:val="000000"/>
            <w:kern w:val="0"/>
            <w:sz w:val="32"/>
            <w:szCs w:val="32"/>
            <w:lang w:val="en-US" w:eastAsia="zh-CN" w:bidi="ar"/>
            <w:woUserID w:val="5"/>
          </w:rPr>
          <w:t>3.2 填写“系统类型”</w:t>
        </w:r>
      </w:ins>
    </w:p>
    <w:p w14:paraId="055F007C">
      <w:pPr>
        <w:keepNext w:val="0"/>
        <w:keepLines w:val="0"/>
        <w:widowControl/>
        <w:suppressLineNumbers w:val="0"/>
        <w:snapToGrid w:val="0"/>
        <w:spacing w:before="0" w:beforeAutospacing="0" w:after="0" w:afterAutospacing="0" w:line="560" w:lineRule="exact"/>
        <w:ind w:left="640" w:right="0" w:firstLine="640"/>
        <w:jc w:val="both"/>
        <w:rPr>
          <w:ins w:id="154" w:author="你说的都对" w:date="2026-09-23T11:26:48Z"/>
          <w:rFonts w:hint="eastAsia" w:ascii="华文仿宋" w:hAnsi="华文仿宋" w:eastAsia="华文仿宋" w:cs="华文仿宋"/>
          <w:color w:val="000000"/>
          <w:sz w:val="32"/>
          <w:szCs w:val="32"/>
          <w:woUserID w:val="5"/>
        </w:rPr>
      </w:pPr>
      <w:ins w:id="155" w:author="你说的都对" w:date="2026-09-23T11:26:48Z">
        <w:r>
          <w:rPr>
            <w:rFonts w:hint="eastAsia" w:ascii="华文仿宋" w:hAnsi="华文仿宋" w:eastAsia="华文仿宋" w:cs="华文仿宋"/>
            <w:color w:val="000000"/>
            <w:kern w:val="0"/>
            <w:sz w:val="32"/>
            <w:szCs w:val="32"/>
            <w:lang w:val="en-US" w:eastAsia="zh-CN" w:bidi="ar"/>
            <w:woUserID w:val="5"/>
          </w:rPr>
          <w:t>逐行读取“系统规则管理主体”列，并按以下规则填写“系统类型”列：</w:t>
        </w:r>
      </w:ins>
    </w:p>
    <w:p w14:paraId="1EC35FD8">
      <w:pPr>
        <w:keepNext w:val="0"/>
        <w:keepLines w:val="0"/>
        <w:widowControl/>
        <w:suppressLineNumbers w:val="0"/>
        <w:snapToGrid w:val="0"/>
        <w:spacing w:before="0" w:beforeAutospacing="0" w:after="0" w:afterAutospacing="0" w:line="560" w:lineRule="exact"/>
        <w:ind w:left="960" w:right="0" w:hanging="480"/>
        <w:jc w:val="both"/>
        <w:rPr>
          <w:ins w:id="156" w:author="你说的都对" w:date="2026-09-23T11:26:48Z"/>
          <w:rFonts w:hint="eastAsia" w:ascii="华文仿宋" w:hAnsi="华文仿宋" w:eastAsia="华文仿宋" w:cs="华文仿宋"/>
          <w:color w:val="000000"/>
          <w:sz w:val="32"/>
          <w:szCs w:val="32"/>
          <w:woUserID w:val="5"/>
        </w:rPr>
      </w:pPr>
      <w:ins w:id="157" w:author="你说的都对" w:date="2026-09-23T11:26:48Z">
        <w:r>
          <w:rPr>
            <w:rFonts w:hint="eastAsia" w:ascii="华文仿宋" w:hAnsi="华文仿宋" w:eastAsia="华文仿宋" w:cs="华文仿宋"/>
            <w:b/>
            <w:bCs/>
            <w:color w:val="000000"/>
            <w:kern w:val="0"/>
            <w:sz w:val="32"/>
            <w:szCs w:val="32"/>
            <w:lang w:val="en-US" w:eastAsia="zh-CN" w:bidi="ar"/>
            <w:woUserID w:val="5"/>
          </w:rPr>
          <w:t>1. 总部单位</w:t>
        </w:r>
      </w:ins>
      <w:ins w:id="158" w:author="你说的都对" w:date="2026-09-23T11:26:48Z">
        <w:r>
          <w:rPr>
            <w:rFonts w:hint="eastAsia" w:ascii="华文仿宋" w:hAnsi="华文仿宋" w:eastAsia="华文仿宋" w:cs="华文仿宋"/>
            <w:color w:val="000000"/>
            <w:kern w:val="0"/>
            <w:sz w:val="32"/>
            <w:szCs w:val="32"/>
            <w:lang w:val="en-US" w:eastAsia="zh-CN" w:bidi="ar"/>
            <w:woUserID w:val="5"/>
          </w:rPr>
          <w:t>“系统规则管理主体”为“总部”或明确表示总部的，填写“一级部署系统”。</w:t>
        </w:r>
      </w:ins>
    </w:p>
    <w:p w14:paraId="1D5AAE41">
      <w:pPr>
        <w:keepNext w:val="0"/>
        <w:keepLines w:val="0"/>
        <w:widowControl/>
        <w:suppressLineNumbers w:val="0"/>
        <w:snapToGrid w:val="0"/>
        <w:spacing w:before="0" w:beforeAutospacing="0" w:after="0" w:afterAutospacing="0" w:line="560" w:lineRule="exact"/>
        <w:ind w:left="960" w:right="0" w:hanging="480"/>
        <w:jc w:val="both"/>
        <w:rPr>
          <w:ins w:id="159" w:author="你说的都对" w:date="2026-09-23T11:26:48Z"/>
          <w:rFonts w:hint="eastAsia" w:ascii="华文仿宋" w:hAnsi="华文仿宋" w:eastAsia="华文仿宋" w:cs="华文仿宋"/>
          <w:color w:val="000000"/>
          <w:sz w:val="32"/>
          <w:szCs w:val="32"/>
          <w:woUserID w:val="5"/>
        </w:rPr>
      </w:pPr>
      <w:ins w:id="160" w:author="你说的都对" w:date="2026-09-23T11:26:48Z">
        <w:r>
          <w:rPr>
            <w:rFonts w:hint="eastAsia" w:ascii="华文仿宋" w:hAnsi="华文仿宋" w:eastAsia="华文仿宋" w:cs="华文仿宋"/>
            <w:b/>
            <w:bCs/>
            <w:color w:val="000000"/>
            <w:kern w:val="0"/>
            <w:sz w:val="32"/>
            <w:szCs w:val="32"/>
            <w:lang w:val="en-US" w:eastAsia="zh-CN" w:bidi="ar"/>
            <w:woUserID w:val="5"/>
          </w:rPr>
          <w:t>2. 湖南省级单位</w:t>
        </w:r>
      </w:ins>
      <w:ins w:id="161" w:author="你说的都对" w:date="2026-09-23T11:26:48Z">
        <w:r>
          <w:rPr>
            <w:rFonts w:hint="eastAsia" w:ascii="华文仿宋" w:hAnsi="华文仿宋" w:eastAsia="华文仿宋" w:cs="华文仿宋"/>
            <w:color w:val="000000"/>
            <w:kern w:val="0"/>
            <w:sz w:val="32"/>
            <w:szCs w:val="32"/>
            <w:lang w:val="en-US" w:eastAsia="zh-CN" w:bidi="ar"/>
            <w:woUserID w:val="5"/>
          </w:rPr>
          <w:t>“系统规则管理主体”不属于总部，但等于、包含或语义上表示“湖南省级单位”的，填写“二级部署系统”。</w:t>
        </w:r>
      </w:ins>
    </w:p>
    <w:p w14:paraId="525D4926">
      <w:pPr>
        <w:keepNext w:val="0"/>
        <w:keepLines w:val="0"/>
        <w:widowControl/>
        <w:suppressLineNumbers w:val="0"/>
        <w:snapToGrid w:val="0"/>
        <w:spacing w:before="0" w:beforeAutospacing="0" w:after="0" w:afterAutospacing="0" w:line="560" w:lineRule="exact"/>
        <w:ind w:left="1440" w:right="0" w:hanging="480"/>
        <w:jc w:val="both"/>
        <w:rPr>
          <w:ins w:id="162" w:author="你说的都对" w:date="2026-09-23T11:26:48Z"/>
          <w:rFonts w:hint="eastAsia" w:ascii="华文仿宋" w:hAnsi="华文仿宋" w:eastAsia="华文仿宋" w:cs="华文仿宋"/>
          <w:color w:val="000000"/>
          <w:sz w:val="32"/>
          <w:szCs w:val="32"/>
          <w:woUserID w:val="5"/>
        </w:rPr>
      </w:pPr>
      <w:ins w:id="163" w:author="你说的都对" w:date="2026-09-23T11:26:48Z">
        <w:r>
          <w:rPr>
            <w:rFonts w:hint="eastAsia" w:ascii="华文仿宋" w:hAnsi="华文仿宋" w:eastAsia="华文仿宋" w:cs="华文仿宋"/>
            <w:b/>
            <w:bCs/>
            <w:color w:val="000000"/>
            <w:kern w:val="0"/>
            <w:sz w:val="32"/>
            <w:szCs w:val="32"/>
            <w:lang w:val="en-US" w:eastAsia="zh-CN" w:bidi="ar"/>
            <w:woUserID w:val="5"/>
          </w:rPr>
          <w:t>例如：</w:t>
        </w:r>
      </w:ins>
      <w:ins w:id="164" w:author="你说的都对" w:date="2026-09-23T11:26:48Z">
        <w:r>
          <w:rPr>
            <w:rFonts w:hint="eastAsia" w:ascii="华文仿宋" w:hAnsi="华文仿宋" w:eastAsia="华文仿宋" w:cs="华文仿宋"/>
            <w:color w:val="000000"/>
            <w:kern w:val="0"/>
            <w:sz w:val="32"/>
            <w:szCs w:val="32"/>
            <w:lang w:val="en-US" w:eastAsia="zh-CN" w:bidi="ar"/>
            <w:woUserID w:val="5"/>
          </w:rPr>
          <w:t>“湖南”“省公司”“湖南电力”“湖南省”“国网湖南省电力有限公司”“湖南省电力公司”“湖南电力公司”“湖南省公司”等，均按湖南省级单位处理。</w:t>
        </w:r>
      </w:ins>
    </w:p>
    <w:p w14:paraId="00C36C85">
      <w:pPr>
        <w:keepNext w:val="0"/>
        <w:keepLines w:val="0"/>
        <w:widowControl/>
        <w:suppressLineNumbers w:val="0"/>
        <w:snapToGrid w:val="0"/>
        <w:spacing w:before="0" w:beforeAutospacing="0" w:after="0" w:afterAutospacing="0" w:line="560" w:lineRule="exact"/>
        <w:ind w:left="960" w:right="0" w:hanging="480"/>
        <w:jc w:val="both"/>
        <w:rPr>
          <w:ins w:id="165" w:author="你说的都对" w:date="2026-09-23T11:26:48Z"/>
          <w:rFonts w:hint="eastAsia" w:ascii="华文仿宋" w:hAnsi="华文仿宋" w:eastAsia="华文仿宋" w:cs="华文仿宋"/>
          <w:color w:val="000000"/>
          <w:sz w:val="32"/>
          <w:szCs w:val="32"/>
          <w:woUserID w:val="5"/>
        </w:rPr>
      </w:pPr>
      <w:ins w:id="166" w:author="你说的都对" w:date="2026-09-23T11:26:48Z">
        <w:r>
          <w:rPr>
            <w:rFonts w:hint="eastAsia" w:ascii="华文仿宋" w:hAnsi="华文仿宋" w:eastAsia="华文仿宋" w:cs="华文仿宋"/>
            <w:b/>
            <w:bCs/>
            <w:color w:val="000000"/>
            <w:kern w:val="0"/>
            <w:sz w:val="32"/>
            <w:szCs w:val="32"/>
            <w:lang w:val="en-US" w:eastAsia="zh-CN" w:bidi="ar"/>
            <w:woUserID w:val="5"/>
          </w:rPr>
          <w:t>3. 已填写三级部署系统</w:t>
        </w:r>
      </w:ins>
      <w:ins w:id="167" w:author="你说的都对" w:date="2026-09-23T11:26:48Z">
        <w:r>
          <w:rPr>
            <w:rFonts w:hint="eastAsia" w:ascii="华文仿宋" w:hAnsi="华文仿宋" w:eastAsia="华文仿宋" w:cs="华文仿宋"/>
            <w:color w:val="000000"/>
            <w:kern w:val="0"/>
            <w:sz w:val="32"/>
            <w:szCs w:val="32"/>
            <w:lang w:val="en-US" w:eastAsia="zh-CN" w:bidi="ar"/>
            <w:woUserID w:val="5"/>
          </w:rPr>
          <w:t>原数据已填写“三级部署系统”的，不修改、不覆盖。</w:t>
        </w:r>
      </w:ins>
    </w:p>
    <w:p w14:paraId="00902D15">
      <w:pPr>
        <w:keepNext w:val="0"/>
        <w:keepLines w:val="0"/>
        <w:widowControl/>
        <w:suppressLineNumbers w:val="0"/>
        <w:snapToGrid w:val="0"/>
        <w:spacing w:before="0" w:beforeAutospacing="0" w:after="0" w:afterAutospacing="0" w:line="560" w:lineRule="exact"/>
        <w:ind w:left="960" w:right="0" w:hanging="480"/>
        <w:jc w:val="both"/>
        <w:rPr>
          <w:ins w:id="168" w:author="你说的都对" w:date="2026-09-23T11:26:48Z"/>
          <w:rFonts w:hint="eastAsia" w:ascii="华文仿宋" w:hAnsi="华文仿宋" w:eastAsia="华文仿宋" w:cs="华文仿宋"/>
          <w:color w:val="000000"/>
          <w:sz w:val="32"/>
          <w:szCs w:val="32"/>
          <w:woUserID w:val="5"/>
        </w:rPr>
      </w:pPr>
      <w:ins w:id="169" w:author="你说的都对" w:date="2026-09-23T11:26:48Z">
        <w:r>
          <w:rPr>
            <w:rFonts w:hint="eastAsia" w:ascii="华文仿宋" w:hAnsi="华文仿宋" w:eastAsia="华文仿宋" w:cs="华文仿宋"/>
            <w:b/>
            <w:bCs/>
            <w:color w:val="000000"/>
            <w:kern w:val="0"/>
            <w:sz w:val="32"/>
            <w:szCs w:val="32"/>
            <w:lang w:val="en-US" w:eastAsia="zh-CN" w:bidi="ar"/>
            <w:woUserID w:val="5"/>
          </w:rPr>
          <w:t>4. 无法判断的情况</w:t>
        </w:r>
      </w:ins>
      <w:ins w:id="170" w:author="你说的都对" w:date="2026-09-23T11:26:48Z">
        <w:r>
          <w:rPr>
            <w:rFonts w:hint="eastAsia" w:ascii="华文仿宋" w:hAnsi="华文仿宋" w:eastAsia="华文仿宋" w:cs="华文仿宋"/>
            <w:color w:val="000000"/>
            <w:kern w:val="0"/>
            <w:sz w:val="32"/>
            <w:szCs w:val="32"/>
            <w:lang w:val="en-US" w:eastAsia="zh-CN" w:bidi="ar"/>
            <w:woUserID w:val="5"/>
          </w:rPr>
          <w:t>“系统规则管理主体”为空，或既不属于总部、也不属于湖南省级单位的，不自动填写“系统类型”，并输出统一提示语：</w:t>
        </w:r>
      </w:ins>
    </w:p>
    <w:p w14:paraId="1D303202">
      <w:pPr>
        <w:keepNext w:val="0"/>
        <w:keepLines/>
        <w:widowControl/>
        <w:suppressLineNumbers w:val="0"/>
        <w:snapToGrid w:val="0"/>
        <w:spacing w:before="0" w:beforeAutospacing="0" w:after="0" w:afterAutospacing="0" w:line="560" w:lineRule="exact"/>
        <w:ind w:left="1440" w:right="0" w:firstLine="0"/>
        <w:jc w:val="both"/>
        <w:rPr>
          <w:ins w:id="171" w:author="你说的都对" w:date="2026-09-23T11:26:48Z"/>
          <w:rFonts w:hint="eastAsia" w:ascii="华文仿宋" w:hAnsi="华文仿宋" w:eastAsia="华文仿宋" w:cs="华文仿宋"/>
          <w:color w:val="000000"/>
          <w:sz w:val="32"/>
          <w:szCs w:val="32"/>
          <w:woUserID w:val="5"/>
        </w:rPr>
      </w:pPr>
      <w:ins w:id="172" w:author="你说的都对" w:date="2026-09-23T11:26:48Z">
        <w:r>
          <w:rPr>
            <w:rFonts w:hint="eastAsia" w:ascii="华文仿宋" w:hAnsi="华文仿宋" w:eastAsia="华文仿宋" w:cs="华文仿宋"/>
            <w:b/>
            <w:bCs/>
            <w:color w:val="000000"/>
            <w:kern w:val="0"/>
            <w:sz w:val="32"/>
            <w:szCs w:val="32"/>
            <w:lang w:val="en-US" w:eastAsia="zh-CN" w:bidi="ar"/>
            <w:woUserID w:val="5"/>
          </w:rPr>
          <w:t>请补充系统类型，该列填报枚举值：一级部署系统、二级部署系统、三级部署系统，请根据系统的实际情况填报。</w:t>
        </w:r>
      </w:ins>
    </w:p>
    <w:p w14:paraId="61CA34CE">
      <w:pPr>
        <w:keepNext/>
        <w:keepLines/>
        <w:widowControl/>
        <w:suppressLineNumbers w:val="0"/>
        <w:snapToGrid w:val="0"/>
        <w:spacing w:before="100" w:beforeAutospacing="0" w:after="40" w:afterAutospacing="0" w:line="560" w:lineRule="exact"/>
        <w:ind w:left="640" w:right="0" w:firstLine="640"/>
        <w:jc w:val="left"/>
        <w:rPr>
          <w:ins w:id="173" w:author="你说的都对" w:date="2026-09-23T11:26:48Z"/>
          <w:rFonts w:hint="eastAsia" w:ascii="华文仿宋" w:hAnsi="华文仿宋" w:eastAsia="华文仿宋" w:cs="华文仿宋"/>
          <w:color w:val="000000"/>
          <w:sz w:val="32"/>
          <w:szCs w:val="32"/>
          <w:woUserID w:val="5"/>
        </w:rPr>
      </w:pPr>
      <w:ins w:id="174" w:author="你说的都对" w:date="2026-09-23T11:26:48Z">
        <w:r>
          <w:rPr>
            <w:rFonts w:hint="eastAsia" w:ascii="华文仿宋" w:hAnsi="华文仿宋" w:eastAsia="华文仿宋" w:cs="华文仿宋"/>
            <w:b/>
            <w:bCs/>
            <w:color w:val="000000"/>
            <w:kern w:val="0"/>
            <w:sz w:val="32"/>
            <w:szCs w:val="32"/>
            <w:lang w:val="en-US" w:eastAsia="zh-CN" w:bidi="ar"/>
            <w:woUserID w:val="5"/>
          </w:rPr>
          <w:t>3.3 判断原则</w:t>
        </w:r>
      </w:ins>
    </w:p>
    <w:p w14:paraId="3EA15825">
      <w:pPr>
        <w:keepNext w:val="0"/>
        <w:keepLines w:val="0"/>
        <w:widowControl/>
        <w:suppressLineNumbers w:val="0"/>
        <w:snapToGrid w:val="0"/>
        <w:spacing w:before="0" w:beforeAutospacing="0" w:after="0" w:afterAutospacing="0" w:line="560" w:lineRule="exact"/>
        <w:ind w:left="960" w:right="0" w:hanging="480"/>
        <w:jc w:val="both"/>
        <w:rPr>
          <w:ins w:id="175" w:author="你说的都对" w:date="2026-09-23T11:26:48Z"/>
          <w:rFonts w:hint="eastAsia" w:ascii="华文仿宋" w:hAnsi="华文仿宋" w:eastAsia="华文仿宋" w:cs="华文仿宋"/>
          <w:color w:val="000000"/>
          <w:sz w:val="32"/>
          <w:szCs w:val="32"/>
          <w:woUserID w:val="5"/>
        </w:rPr>
      </w:pPr>
      <w:ins w:id="176" w:author="你说的都对" w:date="2026-09-23T11:26:48Z">
        <w:r>
          <w:rPr>
            <w:rFonts w:hint="eastAsia" w:ascii="华文仿宋" w:hAnsi="华文仿宋" w:eastAsia="华文仿宋" w:cs="华文仿宋"/>
            <w:color w:val="000000"/>
            <w:kern w:val="0"/>
            <w:sz w:val="32"/>
            <w:szCs w:val="32"/>
            <w:lang w:val="en-US" w:eastAsia="zh-CN" w:bidi="ar"/>
            <w:woUserID w:val="5"/>
          </w:rPr>
          <w:t>• 对“湖南省级单位”的识别，同时依据包含关系和语义相似性判断。</w:t>
        </w:r>
      </w:ins>
    </w:p>
    <w:p w14:paraId="582341C7">
      <w:pPr>
        <w:keepNext w:val="0"/>
        <w:keepLines w:val="0"/>
        <w:widowControl/>
        <w:suppressLineNumbers w:val="0"/>
        <w:snapToGrid w:val="0"/>
        <w:spacing w:before="0" w:beforeAutospacing="0" w:after="0" w:afterAutospacing="0" w:line="560" w:lineRule="exact"/>
        <w:ind w:left="960" w:right="0" w:hanging="480"/>
        <w:jc w:val="both"/>
        <w:rPr>
          <w:ins w:id="177" w:author="你说的都对" w:date="2026-09-23T11:26:48Z"/>
          <w:rFonts w:hint="eastAsia" w:ascii="华文仿宋" w:hAnsi="华文仿宋" w:eastAsia="华文仿宋" w:cs="华文仿宋"/>
          <w:color w:val="000000"/>
          <w:sz w:val="32"/>
          <w:szCs w:val="32"/>
          <w:woUserID w:val="5"/>
        </w:rPr>
      </w:pPr>
      <w:ins w:id="178" w:author="你说的都对" w:date="2026-09-23T11:26:48Z">
        <w:r>
          <w:rPr>
            <w:rFonts w:hint="eastAsia" w:ascii="华文仿宋" w:hAnsi="华文仿宋" w:eastAsia="华文仿宋" w:cs="华文仿宋"/>
            <w:color w:val="000000"/>
            <w:kern w:val="0"/>
            <w:sz w:val="32"/>
            <w:szCs w:val="32"/>
            <w:lang w:val="en-US" w:eastAsia="zh-CN" w:bidi="ar"/>
            <w:woUserID w:val="5"/>
          </w:rPr>
          <w:t>• 已明确填写“三级部署系统”的记录优先保留，不进行自动修改。</w:t>
        </w:r>
      </w:ins>
    </w:p>
    <w:p w14:paraId="29A74E95">
      <w:pPr>
        <w:snapToGrid w:val="0"/>
        <w:ind w:left="960" w:hanging="480"/>
        <w:rPr>
          <w:ins w:id="180" w:author="你说的都对" w:date="2026-09-23T11:21:23Z"/>
          <w:rFonts w:hint="eastAsia"/>
          <w:lang w:eastAsia="zh"/>
          <w:woUserID w:val="2"/>
        </w:rPr>
        <w:pPrChange w:id="179" w:author="你说的都对" w:date="2026-09-23T11:27:30Z">
          <w:pPr>
            <w:snapToGrid w:val="0"/>
          </w:pPr>
        </w:pPrChange>
      </w:pPr>
      <w:ins w:id="181" w:author="你说的都对" w:date="2026-09-23T11:26:48Z">
        <w:r>
          <w:rPr>
            <w:rFonts w:hint="eastAsia" w:ascii="华文仿宋" w:hAnsi="华文仿宋" w:eastAsia="华文仿宋" w:cs="华文仿宋"/>
            <w:color w:val="000000"/>
            <w:kern w:val="0"/>
            <w:sz w:val="32"/>
            <w:szCs w:val="32"/>
            <w:lang w:val="en-US" w:eastAsia="zh-CN" w:bidi="ar"/>
            <w:woUserID w:val="5"/>
          </w:rPr>
          <w:t>• 除能够明确判断为“一级部署系统”或“二级部署系统”的情况外，不自动推断系统类型。</w:t>
        </w:r>
      </w:ins>
    </w:p>
    <w:p w14:paraId="38DF8933">
      <w:pPr>
        <w:numPr>
          <w:ilvl w:val="-1"/>
          <w:numId w:val="0"/>
        </w:numPr>
        <w:snapToGrid w:val="0"/>
        <w:ind w:firstLine="0"/>
        <w:rPr>
          <w:ins w:id="183" w:author="WPS_1717553954" w:date="2026-09-22T15:14:21Z"/>
          <w:rFonts w:hint="eastAsia"/>
          <w:lang w:eastAsia="zh"/>
          <w:rPrChange w:id="184" w:author="WPS_1717553954" w:date="2026-09-22T15:15:07Z">
            <w:rPr>
              <w:ins w:id="185" w:author="WPS_1717553954" w:date="2026-09-22T15:14:21Z"/>
              <w:rFonts w:hint="eastAsia"/>
              <w:lang w:eastAsia="zh"/>
              <w:woUserID w:val="10"/>
            </w:rPr>
          </w:rPrChange>
          <w:woUserID w:val="2"/>
        </w:rPr>
        <w:pPrChange w:id="182" w:author="你说的都对" w:date="2026-09-23T11:21:22Z">
          <w:pPr>
            <w:snapToGrid w:val="0"/>
          </w:pPr>
        </w:pPrChange>
      </w:pPr>
    </w:p>
    <w:p w14:paraId="229EC4B8">
      <w:pPr>
        <w:keepNext w:val="0"/>
        <w:keepLines w:val="0"/>
        <w:widowControl/>
        <w:suppressLineNumbers w:val="0"/>
        <w:snapToGrid w:val="0"/>
        <w:spacing w:before="0" w:beforeAutospacing="0" w:after="0" w:afterAutospacing="0"/>
        <w:ind w:right="0"/>
        <w:rPr>
          <w:ins w:id="187" w:author="WPS_1717553954" w:date="2026-09-22T15:26:16Z"/>
          <w:del w:id="188" w:author="你说的都对" w:date="2026-09-23T11:21:19Z"/>
          <w:rFonts w:hint="eastAsia" w:ascii="华文仿宋" w:hAnsi="华文仿宋" w:eastAsia="华文仿宋" w:cs="华文仿宋"/>
          <w:i w:val="0"/>
          <w:iCs w:val="0"/>
          <w:caps w:val="0"/>
          <w:color w:val="000000"/>
          <w:spacing w:val="0"/>
          <w:sz w:val="32"/>
          <w:szCs w:val="22"/>
          <w:shd w:val="clear"/>
          <w:lang w:eastAsia="zh"/>
          <w:woUserID w:val="0"/>
        </w:rPr>
        <w:pPrChange w:id="186" w:author="WPS_1717553954" w:date="2026-09-22T15:26:09Z">
          <w:pPr>
            <w:pStyle w:val="31"/>
            <w:keepNext w:val="0"/>
            <w:keepLines w:val="0"/>
            <w:widowControl/>
            <w:suppressLineNumbers w:val="0"/>
            <w:spacing w:before="0" w:beforeAutospacing="0" w:after="0" w:afterAutospacing="0"/>
            <w:ind w:left="0" w:right="0"/>
          </w:pPr>
        </w:pPrChange>
      </w:pPr>
      <w:ins w:id="189" w:author="WPS_1717553954" w:date="2026-09-22T15:25:46Z">
        <w:del w:id="190" w:author="你说的都对" w:date="2026-09-23T11:21:19Z">
          <w:r>
            <w:rPr>
              <w:rFonts w:hint="eastAsia" w:ascii="华文仿宋" w:hAnsi="华文仿宋" w:eastAsia="华文仿宋" w:cs="华文仿宋"/>
              <w:i w:val="0"/>
              <w:iCs w:val="0"/>
              <w:caps w:val="0"/>
              <w:color w:val="000000"/>
              <w:spacing w:val="0"/>
              <w:sz w:val="32"/>
              <w:szCs w:val="22"/>
              <w:shd w:val="clear" w:fill="FFFFFF"/>
              <w:lang w:eastAsia="zh"/>
              <w:rPrChange w:id="191" w:author="WPS_1717553954" w:date="2026-09-22T15:26:09Z">
                <w:rPr>
                  <w:rFonts w:ascii="Open Sans" w:hAnsi="Open Sans" w:eastAsia="Open Sans" w:cs="Open Sans"/>
                  <w:i w:val="0"/>
                  <w:iCs w:val="0"/>
                  <w:caps w:val="0"/>
                  <w:color w:val="0F1115"/>
                  <w:spacing w:val="0"/>
                  <w:sz w:val="24"/>
                  <w:szCs w:val="24"/>
                  <w:shd w:val="clear" w:fill="FFFFFF"/>
                  <w:woUserID w:val="10"/>
                </w:rPr>
              </w:rPrChange>
              <w:woUserID w:val="0"/>
            </w:rPr>
            <w:delText>读取“系统控制规则清单”的表头行，判断是否存在“系统类型”列。</w:delText>
          </w:r>
        </w:del>
      </w:ins>
    </w:p>
    <w:p w14:paraId="49A26AC7">
      <w:pPr>
        <w:keepNext w:val="0"/>
        <w:keepLines w:val="0"/>
        <w:widowControl/>
        <w:suppressLineNumbers w:val="0"/>
        <w:snapToGrid w:val="0"/>
        <w:spacing w:before="0" w:beforeAutospacing="0" w:after="0" w:afterAutospacing="0"/>
        <w:ind w:right="0"/>
        <w:rPr>
          <w:ins w:id="193" w:author="WPS_1717553954" w:date="2026-09-22T15:26:18Z"/>
          <w:del w:id="194" w:author="你说的都对" w:date="2026-09-23T11:21:19Z"/>
          <w:rFonts w:hint="eastAsia" w:ascii="华文仿宋" w:hAnsi="华文仿宋" w:eastAsia="华文仿宋" w:cs="华文仿宋"/>
          <w:i w:val="0"/>
          <w:iCs w:val="0"/>
          <w:caps w:val="0"/>
          <w:color w:val="000000"/>
          <w:spacing w:val="0"/>
          <w:sz w:val="32"/>
          <w:szCs w:val="22"/>
          <w:shd w:val="clear"/>
          <w:lang w:eastAsia="zh"/>
          <w:woUserID w:val="0"/>
        </w:rPr>
        <w:pPrChange w:id="192" w:author="WPS_1717553954" w:date="2026-09-22T15:26:09Z">
          <w:pPr>
            <w:pStyle w:val="31"/>
            <w:keepNext w:val="0"/>
            <w:keepLines w:val="0"/>
            <w:widowControl/>
            <w:suppressLineNumbers w:val="0"/>
            <w:spacing w:before="0" w:beforeAutospacing="0" w:after="0" w:afterAutospacing="0"/>
            <w:ind w:left="0" w:right="0"/>
          </w:pPr>
        </w:pPrChange>
      </w:pPr>
      <w:ins w:id="195" w:author="WPS_1717553954" w:date="2026-09-22T15:25:46Z">
        <w:del w:id="196" w:author="你说的都对" w:date="2026-09-23T11:21:19Z">
          <w:r>
            <w:rPr>
              <w:rFonts w:hint="eastAsia" w:ascii="华文仿宋" w:hAnsi="华文仿宋" w:eastAsia="华文仿宋" w:cs="华文仿宋"/>
              <w:i w:val="0"/>
              <w:iCs w:val="0"/>
              <w:caps w:val="0"/>
              <w:color w:val="000000"/>
              <w:spacing w:val="0"/>
              <w:sz w:val="32"/>
              <w:szCs w:val="22"/>
              <w:shd w:val="clear" w:fill="FFFFFF"/>
              <w:lang w:eastAsia="zh"/>
              <w:rPrChange w:id="197" w:author="WPS_1717553954" w:date="2026-09-22T15:26:09Z">
                <w:rPr>
                  <w:rFonts w:hint="default" w:ascii="Open Sans" w:hAnsi="Open Sans" w:eastAsia="Open Sans" w:cs="Open Sans"/>
                  <w:i w:val="0"/>
                  <w:iCs w:val="0"/>
                  <w:caps w:val="0"/>
                  <w:color w:val="0F1115"/>
                  <w:spacing w:val="0"/>
                  <w:sz w:val="24"/>
                  <w:szCs w:val="24"/>
                  <w:shd w:val="clear" w:fill="FFFFFF"/>
                  <w:woUserID w:val="10"/>
                </w:rPr>
              </w:rPrChange>
              <w:woUserID w:val="0"/>
            </w:rPr>
            <w:delText>如果表头行已有“系统类型”列，则将该列表头统一修改为“系统类型”。</w:delText>
          </w:r>
        </w:del>
      </w:ins>
    </w:p>
    <w:p w14:paraId="56DD5B6C">
      <w:pPr>
        <w:keepNext w:val="0"/>
        <w:keepLines w:val="0"/>
        <w:widowControl/>
        <w:suppressLineNumbers w:val="0"/>
        <w:snapToGrid w:val="0"/>
        <w:spacing w:before="0" w:beforeAutospacing="0" w:after="0" w:afterAutospacing="0"/>
        <w:ind w:right="0"/>
        <w:rPr>
          <w:ins w:id="199" w:author="WPS_1717553954" w:date="2026-09-22T15:26:21Z"/>
          <w:del w:id="200" w:author="你说的都对" w:date="2026-09-23T11:21:19Z"/>
          <w:rFonts w:hint="eastAsia" w:ascii="华文仿宋" w:hAnsi="华文仿宋" w:eastAsia="华文仿宋" w:cs="华文仿宋"/>
          <w:i w:val="0"/>
          <w:iCs w:val="0"/>
          <w:caps w:val="0"/>
          <w:color w:val="000000"/>
          <w:spacing w:val="0"/>
          <w:sz w:val="32"/>
          <w:szCs w:val="22"/>
          <w:shd w:val="clear"/>
          <w:lang w:eastAsia="zh"/>
          <w:woUserID w:val="0"/>
        </w:rPr>
        <w:pPrChange w:id="198" w:author="WPS_1717553954" w:date="2026-09-22T15:26:09Z">
          <w:pPr>
            <w:pStyle w:val="31"/>
            <w:keepNext w:val="0"/>
            <w:keepLines w:val="0"/>
            <w:widowControl/>
            <w:suppressLineNumbers w:val="0"/>
            <w:spacing w:before="0" w:beforeAutospacing="0" w:after="0" w:afterAutospacing="0"/>
            <w:ind w:left="0" w:right="0"/>
          </w:pPr>
        </w:pPrChange>
      </w:pPr>
      <w:ins w:id="201" w:author="WPS_1717553954" w:date="2026-09-22T15:25:46Z">
        <w:del w:id="202" w:author="你说的都对" w:date="2026-09-23T11:21:19Z">
          <w:r>
            <w:rPr>
              <w:rFonts w:hint="eastAsia" w:ascii="华文仿宋" w:hAnsi="华文仿宋" w:eastAsia="华文仿宋" w:cs="华文仿宋"/>
              <w:i w:val="0"/>
              <w:iCs w:val="0"/>
              <w:caps w:val="0"/>
              <w:color w:val="000000"/>
              <w:spacing w:val="0"/>
              <w:sz w:val="32"/>
              <w:szCs w:val="22"/>
              <w:shd w:val="clear" w:fill="FFFFFF"/>
              <w:lang w:eastAsia="zh"/>
              <w:rPrChange w:id="203" w:author="WPS_1717553954" w:date="2026-09-22T15:26:09Z">
                <w:rPr>
                  <w:rFonts w:hint="default" w:ascii="Open Sans" w:hAnsi="Open Sans" w:eastAsia="Open Sans" w:cs="Open Sans"/>
                  <w:i w:val="0"/>
                  <w:iCs w:val="0"/>
                  <w:caps w:val="0"/>
                  <w:color w:val="0F1115"/>
                  <w:spacing w:val="0"/>
                  <w:sz w:val="24"/>
                  <w:szCs w:val="24"/>
                  <w:shd w:val="clear" w:fill="FFFFFF"/>
                  <w:woUserID w:val="10"/>
                </w:rPr>
              </w:rPrChange>
              <w:woUserID w:val="0"/>
            </w:rPr>
            <w:delText>如果表头行没有“系统类型”列，但该表头下方任意数据行中出现“一级部署系统”“二级部署系统”“三级部署系统”中的任意一个值，则把该列认定为“系统类型”列，并将该列表头修改为“系统类型”。</w:delText>
          </w:r>
        </w:del>
      </w:ins>
    </w:p>
    <w:p w14:paraId="5E374EF5">
      <w:pPr>
        <w:keepNext w:val="0"/>
        <w:keepLines w:val="0"/>
        <w:widowControl/>
        <w:suppressLineNumbers w:val="0"/>
        <w:snapToGrid w:val="0"/>
        <w:spacing w:before="0" w:beforeAutospacing="0" w:after="0" w:afterAutospacing="0"/>
        <w:ind w:right="0"/>
        <w:rPr>
          <w:ins w:id="205" w:author="WPS_1717553954" w:date="2026-09-22T15:26:24Z"/>
          <w:del w:id="206" w:author="你说的都对" w:date="2026-09-23T11:21:19Z"/>
          <w:rFonts w:hint="eastAsia" w:ascii="华文仿宋" w:hAnsi="华文仿宋" w:eastAsia="华文仿宋" w:cs="华文仿宋"/>
          <w:i w:val="0"/>
          <w:iCs w:val="0"/>
          <w:caps w:val="0"/>
          <w:color w:val="000000"/>
          <w:spacing w:val="0"/>
          <w:sz w:val="32"/>
          <w:szCs w:val="22"/>
          <w:shd w:val="clear"/>
          <w:lang w:eastAsia="zh"/>
          <w:woUserID w:val="0"/>
        </w:rPr>
        <w:pPrChange w:id="204" w:author="WPS_1717553954" w:date="2026-09-22T15:26:24Z">
          <w:pPr>
            <w:pStyle w:val="31"/>
            <w:keepNext w:val="0"/>
            <w:keepLines w:val="0"/>
            <w:widowControl/>
            <w:suppressLineNumbers w:val="0"/>
            <w:spacing w:before="0" w:beforeAutospacing="0" w:after="0" w:afterAutospacing="0"/>
            <w:ind w:left="0" w:right="0"/>
          </w:pPr>
        </w:pPrChange>
      </w:pPr>
      <w:ins w:id="207" w:author="WPS_1717553954" w:date="2026-09-22T15:25:46Z">
        <w:del w:id="208" w:author="你说的都对" w:date="2026-09-23T11:21:19Z">
          <w:r>
            <w:rPr>
              <w:rFonts w:hint="eastAsia" w:ascii="华文仿宋" w:hAnsi="华文仿宋" w:eastAsia="华文仿宋" w:cs="华文仿宋"/>
              <w:i w:val="0"/>
              <w:iCs w:val="0"/>
              <w:caps w:val="0"/>
              <w:color w:val="000000"/>
              <w:spacing w:val="0"/>
              <w:sz w:val="32"/>
              <w:szCs w:val="22"/>
              <w:shd w:val="clear" w:fill="FFFFFF"/>
              <w:lang w:eastAsia="zh"/>
              <w:rPrChange w:id="209" w:author="WPS_1717553954" w:date="2026-09-22T15:26:09Z">
                <w:rPr>
                  <w:rFonts w:hint="default" w:ascii="Open Sans" w:hAnsi="Open Sans" w:eastAsia="Open Sans" w:cs="Open Sans"/>
                  <w:i w:val="0"/>
                  <w:iCs w:val="0"/>
                  <w:caps w:val="0"/>
                  <w:color w:val="0F1115"/>
                  <w:spacing w:val="0"/>
                  <w:sz w:val="24"/>
                  <w:szCs w:val="24"/>
                  <w:shd w:val="clear" w:fill="FFFFFF"/>
                  <w:woUserID w:val="10"/>
                </w:rPr>
              </w:rPrChange>
              <w:woUserID w:val="0"/>
            </w:rPr>
            <w:delText>如果表头行没有“系统类型”列，且下方也没有上述枚举值，则判定为缺少“系统类型”列。此时在“系统名称”列和“系统规则管理主体”列中间插入一个新列，列名设置为“系统类型”。</w:delText>
          </w:r>
        </w:del>
      </w:ins>
    </w:p>
    <w:p w14:paraId="46F5E3CC">
      <w:pPr>
        <w:keepNext w:val="0"/>
        <w:keepLines w:val="0"/>
        <w:widowControl/>
        <w:suppressLineNumbers w:val="0"/>
        <w:snapToGrid w:val="0"/>
        <w:spacing w:before="0" w:beforeAutospacing="0" w:after="0" w:afterAutospacing="0"/>
        <w:ind w:right="0"/>
        <w:rPr>
          <w:ins w:id="211" w:author="WPS_1717553954" w:date="2026-09-22T15:26:26Z"/>
          <w:del w:id="212" w:author="你说的都对" w:date="2026-09-23T11:21:19Z"/>
          <w:rFonts w:hint="eastAsia" w:ascii="华文仿宋" w:hAnsi="华文仿宋" w:eastAsia="华文仿宋" w:cs="华文仿宋"/>
          <w:i w:val="0"/>
          <w:iCs w:val="0"/>
          <w:caps w:val="0"/>
          <w:color w:val="000000"/>
          <w:spacing w:val="0"/>
          <w:sz w:val="32"/>
          <w:szCs w:val="22"/>
          <w:shd w:val="clear"/>
          <w:lang w:eastAsia="zh"/>
          <w:rPrChange w:id="213" w:author="WPS_1717553954" w:date="2026-09-22T15:26:58Z">
            <w:rPr>
              <w:ins w:id="214" w:author="WPS_1717553954" w:date="2026-09-22T15:26:26Z"/>
              <w:del w:id="215" w:author="你说的都对" w:date="2026-09-23T11:21:19Z"/>
              <w:rFonts w:hint="eastAsia" w:ascii="华文仿宋" w:hAnsi="华文仿宋" w:eastAsia="华文仿宋" w:cs="华文仿宋"/>
              <w:i w:val="0"/>
              <w:iCs w:val="0"/>
              <w:caps w:val="0"/>
              <w:color w:val="000000"/>
              <w:spacing w:val="0"/>
              <w:sz w:val="32"/>
              <w:szCs w:val="22"/>
              <w:shd w:val="clear"/>
              <w:lang w:eastAsia="zh"/>
              <w:woUserID w:val="0"/>
            </w:rPr>
          </w:rPrChange>
          <w:woUserID w:val="0"/>
        </w:rPr>
        <w:pPrChange w:id="210" w:author="WPS_1717553954" w:date="2026-09-22T15:26:58Z">
          <w:pPr>
            <w:pStyle w:val="31"/>
            <w:keepNext w:val="0"/>
            <w:keepLines w:val="0"/>
            <w:widowControl/>
            <w:suppressLineNumbers w:val="0"/>
            <w:spacing w:before="0" w:beforeAutospacing="0" w:after="0" w:afterAutospacing="0"/>
            <w:ind w:left="0" w:right="0"/>
          </w:pPr>
        </w:pPrChange>
      </w:pPr>
      <w:ins w:id="216" w:author="WPS_1717553954" w:date="2026-09-22T15:25:46Z">
        <w:del w:id="217" w:author="你说的都对" w:date="2026-09-23T11:21:19Z">
          <w:r>
            <w:rPr>
              <w:rFonts w:hint="eastAsia" w:ascii="华文仿宋" w:hAnsi="华文仿宋" w:eastAsia="华文仿宋" w:cs="华文仿宋"/>
              <w:i w:val="0"/>
              <w:iCs w:val="0"/>
              <w:caps w:val="0"/>
              <w:color w:val="000000"/>
              <w:spacing w:val="0"/>
              <w:sz w:val="32"/>
              <w:szCs w:val="22"/>
              <w:shd w:val="clear" w:fill="FFFFFF"/>
              <w:lang w:eastAsia="zh"/>
              <w:rPrChange w:id="218" w:author="WPS_1717553954" w:date="2026-09-22T15:26:09Z">
                <w:rPr>
                  <w:rFonts w:hint="default" w:ascii="Open Sans" w:hAnsi="Open Sans" w:eastAsia="Open Sans" w:cs="Open Sans"/>
                  <w:i w:val="0"/>
                  <w:iCs w:val="0"/>
                  <w:caps w:val="0"/>
                  <w:color w:val="0F1115"/>
                  <w:spacing w:val="0"/>
                  <w:sz w:val="24"/>
                  <w:szCs w:val="24"/>
                  <w:shd w:val="clear" w:fill="FFFFFF"/>
                  <w:woUserID w:val="10"/>
                </w:rPr>
              </w:rPrChange>
              <w:woUserID w:val="0"/>
            </w:rPr>
            <w:delText>逐行读取“系统规则管理主体”列的值，并按以下优先级填写“系统类</w:delText>
          </w:r>
        </w:del>
      </w:ins>
      <w:ins w:id="219" w:author="WPS_1717553954" w:date="2026-09-22T15:25:46Z">
        <w:del w:id="220" w:author="你说的都对" w:date="2026-09-23T11:21:19Z">
          <w:r>
            <w:rPr>
              <w:rFonts w:hint="eastAsia" w:ascii="华文仿宋" w:hAnsi="华文仿宋" w:eastAsia="华文仿宋" w:cs="华文仿宋"/>
              <w:i w:val="0"/>
              <w:iCs w:val="0"/>
              <w:caps w:val="0"/>
              <w:color w:val="000000"/>
              <w:spacing w:val="0"/>
              <w:sz w:val="32"/>
              <w:szCs w:val="22"/>
              <w:shd w:val="clear" w:fill="FFFFFF"/>
              <w:lang w:eastAsia="zh"/>
              <w:rPrChange w:id="221" w:author="WPS_1717553954" w:date="2026-09-22T15:26:58Z">
                <w:rPr>
                  <w:rFonts w:hint="default" w:ascii="Open Sans" w:hAnsi="Open Sans" w:eastAsia="Open Sans" w:cs="Open Sans"/>
                  <w:i w:val="0"/>
                  <w:iCs w:val="0"/>
                  <w:caps w:val="0"/>
                  <w:color w:val="0F1115"/>
                  <w:spacing w:val="0"/>
                  <w:sz w:val="24"/>
                  <w:szCs w:val="24"/>
                  <w:shd w:val="clear" w:fill="FFFFFF"/>
                  <w:woUserID w:val="10"/>
                </w:rPr>
              </w:rPrChange>
              <w:woUserID w:val="0"/>
            </w:rPr>
            <w:delText>型”列。</w:delText>
          </w:r>
        </w:del>
      </w:ins>
    </w:p>
    <w:p w14:paraId="3E525002">
      <w:pPr>
        <w:keepNext w:val="0"/>
        <w:keepLines w:val="0"/>
        <w:widowControl/>
        <w:numPr>
          <w:ilvl w:val="-1"/>
          <w:numId w:val="0"/>
        </w:numPr>
        <w:suppressLineNumbers w:val="0"/>
        <w:snapToGrid w:val="0"/>
        <w:spacing w:before="0" w:beforeAutospacing="0" w:after="0" w:afterAutospacing="0"/>
        <w:ind w:left="0" w:firstLine="0"/>
        <w:rPr>
          <w:ins w:id="223" w:author="WPS_1717553954" w:date="2026-09-22T15:26:53Z"/>
          <w:del w:id="224" w:author="你说的都对" w:date="2026-09-23T11:21:19Z"/>
          <w:rFonts w:hint="eastAsia" w:ascii="华文仿宋" w:hAnsi="华文仿宋" w:eastAsia="华文仿宋" w:cs="华文仿宋"/>
          <w:i w:val="0"/>
          <w:iCs w:val="0"/>
          <w:caps w:val="0"/>
          <w:color w:val="000000"/>
          <w:spacing w:val="0"/>
          <w:sz w:val="32"/>
          <w:szCs w:val="22"/>
          <w:shd w:val="clear"/>
          <w:lang w:eastAsia="zh"/>
          <w:rPrChange w:id="225" w:author="WPS_1717553954" w:date="2026-09-22T15:26:58Z">
            <w:rPr>
              <w:ins w:id="226" w:author="WPS_1717553954" w:date="2026-09-22T15:26:53Z"/>
              <w:del w:id="227" w:author="你说的都对" w:date="2026-09-23T11:21:19Z"/>
              <w:rFonts w:hint="eastAsia" w:ascii="华文仿宋" w:hAnsi="华文仿宋" w:eastAsia="华文仿宋" w:cs="华文仿宋"/>
              <w:i w:val="0"/>
              <w:iCs w:val="0"/>
              <w:caps w:val="0"/>
              <w:color w:val="000000"/>
              <w:spacing w:val="0"/>
              <w:sz w:val="32"/>
              <w:szCs w:val="22"/>
              <w:shd w:val="clear"/>
              <w:lang w:eastAsia="zh"/>
              <w:woUserID w:val="0"/>
            </w:rPr>
          </w:rPrChange>
          <w:woUserID w:val="0"/>
        </w:rPr>
        <w:pPrChange w:id="222" w:author="WPS_1717553954" w:date="2026-09-22T15:26:58Z">
          <w:pPr>
            <w:keepNext w:val="0"/>
            <w:keepLines w:val="0"/>
            <w:widowControl/>
            <w:numPr>
              <w:ilvl w:val="0"/>
              <w:numId w:val="8"/>
            </w:numPr>
            <w:suppressLineNumbers w:val="0"/>
            <w:spacing w:before="90" w:beforeAutospacing="0" w:after="0" w:afterAutospacing="1"/>
            <w:ind w:left="0" w:hanging="360"/>
          </w:pPr>
        </w:pPrChange>
      </w:pPr>
      <w:ins w:id="228" w:author="WPS_1717553954" w:date="2026-09-22T15:25:46Z">
        <w:del w:id="229" w:author="你说的都对" w:date="2026-09-23T11:21:19Z">
          <w:r>
            <w:rPr>
              <w:rFonts w:hint="eastAsia" w:ascii="华文仿宋" w:hAnsi="华文仿宋" w:eastAsia="华文仿宋" w:cs="华文仿宋"/>
              <w:i w:val="0"/>
              <w:iCs w:val="0"/>
              <w:caps w:val="0"/>
              <w:color w:val="000000"/>
              <w:spacing w:val="0"/>
              <w:sz w:val="32"/>
              <w:szCs w:val="22"/>
              <w:shd w:val="clear" w:fill="auto"/>
              <w:lang w:eastAsia="zh"/>
              <w:rPrChange w:id="230" w:author="WPS_1717553954" w:date="2026-09-22T15:26:58Z">
                <w:rPr>
                  <w:rFonts w:hint="default" w:ascii="Open Sans" w:hAnsi="Open Sans" w:eastAsia="Open Sans" w:cs="Open Sans"/>
                  <w:i w:val="0"/>
                  <w:iCs w:val="0"/>
                  <w:caps w:val="0"/>
                  <w:color w:val="0F1115"/>
                  <w:spacing w:val="0"/>
                  <w:sz w:val="24"/>
                  <w:szCs w:val="24"/>
                  <w:shd w:val="clear" w:fill="FFFFFF"/>
                  <w:woUserID w:val="10"/>
                </w:rPr>
              </w:rPrChange>
              <w:woUserID w:val="0"/>
            </w:rPr>
            <w:delText>统一提示语为：请补充系统类型，该列填报枚举值：一级部署系</w:delText>
          </w:r>
        </w:del>
      </w:ins>
      <w:ins w:id="231" w:author="WPS_1717553954" w:date="2026-09-22T15:25:46Z">
        <w:del w:id="232" w:author="你说的都对" w:date="2026-09-23T11:21:19Z">
          <w:r>
            <w:rPr>
              <w:rFonts w:hint="eastAsia" w:ascii="华文仿宋" w:hAnsi="华文仿宋" w:eastAsia="华文仿宋" w:cs="华文仿宋"/>
              <w:i w:val="0"/>
              <w:iCs w:val="0"/>
              <w:caps w:val="0"/>
              <w:color w:val="000000"/>
              <w:spacing w:val="0"/>
              <w:sz w:val="32"/>
              <w:szCs w:val="22"/>
              <w:shd w:val="clear" w:fill="auto"/>
              <w:lang w:eastAsia="zh"/>
              <w:rPrChange w:id="233" w:author="WPS_1717553954" w:date="2026-09-22T15:26:58Z">
                <w:rPr>
                  <w:rFonts w:hint="default" w:ascii="Open Sans" w:hAnsi="Open Sans" w:eastAsia="Open Sans" w:cs="Open Sans"/>
                  <w:i w:val="0"/>
                  <w:iCs w:val="0"/>
                  <w:caps w:val="0"/>
                  <w:color w:val="0F1115"/>
                  <w:spacing w:val="0"/>
                  <w:sz w:val="24"/>
                  <w:szCs w:val="24"/>
                  <w:shd w:val="clear" w:fill="FFFFFF"/>
                  <w:woUserID w:val="10"/>
                </w:rPr>
              </w:rPrChange>
              <w:woUserID w:val="0"/>
            </w:rPr>
            <w:delText>统、二级部署系统、三级部署系统，请根据系统的实际情况填报。</w:delText>
          </w:r>
        </w:del>
      </w:ins>
    </w:p>
    <w:p w14:paraId="4D9E1EC2">
      <w:pPr>
        <w:keepNext w:val="0"/>
        <w:keepLines w:val="0"/>
        <w:widowControl/>
        <w:numPr>
          <w:ilvl w:val="-1"/>
          <w:numId w:val="0"/>
        </w:numPr>
        <w:suppressLineNumbers w:val="0"/>
        <w:snapToGrid w:val="0"/>
        <w:spacing w:before="0" w:beforeAutospacing="0" w:after="0" w:afterAutospacing="0"/>
        <w:ind w:left="0" w:firstLine="0"/>
        <w:rPr>
          <w:ins w:id="235" w:author="WPS_1717553954" w:date="2026-09-22T15:25:46Z"/>
          <w:del w:id="236" w:author="你说的都对" w:date="2026-09-23T11:21:19Z"/>
          <w:rFonts w:hint="eastAsia"/>
          <w:lang w:eastAsia="zh"/>
          <w:rPrChange w:id="237" w:author="WPS_1717553954" w:date="2026-09-22T15:26:58Z">
            <w:rPr>
              <w:ins w:id="238" w:author="WPS_1717553954" w:date="2026-09-22T15:25:46Z"/>
              <w:del w:id="239" w:author="你说的都对" w:date="2026-09-23T11:21:19Z"/>
              <w:woUserID w:val="10"/>
            </w:rPr>
          </w:rPrChange>
          <w:woUserID w:val="0"/>
        </w:rPr>
        <w:pPrChange w:id="234" w:author="WPS_1717553954" w:date="2026-09-22T15:26:58Z">
          <w:pPr>
            <w:keepNext w:val="0"/>
            <w:keepLines w:val="0"/>
            <w:widowControl/>
            <w:numPr>
              <w:ilvl w:val="0"/>
              <w:numId w:val="8"/>
            </w:numPr>
            <w:suppressLineNumbers w:val="0"/>
            <w:spacing w:before="90" w:beforeAutospacing="0" w:after="0" w:afterAutospacing="1"/>
            <w:ind w:left="0" w:hanging="360"/>
          </w:pPr>
        </w:pPrChange>
      </w:pPr>
      <w:ins w:id="240" w:author="WPS_1717553954" w:date="2026-09-22T15:25:46Z">
        <w:del w:id="241" w:author="你说的都对" w:date="2026-09-23T11:21:19Z">
          <w:r>
            <w:rPr>
              <w:rFonts w:hint="eastAsia" w:ascii="华文仿宋" w:hAnsi="华文仿宋" w:eastAsia="华文仿宋" w:cs="华文仿宋"/>
              <w:i w:val="0"/>
              <w:iCs w:val="0"/>
              <w:caps w:val="0"/>
              <w:color w:val="000000"/>
              <w:spacing w:val="0"/>
              <w:sz w:val="32"/>
              <w:szCs w:val="22"/>
              <w:shd w:val="clear" w:fill="auto"/>
              <w:lang w:eastAsia="zh"/>
              <w:rPrChange w:id="242" w:author="WPS_1717553954" w:date="2026-09-22T15:26:58Z">
                <w:rPr>
                  <w:rFonts w:hint="default" w:ascii="Open Sans" w:hAnsi="Open Sans" w:eastAsia="Open Sans" w:cs="Open Sans"/>
                  <w:i w:val="0"/>
                  <w:iCs w:val="0"/>
                  <w:caps w:val="0"/>
                  <w:color w:val="0F1115"/>
                  <w:spacing w:val="0"/>
                  <w:sz w:val="24"/>
                  <w:szCs w:val="24"/>
                  <w:shd w:val="clear" w:fill="FFFFFF"/>
                  <w:woUserID w:val="10"/>
                </w:rPr>
              </w:rPrChange>
              <w:woUserID w:val="0"/>
            </w:rPr>
            <w:delText>如果“系统规则管理主体”的值是“总部”或明确表示总部，则在该行“系统类型”列填写“一级部署系统”。</w:delText>
          </w:r>
        </w:del>
      </w:ins>
    </w:p>
    <w:p w14:paraId="6F64D310">
      <w:pPr>
        <w:keepNext w:val="0"/>
        <w:keepLines w:val="0"/>
        <w:widowControl/>
        <w:numPr>
          <w:ilvl w:val="-1"/>
          <w:numId w:val="0"/>
        </w:numPr>
        <w:suppressLineNumbers w:val="0"/>
        <w:snapToGrid w:val="0"/>
        <w:spacing w:before="0" w:beforeAutospacing="0" w:after="0" w:afterAutospacing="0"/>
        <w:ind w:left="0" w:firstLine="0"/>
        <w:rPr>
          <w:ins w:id="244" w:author="WPS_1717553954" w:date="2026-09-22T15:26:38Z"/>
          <w:del w:id="245" w:author="你说的都对" w:date="2026-09-23T11:21:19Z"/>
          <w:rFonts w:hint="eastAsia" w:ascii="华文仿宋" w:hAnsi="华文仿宋" w:eastAsia="华文仿宋" w:cs="华文仿宋"/>
          <w:i w:val="0"/>
          <w:iCs w:val="0"/>
          <w:caps w:val="0"/>
          <w:color w:val="000000"/>
          <w:spacing w:val="0"/>
          <w:sz w:val="32"/>
          <w:szCs w:val="22"/>
          <w:shd w:val="clear"/>
          <w:lang w:eastAsia="zh"/>
          <w:rPrChange w:id="246" w:author="WPS_1717553954" w:date="2026-09-22T15:26:58Z">
            <w:rPr>
              <w:ins w:id="247" w:author="WPS_1717553954" w:date="2026-09-22T15:26:38Z"/>
              <w:del w:id="248" w:author="你说的都对" w:date="2026-09-23T11:21:19Z"/>
              <w:rFonts w:hint="eastAsia" w:ascii="华文仿宋" w:hAnsi="华文仿宋" w:eastAsia="华文仿宋" w:cs="华文仿宋"/>
              <w:i w:val="0"/>
              <w:iCs w:val="0"/>
              <w:caps w:val="0"/>
              <w:color w:val="000000"/>
              <w:spacing w:val="0"/>
              <w:sz w:val="32"/>
              <w:szCs w:val="22"/>
              <w:shd w:val="clear"/>
              <w:lang w:eastAsia="zh"/>
              <w:woUserID w:val="0"/>
            </w:rPr>
          </w:rPrChange>
          <w:woUserID w:val="0"/>
        </w:rPr>
        <w:pPrChange w:id="243" w:author="WPS_1717553954" w:date="2026-09-22T15:26:58Z">
          <w:pPr>
            <w:keepNext w:val="0"/>
            <w:keepLines w:val="0"/>
            <w:widowControl/>
            <w:numPr>
              <w:ilvl w:val="0"/>
              <w:numId w:val="8"/>
            </w:numPr>
            <w:suppressLineNumbers w:val="0"/>
            <w:spacing w:before="90" w:beforeAutospacing="0" w:after="0" w:afterAutospacing="1"/>
            <w:ind w:left="0" w:hanging="360"/>
          </w:pPr>
        </w:pPrChange>
      </w:pPr>
      <w:ins w:id="249" w:author="WPS_1717553954" w:date="2026-09-22T15:25:46Z">
        <w:del w:id="250" w:author="你说的都对" w:date="2026-09-23T11:21:19Z">
          <w:r>
            <w:rPr>
              <w:rFonts w:hint="eastAsia" w:ascii="华文仿宋" w:hAnsi="华文仿宋" w:eastAsia="华文仿宋" w:cs="华文仿宋"/>
              <w:i w:val="0"/>
              <w:iCs w:val="0"/>
              <w:caps w:val="0"/>
              <w:color w:val="000000"/>
              <w:spacing w:val="0"/>
              <w:sz w:val="32"/>
              <w:szCs w:val="22"/>
              <w:shd w:val="clear" w:fill="auto"/>
              <w:lang w:eastAsia="zh"/>
              <w:rPrChange w:id="251" w:author="WPS_1717553954" w:date="2026-09-22T15:26:58Z">
                <w:rPr>
                  <w:rFonts w:hint="default" w:ascii="Open Sans" w:hAnsi="Open Sans" w:eastAsia="Open Sans" w:cs="Open Sans"/>
                  <w:i w:val="0"/>
                  <w:iCs w:val="0"/>
                  <w:caps w:val="0"/>
                  <w:color w:val="0F1115"/>
                  <w:spacing w:val="0"/>
                  <w:sz w:val="24"/>
                  <w:szCs w:val="24"/>
                  <w:shd w:val="clear" w:fill="FFFFFF"/>
                  <w:woUserID w:val="10"/>
                </w:rPr>
              </w:rPrChange>
              <w:woUserID w:val="0"/>
            </w:rPr>
            <w:delText>如果“系统规则管理主体”的值不是总部，但等于、包含或语义类似“湖南”“省公司”“湖南电力”“湖南省”等表示湖南省级单位的文字，则在该行“系统类型”列填写“二级部署系统”。</w:delText>
          </w:r>
        </w:del>
      </w:ins>
    </w:p>
    <w:p w14:paraId="53E40F27">
      <w:pPr>
        <w:keepNext w:val="0"/>
        <w:keepLines w:val="0"/>
        <w:widowControl/>
        <w:numPr>
          <w:ilvl w:val="-1"/>
          <w:numId w:val="0"/>
        </w:numPr>
        <w:suppressLineNumbers w:val="0"/>
        <w:snapToGrid w:val="0"/>
        <w:spacing w:before="0" w:beforeAutospacing="0" w:after="0" w:afterAutospacing="0"/>
        <w:ind w:left="0" w:firstLine="0"/>
        <w:rPr>
          <w:ins w:id="253" w:author="WPS_1717553954" w:date="2026-09-22T15:25:46Z"/>
          <w:del w:id="254" w:author="你说的都对" w:date="2026-09-23T11:21:19Z"/>
          <w:rFonts w:hint="eastAsia"/>
          <w:lang w:eastAsia="zh"/>
          <w:rPrChange w:id="255" w:author="WPS_1717553954" w:date="2026-09-22T15:26:58Z">
            <w:rPr>
              <w:ins w:id="256" w:author="WPS_1717553954" w:date="2026-09-22T15:25:46Z"/>
              <w:del w:id="257" w:author="你说的都对" w:date="2026-09-23T11:21:19Z"/>
              <w:woUserID w:val="10"/>
            </w:rPr>
          </w:rPrChange>
          <w:woUserID w:val="0"/>
        </w:rPr>
        <w:pPrChange w:id="252" w:author="WPS_1717553954" w:date="2026-09-22T15:26:58Z">
          <w:pPr>
            <w:keepNext w:val="0"/>
            <w:keepLines w:val="0"/>
            <w:widowControl/>
            <w:numPr>
              <w:ilvl w:val="0"/>
              <w:numId w:val="8"/>
            </w:numPr>
            <w:suppressLineNumbers w:val="0"/>
            <w:spacing w:before="90" w:beforeAutospacing="0" w:after="0" w:afterAutospacing="1"/>
            <w:ind w:left="0" w:hanging="360"/>
          </w:pPr>
        </w:pPrChange>
      </w:pPr>
      <w:ins w:id="258" w:author="WPS_1717553954" w:date="2026-09-22T15:25:46Z">
        <w:del w:id="259" w:author="你说的都对" w:date="2026-09-23T11:21:19Z">
          <w:r>
            <w:rPr>
              <w:rFonts w:hint="eastAsia" w:ascii="华文仿宋" w:hAnsi="华文仿宋" w:eastAsia="华文仿宋" w:cs="华文仿宋"/>
              <w:i w:val="0"/>
              <w:iCs w:val="0"/>
              <w:caps w:val="0"/>
              <w:color w:val="000000"/>
              <w:spacing w:val="0"/>
              <w:sz w:val="32"/>
              <w:szCs w:val="22"/>
              <w:shd w:val="clear" w:fill="auto"/>
              <w:lang w:eastAsia="zh"/>
              <w:rPrChange w:id="260" w:author="WPS_1717553954" w:date="2026-09-22T15:26:58Z">
                <w:rPr>
                  <w:rFonts w:hint="default" w:ascii="Open Sans" w:hAnsi="Open Sans" w:eastAsia="Open Sans" w:cs="Open Sans"/>
                  <w:i w:val="0"/>
                  <w:iCs w:val="0"/>
                  <w:caps w:val="0"/>
                  <w:color w:val="0F1115"/>
                  <w:spacing w:val="0"/>
                  <w:sz w:val="24"/>
                  <w:szCs w:val="24"/>
                  <w:shd w:val="clear" w:fill="FFFFFF"/>
                  <w:woUserID w:val="10"/>
                </w:rPr>
              </w:rPrChange>
              <w:woUserID w:val="0"/>
            </w:rPr>
            <w:delText>如果“系统规则管理主体”的值为空，则不自动填写，输出统一提示语。</w:delText>
          </w:r>
        </w:del>
      </w:ins>
    </w:p>
    <w:p w14:paraId="4C3405F0">
      <w:pPr>
        <w:keepNext w:val="0"/>
        <w:keepLines w:val="0"/>
        <w:widowControl/>
        <w:numPr>
          <w:ilvl w:val="-1"/>
          <w:numId w:val="0"/>
        </w:numPr>
        <w:suppressLineNumbers w:val="0"/>
        <w:snapToGrid w:val="0"/>
        <w:spacing w:before="0" w:beforeAutospacing="0" w:after="0" w:afterAutospacing="0"/>
        <w:ind w:left="0" w:firstLine="0"/>
        <w:rPr>
          <w:ins w:id="262" w:author="WPS_1717553954" w:date="2026-09-22T15:25:46Z"/>
          <w:del w:id="263" w:author="你说的都对" w:date="2026-09-23T11:21:19Z"/>
          <w:rFonts w:hint="eastAsia"/>
          <w:lang w:eastAsia="zh"/>
          <w:rPrChange w:id="264" w:author="WPS_1717553954" w:date="2026-09-22T15:26:58Z">
            <w:rPr>
              <w:ins w:id="265" w:author="WPS_1717553954" w:date="2026-09-22T15:25:46Z"/>
              <w:del w:id="266" w:author="你说的都对" w:date="2026-09-23T11:21:19Z"/>
              <w:woUserID w:val="10"/>
            </w:rPr>
          </w:rPrChange>
          <w:woUserID w:val="0"/>
        </w:rPr>
        <w:pPrChange w:id="261" w:author="WPS_1717553954" w:date="2026-09-22T15:26:58Z">
          <w:pPr>
            <w:keepNext w:val="0"/>
            <w:keepLines w:val="0"/>
            <w:widowControl/>
            <w:numPr>
              <w:ilvl w:val="0"/>
              <w:numId w:val="8"/>
            </w:numPr>
            <w:suppressLineNumbers w:val="0"/>
            <w:spacing w:before="90" w:beforeAutospacing="0" w:after="0" w:afterAutospacing="1"/>
            <w:ind w:left="0" w:hanging="360"/>
          </w:pPr>
        </w:pPrChange>
      </w:pPr>
      <w:ins w:id="267" w:author="WPS_1717553954" w:date="2026-09-22T15:25:46Z">
        <w:del w:id="268" w:author="你说的都对" w:date="2026-09-23T11:21:19Z">
          <w:r>
            <w:rPr>
              <w:rFonts w:hint="eastAsia" w:ascii="华文仿宋" w:hAnsi="华文仿宋" w:eastAsia="华文仿宋" w:cs="华文仿宋"/>
              <w:i w:val="0"/>
              <w:iCs w:val="0"/>
              <w:caps w:val="0"/>
              <w:color w:val="000000"/>
              <w:spacing w:val="0"/>
              <w:sz w:val="32"/>
              <w:szCs w:val="22"/>
              <w:shd w:val="clear" w:fill="auto"/>
              <w:lang w:eastAsia="zh"/>
              <w:rPrChange w:id="269" w:author="WPS_1717553954" w:date="2026-09-22T15:26:58Z">
                <w:rPr>
                  <w:rFonts w:hint="default" w:ascii="Open Sans" w:hAnsi="Open Sans" w:eastAsia="Open Sans" w:cs="Open Sans"/>
                  <w:i w:val="0"/>
                  <w:iCs w:val="0"/>
                  <w:caps w:val="0"/>
                  <w:color w:val="0F1115"/>
                  <w:spacing w:val="0"/>
                  <w:sz w:val="24"/>
                  <w:szCs w:val="24"/>
                  <w:shd w:val="clear" w:fill="FFFFFF"/>
                  <w:woUserID w:val="10"/>
                </w:rPr>
              </w:rPrChange>
              <w:woUserID w:val="0"/>
            </w:rPr>
            <w:delText>如果“系统规则管理主体”的值既不是总部，也不属于“湖南”“省公司”“湖南电力”“湖南省”或类似文字，且不为空，则不自动填写，输出统一提示语。</w:delText>
          </w:r>
        </w:del>
      </w:ins>
    </w:p>
    <w:p w14:paraId="16B6FC97">
      <w:pPr>
        <w:keepNext w:val="0"/>
        <w:keepLines w:val="0"/>
        <w:widowControl/>
        <w:suppressLineNumbers w:val="0"/>
        <w:snapToGrid w:val="0"/>
        <w:spacing w:before="0" w:beforeAutospacing="0" w:after="0" w:afterAutospacing="0"/>
        <w:ind w:right="0"/>
        <w:rPr>
          <w:ins w:id="271" w:author="WPS_1717553954" w:date="2026-09-22T15:28:27Z"/>
          <w:del w:id="272" w:author="你说的都对" w:date="2026-09-23T11:21:19Z"/>
          <w:rFonts w:hint="eastAsia" w:ascii="华文仿宋" w:hAnsi="华文仿宋" w:eastAsia="华文仿宋" w:cs="华文仿宋"/>
          <w:i w:val="0"/>
          <w:iCs w:val="0"/>
          <w:caps w:val="0"/>
          <w:color w:val="000000"/>
          <w:spacing w:val="0"/>
          <w:sz w:val="32"/>
          <w:szCs w:val="22"/>
          <w:shd w:val="clear"/>
          <w:lang w:eastAsia="zh"/>
          <w:woUserID w:val="0"/>
        </w:rPr>
        <w:pPrChange w:id="270" w:author="WPS_1717553954" w:date="2026-09-22T15:28:18Z">
          <w:pPr>
            <w:pStyle w:val="31"/>
            <w:keepNext w:val="0"/>
            <w:keepLines w:val="0"/>
            <w:widowControl/>
            <w:suppressLineNumbers w:val="0"/>
            <w:spacing w:before="0" w:beforeAutospacing="0" w:after="0" w:afterAutospacing="0"/>
            <w:ind w:left="0" w:right="0"/>
          </w:pPr>
        </w:pPrChange>
      </w:pPr>
      <w:ins w:id="273" w:author="WPS_1717553954" w:date="2026-09-22T15:25:46Z">
        <w:del w:id="274" w:author="你说的都对" w:date="2026-09-23T11:21:19Z">
          <w:r>
            <w:rPr>
              <w:rFonts w:hint="eastAsia" w:ascii="华文仿宋" w:hAnsi="华文仿宋" w:eastAsia="华文仿宋" w:cs="华文仿宋"/>
              <w:i w:val="0"/>
              <w:iCs w:val="0"/>
              <w:caps w:val="0"/>
              <w:color w:val="000000"/>
              <w:spacing w:val="0"/>
              <w:sz w:val="32"/>
              <w:szCs w:val="22"/>
              <w:shd w:val="clear" w:fill="FFFFFF"/>
              <w:lang w:eastAsia="zh"/>
              <w:rPrChange w:id="275" w:author="WPS_1717553954" w:date="2026-09-22T15:26:09Z">
                <w:rPr>
                  <w:rFonts w:hint="default" w:ascii="Open Sans" w:hAnsi="Open Sans" w:eastAsia="Open Sans" w:cs="Open Sans"/>
                  <w:i w:val="0"/>
                  <w:iCs w:val="0"/>
                  <w:caps w:val="0"/>
                  <w:color w:val="0F1115"/>
                  <w:spacing w:val="0"/>
                  <w:sz w:val="24"/>
                  <w:szCs w:val="24"/>
                  <w:shd w:val="clear" w:fill="FFFFFF"/>
                  <w:woUserID w:val="10"/>
                </w:rPr>
              </w:rPrChange>
              <w:woUserID w:val="0"/>
            </w:rPr>
            <w:delText>判断“类似文字”时，按包含关系和语义相似判断，例如“国网湖南省电力有限公司”“湖南省电力公司”“湖南电力公司”“湖南省公司”等，都应归为湖南相关，填写“二级部署系统”。</w:delText>
          </w:r>
        </w:del>
      </w:ins>
    </w:p>
    <w:p w14:paraId="7FF2D0F7">
      <w:pPr>
        <w:keepNext w:val="0"/>
        <w:keepLines w:val="0"/>
        <w:widowControl/>
        <w:suppressLineNumbers w:val="0"/>
        <w:snapToGrid w:val="0"/>
        <w:spacing w:before="0" w:beforeAutospacing="0" w:after="0" w:afterAutospacing="0"/>
        <w:ind w:right="0"/>
        <w:rPr>
          <w:ins w:id="277" w:author="WPS_1717553954" w:date="2026-09-22T15:25:46Z"/>
          <w:del w:id="278" w:author="你说的都对" w:date="2026-09-23T11:21:19Z"/>
          <w:rFonts w:hint="eastAsia"/>
          <w:lang w:eastAsia="zh"/>
          <w:rPrChange w:id="279" w:author="WPS_1717553954" w:date="2026-09-22T15:26:09Z">
            <w:rPr>
              <w:ins w:id="280" w:author="WPS_1717553954" w:date="2026-09-22T15:25:46Z"/>
              <w:del w:id="281" w:author="你说的都对" w:date="2026-09-23T11:21:19Z"/>
              <w:woUserID w:val="10"/>
            </w:rPr>
          </w:rPrChange>
          <w:woUserID w:val="10"/>
        </w:rPr>
        <w:pPrChange w:id="276" w:author="WPS_1717553954" w:date="2026-09-22T15:28:18Z">
          <w:pPr>
            <w:pStyle w:val="31"/>
            <w:keepNext w:val="0"/>
            <w:keepLines w:val="0"/>
            <w:widowControl/>
            <w:suppressLineNumbers w:val="0"/>
            <w:spacing w:before="0" w:beforeAutospacing="0" w:after="0" w:afterAutospacing="0"/>
            <w:ind w:left="0" w:right="0"/>
          </w:pPr>
        </w:pPrChange>
      </w:pPr>
      <w:ins w:id="282" w:author="WPS_1717553954" w:date="2026-09-22T15:28:28Z">
        <w:del w:id="283" w:author="你说的都对" w:date="2026-09-23T11:21:19Z">
          <w:r>
            <w:rPr>
              <w:rFonts w:hint="eastAsia" w:cs="华文仿宋"/>
              <w:i w:val="0"/>
              <w:iCs w:val="0"/>
              <w:caps w:val="0"/>
              <w:color w:val="000000"/>
              <w:spacing w:val="0"/>
              <w:sz w:val="32"/>
              <w:szCs w:val="22"/>
              <w:shd w:val="clear"/>
              <w:lang w:eastAsia="zh"/>
              <w:woUserID w:val="10"/>
            </w:rPr>
            <w:delText>如果</w:delText>
          </w:r>
        </w:del>
      </w:ins>
      <w:ins w:id="284" w:author="WPS_1717553954" w:date="2026-09-22T15:28:30Z">
        <w:del w:id="285" w:author="你说的都对" w:date="2026-09-23T11:21:19Z">
          <w:r>
            <w:rPr>
              <w:rFonts w:hint="eastAsia" w:cs="华文仿宋"/>
              <w:i w:val="0"/>
              <w:iCs w:val="0"/>
              <w:caps w:val="0"/>
              <w:color w:val="000000"/>
              <w:spacing w:val="0"/>
              <w:sz w:val="32"/>
              <w:szCs w:val="22"/>
              <w:shd w:val="clear"/>
              <w:lang w:eastAsia="zh"/>
              <w:woUserID w:val="10"/>
            </w:rPr>
            <w:delText>原来</w:delText>
          </w:r>
        </w:del>
      </w:ins>
      <w:ins w:id="286" w:author="WPS_1717553954" w:date="2026-09-22T15:28:32Z">
        <w:del w:id="287" w:author="你说的都对" w:date="2026-09-23T11:21:19Z">
          <w:r>
            <w:rPr>
              <w:rFonts w:hint="eastAsia" w:cs="华文仿宋"/>
              <w:i w:val="0"/>
              <w:iCs w:val="0"/>
              <w:caps w:val="0"/>
              <w:color w:val="000000"/>
              <w:spacing w:val="0"/>
              <w:sz w:val="32"/>
              <w:szCs w:val="22"/>
              <w:shd w:val="clear"/>
              <w:lang w:eastAsia="zh"/>
              <w:woUserID w:val="10"/>
            </w:rPr>
            <w:delText>填写了</w:delText>
          </w:r>
        </w:del>
      </w:ins>
      <w:ins w:id="288" w:author="WPS_1717553954" w:date="2026-09-22T15:28:33Z">
        <w:del w:id="289" w:author="你说的都对" w:date="2026-09-23T11:21:19Z">
          <w:r>
            <w:rPr>
              <w:rFonts w:hint="eastAsia" w:cs="华文仿宋"/>
              <w:i w:val="0"/>
              <w:iCs w:val="0"/>
              <w:caps w:val="0"/>
              <w:color w:val="000000"/>
              <w:spacing w:val="0"/>
              <w:sz w:val="32"/>
              <w:szCs w:val="22"/>
              <w:shd w:val="clear"/>
              <w:lang w:eastAsia="zh"/>
              <w:woUserID w:val="10"/>
            </w:rPr>
            <w:delText>三级</w:delText>
          </w:r>
        </w:del>
      </w:ins>
      <w:ins w:id="290" w:author="WPS_1717553954" w:date="2026-09-22T15:28:37Z">
        <w:del w:id="291" w:author="你说的都对" w:date="2026-09-23T11:21:19Z">
          <w:r>
            <w:rPr>
              <w:rFonts w:hint="eastAsia" w:cs="华文仿宋"/>
              <w:i w:val="0"/>
              <w:iCs w:val="0"/>
              <w:caps w:val="0"/>
              <w:color w:val="000000"/>
              <w:spacing w:val="0"/>
              <w:sz w:val="32"/>
              <w:szCs w:val="22"/>
              <w:shd w:val="clear"/>
              <w:lang w:eastAsia="zh"/>
              <w:woUserID w:val="10"/>
            </w:rPr>
            <w:delText>部署的，</w:delText>
          </w:r>
        </w:del>
      </w:ins>
      <w:ins w:id="292" w:author="WPS_1717553954" w:date="2026-09-22T15:28:39Z">
        <w:del w:id="293" w:author="你说的都对" w:date="2026-09-23T11:21:19Z">
          <w:r>
            <w:rPr>
              <w:rFonts w:hint="eastAsia" w:cs="华文仿宋"/>
              <w:i w:val="0"/>
              <w:iCs w:val="0"/>
              <w:caps w:val="0"/>
              <w:color w:val="000000"/>
              <w:spacing w:val="0"/>
              <w:sz w:val="32"/>
              <w:szCs w:val="22"/>
              <w:shd w:val="clear"/>
              <w:lang w:eastAsia="zh"/>
              <w:woUserID w:val="10"/>
            </w:rPr>
            <w:delText>请不要</w:delText>
          </w:r>
        </w:del>
      </w:ins>
      <w:ins w:id="294" w:author="WPS_1717553954" w:date="2026-09-22T15:28:41Z">
        <w:del w:id="295" w:author="你说的都对" w:date="2026-09-23T11:21:19Z">
          <w:r>
            <w:rPr>
              <w:rFonts w:hint="eastAsia" w:cs="华文仿宋"/>
              <w:i w:val="0"/>
              <w:iCs w:val="0"/>
              <w:caps w:val="0"/>
              <w:color w:val="000000"/>
              <w:spacing w:val="0"/>
              <w:sz w:val="32"/>
              <w:szCs w:val="22"/>
              <w:shd w:val="clear"/>
              <w:lang w:eastAsia="zh"/>
              <w:woUserID w:val="10"/>
            </w:rPr>
            <w:delText>修改</w:delText>
          </w:r>
        </w:del>
      </w:ins>
      <w:ins w:id="296" w:author="WPS_1717553954" w:date="2026-09-22T15:28:42Z">
        <w:del w:id="297" w:author="你说的都对" w:date="2026-09-23T11:21:19Z">
          <w:r>
            <w:rPr>
              <w:rFonts w:hint="eastAsia" w:cs="华文仿宋"/>
              <w:i w:val="0"/>
              <w:iCs w:val="0"/>
              <w:caps w:val="0"/>
              <w:color w:val="000000"/>
              <w:spacing w:val="0"/>
              <w:sz w:val="32"/>
              <w:szCs w:val="22"/>
              <w:shd w:val="clear"/>
              <w:lang w:eastAsia="zh"/>
              <w:woUserID w:val="10"/>
            </w:rPr>
            <w:delText>。</w:delText>
          </w:r>
        </w:del>
      </w:ins>
    </w:p>
    <w:p w14:paraId="1C7DD1B6">
      <w:pPr>
        <w:numPr>
          <w:ilvl w:val="-1"/>
          <w:numId w:val="0"/>
        </w:numPr>
        <w:snapToGrid w:val="0"/>
        <w:ind w:firstLine="0"/>
        <w:rPr>
          <w:del w:id="299" w:author="WPS_1717553954" w:date="2026-09-22T15:21:16Z"/>
          <w:rFonts w:hint="eastAsia"/>
          <w:lang w:eastAsia="zh"/>
          <w:woUserID w:val="10"/>
        </w:rPr>
        <w:pPrChange w:id="298" w:author="Vance xu" w:date="2026-09-15T21:33:30Z">
          <w:pPr>
            <w:snapToGrid w:val="0"/>
          </w:pPr>
        </w:pPrChange>
      </w:pPr>
    </w:p>
    <w:p w14:paraId="1EA3BF54">
      <w:pPr>
        <w:pStyle w:val="3"/>
        <w:snapToGrid w:val="0"/>
      </w:pPr>
      <w:r>
        <w:t>二、具体审核规则</w:t>
      </w:r>
    </w:p>
    <w:p w14:paraId="6F772E5F">
      <w:pPr>
        <w:snapToGrid w:val="0"/>
      </w:pPr>
      <w:r>
        <w:t>以下十二项规则与原十二条审核要点对应。发现明确问题或因资料不足无法完成检查的，按第三部分要求填写审核意见；无问题的，审核意见留空。</w:t>
      </w:r>
    </w:p>
    <w:p w14:paraId="34EF8335">
      <w:pPr>
        <w:pStyle w:val="4"/>
        <w:snapToGrid w:val="0"/>
      </w:pPr>
      <w:r>
        <w:t>（一）资料提交完整性</w:t>
      </w:r>
    </w:p>
    <w:p w14:paraId="3C273C35">
      <w:pPr>
        <w:snapToGrid w:val="0"/>
      </w:pPr>
      <w:r>
        <w:t>对会计主体清单中的每个主体，按应报业务范围分别检查风控矩阵类和三清单类Excel材料是否齐全。矩阵类文件可按“风控矩阵”“矩阵”“风控</w:t>
      </w:r>
      <w:ins w:id="300" w:author="Vance xu" w:date="2026-09-15T11:43:42Z">
        <w:r>
          <w:rPr>
            <w:rFonts w:hint="eastAsia"/>
            <w:lang w:eastAsia="zh"/>
            <w:woUserID w:val="2"/>
          </w:rPr>
          <w:t>矩阵</w:t>
        </w:r>
      </w:ins>
      <w:del w:id="301" w:author="Vance xu" w:date="2026-09-15T11:43:41Z">
        <w:r>
          <w:rPr/>
          <w:delText>取证</w:delText>
        </w:r>
      </w:del>
      <w:r>
        <w:t>”“</w:t>
      </w:r>
      <w:ins w:id="302" w:author="Vance xu" w:date="2026-09-15T11:43:47Z">
        <w:r>
          <w:rPr>
            <w:rFonts w:hint="eastAsia"/>
            <w:lang w:eastAsia="zh"/>
            <w:woUserID w:val="2"/>
          </w:rPr>
          <w:t>矩阵</w:t>
        </w:r>
      </w:ins>
      <w:del w:id="303" w:author="Vance xu" w:date="2026-09-15T11:43:46Z">
        <w:r>
          <w:rPr/>
          <w:delText>取证</w:delText>
        </w:r>
      </w:del>
      <w:r>
        <w:t>”等约定关键字识别；三清单类可按“三清单”等约定关键字识别。文件名应能体现相应会计主体名称或经确认的简称。</w:t>
      </w:r>
    </w:p>
    <w:p w14:paraId="2FE5CCF0">
      <w:pPr>
        <w:snapToGrid w:val="0"/>
      </w:pPr>
      <w:r>
        <w:t>完整性以“会计主体＋业务类别＋材料类别”为核对依据，不以市公司报送包中已存在任意矩阵和任意三清单作为全部主体资料齐全的依据。各主体应报业务范围以提供的清单或适用范围为准，未提供时不推定全部业务均应报送。</w:t>
      </w:r>
    </w:p>
    <w:p w14:paraId="134A23D7">
      <w:pPr>
        <w:snapToGrid w:val="0"/>
        <w:rPr>
          <w:rFonts w:hint="eastAsia" w:eastAsia="华文仿宋"/>
          <w:lang w:eastAsia="zh"/>
          <w:woUserID w:val="2"/>
        </w:rPr>
      </w:pPr>
      <w:r>
        <w:t>未写主体名称但通过目录或表内信息能够唯一确认归属的，计入已收资料</w:t>
      </w:r>
      <w:del w:id="304" w:author="Vance xu" w:date="2026-09-17T19:30:56Z">
        <w:r>
          <w:rPr/>
          <w:delText>，同时提示文件命名不规范</w:delText>
        </w:r>
      </w:del>
      <w:r>
        <w:t>。不同主体混放、一个目录只放一个文件或同一主体资料跨目录存放，本身不构成缺件。归集完成后仍缺少应报材料的，指出具体主体、业务类别及缺少的材料类别。</w:t>
      </w:r>
      <w:ins w:id="305" w:author="Vance xu" w:date="2026-09-17T19:31:10Z">
        <w:r>
          <w:rPr>
            <w:rFonts w:hint="eastAsia"/>
            <w:lang w:eastAsia="zh"/>
            <w:woUserID w:val="2"/>
          </w:rPr>
          <w:t>不做</w:t>
        </w:r>
      </w:ins>
      <w:ins w:id="306" w:author="Vance xu" w:date="2026-09-17T19:31:11Z">
        <w:r>
          <w:rPr>
            <w:rFonts w:hint="eastAsia"/>
            <w:lang w:eastAsia="zh"/>
            <w:woUserID w:val="2"/>
          </w:rPr>
          <w:t>任何</w:t>
        </w:r>
      </w:ins>
      <w:ins w:id="307" w:author="Vance xu" w:date="2026-09-17T19:31:12Z">
        <w:r>
          <w:rPr>
            <w:rFonts w:hint="eastAsia"/>
            <w:lang w:eastAsia="zh"/>
            <w:woUserID w:val="2"/>
          </w:rPr>
          <w:t>提示</w:t>
        </w:r>
      </w:ins>
      <w:ins w:id="308" w:author="Vance xu" w:date="2026-09-17T19:31:13Z">
        <w:r>
          <w:rPr>
            <w:rFonts w:hint="eastAsia"/>
            <w:lang w:eastAsia="zh"/>
            <w:woUserID w:val="2"/>
          </w:rPr>
          <w:t>。</w:t>
        </w:r>
      </w:ins>
    </w:p>
    <w:p w14:paraId="61135F38">
      <w:pPr>
        <w:pStyle w:val="4"/>
        <w:snapToGrid w:val="0"/>
      </w:pPr>
      <w:r>
        <w:t>（二）会计主体与提交资料对应情况</w:t>
      </w:r>
    </w:p>
    <w:p w14:paraId="5A9D9450">
      <w:pPr>
        <w:snapToGrid w:val="0"/>
      </w:pPr>
      <w:r>
        <w:t>以会计主体清单逐项核对主体材料，检查主体缺失、主体名称无法对应、多个主体合并提交及清单外主体等差异。按主体对应关系判断，不直接以主体数量与文件数量相比较。</w:t>
      </w:r>
    </w:p>
    <w:p w14:paraId="57980E50">
      <w:pPr>
        <w:snapToGrid w:val="0"/>
      </w:pPr>
      <w:r>
        <w:t>存在差异时，检查是否提交可归属于相关报送单位或主体的Word说明材料</w:t>
      </w:r>
      <w:ins w:id="309" w:author="Vance xu" w:date="2026-09-15T11:44:07Z">
        <w:r>
          <w:rPr>
            <w:rFonts w:hint="eastAsia"/>
            <w:lang w:eastAsia="zh"/>
            <w:woUserID w:val="2"/>
          </w:rPr>
          <w:t>或者</w:t>
        </w:r>
      </w:ins>
      <w:ins w:id="310" w:author="Vance xu" w:date="2026-09-15T11:44:10Z">
        <w:r>
          <w:rPr>
            <w:rFonts w:hint="eastAsia"/>
            <w:lang w:eastAsia="zh"/>
            <w:woUserID w:val="2"/>
          </w:rPr>
          <w:t>PDF</w:t>
        </w:r>
      </w:ins>
      <w:ins w:id="311" w:author="Vance xu" w:date="2026-09-15T11:44:17Z">
        <w:r>
          <w:rPr>
            <w:rFonts w:hint="eastAsia"/>
            <w:lang w:eastAsia="zh"/>
            <w:woUserID w:val="2"/>
          </w:rPr>
          <w:t>说明材料</w:t>
        </w:r>
      </w:ins>
      <w:r>
        <w:t>，格式限.doc、.docx</w:t>
      </w:r>
      <w:ins w:id="312" w:author="Vance xu" w:date="2026-09-15T11:44:32Z">
        <w:r>
          <w:rPr>
            <w:rFonts w:hint="eastAsia"/>
            <w:lang w:eastAsia="zh"/>
            <w:woUserID w:val="2"/>
          </w:rPr>
          <w:t>、</w:t>
        </w:r>
      </w:ins>
      <w:ins w:id="313" w:author="Vance xu" w:date="2026-09-15T11:44:22Z">
        <w:r>
          <w:rPr>
            <w:rFonts w:hint="eastAsia"/>
            <w:lang w:eastAsia="zh"/>
            <w:woUserID w:val="2"/>
          </w:rPr>
          <w:t>.</w:t>
        </w:r>
      </w:ins>
      <w:ins w:id="314" w:author="Vance xu" w:date="2026-09-15T11:44:25Z">
        <w:r>
          <w:rPr>
            <w:rFonts w:hint="eastAsia"/>
            <w:lang w:eastAsia="zh"/>
            <w:woUserID w:val="2"/>
          </w:rPr>
          <w:t>pdf</w:t>
        </w:r>
      </w:ins>
      <w:r>
        <w:t>。文件名或文档标题含“说明”“情况说明”“合并说明”“主体说明”</w:t>
      </w:r>
      <w:ins w:id="315" w:author="Vance xu" w:date="2026-09-15T11:46:11Z">
        <w:r>
          <w:rPr>
            <w:rFonts w:hint="eastAsia"/>
            <w:lang w:eastAsia="zh"/>
            <w:woUserID w:val="2"/>
          </w:rPr>
          <w:t>“</w:t>
        </w:r>
      </w:ins>
      <w:ins w:id="316" w:author="Vance xu" w:date="2026-09-15T11:46:12Z">
        <w:r>
          <w:rPr>
            <w:rFonts w:hint="eastAsia"/>
            <w:lang w:eastAsia="zh"/>
            <w:woUserID w:val="2"/>
          </w:rPr>
          <w:t>申请</w:t>
        </w:r>
      </w:ins>
      <w:ins w:id="317" w:author="Vance xu" w:date="2026-09-15T11:46:11Z">
        <w:r>
          <w:rPr>
            <w:rFonts w:hint="eastAsia"/>
            <w:lang w:eastAsia="zh"/>
            <w:woUserID w:val="2"/>
          </w:rPr>
          <w:t>”</w:t>
        </w:r>
      </w:ins>
      <w:r>
        <w:t>等可识别表述的，可认定为说明材料；普通Word</w:t>
      </w:r>
      <w:ins w:id="318" w:author="Vance xu" w:date="2026-09-15T11:46:21Z">
        <w:r>
          <w:rPr>
            <w:rFonts w:hint="eastAsia"/>
            <w:lang w:eastAsia="zh"/>
            <w:woUserID w:val="2"/>
          </w:rPr>
          <w:t>、</w:t>
        </w:r>
      </w:ins>
      <w:ins w:id="319" w:author="Vance xu" w:date="2026-09-15T11:46:23Z">
        <w:r>
          <w:rPr>
            <w:rFonts w:hint="eastAsia"/>
            <w:lang w:eastAsia="zh"/>
            <w:woUserID w:val="2"/>
          </w:rPr>
          <w:t>PDF</w:t>
        </w:r>
      </w:ins>
      <w:r>
        <w:t>文件不能仅凭扩展名认定为说明材料。</w:t>
      </w:r>
    </w:p>
    <w:p w14:paraId="41DB8967">
      <w:pPr>
        <w:snapToGrid w:val="0"/>
      </w:pPr>
      <w:r>
        <w:t>本条仅核查说明材料存在、格式正确、归属可识别，不审核说明理由是否充分。差异已提供可识别说明的，本条不另提问题；未提供或无法对应的，填写缺少说明或</w:t>
      </w:r>
      <w:del w:id="320" w:author="Vance xu" w:date="2026-09-15T21:44:01Z">
        <w:r>
          <w:rPr/>
          <w:delText>待核实</w:delText>
        </w:r>
      </w:del>
      <w:r>
        <w:t>意见。说明材料不自动替代合并后仍需提交的矩阵、三清单，也不免除其他具体审核要求。</w:t>
      </w:r>
    </w:p>
    <w:p w14:paraId="3BE5A8F8">
      <w:pPr>
        <w:pStyle w:val="4"/>
        <w:snapToGrid w:val="0"/>
      </w:pPr>
      <w:r>
        <w:t>（三）基准字段及适用性填写情况</w:t>
      </w:r>
    </w:p>
    <w:p w14:paraId="180C62FE">
      <w:pPr>
        <w:snapToGrid w:val="0"/>
      </w:pPr>
      <w:r>
        <w:t>按相同业务类别与提供的</w:t>
      </w:r>
      <w:commentRangeStart w:id="1"/>
      <w:r>
        <w:rPr>
          <w:highlight w:val="yellow"/>
          <w:rPrChange w:id="321" w:author="18607164089手机用户" w:date="2026-09-15T08:56:38Z">
            <w:rPr/>
          </w:rPrChange>
        </w:rPr>
        <w:t>省公司0818版本</w:t>
      </w:r>
      <w:commentRangeEnd w:id="1"/>
      <w:r>
        <w:rPr>
          <w:woUserID w:val="7"/>
        </w:rPr>
        <w:commentReference w:id="1"/>
      </w:r>
      <w:r>
        <w:t>比较字段结构；员工报账等已有明确指定更新版本的，采用该业务指定版本。重点检查应保留字段是否因异常删除列而缺失，不判断措施、载体等文字删减的业务合理性。</w:t>
      </w:r>
    </w:p>
    <w:p w14:paraId="1CDAE51A">
      <w:pPr>
        <w:snapToGrid w:val="0"/>
      </w:pPr>
      <w:r>
        <w:t>检查矩阵最后一个有效业务字段是否为“是否适用及原因”或经确认的等效字段，并检查各条措施是否填写。空白、仅有占位符等视为未填写；不适用但未说明原因的，指出原因缺失。仅填写“适用”是否必须补充原因、是否接受拆分为两列的形式，由审核人员统一确认后执行。</w:t>
      </w:r>
    </w:p>
    <w:p w14:paraId="3E5773BC">
      <w:pPr>
        <w:snapToGrid w:val="0"/>
      </w:pPr>
      <w:r>
        <w:t>识别多级及合并表头，隐藏字段按存在处理。单纯字体、颜色、列宽、行高变化不作为字段缺失。新增的“审核意见”列不属于业务字段，不参与基准字段比较，也不影响“是否适用及原因”作为最后一个业务字段的判断。</w:t>
      </w:r>
    </w:p>
    <w:p w14:paraId="392CE6FA">
      <w:pPr>
        <w:pStyle w:val="4"/>
        <w:snapToGrid w:val="0"/>
        <w:rPr>
          <w:del w:id="322" w:author="Vance xu" w:date="2026-09-14T16:32:58Z"/>
        </w:rPr>
      </w:pPr>
      <w:del w:id="323" w:author="Vance xu" w:date="2026-09-14T16:32:58Z">
        <w:r>
          <w:rPr/>
          <w:delText>（四）数字化矩阵特定系统权限</w:delText>
        </w:r>
      </w:del>
    </w:p>
    <w:p w14:paraId="716AD21B">
      <w:pPr>
        <w:snapToGrid w:val="0"/>
        <w:rPr>
          <w:del w:id="324" w:author="Vance xu" w:date="2026-09-14T16:32:58Z"/>
        </w:rPr>
      </w:pPr>
      <w:del w:id="325" w:author="Vance xu" w:date="2026-09-14T16:32:58Z">
        <w:r>
          <w:rPr/>
          <w:delText>本次被审核单位均为省公司所属单位，统一按不应保留“数字化项目智慧管控平台”操作内容执行，不再判断单位层级。检查08数字化矩阵审核要点指定的“1-1”事项及其对应系统规则，涉及该平台的相关操作内容和系统规则均应删除。</w:delText>
        </w:r>
      </w:del>
    </w:p>
    <w:p w14:paraId="38467D22">
      <w:pPr>
        <w:snapToGrid w:val="0"/>
        <w:rPr>
          <w:del w:id="326" w:author="Vance xu" w:date="2026-09-14T16:32:58Z"/>
        </w:rPr>
      </w:pPr>
      <w:del w:id="327" w:author="Vance xu" w:date="2026-09-14T16:32:58Z">
        <w:r>
          <w:rPr/>
          <w:delText>仍作为本单位有效控制内容或有效系统规则保留的，填写应删除相关平台操作内容或系统规则的意见。明确删除的内容不作为问题；仅隐藏行列或标红而未删除的，仍按有效保留核查。本条为专项检查，不受第七项暂不审核的影响。</w:delText>
        </w:r>
      </w:del>
    </w:p>
    <w:p w14:paraId="7248C626">
      <w:pPr>
        <w:pStyle w:val="4"/>
        <w:snapToGrid w:val="0"/>
        <w:rPr>
          <w:rFonts w:hint="eastAsia" w:eastAsia="华文楷体"/>
          <w:lang w:eastAsia="zh"/>
          <w:woUserID w:val="2"/>
        </w:rPr>
      </w:pPr>
      <w:r>
        <w:t>（五）</w:t>
      </w:r>
      <w:ins w:id="328" w:author="Vance xu" w:date="2026-09-16T17:47:50Z">
        <w:r>
          <w:rPr>
            <w:rFonts w:hint="eastAsia"/>
            <w:lang w:eastAsia="zh"/>
            <w:woUserID w:val="2"/>
          </w:rPr>
          <w:t>岗位</w:t>
        </w:r>
      </w:ins>
      <w:ins w:id="329" w:author="Vance xu" w:date="2026-09-16T17:47:51Z">
        <w:r>
          <w:rPr>
            <w:rFonts w:hint="eastAsia"/>
            <w:lang w:eastAsia="zh"/>
            <w:woUserID w:val="2"/>
          </w:rPr>
          <w:t>清单</w:t>
        </w:r>
      </w:ins>
      <w:ins w:id="330" w:author="Vance xu" w:date="2026-09-16T17:47:54Z">
        <w:r>
          <w:rPr>
            <w:rFonts w:hint="eastAsia"/>
            <w:lang w:eastAsia="zh"/>
            <w:woUserID w:val="2"/>
          </w:rPr>
          <w:t>中</w:t>
        </w:r>
      </w:ins>
      <w:ins w:id="331" w:author="Vance xu" w:date="2026-09-16T17:47:55Z">
        <w:r>
          <w:rPr>
            <w:rFonts w:hint="eastAsia"/>
            <w:lang w:eastAsia="zh"/>
            <w:woUserID w:val="2"/>
          </w:rPr>
          <w:t>部门</w:t>
        </w:r>
      </w:ins>
      <w:ins w:id="332" w:author="Vance xu" w:date="2026-09-16T17:47:59Z">
        <w:r>
          <w:rPr>
            <w:rFonts w:hint="eastAsia"/>
            <w:lang w:eastAsia="zh"/>
            <w:woUserID w:val="2"/>
          </w:rPr>
          <w:t>、</w:t>
        </w:r>
      </w:ins>
      <w:del w:id="333" w:author="Vance xu" w:date="2026-09-16T17:47:49Z">
        <w:r>
          <w:rPr/>
          <w:delText>责任主体</w:delText>
        </w:r>
      </w:del>
      <w:del w:id="334" w:author="Vance xu" w:date="2026-09-16T17:48:07Z">
        <w:r>
          <w:rPr/>
          <w:delText>落</w:delText>
        </w:r>
      </w:del>
      <w:del w:id="335" w:author="Vance xu" w:date="2026-09-16T17:48:08Z">
        <w:r>
          <w:rPr/>
          <w:delText>实到</w:delText>
        </w:r>
      </w:del>
      <w:del w:id="336" w:author="Vance xu" w:date="2026-09-16T17:48:12Z">
        <w:r>
          <w:rPr/>
          <w:delText>岗位</w:delText>
        </w:r>
      </w:del>
      <w:ins w:id="337" w:author="Vance xu" w:date="2026-09-16T17:48:29Z">
        <w:r>
          <w:rPr>
            <w:rFonts w:hint="eastAsia"/>
            <w:lang w:eastAsia="zh"/>
            <w:woUserID w:val="2"/>
          </w:rPr>
          <w:t>岗位名称</w:t>
        </w:r>
      </w:ins>
      <w:r>
        <w:t>和人员</w:t>
      </w:r>
      <w:ins w:id="338" w:author="Vance xu" w:date="2026-09-16T17:48:33Z">
        <w:r>
          <w:rPr>
            <w:rFonts w:hint="eastAsia"/>
            <w:lang w:eastAsia="zh"/>
            <w:woUserID w:val="2"/>
          </w:rPr>
          <w:t>姓名</w:t>
        </w:r>
      </w:ins>
    </w:p>
    <w:p w14:paraId="06AC0001">
      <w:pPr>
        <w:snapToGrid w:val="0"/>
        <w:rPr>
          <w:ins w:id="339" w:author="Vance xu" w:date="2026-09-16T17:47:09Z"/>
          <w:rFonts w:hint="eastAsia" w:eastAsia="华文仿宋"/>
          <w:lang w:eastAsia="zh"/>
          <w:woUserID w:val="2"/>
        </w:rPr>
      </w:pPr>
      <w:ins w:id="340" w:author="Vance xu" w:date="2026-09-16T17:47:14Z">
        <w:r>
          <w:rPr>
            <w:rFonts w:hint="eastAsia"/>
            <w:lang w:eastAsia="zh"/>
            <w:woUserID w:val="2"/>
          </w:rPr>
          <w:t>检查</w:t>
        </w:r>
      </w:ins>
      <w:ins w:id="341" w:author="Vance xu" w:date="2026-09-16T17:47:18Z">
        <w:r>
          <w:rPr>
            <w:rFonts w:hint="eastAsia"/>
            <w:lang w:eastAsia="zh"/>
            <w:woUserID w:val="2"/>
          </w:rPr>
          <w:t>岗位责任</w:t>
        </w:r>
      </w:ins>
      <w:ins w:id="342" w:author="Vance xu" w:date="2026-09-16T17:47:19Z">
        <w:r>
          <w:rPr>
            <w:rFonts w:hint="eastAsia"/>
            <w:lang w:eastAsia="zh"/>
            <w:woUserID w:val="2"/>
          </w:rPr>
          <w:t>清单</w:t>
        </w:r>
      </w:ins>
      <w:ins w:id="343" w:author="Vance xu" w:date="2026-09-16T17:47:23Z">
        <w:r>
          <w:rPr>
            <w:rFonts w:hint="eastAsia"/>
            <w:lang w:eastAsia="zh"/>
            <w:woUserID w:val="2"/>
          </w:rPr>
          <w:t>中</w:t>
        </w:r>
      </w:ins>
      <w:ins w:id="344" w:author="Vance xu" w:date="2026-09-16T17:47:26Z">
        <w:r>
          <w:rPr>
            <w:rFonts w:hint="eastAsia"/>
            <w:lang w:eastAsia="zh"/>
            <w:woUserID w:val="2"/>
          </w:rPr>
          <w:t>下面</w:t>
        </w:r>
      </w:ins>
      <w:ins w:id="345" w:author="Vance xu" w:date="2026-09-16T17:47:28Z">
        <w:r>
          <w:rPr>
            <w:rFonts w:hint="eastAsia"/>
            <w:lang w:eastAsia="zh"/>
            <w:woUserID w:val="2"/>
          </w:rPr>
          <w:t>事项</w:t>
        </w:r>
      </w:ins>
      <w:ins w:id="346" w:author="Vance xu" w:date="2026-09-16T17:47:29Z">
        <w:r>
          <w:rPr>
            <w:rFonts w:hint="eastAsia"/>
            <w:lang w:eastAsia="zh"/>
            <w:woUserID w:val="2"/>
          </w:rPr>
          <w:t>：</w:t>
        </w:r>
      </w:ins>
    </w:p>
    <w:p w14:paraId="3321D174">
      <w:pPr>
        <w:snapToGrid w:val="0"/>
        <w:rPr>
          <w:del w:id="347" w:author="Vance xu" w:date="2026-09-16T17:47:07Z"/>
          <w:rFonts w:hint="eastAsia" w:eastAsia="华文仿宋"/>
          <w:lang w:eastAsia="zh"/>
          <w:woUserID w:val="7"/>
        </w:rPr>
      </w:pPr>
      <w:del w:id="348" w:author="Vance xu" w:date="2026-09-16T17:47:07Z">
        <w:r>
          <w:rPr/>
          <w:delText>按同一会计主体、同一业务类别的控制措施编号，将矩阵与岗位内控责任清单关联。检查每项需落实的责任是否具备具体措施编号、对应岗位职责、实际所属部门、具体岗位和实际执行人姓名。允许一项措施对应多个部门、岗位或人员。</w:delText>
        </w:r>
      </w:del>
      <w:ins w:id="349" w:author="18607164089手机用户" w:date="2026-09-15T09:00:11Z">
        <w:del w:id="350" w:author="Vance xu" w:date="2026-09-16T17:47:07Z">
          <w:r>
            <w:rPr>
              <w:rFonts w:hint="eastAsia"/>
              <w:lang w:eastAsia="zh"/>
              <w:woUserID w:val="7"/>
            </w:rPr>
            <w:delText>允许</w:delText>
          </w:r>
        </w:del>
      </w:ins>
      <w:ins w:id="351" w:author="18607164089手机用户" w:date="2026-09-15T09:00:12Z">
        <w:del w:id="352" w:author="Vance xu" w:date="2026-09-16T17:47:07Z">
          <w:r>
            <w:rPr>
              <w:rFonts w:hint="eastAsia"/>
              <w:lang w:eastAsia="zh"/>
              <w:woUserID w:val="7"/>
            </w:rPr>
            <w:delText>出现</w:delText>
          </w:r>
        </w:del>
      </w:ins>
      <w:ins w:id="353" w:author="18607164089手机用户" w:date="2026-09-15T09:00:22Z">
        <w:del w:id="354" w:author="Vance xu" w:date="2026-09-16T17:47:07Z">
          <w:r>
            <w:rPr>
              <w:rFonts w:hint="eastAsia"/>
              <w:lang w:eastAsia="zh"/>
              <w:woUserID w:val="7"/>
            </w:rPr>
            <w:delText>多名</w:delText>
          </w:r>
        </w:del>
      </w:ins>
      <w:ins w:id="355" w:author="18607164089手机用户" w:date="2026-09-15T09:00:23Z">
        <w:del w:id="356" w:author="Vance xu" w:date="2026-09-16T17:47:07Z">
          <w:r>
            <w:rPr>
              <w:rFonts w:hint="eastAsia"/>
              <w:lang w:eastAsia="zh"/>
              <w:woUserID w:val="7"/>
            </w:rPr>
            <w:delText>人员</w:delText>
          </w:r>
        </w:del>
      </w:ins>
      <w:ins w:id="357" w:author="18607164089手机用户" w:date="2026-09-15T09:00:26Z">
        <w:del w:id="358" w:author="Vance xu" w:date="2026-09-16T17:47:07Z">
          <w:r>
            <w:rPr>
              <w:rFonts w:hint="eastAsia"/>
              <w:lang w:eastAsia="zh"/>
              <w:woUserID w:val="7"/>
            </w:rPr>
            <w:delText>对应</w:delText>
          </w:r>
        </w:del>
      </w:ins>
      <w:ins w:id="359" w:author="18607164089手机用户" w:date="2026-09-15T09:00:27Z">
        <w:del w:id="360" w:author="Vance xu" w:date="2026-09-16T17:47:07Z">
          <w:r>
            <w:rPr>
              <w:rFonts w:hint="eastAsia"/>
              <w:lang w:eastAsia="zh"/>
              <w:woUserID w:val="7"/>
            </w:rPr>
            <w:delText>一个</w:delText>
          </w:r>
        </w:del>
      </w:ins>
      <w:ins w:id="361" w:author="18607164089手机用户" w:date="2026-09-15T09:00:28Z">
        <w:del w:id="362" w:author="Vance xu" w:date="2026-09-16T17:47:07Z">
          <w:r>
            <w:rPr>
              <w:rFonts w:hint="eastAsia"/>
              <w:lang w:eastAsia="zh"/>
              <w:woUserID w:val="7"/>
            </w:rPr>
            <w:delText>岗位的</w:delText>
          </w:r>
        </w:del>
      </w:ins>
      <w:ins w:id="363" w:author="18607164089手机用户" w:date="2026-09-15T09:00:29Z">
        <w:del w:id="364" w:author="Vance xu" w:date="2026-09-16T17:47:07Z">
          <w:r>
            <w:rPr>
              <w:rFonts w:hint="eastAsia"/>
              <w:lang w:eastAsia="zh"/>
              <w:woUserID w:val="7"/>
            </w:rPr>
            <w:delText>情况</w:delText>
          </w:r>
        </w:del>
      </w:ins>
      <w:ins w:id="365" w:author="18607164089手机用户" w:date="2026-09-15T09:00:31Z">
        <w:del w:id="366" w:author="Vance xu" w:date="2026-09-16T17:47:07Z">
          <w:r>
            <w:rPr>
              <w:rFonts w:hint="eastAsia"/>
              <w:lang w:eastAsia="zh"/>
              <w:woUserID w:val="7"/>
            </w:rPr>
            <w:delText>。</w:delText>
          </w:r>
        </w:del>
      </w:ins>
    </w:p>
    <w:p w14:paraId="341AF27B">
      <w:pPr>
        <w:snapToGrid w:val="0"/>
        <w:rPr>
          <w:del w:id="367" w:author="Vance xu" w:date="2026-09-16T17:47:07Z"/>
          <w:rFonts w:hint="eastAsia" w:eastAsia="华文仿宋"/>
          <w:lang w:eastAsia="zh"/>
          <w:woUserID w:val="2"/>
        </w:rPr>
      </w:pPr>
      <w:del w:id="368" w:author="Vance xu" w:date="2026-09-16T17:47:07Z">
        <w:r>
          <w:rPr/>
          <w:delText>矩阵中列明的各责任主体均应纳入岗位清单，不能因某个措施编号在岗位清单出现一次就认定全部责任已覆盖。矩阵允许使用泛化称呼，通过经确认的泛称与实际部门、岗位对应关系匹配；无法对应的，填写待核实意见，不因字面不同直接判为遗漏。</w:delText>
        </w:r>
      </w:del>
    </w:p>
    <w:p w14:paraId="56B1C4C4">
      <w:pPr>
        <w:widowControl w:val="0"/>
        <w:snapToGrid/>
        <w:rPr>
          <w:ins w:id="370" w:author="Vance xu" w:date="2026-09-14T16:12:35Z"/>
          <w:rFonts w:hint="eastAsia"/>
          <w:lang w:eastAsia="zh"/>
          <w:woUserID w:val="2"/>
        </w:rPr>
        <w:pPrChange w:id="369" w:author="Vance xu" w:date="2026-09-15T22:02:48Z">
          <w:pPr>
            <w:snapToGrid w:val="0"/>
          </w:pPr>
        </w:pPrChange>
      </w:pPr>
      <w:ins w:id="371" w:author="Vance xu" w:date="2026-09-14T16:12:46Z">
        <w:r>
          <w:rPr>
            <w:rFonts w:hint="eastAsia"/>
            <w:lang w:eastAsia="zh"/>
            <w:woUserID w:val="2"/>
          </w:rPr>
          <w:t>部门</w:t>
        </w:r>
      </w:ins>
      <w:ins w:id="372" w:author="Vance xu" w:date="2026-09-14T16:12:47Z">
        <w:r>
          <w:rPr>
            <w:rFonts w:hint="eastAsia"/>
            <w:lang w:eastAsia="zh"/>
            <w:woUserID w:val="2"/>
          </w:rPr>
          <w:t>列</w:t>
        </w:r>
      </w:ins>
      <w:ins w:id="373" w:author="Vance xu" w:date="2026-09-16T22:34:18Z">
        <w:r>
          <w:rPr>
            <w:rFonts w:hint="eastAsia"/>
            <w:lang w:eastAsia="zh"/>
            <w:woUserID w:val="2"/>
          </w:rPr>
          <w:t>剔除</w:t>
        </w:r>
      </w:ins>
      <w:ins w:id="374" w:author="Vance xu" w:date="2026-09-16T22:34:21Z">
        <w:r>
          <w:rPr>
            <w:rFonts w:hint="eastAsia"/>
            <w:lang w:eastAsia="zh"/>
            <w:woUserID w:val="2"/>
          </w:rPr>
          <w:t>归口管理部门（</w:t>
        </w:r>
      </w:ins>
      <w:ins w:id="375" w:author="Vance xu" w:date="2026-09-16T22:36:11Z">
        <w:r>
          <w:rPr>
            <w:rFonts w:hint="eastAsia"/>
            <w:lang w:eastAsia="zh"/>
            <w:woUserID w:val="2"/>
          </w:rPr>
          <w:t>党委</w:t>
        </w:r>
      </w:ins>
      <w:ins w:id="376" w:author="Vance xu" w:date="2026-09-16T22:34:35Z">
        <w:r>
          <w:rPr>
            <w:rFonts w:hint="eastAsia"/>
            <w:lang w:eastAsia="zh"/>
            <w:woUserID w:val="2"/>
          </w:rPr>
          <w:t>、</w:t>
        </w:r>
      </w:ins>
      <w:ins w:id="377" w:author="Vance xu" w:date="2026-09-16T22:36:06Z">
        <w:r>
          <w:rPr>
            <w:rFonts w:hint="eastAsia"/>
            <w:lang w:eastAsia="zh"/>
            <w:woUserID w:val="2"/>
          </w:rPr>
          <w:t>其他福利实施部门（党委组织</w:t>
        </w:r>
      </w:ins>
      <w:ins w:id="378" w:author="Vance xu" w:date="2026-09-16T22:36:09Z">
        <w:r>
          <w:rPr>
            <w:rFonts w:hint="eastAsia"/>
            <w:lang w:eastAsia="zh"/>
            <w:woUserID w:val="2"/>
          </w:rPr>
          <w:t>、</w:t>
        </w:r>
      </w:ins>
      <w:ins w:id="379" w:author="Vance xu" w:date="2026-09-16T22:34:30Z">
        <w:r>
          <w:rPr>
            <w:rFonts w:hint="eastAsia"/>
            <w:lang w:eastAsia="zh"/>
            <w:woUserID w:val="2"/>
          </w:rPr>
          <w:t>之外</w:t>
        </w:r>
      </w:ins>
      <w:ins w:id="380" w:author="Vance xu" w:date="2026-09-16T22:34:20Z">
        <w:r>
          <w:rPr>
            <w:rFonts w:hint="eastAsia"/>
            <w:lang w:eastAsia="zh"/>
            <w:woUserID w:val="2"/>
          </w:rPr>
          <w:t>，</w:t>
        </w:r>
      </w:ins>
      <w:ins w:id="381" w:author="Vance xu" w:date="2026-09-16T10:35:52Z">
        <w:r>
          <w:rPr>
            <w:rFonts w:hint="eastAsia"/>
            <w:lang w:eastAsia="zh"/>
            <w:woUserID w:val="2"/>
          </w:rPr>
          <w:t>包含</w:t>
        </w:r>
      </w:ins>
      <w:ins w:id="382" w:author="Vance xu" w:date="2026-09-16T10:35:56Z">
        <w:r>
          <w:rPr>
            <w:rFonts w:hint="eastAsia"/>
            <w:lang w:eastAsia="zh"/>
            <w:woUserID w:val="2"/>
          </w:rPr>
          <w:t>以下</w:t>
        </w:r>
      </w:ins>
      <w:ins w:id="383" w:author="Vance xu" w:date="2026-09-16T10:36:00Z">
        <w:r>
          <w:rPr>
            <w:rFonts w:hint="eastAsia"/>
            <w:lang w:eastAsia="zh"/>
            <w:woUserID w:val="2"/>
          </w:rPr>
          <w:t>关键词</w:t>
        </w:r>
      </w:ins>
      <w:ins w:id="384" w:author="Vance xu" w:date="2026-09-15T17:19:37Z">
        <w:r>
          <w:rPr>
            <w:rFonts w:hint="eastAsia"/>
            <w:lang w:eastAsia="zh"/>
            <w:woUserID w:val="2"/>
          </w:rPr>
          <w:t>各级单位</w:t>
        </w:r>
      </w:ins>
      <w:ins w:id="385" w:author="Vance xu" w:date="2026-09-16T10:37:33Z">
        <w:r>
          <w:rPr>
            <w:rFonts w:hint="eastAsia"/>
            <w:lang w:eastAsia="zh"/>
            <w:woUserID w:val="2"/>
          </w:rPr>
          <w:t>、</w:t>
        </w:r>
      </w:ins>
      <w:ins w:id="386" w:author="Vance xu" w:date="2026-09-14T16:10:37Z">
        <w:r>
          <w:rPr>
            <w:rFonts w:hint="eastAsia" w:ascii="宋体" w:hAnsi="宋体" w:eastAsia="宋体" w:cs="宋体"/>
            <w:b w:val="0"/>
            <w:i w:val="0"/>
            <w:color w:val="000000"/>
            <w:sz w:val="32"/>
            <w:szCs w:val="32"/>
            <w:woUserID w:val="2"/>
          </w:rPr>
          <w:t>管理</w:t>
        </w:r>
      </w:ins>
      <w:ins w:id="387" w:author="Vance xu" w:date="2026-09-14T16:10:39Z">
        <w:r>
          <w:rPr>
            <w:rFonts w:hint="eastAsia" w:ascii="宋体" w:hAnsi="宋体" w:eastAsia="宋体" w:cs="宋体"/>
            <w:b w:val="0"/>
            <w:i w:val="0"/>
            <w:color w:val="000000"/>
            <w:sz w:val="32"/>
            <w:szCs w:val="32"/>
            <w:lang w:eastAsia="zh"/>
            <w:woUserID w:val="2"/>
          </w:rPr>
          <w:t>部门</w:t>
        </w:r>
      </w:ins>
      <w:ins w:id="388" w:author="Vance xu" w:date="2026-09-16T10:37:35Z">
        <w:r>
          <w:rPr>
            <w:rFonts w:hint="eastAsia"/>
            <w:lang w:eastAsia="zh"/>
            <w:woUserID w:val="2"/>
          </w:rPr>
          <w:t>、</w:t>
        </w:r>
      </w:ins>
      <w:ins w:id="389" w:author="Vance xu" w:date="2026-09-15T10:25:01Z">
        <w:r>
          <w:rPr>
            <w:rFonts w:hint="eastAsia"/>
            <w:lang w:eastAsia="zh"/>
            <w:woUserID w:val="2"/>
          </w:rPr>
          <w:t>实施</w:t>
        </w:r>
      </w:ins>
      <w:ins w:id="390" w:author="Vance xu" w:date="2026-09-15T10:25:02Z">
        <w:r>
          <w:rPr>
            <w:rFonts w:hint="eastAsia"/>
            <w:lang w:eastAsia="zh"/>
            <w:woUserID w:val="2"/>
          </w:rPr>
          <w:t>部门</w:t>
        </w:r>
      </w:ins>
      <w:ins w:id="391" w:author="Vance xu" w:date="2026-09-14T16:10:48Z">
        <w:r>
          <w:rPr>
            <w:rFonts w:hint="eastAsia"/>
            <w:lang w:eastAsia="zh"/>
            <w:woUserID w:val="2"/>
          </w:rPr>
          <w:t>各部门</w:t>
        </w:r>
      </w:ins>
      <w:ins w:id="392" w:author="Vance xu" w:date="2026-09-16T10:37:22Z">
        <w:r>
          <w:rPr>
            <w:rFonts w:hint="eastAsia"/>
            <w:lang w:eastAsia="zh"/>
            <w:woUserID w:val="2"/>
          </w:rPr>
          <w:t>、</w:t>
        </w:r>
      </w:ins>
      <w:ins w:id="393" w:author="Vance xu" w:date="2026-09-14T16:11:02Z">
        <w:r>
          <w:rPr>
            <w:rFonts w:hint="eastAsia" w:ascii="宋体" w:hAnsi="宋体" w:eastAsia="宋体" w:cs="宋体"/>
            <w:b w:val="0"/>
            <w:i w:val="0"/>
            <w:color w:val="000000"/>
            <w:sz w:val="32"/>
            <w:szCs w:val="32"/>
            <w:woUserID w:val="2"/>
          </w:rPr>
          <w:t>需求</w:t>
        </w:r>
      </w:ins>
      <w:ins w:id="394" w:author="Vance xu" w:date="2026-09-14T16:11:08Z">
        <w:r>
          <w:rPr>
            <w:rFonts w:hint="eastAsia" w:ascii="宋体" w:hAnsi="宋体" w:eastAsia="宋体" w:cs="宋体"/>
            <w:b w:val="0"/>
            <w:i w:val="0"/>
            <w:color w:val="000000"/>
            <w:sz w:val="32"/>
            <w:szCs w:val="32"/>
            <w:lang w:eastAsia="zh"/>
            <w:woUserID w:val="2"/>
          </w:rPr>
          <w:t>部门</w:t>
        </w:r>
      </w:ins>
      <w:ins w:id="395" w:author="Vance xu" w:date="2026-09-16T10:37:27Z">
        <w:r>
          <w:rPr>
            <w:rFonts w:hint="eastAsia"/>
            <w:lang w:eastAsia="zh"/>
            <w:woUserID w:val="2"/>
          </w:rPr>
          <w:t>、</w:t>
        </w:r>
      </w:ins>
      <w:ins w:id="396" w:author="Vance xu" w:date="2026-09-14T16:11:36Z">
        <w:r>
          <w:rPr>
            <w:rFonts w:hint="eastAsia"/>
            <w:lang w:eastAsia="zh"/>
            <w:woUserID w:val="2"/>
          </w:rPr>
          <w:t>用工部门</w:t>
        </w:r>
      </w:ins>
      <w:ins w:id="397" w:author="Vance xu" w:date="2026-09-16T10:37:29Z">
        <w:r>
          <w:rPr>
            <w:rFonts w:hint="eastAsia"/>
            <w:lang w:eastAsia="zh"/>
            <w:woUserID w:val="2"/>
          </w:rPr>
          <w:t>、</w:t>
        </w:r>
      </w:ins>
      <w:ins w:id="398" w:author="Vance xu" w:date="2026-09-14T16:11:43Z">
        <w:r>
          <w:rPr>
            <w:rFonts w:hint="eastAsia"/>
            <w:lang w:eastAsia="zh"/>
            <w:woUserID w:val="2"/>
          </w:rPr>
          <w:t>归口管理部门</w:t>
        </w:r>
      </w:ins>
      <w:ins w:id="399" w:author="Vance xu" w:date="2026-09-16T10:37:38Z">
        <w:r>
          <w:rPr>
            <w:rFonts w:hint="eastAsia"/>
            <w:lang w:eastAsia="zh"/>
            <w:woUserID w:val="2"/>
          </w:rPr>
          <w:t>、</w:t>
        </w:r>
      </w:ins>
      <w:ins w:id="400" w:author="Vance xu" w:date="2026-09-14T18:11:02Z">
        <w:r>
          <w:rPr>
            <w:rFonts w:hint="eastAsia"/>
            <w:lang w:eastAsia="zh"/>
            <w:woUserID w:val="2"/>
          </w:rPr>
          <w:t>会签部门</w:t>
        </w:r>
      </w:ins>
      <w:ins w:id="401" w:author="Vance xu" w:date="2026-09-16T10:37:40Z">
        <w:r>
          <w:rPr>
            <w:rFonts w:hint="eastAsia"/>
            <w:lang w:eastAsia="zh"/>
            <w:woUserID w:val="2"/>
          </w:rPr>
          <w:t>、</w:t>
        </w:r>
      </w:ins>
      <w:ins w:id="402" w:author="Vance xu" w:date="2026-09-15T08:49:25Z">
        <w:r>
          <w:rPr>
            <w:rFonts w:hint="eastAsia"/>
            <w:lang w:eastAsia="zh"/>
            <w:woUserID w:val="2"/>
          </w:rPr>
          <w:t>实物</w:t>
        </w:r>
      </w:ins>
      <w:ins w:id="403" w:author="Vance xu" w:date="2026-09-14T18:31:54Z">
        <w:r>
          <w:rPr>
            <w:rFonts w:hint="eastAsia"/>
            <w:lang w:eastAsia="zh"/>
            <w:woUserID w:val="2"/>
          </w:rPr>
          <w:t>资产</w:t>
        </w:r>
      </w:ins>
      <w:ins w:id="404" w:author="Vance xu" w:date="2026-09-16T10:37:43Z">
        <w:r>
          <w:rPr>
            <w:rFonts w:hint="eastAsia"/>
            <w:lang w:eastAsia="zh"/>
            <w:woUserID w:val="2"/>
          </w:rPr>
          <w:t>、</w:t>
        </w:r>
      </w:ins>
      <w:ins w:id="405" w:author="Vance xu" w:date="2026-09-15T08:49:29Z">
        <w:r>
          <w:rPr>
            <w:rFonts w:hint="eastAsia"/>
            <w:lang w:eastAsia="zh"/>
            <w:woUserID w:val="2"/>
          </w:rPr>
          <w:t>资产使用</w:t>
        </w:r>
      </w:ins>
      <w:ins w:id="406" w:author="Vance xu" w:date="2026-09-16T10:37:45Z">
        <w:r>
          <w:rPr>
            <w:rFonts w:hint="eastAsia"/>
            <w:lang w:eastAsia="zh"/>
            <w:woUserID w:val="2"/>
          </w:rPr>
          <w:t>、</w:t>
        </w:r>
      </w:ins>
      <w:ins w:id="407" w:author="Vance xu" w:date="2026-09-15T08:48:55Z">
        <w:r>
          <w:rPr>
            <w:rFonts w:hint="eastAsia"/>
            <w:lang w:eastAsia="zh"/>
            <w:woUserID w:val="2"/>
          </w:rPr>
          <w:t>委托</w:t>
        </w:r>
      </w:ins>
      <w:ins w:id="408" w:author="Vance xu" w:date="2026-09-16T10:37:47Z">
        <w:r>
          <w:rPr>
            <w:rFonts w:hint="eastAsia"/>
            <w:lang w:eastAsia="zh"/>
            <w:woUserID w:val="2"/>
          </w:rPr>
          <w:t>、</w:t>
        </w:r>
      </w:ins>
      <w:ins w:id="409" w:author="Vance xu" w:date="2026-09-15T08:50:02Z">
        <w:r>
          <w:rPr>
            <w:rFonts w:hint="eastAsia"/>
            <w:lang w:eastAsia="zh"/>
            <w:woUserID w:val="2"/>
          </w:rPr>
          <w:t>项目管理</w:t>
        </w:r>
      </w:ins>
      <w:ins w:id="410" w:author="Vance xu" w:date="2026-09-15T08:50:03Z">
        <w:r>
          <w:rPr>
            <w:rFonts w:hint="eastAsia"/>
            <w:lang w:eastAsia="zh"/>
            <w:woUserID w:val="2"/>
          </w:rPr>
          <w:t>部门</w:t>
        </w:r>
      </w:ins>
      <w:ins w:id="411" w:author="Vance xu" w:date="2026-09-16T10:37:49Z">
        <w:r>
          <w:rPr>
            <w:rFonts w:hint="eastAsia"/>
            <w:lang w:eastAsia="zh"/>
            <w:woUserID w:val="2"/>
          </w:rPr>
          <w:t>、</w:t>
        </w:r>
      </w:ins>
      <w:ins w:id="412" w:author="Vance xu" w:date="2026-09-15T10:15:22Z">
        <w:r>
          <w:rPr>
            <w:rFonts w:hint="eastAsia"/>
            <w:lang w:eastAsia="zh"/>
            <w:woUserID w:val="2"/>
          </w:rPr>
          <w:t>项目建设部门</w:t>
        </w:r>
      </w:ins>
      <w:ins w:id="413" w:author="Vance xu" w:date="2026-09-16T10:37:51Z">
        <w:r>
          <w:rPr>
            <w:rFonts w:hint="eastAsia"/>
            <w:lang w:eastAsia="zh"/>
            <w:woUserID w:val="2"/>
          </w:rPr>
          <w:t>、</w:t>
        </w:r>
      </w:ins>
      <w:ins w:id="414" w:author="Vance xu" w:date="2026-09-14T16:33:48Z">
        <w:r>
          <w:rPr>
            <w:woUserID w:val="2"/>
          </w:rPr>
          <w:t>待定</w:t>
        </w:r>
      </w:ins>
      <w:ins w:id="415" w:author="Vance xu" w:date="2026-09-16T10:37:54Z">
        <w:r>
          <w:rPr>
            <w:rFonts w:hint="eastAsia"/>
            <w:lang w:eastAsia="zh"/>
            <w:woUserID w:val="2"/>
          </w:rPr>
          <w:t>、</w:t>
        </w:r>
      </w:ins>
      <w:ins w:id="416" w:author="Vance xu" w:date="2026-09-15T10:20:50Z">
        <w:r>
          <w:rPr>
            <w:rFonts w:hint="eastAsia"/>
            <w:lang w:eastAsia="zh"/>
            <w:woUserID w:val="2"/>
          </w:rPr>
          <w:t>项目承担部门</w:t>
        </w:r>
      </w:ins>
      <w:ins w:id="417" w:author="Vance xu" w:date="2026-09-16T10:37:57Z">
        <w:r>
          <w:rPr>
            <w:rFonts w:hint="eastAsia"/>
            <w:lang w:eastAsia="zh"/>
            <w:woUserID w:val="2"/>
          </w:rPr>
          <w:t>、</w:t>
        </w:r>
      </w:ins>
      <w:ins w:id="418" w:author="Vance xu" w:date="2026-09-15T10:21:04Z">
        <w:r>
          <w:rPr>
            <w:rFonts w:hint="eastAsia"/>
            <w:lang w:eastAsia="zh"/>
            <w:woUserID w:val="2"/>
          </w:rPr>
          <w:t>项目需求部</w:t>
        </w:r>
      </w:ins>
      <w:ins w:id="419" w:author="Vance xu" w:date="2026-09-15T10:21:30Z">
        <w:r>
          <w:rPr>
            <w:rFonts w:hint="eastAsia"/>
            <w:lang w:eastAsia="zh"/>
            <w:woUserID w:val="2"/>
          </w:rPr>
          <w:t>门</w:t>
        </w:r>
      </w:ins>
      <w:ins w:id="420" w:author="Vance xu" w:date="2026-09-16T10:37:59Z">
        <w:r>
          <w:rPr>
            <w:rFonts w:hint="eastAsia"/>
            <w:lang w:eastAsia="zh"/>
            <w:woUserID w:val="2"/>
          </w:rPr>
          <w:t>、</w:t>
        </w:r>
      </w:ins>
      <w:ins w:id="421" w:author="Vance xu" w:date="2026-09-15T10:21:15Z">
        <w:r>
          <w:rPr>
            <w:rFonts w:hint="eastAsia"/>
            <w:lang w:eastAsia="zh"/>
            <w:woUserID w:val="2"/>
          </w:rPr>
          <w:t>归口管理部门</w:t>
        </w:r>
      </w:ins>
      <w:ins w:id="422" w:author="Vance xu" w:date="2026-09-16T10:38:01Z">
        <w:r>
          <w:rPr>
            <w:rFonts w:hint="eastAsia"/>
            <w:lang w:eastAsia="zh"/>
            <w:woUserID w:val="2"/>
          </w:rPr>
          <w:t>、</w:t>
        </w:r>
      </w:ins>
      <w:ins w:id="423" w:author="Vance xu" w:date="2026-09-15T17:47:04Z">
        <w:r>
          <w:rPr>
            <w:rFonts w:hint="eastAsia"/>
            <w:lang w:eastAsia="zh"/>
            <w:woUserID w:val="2"/>
          </w:rPr>
          <w:t>各级单位-项目管理部门/建设单位</w:t>
        </w:r>
      </w:ins>
      <w:ins w:id="424" w:author="Vance xu" w:date="2026-09-16T10:38:04Z">
        <w:r>
          <w:rPr>
            <w:rFonts w:hint="eastAsia"/>
            <w:lang w:eastAsia="zh"/>
            <w:woUserID w:val="2"/>
          </w:rPr>
          <w:t>、</w:t>
        </w:r>
      </w:ins>
      <w:ins w:id="425" w:author="Vance xu" w:date="2026-09-15T22:01:47Z">
        <w:r>
          <w:rPr>
            <w:rFonts w:hint="default" w:ascii="方正仿宋_GB2312" w:hAnsi="方正仿宋_GB2312" w:eastAsia="方正仿宋_GB2312" w:cs="方正仿宋_GB2312"/>
            <w:color w:val="000000"/>
            <w:kern w:val="2"/>
            <w:sz w:val="32"/>
            <w:szCs w:val="32"/>
            <w:lang w:val="en-US" w:eastAsia="zh-CN" w:bidi="ar"/>
            <w:woUserID w:val="2"/>
          </w:rPr>
          <w:t>牵头部门、牵头管理部门、项目管理部门、实物资产管理部门、建设管理部门、使用保管部门、专业管理部门、会签部门、归口管理部门、项目承担部门、项目需求部门、用工管理部门、实施部门、食堂经费管理部门、职工教育经费管理部门、职工体检实施部门、各部门、资金发起部门、会议承办部门、接待承办部门、办公用品管理部门、公务车辆管理部门</w:t>
        </w:r>
      </w:ins>
      <w:ins w:id="426" w:author="Vance xu" w:date="2026-09-14T16:11:53Z">
        <w:r>
          <w:rPr>
            <w:rFonts w:hint="eastAsia"/>
            <w:lang w:eastAsia="zh"/>
            <w:woUserID w:val="2"/>
          </w:rPr>
          <w:t>等</w:t>
        </w:r>
      </w:ins>
      <w:ins w:id="427" w:author="尹兴盛" w:date="2026-09-17T14:20:32Z">
        <w:r>
          <w:rPr>
            <w:rFonts w:hint="eastAsia"/>
            <w:lang w:eastAsia="zh"/>
            <w:woUserID w:val="6"/>
          </w:rPr>
          <w:t>）</w:t>
        </w:r>
      </w:ins>
      <w:ins w:id="428" w:author="Vance xu" w:date="2026-09-15T08:51:38Z">
        <w:r>
          <w:rPr>
            <w:rFonts w:hint="eastAsia"/>
            <w:lang w:eastAsia="zh"/>
            <w:woUserID w:val="2"/>
          </w:rPr>
          <w:t>泛化的称呼</w:t>
        </w:r>
      </w:ins>
      <w:ins w:id="429" w:author="Vance xu" w:date="2026-09-14T16:12:04Z">
        <w:r>
          <w:rPr>
            <w:woUserID w:val="2"/>
          </w:rPr>
          <w:t>占位表述</w:t>
        </w:r>
      </w:ins>
      <w:ins w:id="430" w:author="Vance xu" w:date="2026-09-14T16:12:08Z">
        <w:r>
          <w:rPr>
            <w:rFonts w:hint="eastAsia"/>
            <w:lang w:eastAsia="zh"/>
            <w:woUserID w:val="2"/>
          </w:rPr>
          <w:t>，</w:t>
        </w:r>
      </w:ins>
      <w:ins w:id="431" w:author="Vance xu" w:date="2026-09-14T16:12:13Z">
        <w:r>
          <w:rPr>
            <w:rFonts w:hint="eastAsia"/>
            <w:lang w:eastAsia="zh"/>
            <w:woUserID w:val="2"/>
          </w:rPr>
          <w:t>提示</w:t>
        </w:r>
      </w:ins>
      <w:ins w:id="432" w:author="Vance xu" w:date="2026-09-14T16:15:30Z">
        <w:r>
          <w:rPr>
            <w:rFonts w:hint="eastAsia"/>
            <w:lang w:eastAsia="zh"/>
            <w:woUserID w:val="2"/>
          </w:rPr>
          <w:t>“</w:t>
        </w:r>
      </w:ins>
      <w:ins w:id="433" w:author="Vance xu" w:date="2026-09-14T16:12:25Z">
        <w:r>
          <w:rPr>
            <w:rFonts w:hint="eastAsia"/>
            <w:lang w:eastAsia="zh"/>
            <w:woUserID w:val="2"/>
          </w:rPr>
          <w:t>请明确</w:t>
        </w:r>
      </w:ins>
      <w:ins w:id="434" w:author="Vance xu" w:date="2026-09-14T16:12:17Z">
        <w:r>
          <w:rPr>
            <w:rFonts w:hint="eastAsia"/>
            <w:lang w:eastAsia="zh"/>
            <w:woUserID w:val="2"/>
          </w:rPr>
          <w:t>到</w:t>
        </w:r>
      </w:ins>
      <w:ins w:id="435" w:author="Vance xu" w:date="2026-09-14T16:12:19Z">
        <w:r>
          <w:rPr>
            <w:rFonts w:hint="eastAsia"/>
            <w:lang w:eastAsia="zh"/>
            <w:woUserID w:val="2"/>
          </w:rPr>
          <w:t>具体部门</w:t>
        </w:r>
      </w:ins>
      <w:ins w:id="436" w:author="Vance xu" w:date="2026-09-14T16:15:31Z">
        <w:r>
          <w:rPr>
            <w:rFonts w:hint="eastAsia"/>
            <w:lang w:eastAsia="zh"/>
            <w:woUserID w:val="2"/>
          </w:rPr>
          <w:t>”</w:t>
        </w:r>
      </w:ins>
      <w:ins w:id="437" w:author="Vance xu" w:date="2026-09-15T08:50:08Z">
        <w:r>
          <w:rPr>
            <w:rFonts w:hint="eastAsia"/>
            <w:lang w:eastAsia="zh"/>
            <w:woUserID w:val="2"/>
          </w:rPr>
          <w:t>，</w:t>
        </w:r>
      </w:ins>
      <w:ins w:id="438" w:author="Vance xu" w:date="2026-09-15T08:50:09Z">
        <w:r>
          <w:rPr>
            <w:rFonts w:hint="eastAsia"/>
            <w:lang w:eastAsia="zh"/>
            <w:woUserID w:val="2"/>
          </w:rPr>
          <w:t>但是</w:t>
        </w:r>
      </w:ins>
      <w:ins w:id="439" w:author="Vance xu" w:date="2026-09-15T08:50:11Z">
        <w:r>
          <w:rPr>
            <w:rFonts w:hint="eastAsia"/>
            <w:lang w:eastAsia="zh"/>
            <w:woUserID w:val="2"/>
          </w:rPr>
          <w:t>“</w:t>
        </w:r>
      </w:ins>
      <w:ins w:id="440" w:author="Vance xu" w:date="2026-09-15T08:50:25Z">
        <w:r>
          <w:rPr>
            <w:rFonts w:hint="eastAsia"/>
            <w:lang w:eastAsia="zh"/>
            <w:woUserID w:val="2"/>
          </w:rPr>
          <w:t>****</w:t>
        </w:r>
      </w:ins>
      <w:ins w:id="441" w:author="Vance xu" w:date="2026-09-15T08:50:15Z">
        <w:r>
          <w:rPr>
            <w:rFonts w:hint="eastAsia"/>
            <w:lang w:eastAsia="zh"/>
            <w:woUserID w:val="2"/>
          </w:rPr>
          <w:t>部门</w:t>
        </w:r>
      </w:ins>
      <w:ins w:id="442" w:author="Vance xu" w:date="2026-09-15T08:50:16Z">
        <w:r>
          <w:rPr>
            <w:rFonts w:hint="eastAsia"/>
            <w:lang w:eastAsia="zh"/>
            <w:woUserID w:val="2"/>
          </w:rPr>
          <w:t>-</w:t>
        </w:r>
      </w:ins>
      <w:ins w:id="443" w:author="Vance xu" w:date="2026-09-15T08:50:20Z">
        <w:r>
          <w:rPr>
            <w:rFonts w:hint="eastAsia"/>
            <w:lang w:eastAsia="zh"/>
            <w:woUserID w:val="2"/>
          </w:rPr>
          <w:t>****</w:t>
        </w:r>
      </w:ins>
      <w:ins w:id="444" w:author="Vance xu" w:date="2026-09-15T08:50:21Z">
        <w:r>
          <w:rPr>
            <w:rFonts w:hint="eastAsia"/>
            <w:lang w:eastAsia="zh"/>
            <w:woUserID w:val="2"/>
          </w:rPr>
          <w:t>部</w:t>
        </w:r>
      </w:ins>
      <w:ins w:id="445" w:author="Vance xu" w:date="2026-09-15T08:50:11Z">
        <w:r>
          <w:rPr>
            <w:rFonts w:hint="eastAsia"/>
            <w:lang w:eastAsia="zh"/>
            <w:woUserID w:val="2"/>
          </w:rPr>
          <w:t>”</w:t>
        </w:r>
      </w:ins>
      <w:ins w:id="446" w:author="Vance xu" w:date="2026-09-15T08:50:40Z">
        <w:r>
          <w:rPr>
            <w:rFonts w:hint="eastAsia"/>
            <w:lang w:eastAsia="zh"/>
            <w:woUserID w:val="2"/>
          </w:rPr>
          <w:t>不作</w:t>
        </w:r>
      </w:ins>
      <w:ins w:id="447" w:author="Vance xu" w:date="2026-09-15T08:50:55Z">
        <w:r>
          <w:rPr>
            <w:rFonts w:hint="eastAsia"/>
            <w:lang w:eastAsia="zh"/>
            <w:woUserID w:val="2"/>
          </w:rPr>
          <w:t>未</w:t>
        </w:r>
      </w:ins>
      <w:ins w:id="448" w:author="Vance xu" w:date="2026-09-15T08:50:51Z">
        <w:r>
          <w:rPr>
            <w:rFonts w:hint="eastAsia"/>
            <w:lang w:eastAsia="zh"/>
            <w:woUserID w:val="2"/>
          </w:rPr>
          <w:t>具体到</w:t>
        </w:r>
      </w:ins>
      <w:ins w:id="449" w:author="Vance xu" w:date="2026-09-15T08:50:58Z">
        <w:r>
          <w:rPr>
            <w:rFonts w:hint="eastAsia"/>
            <w:lang w:eastAsia="zh"/>
            <w:woUserID w:val="2"/>
          </w:rPr>
          <w:t>具体部门</w:t>
        </w:r>
      </w:ins>
      <w:ins w:id="450" w:author="Vance xu" w:date="2026-09-15T11:48:28Z">
        <w:r>
          <w:rPr>
            <w:rFonts w:hint="eastAsia"/>
            <w:lang w:eastAsia="zh"/>
            <w:woUserID w:val="2"/>
          </w:rPr>
          <w:t>的</w:t>
        </w:r>
      </w:ins>
      <w:ins w:id="451" w:author="Vance xu" w:date="2026-09-15T11:48:29Z">
        <w:r>
          <w:rPr>
            <w:rFonts w:hint="eastAsia"/>
            <w:lang w:eastAsia="zh"/>
            <w:woUserID w:val="2"/>
          </w:rPr>
          <w:t>情况</w:t>
        </w:r>
      </w:ins>
      <w:ins w:id="452" w:author="Vance xu" w:date="2026-09-15T11:48:31Z">
        <w:r>
          <w:rPr>
            <w:rFonts w:hint="eastAsia"/>
            <w:lang w:eastAsia="zh"/>
            <w:woUserID w:val="2"/>
          </w:rPr>
          <w:t>，</w:t>
        </w:r>
      </w:ins>
      <w:ins w:id="453" w:author="Vance xu" w:date="2026-09-15T11:48:34Z">
        <w:r>
          <w:rPr>
            <w:rFonts w:hint="eastAsia"/>
            <w:lang w:eastAsia="zh"/>
            <w:woUserID w:val="2"/>
          </w:rPr>
          <w:t>比如</w:t>
        </w:r>
      </w:ins>
      <w:ins w:id="454" w:author="Vance xu" w:date="2026-09-15T11:48:39Z">
        <w:r>
          <w:rPr>
            <w:rFonts w:hint="eastAsia"/>
            <w:lang w:eastAsia="zh"/>
            <w:woUserID w:val="2"/>
          </w:rPr>
          <w:t>株洲</w:t>
        </w:r>
      </w:ins>
      <w:ins w:id="455" w:author="Vance xu" w:date="2026-09-15T11:48:40Z">
        <w:r>
          <w:rPr>
            <w:rFonts w:hint="eastAsia"/>
            <w:lang w:eastAsia="zh"/>
            <w:woUserID w:val="2"/>
          </w:rPr>
          <w:t>公司</w:t>
        </w:r>
      </w:ins>
      <w:ins w:id="456" w:author="Vance xu" w:date="2026-09-15T11:48:43Z">
        <w:r>
          <w:rPr>
            <w:rFonts w:hint="eastAsia"/>
            <w:lang w:eastAsia="zh"/>
            <w:woUserID w:val="2"/>
          </w:rPr>
          <w:t>会写</w:t>
        </w:r>
      </w:ins>
      <w:ins w:id="457" w:author="Vance xu" w:date="2026-09-15T11:49:37Z">
        <w:r>
          <w:rPr>
            <w:rFonts w:hint="eastAsia"/>
            <w:lang w:eastAsia="zh"/>
            <w:woUserID w:val="2"/>
          </w:rPr>
          <w:t>项目管理部门-建设部</w:t>
        </w:r>
      </w:ins>
      <w:ins w:id="458" w:author="Vance xu" w:date="2026-09-15T11:49:49Z">
        <w:r>
          <w:rPr>
            <w:rFonts w:hint="eastAsia"/>
            <w:lang w:eastAsia="zh"/>
            <w:woUserID w:val="2"/>
          </w:rPr>
          <w:t>、项目管理部门-配网管理部</w:t>
        </w:r>
      </w:ins>
      <w:ins w:id="459" w:author="Vance xu" w:date="2026-09-15T11:49:57Z">
        <w:r>
          <w:rPr>
            <w:rFonts w:hint="eastAsia"/>
            <w:lang w:eastAsia="zh"/>
            <w:woUserID w:val="2"/>
          </w:rPr>
          <w:t>、</w:t>
        </w:r>
      </w:ins>
      <w:ins w:id="460" w:author="Vance xu" w:date="2026-09-15T11:50:15Z">
        <w:r>
          <w:rPr>
            <w:rFonts w:hint="eastAsia"/>
            <w:lang w:eastAsia="zh"/>
            <w:woUserID w:val="2"/>
          </w:rPr>
          <w:t>资产使用保管部门-变检公司</w:t>
        </w:r>
      </w:ins>
      <w:ins w:id="461" w:author="Vance xu" w:date="2026-09-15T11:50:18Z">
        <w:r>
          <w:rPr>
            <w:rFonts w:hint="eastAsia"/>
            <w:lang w:eastAsia="zh"/>
            <w:woUserID w:val="2"/>
          </w:rPr>
          <w:t>等</w:t>
        </w:r>
      </w:ins>
      <w:ins w:id="462" w:author="Vance xu" w:date="2026-09-15T11:50:20Z">
        <w:r>
          <w:rPr>
            <w:rFonts w:hint="eastAsia"/>
            <w:lang w:eastAsia="zh"/>
            <w:woUserID w:val="2"/>
          </w:rPr>
          <w:t>类似</w:t>
        </w:r>
      </w:ins>
      <w:ins w:id="463" w:author="Vance xu" w:date="2026-09-15T11:50:22Z">
        <w:r>
          <w:rPr>
            <w:rFonts w:hint="eastAsia"/>
            <w:lang w:eastAsia="zh"/>
            <w:woUserID w:val="2"/>
          </w:rPr>
          <w:t>表述</w:t>
        </w:r>
      </w:ins>
      <w:ins w:id="464" w:author="Vance xu" w:date="2026-09-15T11:50:24Z">
        <w:r>
          <w:rPr>
            <w:rFonts w:hint="eastAsia"/>
            <w:lang w:eastAsia="zh"/>
            <w:woUserID w:val="2"/>
          </w:rPr>
          <w:t>已经</w:t>
        </w:r>
      </w:ins>
      <w:ins w:id="465" w:author="Vance xu" w:date="2026-09-15T08:51:00Z">
        <w:r>
          <w:rPr>
            <w:rFonts w:hint="eastAsia"/>
            <w:lang w:eastAsia="zh"/>
            <w:woUserID w:val="2"/>
          </w:rPr>
          <w:t>。</w:t>
        </w:r>
      </w:ins>
    </w:p>
    <w:p w14:paraId="41DB4E95">
      <w:pPr>
        <w:widowControl w:val="0"/>
        <w:snapToGrid/>
        <w:rPr>
          <w:ins w:id="467" w:author="Vance xu" w:date="2026-09-14T16:13:38Z"/>
          <w:rFonts w:hint="eastAsia" w:eastAsia="华文仿宋"/>
          <w:lang w:eastAsia="zh"/>
          <w:woUserID w:val="2"/>
        </w:rPr>
        <w:pPrChange w:id="466" w:author="Vance xu" w:date="2026-09-15T22:03:20Z">
          <w:pPr>
            <w:snapToGrid w:val="0"/>
          </w:pPr>
        </w:pPrChange>
      </w:pPr>
      <w:ins w:id="468" w:author="Vance xu" w:date="2026-09-14T16:12:39Z">
        <w:r>
          <w:rPr>
            <w:rFonts w:hint="eastAsia"/>
            <w:lang w:eastAsia="zh"/>
            <w:woUserID w:val="2"/>
          </w:rPr>
          <w:t>岗位</w:t>
        </w:r>
      </w:ins>
      <w:ins w:id="469" w:author="Vance xu" w:date="2026-09-14T16:12:40Z">
        <w:r>
          <w:rPr>
            <w:rFonts w:hint="eastAsia"/>
            <w:lang w:eastAsia="zh"/>
            <w:woUserID w:val="2"/>
          </w:rPr>
          <w:t>名称</w:t>
        </w:r>
      </w:ins>
      <w:ins w:id="470" w:author="Vance xu" w:date="2026-09-14T16:12:41Z">
        <w:r>
          <w:rPr>
            <w:rFonts w:hint="eastAsia"/>
            <w:lang w:eastAsia="zh"/>
            <w:woUserID w:val="2"/>
          </w:rPr>
          <w:t>列</w:t>
        </w:r>
      </w:ins>
      <w:ins w:id="471" w:author="Vance xu" w:date="2026-09-14T16:12:52Z">
        <w:r>
          <w:rPr>
            <w:rFonts w:hint="eastAsia"/>
            <w:lang w:eastAsia="zh"/>
            <w:woUserID w:val="2"/>
          </w:rPr>
          <w:t>，</w:t>
        </w:r>
      </w:ins>
      <w:ins w:id="472" w:author="Vance xu" w:date="2026-09-16T11:15:28Z">
        <w:r>
          <w:rPr>
            <w:rFonts w:hint="eastAsia"/>
            <w:lang w:eastAsia="zh"/>
            <w:woUserID w:val="2"/>
          </w:rPr>
          <w:t>剔除</w:t>
        </w:r>
      </w:ins>
      <w:ins w:id="473" w:author="你说的都对" w:date="2026-09-16T22:16:22Z">
        <w:r>
          <w:rPr>
            <w:rFonts w:hint="eastAsia"/>
            <w:lang w:eastAsia="zh"/>
            <w:woUserID w:val="5"/>
          </w:rPr>
          <w:t>包含</w:t>
        </w:r>
      </w:ins>
      <w:ins w:id="474" w:author="Vance xu" w:date="2026-09-16T11:15:30Z">
        <w:del w:id="475" w:author="你说的都对" w:date="2026-09-16T22:16:22Z">
          <w:r>
            <w:rPr>
              <w:rFonts w:hint="eastAsia"/>
              <w:lang w:eastAsia="zh"/>
              <w:woUserID w:val="2"/>
            </w:rPr>
            <w:delText>“</w:delText>
          </w:r>
        </w:del>
      </w:ins>
      <w:ins w:id="476" w:author="Vance xu" w:date="2026-09-16T11:15:48Z">
        <w:r>
          <w:rPr>
            <w:rFonts w:hint="eastAsia"/>
            <w:lang w:eastAsia="zh"/>
            <w:woUserID w:val="2"/>
          </w:rPr>
          <w:t>查勘</w:t>
        </w:r>
      </w:ins>
      <w:ins w:id="477" w:author="Vance xu" w:date="2026-09-16T11:15:43Z">
        <w:r>
          <w:rPr>
            <w:rFonts w:hint="eastAsia"/>
            <w:lang w:eastAsia="zh"/>
            <w:woUserID w:val="2"/>
          </w:rPr>
          <w:t>人员</w:t>
        </w:r>
      </w:ins>
      <w:ins w:id="478" w:author="你说的都对" w:date="2026-09-16T22:16:26Z">
        <w:r>
          <w:rPr>
            <w:rFonts w:hint="eastAsia"/>
            <w:lang w:eastAsia="zh"/>
            <w:woUserID w:val="5"/>
          </w:rPr>
          <w:t>、</w:t>
        </w:r>
      </w:ins>
      <w:ins w:id="479" w:author="你说的都对" w:date="2026-09-16T22:16:27Z">
        <w:r>
          <w:rPr>
            <w:rFonts w:hint="eastAsia"/>
            <w:lang w:eastAsia="zh"/>
            <w:woUserID w:val="5"/>
          </w:rPr>
          <w:t>专责</w:t>
        </w:r>
      </w:ins>
      <w:ins w:id="480" w:author="Vance xu" w:date="2026-09-16T11:15:30Z">
        <w:del w:id="481" w:author="你说的都对" w:date="2026-09-16T22:16:25Z">
          <w:r>
            <w:rPr>
              <w:rFonts w:hint="eastAsia"/>
              <w:lang w:eastAsia="zh"/>
              <w:woUserID w:val="2"/>
            </w:rPr>
            <w:delText>”</w:delText>
          </w:r>
        </w:del>
      </w:ins>
      <w:ins w:id="482" w:author="Vance xu" w:date="2026-09-16T22:31:27Z">
        <w:r>
          <w:rPr>
            <w:rFonts w:hint="eastAsia"/>
            <w:lang w:eastAsia="zh"/>
            <w:woUserID w:val="2"/>
          </w:rPr>
          <w:t>、</w:t>
        </w:r>
      </w:ins>
      <w:ins w:id="483" w:author="Vance xu" w:date="2026-09-16T22:31:18Z">
        <w:r>
          <w:rPr>
            <w:rFonts w:hint="eastAsia"/>
            <w:lang w:eastAsia="zh"/>
            <w:woUserID w:val="2"/>
          </w:rPr>
          <w:t>负责人-</w:t>
        </w:r>
      </w:ins>
      <w:ins w:id="484" w:author="Vance xu" w:date="2026-09-16T22:31:31Z">
        <w:r>
          <w:rPr>
            <w:rFonts w:hint="eastAsia"/>
            <w:lang w:eastAsia="zh"/>
            <w:woUserID w:val="2"/>
          </w:rPr>
          <w:t>、</w:t>
        </w:r>
      </w:ins>
      <w:ins w:id="485" w:author="Vance xu" w:date="2026-09-16T22:31:46Z">
        <w:r>
          <w:rPr>
            <w:rFonts w:hint="eastAsia"/>
            <w:lang w:eastAsia="zh"/>
            <w:woUserID w:val="2"/>
          </w:rPr>
          <w:t>班长</w:t>
        </w:r>
      </w:ins>
      <w:ins w:id="486" w:author="Vance xu" w:date="2026-09-16T22:31:47Z">
        <w:r>
          <w:rPr>
            <w:rFonts w:hint="eastAsia"/>
            <w:lang w:eastAsia="zh"/>
            <w:woUserID w:val="2"/>
          </w:rPr>
          <w:t>、</w:t>
        </w:r>
      </w:ins>
      <w:ins w:id="487" w:author="Vance xu" w:date="2026-09-16T22:32:25Z">
        <w:r>
          <w:rPr>
            <w:rFonts w:hint="eastAsia"/>
            <w:lang w:eastAsia="zh"/>
            <w:woUserID w:val="2"/>
          </w:rPr>
          <w:t>值长</w:t>
        </w:r>
      </w:ins>
      <w:ins w:id="488" w:author="Vance xu" w:date="2026-09-16T22:32:27Z">
        <w:r>
          <w:rPr>
            <w:rFonts w:hint="eastAsia"/>
            <w:lang w:eastAsia="zh"/>
            <w:woUserID w:val="2"/>
          </w:rPr>
          <w:t>、</w:t>
        </w:r>
      </w:ins>
      <w:ins w:id="489" w:author="Vance xu" w:date="2026-09-18T09:56:47Z">
        <w:r>
          <w:rPr>
            <w:rFonts w:hint="eastAsia"/>
            <w:lang w:eastAsia="zh"/>
            <w:woUserID w:val="2"/>
          </w:rPr>
          <w:t>计量工作负责人</w:t>
        </w:r>
      </w:ins>
      <w:ins w:id="490" w:author="Vance xu" w:date="2026-09-16T11:15:52Z">
        <w:r>
          <w:rPr>
            <w:rFonts w:hint="eastAsia"/>
            <w:lang w:eastAsia="zh"/>
            <w:woUserID w:val="2"/>
          </w:rPr>
          <w:t>之外的</w:t>
        </w:r>
      </w:ins>
      <w:ins w:id="491" w:author="Vance xu" w:date="2026-09-16T11:15:54Z">
        <w:r>
          <w:rPr>
            <w:rFonts w:hint="eastAsia"/>
            <w:lang w:eastAsia="zh"/>
            <w:woUserID w:val="2"/>
          </w:rPr>
          <w:t>，</w:t>
        </w:r>
      </w:ins>
      <w:ins w:id="492" w:author="Vance xu" w:date="2026-09-16T10:36:27Z">
        <w:r>
          <w:rPr>
            <w:rFonts w:hint="eastAsia"/>
            <w:lang w:eastAsia="zh"/>
            <w:woUserID w:val="2"/>
          </w:rPr>
          <w:t>包含以下关键词</w:t>
        </w:r>
      </w:ins>
      <w:del w:id="493" w:author="Vance xu" w:date="2026-09-16T10:38:11Z">
        <w:r>
          <w:rPr/>
          <w:delText>“</w:delText>
        </w:r>
      </w:del>
      <w:r>
        <w:t>某某</w:t>
      </w:r>
      <w:ins w:id="494" w:author="Vance xu" w:date="2026-09-16T10:38:12Z">
        <w:r>
          <w:rPr>
            <w:rFonts w:hint="eastAsia"/>
            <w:lang w:eastAsia="zh"/>
            <w:woUserID w:val="2"/>
          </w:rPr>
          <w:t>、</w:t>
        </w:r>
      </w:ins>
      <w:del w:id="495" w:author="Vance xu" w:date="2026-09-16T10:38:12Z">
        <w:r>
          <w:rPr>
            <w:woUserID w:val="2"/>
          </w:rPr>
          <w:delText>”“</w:delText>
        </w:r>
      </w:del>
      <w:r>
        <w:t>待定</w:t>
      </w:r>
      <w:ins w:id="496" w:author="Vance xu" w:date="2026-09-16T10:38:14Z">
        <w:r>
          <w:rPr>
            <w:rFonts w:hint="eastAsia"/>
            <w:lang w:eastAsia="zh"/>
            <w:woUserID w:val="2"/>
          </w:rPr>
          <w:t>、</w:t>
        </w:r>
      </w:ins>
      <w:ins w:id="497" w:author="Vance xu" w:date="2026-09-16T11:15:01Z">
        <w:r>
          <w:rPr>
            <w:rFonts w:hint="eastAsia"/>
            <w:lang w:eastAsia="zh"/>
            <w:woUserID w:val="2"/>
          </w:rPr>
          <w:t>人员</w:t>
        </w:r>
      </w:ins>
      <w:ins w:id="498" w:author="Vance xu" w:date="2026-09-16T11:15:02Z">
        <w:r>
          <w:rPr>
            <w:rFonts w:hint="eastAsia"/>
            <w:lang w:eastAsia="zh"/>
            <w:woUserID w:val="2"/>
          </w:rPr>
          <w:t>、</w:t>
        </w:r>
      </w:ins>
      <w:del w:id="499" w:author="Vance xu" w:date="2026-09-16T10:38:14Z">
        <w:r>
          <w:rPr>
            <w:woUserID w:val="2"/>
          </w:rPr>
          <w:delText>”“</w:delText>
        </w:r>
      </w:del>
      <w:ins w:id="500" w:author="Vance xu" w:date="2026-09-16T11:13:34Z">
        <w:r>
          <w:rPr>
            <w:rFonts w:hint="eastAsia" w:ascii="宋体" w:hAnsi="宋体" w:eastAsia="宋体" w:cs="宋体"/>
            <w:b w:val="0"/>
            <w:i w:val="0"/>
            <w:color w:val="000000"/>
            <w:sz w:val="32"/>
            <w:szCs w:val="32"/>
            <w:woUserID w:val="2"/>
          </w:rPr>
          <w:t>管理</w:t>
        </w:r>
      </w:ins>
      <w:ins w:id="501" w:author="Vance xu" w:date="2026-09-16T11:14:24Z">
        <w:r>
          <w:rPr>
            <w:rFonts w:hint="eastAsia"/>
            <w:lang w:eastAsia="zh"/>
            <w:woUserID w:val="2"/>
          </w:rPr>
          <w:t>人员</w:t>
        </w:r>
      </w:ins>
      <w:ins w:id="502" w:author="Vance xu" w:date="2026-09-16T11:13:34Z">
        <w:r>
          <w:rPr>
            <w:rFonts w:hint="eastAsia"/>
            <w:lang w:eastAsia="zh"/>
            <w:woUserID w:val="2"/>
          </w:rPr>
          <w:t>、实施</w:t>
        </w:r>
      </w:ins>
      <w:ins w:id="503" w:author="Vance xu" w:date="2026-09-16T11:14:26Z">
        <w:r>
          <w:rPr>
            <w:rFonts w:hint="eastAsia"/>
            <w:lang w:eastAsia="zh"/>
            <w:woUserID w:val="2"/>
          </w:rPr>
          <w:t>人员</w:t>
        </w:r>
      </w:ins>
      <w:ins w:id="504" w:author="Vance xu" w:date="2026-09-16T11:14:27Z">
        <w:r>
          <w:rPr>
            <w:rFonts w:hint="eastAsia"/>
            <w:lang w:eastAsia="zh"/>
            <w:woUserID w:val="2"/>
          </w:rPr>
          <w:t>、</w:t>
        </w:r>
      </w:ins>
      <w:ins w:id="505" w:author="Vance xu" w:date="2026-09-16T11:13:34Z">
        <w:r>
          <w:rPr>
            <w:rFonts w:hint="eastAsia" w:ascii="宋体" w:hAnsi="宋体" w:eastAsia="宋体" w:cs="宋体"/>
            <w:b w:val="0"/>
            <w:i w:val="0"/>
            <w:color w:val="000000"/>
            <w:sz w:val="32"/>
            <w:szCs w:val="32"/>
            <w:woUserID w:val="2"/>
          </w:rPr>
          <w:t>需求</w:t>
        </w:r>
      </w:ins>
      <w:ins w:id="506" w:author="Vance xu" w:date="2026-09-16T11:14:33Z">
        <w:r>
          <w:rPr>
            <w:rFonts w:hint="eastAsia"/>
            <w:lang w:eastAsia="zh"/>
            <w:woUserID w:val="2"/>
          </w:rPr>
          <w:t>人员</w:t>
        </w:r>
      </w:ins>
      <w:ins w:id="507" w:author="Vance xu" w:date="2026-09-16T11:13:34Z">
        <w:r>
          <w:rPr>
            <w:rFonts w:hint="eastAsia"/>
            <w:lang w:eastAsia="zh"/>
            <w:woUserID w:val="2"/>
          </w:rPr>
          <w:t>、用工</w:t>
        </w:r>
      </w:ins>
      <w:ins w:id="508" w:author="Vance xu" w:date="2026-09-16T11:14:35Z">
        <w:r>
          <w:rPr>
            <w:rFonts w:hint="eastAsia"/>
            <w:lang w:eastAsia="zh"/>
            <w:woUserID w:val="2"/>
          </w:rPr>
          <w:t>人员</w:t>
        </w:r>
      </w:ins>
      <w:ins w:id="509" w:author="Vance xu" w:date="2026-09-16T11:13:34Z">
        <w:r>
          <w:rPr>
            <w:rFonts w:hint="eastAsia"/>
            <w:lang w:eastAsia="zh"/>
            <w:woUserID w:val="2"/>
          </w:rPr>
          <w:t>、归口管理</w:t>
        </w:r>
      </w:ins>
      <w:ins w:id="510" w:author="Vance xu" w:date="2026-09-16T11:14:36Z">
        <w:r>
          <w:rPr>
            <w:rFonts w:hint="eastAsia"/>
            <w:lang w:eastAsia="zh"/>
            <w:woUserID w:val="2"/>
          </w:rPr>
          <w:t>人员</w:t>
        </w:r>
      </w:ins>
      <w:ins w:id="511" w:author="Vance xu" w:date="2026-09-16T11:13:34Z">
        <w:r>
          <w:rPr>
            <w:rFonts w:hint="eastAsia"/>
            <w:lang w:eastAsia="zh"/>
            <w:woUserID w:val="2"/>
          </w:rPr>
          <w:t>、会签</w:t>
        </w:r>
      </w:ins>
      <w:ins w:id="512" w:author="Vance xu" w:date="2026-09-16T11:14:37Z">
        <w:r>
          <w:rPr>
            <w:rFonts w:hint="eastAsia"/>
            <w:lang w:eastAsia="zh"/>
            <w:woUserID w:val="2"/>
          </w:rPr>
          <w:t>人员</w:t>
        </w:r>
      </w:ins>
      <w:ins w:id="513" w:author="Vance xu" w:date="2026-09-16T11:13:34Z">
        <w:r>
          <w:rPr>
            <w:rFonts w:hint="eastAsia"/>
            <w:lang w:eastAsia="zh"/>
            <w:woUserID w:val="2"/>
          </w:rPr>
          <w:t>、实物资产、资产使用、委托、项目管理</w:t>
        </w:r>
      </w:ins>
      <w:ins w:id="514" w:author="Vance xu" w:date="2026-09-16T11:14:40Z">
        <w:r>
          <w:rPr>
            <w:rFonts w:hint="eastAsia"/>
            <w:lang w:eastAsia="zh"/>
            <w:woUserID w:val="2"/>
          </w:rPr>
          <w:t>人员</w:t>
        </w:r>
      </w:ins>
      <w:ins w:id="515" w:author="Vance xu" w:date="2026-09-16T11:13:34Z">
        <w:r>
          <w:rPr>
            <w:rFonts w:hint="eastAsia"/>
            <w:lang w:eastAsia="zh"/>
            <w:woUserID w:val="2"/>
          </w:rPr>
          <w:t>、项目建设</w:t>
        </w:r>
      </w:ins>
      <w:ins w:id="516" w:author="Vance xu" w:date="2026-09-16T11:14:42Z">
        <w:r>
          <w:rPr>
            <w:rFonts w:hint="eastAsia"/>
            <w:lang w:eastAsia="zh"/>
            <w:woUserID w:val="2"/>
          </w:rPr>
          <w:t>人员</w:t>
        </w:r>
      </w:ins>
      <w:ins w:id="517" w:author="Vance xu" w:date="2026-09-16T11:13:34Z">
        <w:r>
          <w:rPr>
            <w:rFonts w:hint="eastAsia"/>
            <w:lang w:eastAsia="zh"/>
            <w:woUserID w:val="2"/>
          </w:rPr>
          <w:t>、</w:t>
        </w:r>
      </w:ins>
      <w:ins w:id="518" w:author="Vance xu" w:date="2026-09-16T11:13:34Z">
        <w:r>
          <w:rPr>
            <w:woUserID w:val="2"/>
          </w:rPr>
          <w:t>待定</w:t>
        </w:r>
      </w:ins>
      <w:ins w:id="519" w:author="Vance xu" w:date="2026-09-16T11:13:34Z">
        <w:r>
          <w:rPr>
            <w:rFonts w:hint="eastAsia"/>
            <w:lang w:eastAsia="zh"/>
            <w:woUserID w:val="2"/>
          </w:rPr>
          <w:t>、项目承担</w:t>
        </w:r>
      </w:ins>
      <w:ins w:id="520" w:author="Vance xu" w:date="2026-09-16T11:14:46Z">
        <w:r>
          <w:rPr>
            <w:rFonts w:hint="eastAsia"/>
            <w:lang w:eastAsia="zh"/>
            <w:woUserID w:val="2"/>
          </w:rPr>
          <w:t>人员</w:t>
        </w:r>
      </w:ins>
      <w:ins w:id="521" w:author="Vance xu" w:date="2026-09-16T11:13:34Z">
        <w:r>
          <w:rPr>
            <w:rFonts w:hint="eastAsia"/>
            <w:lang w:eastAsia="zh"/>
            <w:woUserID w:val="2"/>
          </w:rPr>
          <w:t>、项目需求</w:t>
        </w:r>
      </w:ins>
      <w:ins w:id="522" w:author="Vance xu" w:date="2026-09-16T11:14:48Z">
        <w:r>
          <w:rPr>
            <w:rFonts w:hint="eastAsia"/>
            <w:lang w:eastAsia="zh"/>
            <w:woUserID w:val="2"/>
          </w:rPr>
          <w:t>人员</w:t>
        </w:r>
      </w:ins>
      <w:ins w:id="523" w:author="Vance xu" w:date="2026-09-16T11:13:34Z">
        <w:r>
          <w:rPr>
            <w:rFonts w:hint="eastAsia"/>
            <w:lang w:eastAsia="zh"/>
            <w:woUserID w:val="2"/>
          </w:rPr>
          <w:t>、归口管理</w:t>
        </w:r>
      </w:ins>
      <w:ins w:id="524" w:author="Vance xu" w:date="2026-09-16T11:14:49Z">
        <w:r>
          <w:rPr>
            <w:rFonts w:hint="eastAsia"/>
            <w:lang w:eastAsia="zh"/>
            <w:woUserID w:val="2"/>
          </w:rPr>
          <w:t>人员</w:t>
        </w:r>
      </w:ins>
      <w:ins w:id="525" w:author="Vance xu" w:date="2026-09-16T11:14:52Z">
        <w:r>
          <w:rPr>
            <w:rFonts w:hint="eastAsia"/>
            <w:lang w:eastAsia="zh"/>
            <w:woUserID w:val="2"/>
          </w:rPr>
          <w:t>、</w:t>
        </w:r>
      </w:ins>
      <w:r>
        <w:t>相关人员</w:t>
      </w:r>
      <w:ins w:id="526" w:author="Vance xu" w:date="2026-09-16T10:38:17Z">
        <w:r>
          <w:rPr>
            <w:rFonts w:hint="eastAsia"/>
            <w:lang w:eastAsia="zh"/>
            <w:woUserID w:val="2"/>
          </w:rPr>
          <w:t>、</w:t>
        </w:r>
      </w:ins>
      <w:del w:id="527" w:author="Vance xu" w:date="2026-09-16T10:38:17Z">
        <w:r>
          <w:rPr>
            <w:woUserID w:val="2"/>
          </w:rPr>
          <w:delText>”</w:delText>
        </w:r>
      </w:del>
      <w:ins w:id="528" w:author="Vance xu" w:date="2026-09-15T17:22:56Z">
        <w:r>
          <w:rPr>
            <w:rFonts w:hint="eastAsia"/>
            <w:lang w:eastAsia="zh"/>
            <w:woUserID w:val="2"/>
          </w:rPr>
          <w:t>采购人员</w:t>
        </w:r>
      </w:ins>
      <w:ins w:id="529" w:author="Vance xu" w:date="2026-09-16T10:38:19Z">
        <w:r>
          <w:rPr>
            <w:rFonts w:hint="eastAsia"/>
            <w:lang w:eastAsia="zh"/>
            <w:woUserID w:val="2"/>
          </w:rPr>
          <w:t>、</w:t>
        </w:r>
      </w:ins>
      <w:ins w:id="530" w:author="Vance xu" w:date="2026-09-16T11:11:42Z">
        <w:r>
          <w:rPr>
            <w:rFonts w:hint="eastAsia"/>
            <w:lang w:eastAsia="zh"/>
            <w:woUserID w:val="2"/>
          </w:rPr>
          <w:t>资产使用保管人员</w:t>
        </w:r>
      </w:ins>
      <w:ins w:id="531" w:author="Vance xu" w:date="2026-09-16T11:11:43Z">
        <w:r>
          <w:rPr>
            <w:rFonts w:hint="eastAsia"/>
            <w:lang w:eastAsia="zh"/>
            <w:woUserID w:val="2"/>
          </w:rPr>
          <w:t>、</w:t>
        </w:r>
      </w:ins>
      <w:ins w:id="532" w:author="Vance xu" w:date="2026-09-16T11:11:45Z">
        <w:r>
          <w:rPr>
            <w:rFonts w:hint="eastAsia"/>
            <w:lang w:eastAsia="zh"/>
            <w:woUserID w:val="2"/>
          </w:rPr>
          <w:t>保管人员</w:t>
        </w:r>
      </w:ins>
      <w:ins w:id="533" w:author="Vance xu" w:date="2026-09-16T11:11:50Z">
        <w:r>
          <w:rPr>
            <w:rFonts w:hint="eastAsia"/>
            <w:lang w:eastAsia="zh"/>
            <w:woUserID w:val="2"/>
          </w:rPr>
          <w:t>、</w:t>
        </w:r>
      </w:ins>
      <w:ins w:id="534" w:author="Vance xu" w:date="2026-09-14T16:08:05Z">
        <w:r>
          <w:rPr>
            <w:rFonts w:hint="eastAsia" w:ascii="宋体" w:hAnsi="宋体" w:eastAsia="宋体" w:cs="宋体"/>
            <w:b w:val="0"/>
            <w:i w:val="0"/>
            <w:color w:val="000000"/>
            <w:sz w:val="32"/>
            <w:szCs w:val="32"/>
            <w:woUserID w:val="2"/>
          </w:rPr>
          <w:t>管理人员</w:t>
        </w:r>
      </w:ins>
      <w:ins w:id="535" w:author="Vance xu" w:date="2026-09-16T10:38:22Z">
        <w:r>
          <w:rPr>
            <w:rFonts w:hint="eastAsia"/>
            <w:lang w:eastAsia="zh"/>
            <w:woUserID w:val="2"/>
          </w:rPr>
          <w:t>、</w:t>
        </w:r>
      </w:ins>
      <w:ins w:id="536" w:author="Vance xu" w:date="2026-09-15T10:25:09Z">
        <w:r>
          <w:rPr>
            <w:rFonts w:hint="eastAsia"/>
            <w:lang w:eastAsia="zh"/>
            <w:woUserID w:val="2"/>
          </w:rPr>
          <w:t>实施</w:t>
        </w:r>
      </w:ins>
      <w:ins w:id="537" w:author="Vance xu" w:date="2026-09-15T10:25:11Z">
        <w:r>
          <w:rPr>
            <w:rFonts w:hint="eastAsia"/>
            <w:lang w:eastAsia="zh"/>
            <w:woUserID w:val="2"/>
          </w:rPr>
          <w:t>人员</w:t>
        </w:r>
      </w:ins>
      <w:ins w:id="538" w:author="Vance xu" w:date="2026-09-16T10:38:24Z">
        <w:r>
          <w:rPr>
            <w:rFonts w:hint="eastAsia"/>
            <w:lang w:eastAsia="zh"/>
            <w:woUserID w:val="2"/>
          </w:rPr>
          <w:t>、</w:t>
        </w:r>
      </w:ins>
      <w:ins w:id="539" w:author="Vance xu" w:date="2026-09-15T10:25:16Z">
        <w:r>
          <w:rPr>
            <w:rFonts w:hint="eastAsia" w:ascii="宋体" w:hAnsi="宋体" w:eastAsia="宋体" w:cs="宋体"/>
            <w:b w:val="0"/>
            <w:i w:val="0"/>
            <w:color w:val="000000"/>
            <w:sz w:val="32"/>
            <w:szCs w:val="32"/>
            <w:lang w:eastAsia="zh"/>
            <w:woUserID w:val="2"/>
          </w:rPr>
          <w:t>接待人员</w:t>
        </w:r>
      </w:ins>
      <w:ins w:id="540" w:author="Vance xu" w:date="2026-09-16T10:38:26Z">
        <w:r>
          <w:rPr>
            <w:rFonts w:hint="eastAsia"/>
            <w:lang w:eastAsia="zh"/>
            <w:woUserID w:val="2"/>
          </w:rPr>
          <w:t>、</w:t>
        </w:r>
      </w:ins>
      <w:ins w:id="541" w:author="Vance xu" w:date="2026-09-15T10:25:20Z">
        <w:r>
          <w:rPr>
            <w:rFonts w:hint="eastAsia" w:ascii="宋体" w:hAnsi="宋体" w:eastAsia="宋体" w:cs="宋体"/>
            <w:b w:val="0"/>
            <w:i w:val="0"/>
            <w:color w:val="000000"/>
            <w:sz w:val="32"/>
            <w:szCs w:val="32"/>
            <w:lang w:eastAsia="zh"/>
            <w:woUserID w:val="2"/>
          </w:rPr>
          <w:t>承接</w:t>
        </w:r>
      </w:ins>
      <w:ins w:id="542" w:author="Vance xu" w:date="2026-09-15T10:25:22Z">
        <w:r>
          <w:rPr>
            <w:rFonts w:hint="eastAsia" w:ascii="宋体" w:hAnsi="宋体" w:eastAsia="宋体" w:cs="宋体"/>
            <w:b w:val="0"/>
            <w:i w:val="0"/>
            <w:color w:val="000000"/>
            <w:sz w:val="32"/>
            <w:szCs w:val="32"/>
            <w:lang w:eastAsia="zh"/>
            <w:woUserID w:val="2"/>
          </w:rPr>
          <w:t>人员</w:t>
        </w:r>
      </w:ins>
      <w:ins w:id="543" w:author="Vance xu" w:date="2026-09-16T10:38:29Z">
        <w:r>
          <w:rPr>
            <w:rFonts w:hint="eastAsia"/>
            <w:lang w:eastAsia="zh"/>
            <w:woUserID w:val="2"/>
          </w:rPr>
          <w:t>、</w:t>
        </w:r>
      </w:ins>
      <w:ins w:id="544" w:author="Vance xu" w:date="2026-09-14T16:08:05Z">
        <w:r>
          <w:rPr>
            <w:rFonts w:hint="eastAsia" w:ascii="宋体" w:hAnsi="宋体" w:eastAsia="宋体" w:cs="宋体"/>
            <w:b w:val="0"/>
            <w:i w:val="0"/>
            <w:color w:val="000000"/>
            <w:sz w:val="32"/>
            <w:szCs w:val="32"/>
            <w:woUserID w:val="2"/>
          </w:rPr>
          <w:t>出差人员</w:t>
        </w:r>
      </w:ins>
      <w:ins w:id="545" w:author="Vance xu" w:date="2026-09-16T10:38:31Z">
        <w:r>
          <w:rPr>
            <w:rFonts w:hint="eastAsia"/>
            <w:lang w:eastAsia="zh"/>
            <w:woUserID w:val="2"/>
          </w:rPr>
          <w:t>、</w:t>
        </w:r>
      </w:ins>
      <w:ins w:id="546" w:author="Vance xu" w:date="2026-09-14T16:08:05Z">
        <w:r>
          <w:rPr>
            <w:rFonts w:hint="eastAsia" w:ascii="宋体" w:hAnsi="宋体" w:eastAsia="宋体" w:cs="宋体"/>
            <w:b w:val="0"/>
            <w:i w:val="0"/>
            <w:color w:val="000000"/>
            <w:sz w:val="32"/>
            <w:szCs w:val="32"/>
            <w:woUserID w:val="2"/>
          </w:rPr>
          <w:t>需求人员</w:t>
        </w:r>
      </w:ins>
      <w:ins w:id="547" w:author="Vance xu" w:date="2026-09-16T10:38:34Z">
        <w:r>
          <w:rPr>
            <w:rFonts w:hint="eastAsia"/>
            <w:lang w:eastAsia="zh"/>
            <w:woUserID w:val="2"/>
          </w:rPr>
          <w:t>、</w:t>
        </w:r>
      </w:ins>
      <w:ins w:id="548" w:author="Vance xu" w:date="2026-09-14T16:08:05Z">
        <w:r>
          <w:rPr>
            <w:rFonts w:hint="eastAsia" w:ascii="宋体" w:hAnsi="宋体" w:eastAsia="宋体" w:cs="宋体"/>
            <w:b w:val="0"/>
            <w:i w:val="0"/>
            <w:color w:val="000000"/>
            <w:sz w:val="32"/>
            <w:szCs w:val="32"/>
            <w:woUserID w:val="2"/>
          </w:rPr>
          <w:t>报账人员</w:t>
        </w:r>
      </w:ins>
      <w:ins w:id="549" w:author="Vance xu" w:date="2026-09-16T10:38:37Z">
        <w:r>
          <w:rPr>
            <w:rFonts w:hint="eastAsia"/>
            <w:lang w:eastAsia="zh"/>
            <w:woUserID w:val="2"/>
          </w:rPr>
          <w:t>、</w:t>
        </w:r>
      </w:ins>
      <w:ins w:id="550" w:author="Vance xu" w:date="2026-09-14T16:08:05Z">
        <w:r>
          <w:rPr>
            <w:rFonts w:hint="eastAsia" w:ascii="宋体" w:hAnsi="宋体" w:eastAsia="宋体" w:cs="宋体"/>
            <w:b w:val="0"/>
            <w:i w:val="0"/>
            <w:color w:val="000000"/>
            <w:sz w:val="32"/>
            <w:szCs w:val="32"/>
            <w:woUserID w:val="2"/>
          </w:rPr>
          <w:t>部门负责人</w:t>
        </w:r>
      </w:ins>
      <w:ins w:id="551" w:author="Vance xu" w:date="2026-09-16T10:38:39Z">
        <w:r>
          <w:rPr>
            <w:rFonts w:hint="eastAsia"/>
            <w:lang w:eastAsia="zh"/>
            <w:woUserID w:val="2"/>
          </w:rPr>
          <w:t>、</w:t>
        </w:r>
      </w:ins>
      <w:ins w:id="552" w:author="Vance xu" w:date="2026-09-15T10:15:35Z">
        <w:r>
          <w:rPr>
            <w:rFonts w:hint="eastAsia" w:ascii="宋体" w:hAnsi="宋体" w:eastAsia="宋体" w:cs="宋体"/>
            <w:b w:val="0"/>
            <w:i w:val="0"/>
            <w:color w:val="000000"/>
            <w:sz w:val="32"/>
            <w:szCs w:val="32"/>
            <w:lang w:eastAsia="zh"/>
            <w:woUserID w:val="2"/>
          </w:rPr>
          <w:t>需求审核人员</w:t>
        </w:r>
      </w:ins>
      <w:ins w:id="553" w:author="Vance xu" w:date="2026-09-16T10:38:42Z">
        <w:r>
          <w:rPr>
            <w:rFonts w:hint="eastAsia"/>
            <w:lang w:eastAsia="zh"/>
            <w:woUserID w:val="2"/>
          </w:rPr>
          <w:t>、</w:t>
        </w:r>
      </w:ins>
      <w:ins w:id="554" w:author="Vance xu" w:date="2026-09-15T10:16:31Z">
        <w:r>
          <w:rPr>
            <w:rFonts w:hint="eastAsia" w:ascii="宋体" w:hAnsi="宋体" w:eastAsia="宋体" w:cs="宋体"/>
            <w:b w:val="0"/>
            <w:i w:val="0"/>
            <w:color w:val="000000"/>
            <w:sz w:val="32"/>
            <w:szCs w:val="32"/>
            <w:lang w:eastAsia="zh"/>
            <w:woUserID w:val="2"/>
          </w:rPr>
          <w:t>合同签订</w:t>
        </w:r>
      </w:ins>
      <w:ins w:id="555" w:author="Vance xu" w:date="2026-09-15T10:16:32Z">
        <w:r>
          <w:rPr>
            <w:rFonts w:hint="eastAsia" w:ascii="宋体" w:hAnsi="宋体" w:eastAsia="宋体" w:cs="宋体"/>
            <w:b w:val="0"/>
            <w:i w:val="0"/>
            <w:color w:val="000000"/>
            <w:sz w:val="32"/>
            <w:szCs w:val="32"/>
            <w:lang w:eastAsia="zh"/>
            <w:woUserID w:val="2"/>
          </w:rPr>
          <w:t>人员</w:t>
        </w:r>
      </w:ins>
      <w:ins w:id="556" w:author="Vance xu" w:date="2026-09-16T10:38:44Z">
        <w:r>
          <w:rPr>
            <w:rFonts w:hint="eastAsia"/>
            <w:lang w:eastAsia="zh"/>
            <w:woUserID w:val="2"/>
          </w:rPr>
          <w:t>、</w:t>
        </w:r>
      </w:ins>
      <w:ins w:id="557" w:author="Vance xu" w:date="2026-09-15T10:18:50Z">
        <w:r>
          <w:rPr>
            <w:rFonts w:hint="eastAsia" w:ascii="宋体" w:hAnsi="宋体" w:eastAsia="宋体" w:cs="宋体"/>
            <w:b w:val="0"/>
            <w:i w:val="0"/>
            <w:color w:val="000000"/>
            <w:sz w:val="32"/>
            <w:szCs w:val="32"/>
            <w:lang w:eastAsia="zh"/>
            <w:woUserID w:val="2"/>
          </w:rPr>
          <w:t>合同经办人员</w:t>
        </w:r>
      </w:ins>
      <w:ins w:id="558" w:author="Vance xu" w:date="2026-09-16T10:38:46Z">
        <w:r>
          <w:rPr>
            <w:rFonts w:hint="eastAsia"/>
            <w:lang w:eastAsia="zh"/>
            <w:woUserID w:val="2"/>
          </w:rPr>
          <w:t>、</w:t>
        </w:r>
      </w:ins>
      <w:ins w:id="559" w:author="Vance xu" w:date="2026-09-15T17:23:01Z">
        <w:r>
          <w:rPr>
            <w:rFonts w:hint="eastAsia" w:ascii="宋体" w:hAnsi="宋体" w:eastAsia="宋体" w:cs="宋体"/>
            <w:b w:val="0"/>
            <w:i w:val="0"/>
            <w:color w:val="000000"/>
            <w:sz w:val="32"/>
            <w:szCs w:val="32"/>
            <w:lang w:eastAsia="zh"/>
            <w:woUserID w:val="2"/>
          </w:rPr>
          <w:t>合同</w:t>
        </w:r>
      </w:ins>
      <w:ins w:id="560" w:author="Vance xu" w:date="2026-09-15T17:23:02Z">
        <w:r>
          <w:rPr>
            <w:rFonts w:hint="eastAsia" w:ascii="宋体" w:hAnsi="宋体" w:eastAsia="宋体" w:cs="宋体"/>
            <w:b w:val="0"/>
            <w:i w:val="0"/>
            <w:color w:val="000000"/>
            <w:sz w:val="32"/>
            <w:szCs w:val="32"/>
            <w:lang w:eastAsia="zh"/>
            <w:woUserID w:val="2"/>
          </w:rPr>
          <w:t>管理</w:t>
        </w:r>
      </w:ins>
      <w:ins w:id="561" w:author="Vance xu" w:date="2026-09-15T17:23:03Z">
        <w:r>
          <w:rPr>
            <w:rFonts w:hint="eastAsia" w:ascii="宋体" w:hAnsi="宋体" w:eastAsia="宋体" w:cs="宋体"/>
            <w:b w:val="0"/>
            <w:i w:val="0"/>
            <w:color w:val="000000"/>
            <w:sz w:val="32"/>
            <w:szCs w:val="32"/>
            <w:lang w:eastAsia="zh"/>
            <w:woUserID w:val="2"/>
          </w:rPr>
          <w:t>人员</w:t>
        </w:r>
      </w:ins>
      <w:ins w:id="562" w:author="Vance xu" w:date="2026-09-16T10:38:49Z">
        <w:r>
          <w:rPr>
            <w:rFonts w:hint="eastAsia"/>
            <w:lang w:eastAsia="zh"/>
            <w:woUserID w:val="2"/>
          </w:rPr>
          <w:t>、</w:t>
        </w:r>
      </w:ins>
      <w:ins w:id="563" w:author="Vance xu" w:date="2026-09-15T10:16:36Z">
        <w:r>
          <w:rPr>
            <w:rFonts w:hint="eastAsia" w:ascii="宋体" w:hAnsi="宋体" w:eastAsia="宋体" w:cs="宋体"/>
            <w:b w:val="0"/>
            <w:i w:val="0"/>
            <w:color w:val="000000"/>
            <w:sz w:val="32"/>
            <w:szCs w:val="32"/>
            <w:lang w:eastAsia="zh"/>
            <w:woUserID w:val="2"/>
          </w:rPr>
          <w:t>合同审核</w:t>
        </w:r>
      </w:ins>
      <w:ins w:id="564" w:author="Vance xu" w:date="2026-09-15T10:16:40Z">
        <w:r>
          <w:rPr>
            <w:rFonts w:hint="eastAsia" w:ascii="宋体" w:hAnsi="宋体" w:eastAsia="宋体" w:cs="宋体"/>
            <w:b w:val="0"/>
            <w:i w:val="0"/>
            <w:color w:val="000000"/>
            <w:sz w:val="32"/>
            <w:szCs w:val="32"/>
            <w:lang w:eastAsia="zh"/>
            <w:woUserID w:val="2"/>
          </w:rPr>
          <w:t>人员</w:t>
        </w:r>
      </w:ins>
      <w:ins w:id="565" w:author="Vance xu" w:date="2026-09-16T10:38:54Z">
        <w:r>
          <w:rPr>
            <w:rFonts w:hint="eastAsia"/>
            <w:lang w:eastAsia="zh"/>
            <w:woUserID w:val="2"/>
          </w:rPr>
          <w:t>、</w:t>
        </w:r>
      </w:ins>
      <w:ins w:id="566" w:author="Vance xu" w:date="2026-09-15T10:18:08Z">
        <w:r>
          <w:rPr>
            <w:rFonts w:hint="eastAsia" w:ascii="宋体" w:hAnsi="宋体" w:eastAsia="宋体" w:cs="宋体"/>
            <w:b w:val="0"/>
            <w:i w:val="0"/>
            <w:color w:val="000000"/>
            <w:sz w:val="32"/>
            <w:szCs w:val="32"/>
            <w:lang w:eastAsia="zh"/>
            <w:woUserID w:val="2"/>
          </w:rPr>
          <w:t>合同结算人员</w:t>
        </w:r>
      </w:ins>
      <w:ins w:id="567" w:author="Vance xu" w:date="2026-09-16T10:38:56Z">
        <w:r>
          <w:rPr>
            <w:rFonts w:hint="eastAsia"/>
            <w:lang w:eastAsia="zh"/>
            <w:woUserID w:val="2"/>
          </w:rPr>
          <w:t>、</w:t>
        </w:r>
      </w:ins>
      <w:ins w:id="568" w:author="Vance xu" w:date="2026-09-15T10:18:19Z">
        <w:r>
          <w:rPr>
            <w:rFonts w:hint="eastAsia" w:ascii="宋体" w:hAnsi="宋体" w:eastAsia="宋体" w:cs="宋体"/>
            <w:b w:val="0"/>
            <w:i w:val="0"/>
            <w:color w:val="000000"/>
            <w:sz w:val="32"/>
            <w:szCs w:val="32"/>
            <w:lang w:eastAsia="zh"/>
            <w:woUserID w:val="2"/>
          </w:rPr>
          <w:t>往来</w:t>
        </w:r>
      </w:ins>
      <w:ins w:id="569" w:author="Vance xu" w:date="2026-09-15T10:18:20Z">
        <w:r>
          <w:rPr>
            <w:rFonts w:hint="eastAsia" w:ascii="宋体" w:hAnsi="宋体" w:eastAsia="宋体" w:cs="宋体"/>
            <w:b w:val="0"/>
            <w:i w:val="0"/>
            <w:color w:val="000000"/>
            <w:sz w:val="32"/>
            <w:szCs w:val="32"/>
            <w:lang w:eastAsia="zh"/>
            <w:woUserID w:val="2"/>
          </w:rPr>
          <w:t>管理</w:t>
        </w:r>
      </w:ins>
      <w:ins w:id="570" w:author="Vance xu" w:date="2026-09-15T10:18:22Z">
        <w:r>
          <w:rPr>
            <w:rFonts w:hint="eastAsia" w:ascii="宋体" w:hAnsi="宋体" w:eastAsia="宋体" w:cs="宋体"/>
            <w:b w:val="0"/>
            <w:i w:val="0"/>
            <w:color w:val="000000"/>
            <w:sz w:val="32"/>
            <w:szCs w:val="32"/>
            <w:lang w:eastAsia="zh"/>
            <w:woUserID w:val="2"/>
          </w:rPr>
          <w:t>人员</w:t>
        </w:r>
      </w:ins>
      <w:ins w:id="571" w:author="Vance xu" w:date="2026-09-16T10:38:59Z">
        <w:r>
          <w:rPr>
            <w:rFonts w:hint="eastAsia"/>
            <w:lang w:eastAsia="zh"/>
            <w:woUserID w:val="2"/>
          </w:rPr>
          <w:t>、</w:t>
        </w:r>
      </w:ins>
      <w:ins w:id="572" w:author="Vance xu" w:date="2026-09-15T10:20:27Z">
        <w:r>
          <w:rPr>
            <w:rFonts w:hint="eastAsia" w:ascii="宋体" w:hAnsi="宋体" w:eastAsia="宋体" w:cs="宋体"/>
            <w:b w:val="0"/>
            <w:i w:val="0"/>
            <w:color w:val="000000"/>
            <w:sz w:val="32"/>
            <w:szCs w:val="32"/>
            <w:lang w:eastAsia="zh"/>
            <w:woUserID w:val="2"/>
          </w:rPr>
          <w:t>使用</w:t>
        </w:r>
      </w:ins>
      <w:ins w:id="573" w:author="Vance xu" w:date="2026-09-15T10:20:30Z">
        <w:r>
          <w:rPr>
            <w:rFonts w:hint="eastAsia" w:ascii="宋体" w:hAnsi="宋体" w:eastAsia="宋体" w:cs="宋体"/>
            <w:b w:val="0"/>
            <w:i w:val="0"/>
            <w:color w:val="000000"/>
            <w:sz w:val="32"/>
            <w:szCs w:val="32"/>
            <w:lang w:eastAsia="zh"/>
            <w:woUserID w:val="2"/>
          </w:rPr>
          <w:t>保管</w:t>
        </w:r>
      </w:ins>
      <w:ins w:id="574" w:author="Vance xu" w:date="2026-09-15T10:20:32Z">
        <w:r>
          <w:rPr>
            <w:rFonts w:hint="eastAsia" w:ascii="宋体" w:hAnsi="宋体" w:eastAsia="宋体" w:cs="宋体"/>
            <w:b w:val="0"/>
            <w:i w:val="0"/>
            <w:color w:val="000000"/>
            <w:sz w:val="32"/>
            <w:szCs w:val="32"/>
            <w:lang w:eastAsia="zh"/>
            <w:woUserID w:val="2"/>
          </w:rPr>
          <w:t>人员</w:t>
        </w:r>
      </w:ins>
      <w:ins w:id="575" w:author="Vance xu" w:date="2026-09-16T10:39:01Z">
        <w:r>
          <w:rPr>
            <w:rFonts w:hint="eastAsia"/>
            <w:lang w:eastAsia="zh"/>
            <w:woUserID w:val="2"/>
          </w:rPr>
          <w:t>、</w:t>
        </w:r>
      </w:ins>
      <w:ins w:id="576" w:author="Vance xu" w:date="2026-09-15T10:21:47Z">
        <w:r>
          <w:rPr>
            <w:rFonts w:hint="eastAsia" w:ascii="宋体" w:hAnsi="宋体" w:eastAsia="宋体" w:cs="宋体"/>
            <w:b w:val="0"/>
            <w:i w:val="0"/>
            <w:color w:val="000000"/>
            <w:sz w:val="32"/>
            <w:szCs w:val="32"/>
            <w:lang w:eastAsia="zh"/>
            <w:woUserID w:val="2"/>
          </w:rPr>
          <w:t>项目管理人员</w:t>
        </w:r>
      </w:ins>
      <w:ins w:id="577" w:author="Vance xu" w:date="2026-09-16T10:39:04Z">
        <w:r>
          <w:rPr>
            <w:rFonts w:hint="eastAsia"/>
            <w:lang w:eastAsia="zh"/>
            <w:woUserID w:val="2"/>
          </w:rPr>
          <w:t>、</w:t>
        </w:r>
      </w:ins>
      <w:ins w:id="578" w:author="Vance xu" w:date="2026-09-15T17:28:27Z">
        <w:r>
          <w:rPr>
            <w:rFonts w:hint="eastAsia" w:ascii="宋体" w:hAnsi="宋体" w:eastAsia="宋体" w:cs="宋体"/>
            <w:b w:val="0"/>
            <w:i w:val="0"/>
            <w:color w:val="000000"/>
            <w:sz w:val="32"/>
            <w:szCs w:val="32"/>
            <w:lang w:eastAsia="zh"/>
            <w:woUserID w:val="2"/>
          </w:rPr>
          <w:t>采购人员</w:t>
        </w:r>
      </w:ins>
      <w:ins w:id="579" w:author="Vance xu" w:date="2026-09-16T10:39:07Z">
        <w:r>
          <w:rPr>
            <w:rFonts w:hint="eastAsia"/>
            <w:lang w:eastAsia="zh"/>
            <w:woUserID w:val="2"/>
          </w:rPr>
          <w:t>、</w:t>
        </w:r>
      </w:ins>
      <w:ins w:id="580" w:author="Vance xu" w:date="2026-09-15T17:28:42Z">
        <w:r>
          <w:rPr>
            <w:rFonts w:hint="eastAsia" w:ascii="宋体" w:hAnsi="宋体" w:eastAsia="宋体" w:cs="宋体"/>
            <w:b w:val="0"/>
            <w:i w:val="0"/>
            <w:color w:val="000000"/>
            <w:sz w:val="32"/>
            <w:szCs w:val="32"/>
            <w:lang w:eastAsia="zh"/>
            <w:woUserID w:val="2"/>
          </w:rPr>
          <w:t>收货人员</w:t>
        </w:r>
      </w:ins>
      <w:ins w:id="581" w:author="Vance xu" w:date="2026-09-16T10:39:10Z">
        <w:r>
          <w:rPr>
            <w:rFonts w:hint="eastAsia"/>
            <w:lang w:eastAsia="zh"/>
            <w:woUserID w:val="2"/>
          </w:rPr>
          <w:t>、</w:t>
        </w:r>
      </w:ins>
      <w:ins w:id="582" w:author="Vance xu" w:date="2026-09-15T17:28:52Z">
        <w:r>
          <w:rPr>
            <w:rFonts w:hint="eastAsia" w:ascii="宋体" w:hAnsi="宋体" w:eastAsia="宋体" w:cs="宋体"/>
            <w:b w:val="0"/>
            <w:i w:val="0"/>
            <w:color w:val="000000"/>
            <w:sz w:val="32"/>
            <w:szCs w:val="32"/>
            <w:lang w:eastAsia="zh"/>
            <w:woUserID w:val="2"/>
          </w:rPr>
          <w:t>往来管理人员</w:t>
        </w:r>
      </w:ins>
      <w:ins w:id="583" w:author="Vance xu" w:date="2026-09-16T10:39:13Z">
        <w:r>
          <w:rPr>
            <w:rFonts w:hint="eastAsia"/>
            <w:lang w:eastAsia="zh"/>
            <w:woUserID w:val="2"/>
          </w:rPr>
          <w:t>、</w:t>
        </w:r>
      </w:ins>
      <w:ins w:id="584" w:author="Vance xu" w:date="2026-09-15T10:22:13Z">
        <w:r>
          <w:rPr>
            <w:rFonts w:hint="eastAsia" w:ascii="宋体" w:hAnsi="宋体" w:eastAsia="宋体" w:cs="宋体"/>
            <w:b w:val="0"/>
            <w:i w:val="0"/>
            <w:color w:val="000000"/>
            <w:sz w:val="32"/>
            <w:szCs w:val="32"/>
            <w:lang w:eastAsia="zh"/>
            <w:woUserID w:val="2"/>
          </w:rPr>
          <w:t>需求提报人</w:t>
        </w:r>
      </w:ins>
      <w:ins w:id="585" w:author="Vance xu" w:date="2026-09-16T10:39:15Z">
        <w:r>
          <w:rPr>
            <w:rFonts w:hint="eastAsia"/>
            <w:lang w:eastAsia="zh"/>
            <w:woUserID w:val="2"/>
          </w:rPr>
          <w:t>、</w:t>
        </w:r>
      </w:ins>
      <w:ins w:id="586" w:author="Vance xu" w:date="2026-09-15T10:23:23Z">
        <w:r>
          <w:rPr>
            <w:rFonts w:hint="eastAsia" w:ascii="宋体" w:hAnsi="宋体" w:eastAsia="宋体" w:cs="宋体"/>
            <w:b w:val="0"/>
            <w:i w:val="0"/>
            <w:color w:val="000000"/>
            <w:sz w:val="32"/>
            <w:szCs w:val="32"/>
            <w:lang w:eastAsia="zh"/>
            <w:woUserID w:val="2"/>
          </w:rPr>
          <w:t>负责人</w:t>
        </w:r>
      </w:ins>
      <w:ins w:id="587" w:author="Vance xu" w:date="2026-09-16T10:39:17Z">
        <w:r>
          <w:rPr>
            <w:rFonts w:hint="eastAsia"/>
            <w:lang w:eastAsia="zh"/>
            <w:woUserID w:val="2"/>
          </w:rPr>
          <w:t>、</w:t>
        </w:r>
      </w:ins>
      <w:ins w:id="588" w:author="Vance xu" w:date="2026-09-15T17:38:44Z">
        <w:r>
          <w:rPr>
            <w:rFonts w:hint="eastAsia" w:ascii="宋体" w:hAnsi="宋体" w:eastAsia="宋体" w:cs="宋体"/>
            <w:b w:val="0"/>
            <w:i w:val="0"/>
            <w:color w:val="000000"/>
            <w:sz w:val="32"/>
            <w:szCs w:val="32"/>
            <w:lang w:eastAsia="zh"/>
            <w:woUserID w:val="2"/>
          </w:rPr>
          <w:t>需求审核人员</w:t>
        </w:r>
      </w:ins>
      <w:ins w:id="589" w:author="Vance xu" w:date="2026-09-16T10:39:20Z">
        <w:r>
          <w:rPr>
            <w:rFonts w:hint="eastAsia"/>
            <w:lang w:eastAsia="zh"/>
            <w:woUserID w:val="2"/>
          </w:rPr>
          <w:t>、</w:t>
        </w:r>
      </w:ins>
      <w:ins w:id="590" w:author="Vance xu" w:date="2026-09-15T17:25:11Z">
        <w:r>
          <w:rPr>
            <w:rFonts w:hint="eastAsia" w:ascii="宋体" w:hAnsi="宋体" w:eastAsia="宋体" w:cs="宋体"/>
            <w:b w:val="0"/>
            <w:i w:val="0"/>
            <w:color w:val="000000"/>
            <w:sz w:val="32"/>
            <w:szCs w:val="32"/>
            <w:lang w:eastAsia="zh"/>
            <w:woUserID w:val="2"/>
          </w:rPr>
          <w:t>监督人员</w:t>
        </w:r>
      </w:ins>
      <w:ins w:id="591" w:author="Vance xu" w:date="2026-09-16T10:39:22Z">
        <w:r>
          <w:rPr>
            <w:rFonts w:hint="eastAsia"/>
            <w:lang w:eastAsia="zh"/>
            <w:woUserID w:val="2"/>
          </w:rPr>
          <w:t>、</w:t>
        </w:r>
      </w:ins>
      <w:ins w:id="592" w:author="Vance xu" w:date="2026-09-15T17:38:38Z">
        <w:r>
          <w:rPr>
            <w:rFonts w:hint="eastAsia" w:ascii="宋体" w:hAnsi="宋体" w:eastAsia="宋体" w:cs="宋体"/>
            <w:b w:val="0"/>
            <w:i w:val="0"/>
            <w:color w:val="000000"/>
            <w:sz w:val="32"/>
            <w:szCs w:val="32"/>
            <w:lang w:eastAsia="zh"/>
            <w:woUserID w:val="2"/>
          </w:rPr>
          <w:t>领料人员</w:t>
        </w:r>
      </w:ins>
      <w:ins w:id="593" w:author="Vance xu" w:date="2026-09-16T10:39:24Z">
        <w:r>
          <w:rPr>
            <w:rFonts w:hint="eastAsia"/>
            <w:lang w:eastAsia="zh"/>
            <w:woUserID w:val="2"/>
          </w:rPr>
          <w:t>、</w:t>
        </w:r>
      </w:ins>
      <w:ins w:id="594" w:author="Vance xu" w:date="2026-09-15T22:03:16Z">
        <w:r>
          <w:rPr>
            <w:rFonts w:hint="default" w:ascii="方正仿宋_GB2312" w:hAnsi="方正仿宋_GB2312" w:eastAsia="方正仿宋_GB2312" w:cs="方正仿宋_GB2312"/>
            <w:color w:val="000000"/>
            <w:kern w:val="2"/>
            <w:sz w:val="32"/>
            <w:szCs w:val="32"/>
            <w:lang w:val="en-US" w:eastAsia="zh-CN" w:bidi="ar"/>
            <w:woUserID w:val="2"/>
          </w:rPr>
          <w:t>管理人员、审批人员、复核人员、审核人员、柜收人员、签订人员、监控人员、装表人员、勘查人员、办理人员、核算人员、受理人员、收费人员、收取人员、结算人员、财务人员、技经人员、规划人员、合规人员、计划人员、保管人员、采购人员、前期人员、招标人员、监督人员、领料人员、需求提报人员、物资上架人员、履约人员、物资调拨人员、经办人员、匹配人员、收货人员、负责人、使用保管人员、项目负责人、报账人员、出差人员、出差报销审核人</w:t>
        </w:r>
      </w:ins>
      <w:ins w:id="595" w:author="Vance xu" w:date="2026-09-15T10:16:20Z">
        <w:r>
          <w:rPr>
            <w:rFonts w:hint="eastAsia" w:ascii="宋体" w:hAnsi="宋体" w:eastAsia="宋体" w:cs="宋体"/>
            <w:b w:val="0"/>
            <w:i w:val="0"/>
            <w:color w:val="000000"/>
            <w:sz w:val="32"/>
            <w:szCs w:val="32"/>
            <w:lang w:eastAsia="zh"/>
            <w:woUserID w:val="2"/>
          </w:rPr>
          <w:t>等</w:t>
        </w:r>
      </w:ins>
      <w:ins w:id="596" w:author="Vance xu" w:date="2026-09-15T10:16:14Z">
        <w:r>
          <w:rPr>
            <w:rFonts w:hint="eastAsia" w:ascii="宋体" w:hAnsi="宋体" w:eastAsia="宋体" w:cs="宋体"/>
            <w:b w:val="0"/>
            <w:i w:val="0"/>
            <w:color w:val="000000"/>
            <w:sz w:val="32"/>
            <w:szCs w:val="32"/>
            <w:lang w:eastAsia="zh"/>
            <w:woUserID w:val="2"/>
          </w:rPr>
          <w:t>泛化</w:t>
        </w:r>
      </w:ins>
      <w:ins w:id="597" w:author="Vance xu" w:date="2026-09-15T10:16:15Z">
        <w:r>
          <w:rPr>
            <w:rFonts w:hint="eastAsia" w:ascii="宋体" w:hAnsi="宋体" w:eastAsia="宋体" w:cs="宋体"/>
            <w:b w:val="0"/>
            <w:i w:val="0"/>
            <w:color w:val="000000"/>
            <w:sz w:val="32"/>
            <w:szCs w:val="32"/>
            <w:lang w:eastAsia="zh"/>
            <w:woUserID w:val="2"/>
          </w:rPr>
          <w:t>的</w:t>
        </w:r>
      </w:ins>
      <w:ins w:id="598" w:author="Vance xu" w:date="2026-09-15T10:16:17Z">
        <w:r>
          <w:rPr>
            <w:rFonts w:hint="eastAsia" w:ascii="宋体" w:hAnsi="宋体" w:eastAsia="宋体" w:cs="宋体"/>
            <w:b w:val="0"/>
            <w:i w:val="0"/>
            <w:color w:val="000000"/>
            <w:sz w:val="32"/>
            <w:szCs w:val="32"/>
            <w:lang w:eastAsia="zh"/>
            <w:woUserID w:val="2"/>
          </w:rPr>
          <w:t>称呼</w:t>
        </w:r>
      </w:ins>
      <w:r>
        <w:t>等占位表述</w:t>
      </w:r>
      <w:ins w:id="599" w:author="Vance xu" w:date="2026-09-14T16:13:46Z">
        <w:r>
          <w:rPr>
            <w:rFonts w:hint="eastAsia"/>
            <w:lang w:eastAsia="zh"/>
            <w:woUserID w:val="2"/>
          </w:rPr>
          <w:t>提示</w:t>
        </w:r>
      </w:ins>
      <w:ins w:id="600" w:author="Vance xu" w:date="2026-09-15T10:22:26Z">
        <w:r>
          <w:rPr>
            <w:rFonts w:hint="eastAsia"/>
            <w:lang w:eastAsia="zh"/>
            <w:woUserID w:val="2"/>
          </w:rPr>
          <w:t>“</w:t>
        </w:r>
      </w:ins>
      <w:ins w:id="601" w:author="Vance xu" w:date="2026-09-14T16:13:46Z">
        <w:r>
          <w:rPr>
            <w:rFonts w:hint="eastAsia"/>
            <w:lang w:eastAsia="zh"/>
            <w:woUserID w:val="2"/>
          </w:rPr>
          <w:t>请明确到具体</w:t>
        </w:r>
      </w:ins>
      <w:del w:id="602" w:author="Vance xu" w:date="2026-09-14T16:13:46Z">
        <w:r>
          <w:rPr>
            <w:woUserID w:val="2"/>
          </w:rPr>
          <w:delText>不视为</w:delText>
        </w:r>
      </w:del>
      <w:ins w:id="603" w:author="Vance xu" w:date="2026-09-14T16:08:27Z">
        <w:r>
          <w:rPr>
            <w:rFonts w:hint="eastAsia" w:ascii="宋体" w:hAnsi="宋体" w:eastAsia="宋体" w:cs="宋体"/>
            <w:b w:val="0"/>
            <w:i w:val="0"/>
            <w:color w:val="000000"/>
            <w:sz w:val="32"/>
            <w:szCs w:val="32"/>
            <w:woUserID w:val="2"/>
          </w:rPr>
          <w:t>岗位名称</w:t>
        </w:r>
      </w:ins>
      <w:del w:id="604" w:author="Vance xu" w:date="2026-09-14T16:08:27Z">
        <w:r>
          <w:rPr/>
          <w:delText>实际姓名</w:delText>
        </w:r>
      </w:del>
      <w:r>
        <w:t>。</w:t>
      </w:r>
      <w:ins w:id="605" w:author="Vance xu" w:date="2026-09-15T10:22:27Z">
        <w:r>
          <w:rPr>
            <w:rFonts w:hint="eastAsia"/>
            <w:lang w:eastAsia="zh"/>
            <w:woUserID w:val="2"/>
          </w:rPr>
          <w:t>”</w:t>
        </w:r>
      </w:ins>
      <w:ins w:id="606" w:author="Vance xu" w:date="2026-09-14T16:14:16Z">
        <w:r>
          <w:rPr>
            <w:rFonts w:hint="eastAsia"/>
            <w:lang w:eastAsia="zh"/>
            <w:woUserID w:val="2"/>
          </w:rPr>
          <w:t>每一个</w:t>
        </w:r>
      </w:ins>
      <w:ins w:id="607" w:author="Vance xu" w:date="2026-09-14T16:14:18Z">
        <w:r>
          <w:rPr>
            <w:rFonts w:hint="eastAsia"/>
            <w:lang w:eastAsia="zh"/>
            <w:woUserID w:val="2"/>
          </w:rPr>
          <w:t>岗位</w:t>
        </w:r>
      </w:ins>
      <w:ins w:id="608" w:author="Vance xu" w:date="2026-09-14T16:14:22Z">
        <w:r>
          <w:rPr>
            <w:rFonts w:hint="eastAsia"/>
            <w:lang w:eastAsia="zh"/>
            <w:woUserID w:val="2"/>
          </w:rPr>
          <w:t>一行</w:t>
        </w:r>
      </w:ins>
      <w:ins w:id="609" w:author="Vance xu" w:date="2026-09-14T16:14:23Z">
        <w:r>
          <w:rPr>
            <w:rFonts w:hint="eastAsia"/>
            <w:lang w:eastAsia="zh"/>
            <w:woUserID w:val="2"/>
          </w:rPr>
          <w:t>，</w:t>
        </w:r>
      </w:ins>
      <w:ins w:id="610" w:author="Vance xu" w:date="2026-09-14T16:14:24Z">
        <w:r>
          <w:rPr>
            <w:rFonts w:hint="eastAsia"/>
            <w:lang w:eastAsia="zh"/>
            <w:woUserID w:val="2"/>
          </w:rPr>
          <w:t>监测</w:t>
        </w:r>
      </w:ins>
      <w:ins w:id="611" w:author="Vance xu" w:date="2026-09-14T16:14:25Z">
        <w:r>
          <w:rPr>
            <w:rFonts w:hint="eastAsia"/>
            <w:lang w:eastAsia="zh"/>
            <w:woUserID w:val="2"/>
          </w:rPr>
          <w:t>到</w:t>
        </w:r>
      </w:ins>
      <w:ins w:id="612" w:author="Vance xu" w:date="2026-09-14T16:14:30Z">
        <w:r>
          <w:rPr>
            <w:rFonts w:hint="eastAsia"/>
            <w:lang w:eastAsia="zh"/>
            <w:woUserID w:val="2"/>
          </w:rPr>
          <w:t>岗位</w:t>
        </w:r>
      </w:ins>
      <w:ins w:id="613" w:author="Vance xu" w:date="2026-09-14T16:14:32Z">
        <w:r>
          <w:rPr>
            <w:rFonts w:hint="eastAsia"/>
            <w:lang w:eastAsia="zh"/>
            <w:woUserID w:val="2"/>
          </w:rPr>
          <w:t>名称列</w:t>
        </w:r>
      </w:ins>
      <w:ins w:id="614" w:author="Vance xu" w:date="2026-09-14T16:14:33Z">
        <w:r>
          <w:rPr>
            <w:rFonts w:hint="eastAsia"/>
            <w:lang w:eastAsia="zh"/>
            <w:woUserID w:val="2"/>
          </w:rPr>
          <w:t>有</w:t>
        </w:r>
      </w:ins>
      <w:ins w:id="615" w:author="Vance xu" w:date="2026-09-14T16:14:35Z">
        <w:r>
          <w:rPr>
            <w:rFonts w:hint="eastAsia"/>
            <w:lang w:eastAsia="zh"/>
            <w:woUserID w:val="2"/>
          </w:rPr>
          <w:t>“</w:t>
        </w:r>
      </w:ins>
      <w:ins w:id="616" w:author="Vance xu" w:date="2026-09-14T16:14:36Z">
        <w:r>
          <w:rPr>
            <w:rFonts w:hint="eastAsia"/>
            <w:lang w:eastAsia="zh"/>
            <w:woUserID w:val="2"/>
          </w:rPr>
          <w:t>、</w:t>
        </w:r>
      </w:ins>
      <w:ins w:id="617" w:author="Vance xu" w:date="2026-09-14T16:14:35Z">
        <w:r>
          <w:rPr>
            <w:rFonts w:hint="eastAsia"/>
            <w:lang w:eastAsia="zh"/>
            <w:woUserID w:val="2"/>
          </w:rPr>
          <w:t>”</w:t>
        </w:r>
      </w:ins>
      <w:ins w:id="618" w:author="Vance xu" w:date="2026-09-14T16:14:40Z">
        <w:r>
          <w:rPr>
            <w:rFonts w:hint="eastAsia"/>
            <w:lang w:eastAsia="zh"/>
            <w:woUserID w:val="2"/>
          </w:rPr>
          <w:t>“，”</w:t>
        </w:r>
      </w:ins>
      <w:ins w:id="619" w:author="Vance xu" w:date="2026-09-14T16:14:43Z">
        <w:r>
          <w:rPr>
            <w:rFonts w:hint="eastAsia"/>
            <w:lang w:eastAsia="zh"/>
            <w:woUserID w:val="2"/>
          </w:rPr>
          <w:t>“</w:t>
        </w:r>
      </w:ins>
      <w:ins w:id="620" w:author="Vance xu" w:date="2026-09-14T16:14:44Z">
        <w:r>
          <w:rPr>
            <w:rFonts w:hint="eastAsia"/>
            <w:lang w:eastAsia="zh"/>
            <w:woUserID w:val="2"/>
          </w:rPr>
          <w:t>；</w:t>
        </w:r>
      </w:ins>
      <w:ins w:id="621" w:author="Vance xu" w:date="2026-09-14T16:14:43Z">
        <w:r>
          <w:rPr>
            <w:rFonts w:hint="eastAsia"/>
            <w:lang w:eastAsia="zh"/>
            <w:woUserID w:val="2"/>
          </w:rPr>
          <w:t>”</w:t>
        </w:r>
      </w:ins>
      <w:ins w:id="622" w:author="Vance xu" w:date="2026-09-14T16:14:47Z">
        <w:r>
          <w:rPr>
            <w:rFonts w:hint="eastAsia"/>
            <w:lang w:eastAsia="zh"/>
            <w:woUserID w:val="2"/>
          </w:rPr>
          <w:t>，</w:t>
        </w:r>
      </w:ins>
      <w:ins w:id="623" w:author="Vance xu" w:date="2026-09-14T16:14:49Z">
        <w:r>
          <w:rPr>
            <w:rFonts w:hint="eastAsia"/>
            <w:lang w:eastAsia="zh"/>
            <w:woUserID w:val="2"/>
          </w:rPr>
          <w:t>提示</w:t>
        </w:r>
      </w:ins>
      <w:ins w:id="624" w:author="Vance xu" w:date="2026-09-14T16:15:42Z">
        <w:r>
          <w:rPr>
            <w:rFonts w:hint="eastAsia"/>
            <w:lang w:eastAsia="zh"/>
            <w:woUserID w:val="2"/>
          </w:rPr>
          <w:t>“</w:t>
        </w:r>
      </w:ins>
      <w:ins w:id="625" w:author="Vance xu" w:date="2026-09-14T16:14:52Z">
        <w:r>
          <w:rPr>
            <w:rFonts w:hint="eastAsia"/>
            <w:lang w:eastAsia="zh"/>
            <w:woUserID w:val="2"/>
          </w:rPr>
          <w:t>请</w:t>
        </w:r>
      </w:ins>
      <w:ins w:id="626" w:author="Vance xu" w:date="2026-09-14T16:14:56Z">
        <w:r>
          <w:rPr>
            <w:rFonts w:hint="eastAsia"/>
            <w:lang w:eastAsia="zh"/>
            <w:woUserID w:val="2"/>
          </w:rPr>
          <w:t>拆分</w:t>
        </w:r>
      </w:ins>
      <w:ins w:id="627" w:author="Vance xu" w:date="2026-09-14T16:15:05Z">
        <w:r>
          <w:rPr>
            <w:rFonts w:hint="eastAsia"/>
            <w:lang w:eastAsia="zh"/>
            <w:woUserID w:val="2"/>
          </w:rPr>
          <w:t>岗位</w:t>
        </w:r>
      </w:ins>
      <w:ins w:id="628" w:author="Vance xu" w:date="2026-09-14T16:15:08Z">
        <w:r>
          <w:rPr>
            <w:rFonts w:hint="eastAsia"/>
            <w:lang w:eastAsia="zh"/>
            <w:woUserID w:val="2"/>
          </w:rPr>
          <w:t>，每个</w:t>
        </w:r>
      </w:ins>
      <w:ins w:id="629" w:author="Vance xu" w:date="2026-09-14T16:15:13Z">
        <w:r>
          <w:rPr>
            <w:rFonts w:hint="eastAsia"/>
            <w:lang w:eastAsia="zh"/>
            <w:woUserID w:val="2"/>
          </w:rPr>
          <w:t>岗位</w:t>
        </w:r>
      </w:ins>
      <w:ins w:id="630" w:author="Vance xu" w:date="2026-09-14T16:15:14Z">
        <w:r>
          <w:rPr>
            <w:rFonts w:hint="eastAsia"/>
            <w:lang w:eastAsia="zh"/>
            <w:woUserID w:val="2"/>
          </w:rPr>
          <w:t>一行</w:t>
        </w:r>
      </w:ins>
      <w:ins w:id="631" w:author="Vance xu" w:date="2026-09-14T16:15:15Z">
        <w:r>
          <w:rPr>
            <w:rFonts w:hint="eastAsia"/>
            <w:lang w:eastAsia="zh"/>
            <w:woUserID w:val="2"/>
          </w:rPr>
          <w:t>，</w:t>
        </w:r>
      </w:ins>
      <w:ins w:id="632" w:author="Vance xu" w:date="2026-09-14T16:15:16Z">
        <w:r>
          <w:rPr>
            <w:rFonts w:hint="eastAsia"/>
            <w:lang w:eastAsia="zh"/>
            <w:woUserID w:val="2"/>
          </w:rPr>
          <w:t>方便</w:t>
        </w:r>
      </w:ins>
      <w:ins w:id="633" w:author="Vance xu" w:date="2026-09-14T16:15:17Z">
        <w:r>
          <w:rPr>
            <w:rFonts w:hint="eastAsia"/>
            <w:lang w:eastAsia="zh"/>
            <w:woUserID w:val="2"/>
          </w:rPr>
          <w:t>后期</w:t>
        </w:r>
      </w:ins>
      <w:ins w:id="634" w:author="Vance xu" w:date="2026-09-14T16:15:19Z">
        <w:r>
          <w:rPr>
            <w:rFonts w:hint="eastAsia"/>
            <w:lang w:eastAsia="zh"/>
            <w:woUserID w:val="2"/>
          </w:rPr>
          <w:t>大表</w:t>
        </w:r>
      </w:ins>
      <w:ins w:id="635" w:author="Vance xu" w:date="2026-09-14T16:15:20Z">
        <w:r>
          <w:rPr>
            <w:rFonts w:hint="eastAsia"/>
            <w:lang w:eastAsia="zh"/>
            <w:woUserID w:val="2"/>
          </w:rPr>
          <w:t>合并</w:t>
        </w:r>
      </w:ins>
      <w:ins w:id="636" w:author="Vance xu" w:date="2026-09-14T16:15:21Z">
        <w:r>
          <w:rPr>
            <w:rFonts w:hint="eastAsia"/>
            <w:lang w:eastAsia="zh"/>
            <w:woUserID w:val="2"/>
          </w:rPr>
          <w:t>。</w:t>
        </w:r>
      </w:ins>
      <w:ins w:id="637" w:author="Vance xu" w:date="2026-09-14T16:15:38Z">
        <w:r>
          <w:rPr>
            <w:rFonts w:hint="eastAsia"/>
            <w:lang w:eastAsia="zh"/>
            <w:woUserID w:val="2"/>
          </w:rPr>
          <w:t>”</w:t>
        </w:r>
      </w:ins>
    </w:p>
    <w:p w14:paraId="4E47AFB5">
      <w:pPr>
        <w:snapToGrid w:val="0"/>
      </w:pPr>
      <w:ins w:id="638" w:author="Vance xu" w:date="2026-09-14T16:13:59Z">
        <w:r>
          <w:rPr>
            <w:rFonts w:hint="eastAsia"/>
            <w:lang w:eastAsia="zh"/>
            <w:woUserID w:val="2"/>
          </w:rPr>
          <w:t>人员姓名列</w:t>
        </w:r>
      </w:ins>
      <w:ins w:id="639" w:author="Vance xu" w:date="2026-09-14T16:14:01Z">
        <w:r>
          <w:rPr>
            <w:rFonts w:hint="eastAsia"/>
            <w:lang w:eastAsia="zh"/>
            <w:woUserID w:val="2"/>
          </w:rPr>
          <w:t>，</w:t>
        </w:r>
      </w:ins>
      <w:r>
        <w:t>没有人员字段</w:t>
      </w:r>
      <w:del w:id="640" w:author="Vance xu" w:date="2026-09-14T16:16:49Z">
        <w:r>
          <w:rPr/>
          <w:delText>且无可关联人员名单的</w:delText>
        </w:r>
      </w:del>
      <w:r>
        <w:t>，</w:t>
      </w:r>
      <w:ins w:id="641" w:author="Vance xu" w:date="2026-09-14T16:17:25Z">
        <w:r>
          <w:rPr>
            <w:rFonts w:hint="eastAsia"/>
            <w:lang w:eastAsia="zh"/>
            <w:woUserID w:val="2"/>
          </w:rPr>
          <w:t>出现</w:t>
        </w:r>
      </w:ins>
      <w:ins w:id="642" w:author="Vance xu" w:date="2026-09-16T17:49:17Z">
        <w:r>
          <w:rPr>
            <w:rFonts w:hint="eastAsia"/>
            <w:lang w:eastAsia="zh"/>
            <w:woUserID w:val="2"/>
          </w:rPr>
          <w:t>含</w:t>
        </w:r>
      </w:ins>
      <w:ins w:id="643" w:author="Vance xu" w:date="2026-09-14T16:17:28Z">
        <w:r>
          <w:rPr>
            <w:rFonts w:hint="eastAsia"/>
            <w:lang w:eastAsia="zh"/>
            <w:woUserID w:val="2"/>
          </w:rPr>
          <w:t>等</w:t>
        </w:r>
      </w:ins>
      <w:ins w:id="644" w:author="Vance xu" w:date="2026-09-14T16:17:41Z">
        <w:r>
          <w:rPr>
            <w:rFonts w:hint="eastAsia"/>
            <w:lang w:eastAsia="zh"/>
            <w:woUserID w:val="2"/>
          </w:rPr>
          <w:t>……</w:t>
        </w:r>
      </w:ins>
      <w:ins w:id="645" w:author="Vance xu" w:date="2026-09-16T10:42:23Z">
        <w:r>
          <w:rPr>
            <w:rFonts w:hint="eastAsia"/>
            <w:lang w:eastAsia="zh"/>
            <w:woUserID w:val="2"/>
          </w:rPr>
          <w:t>、</w:t>
        </w:r>
      </w:ins>
      <w:ins w:id="646" w:author="Vance xu" w:date="2026-09-14T16:33:46Z">
        <w:r>
          <w:rPr>
            <w:woUserID w:val="2"/>
          </w:rPr>
          <w:t>待定</w:t>
        </w:r>
      </w:ins>
      <w:ins w:id="647" w:author="Vance xu" w:date="2026-09-14T16:17:46Z">
        <w:r>
          <w:rPr>
            <w:rFonts w:hint="eastAsia"/>
            <w:lang w:eastAsia="zh"/>
            <w:woUserID w:val="2"/>
          </w:rPr>
          <w:t>等</w:t>
        </w:r>
      </w:ins>
      <w:ins w:id="648" w:author="Vance xu" w:date="2026-09-16T17:49:12Z">
        <w:r>
          <w:rPr>
            <w:rFonts w:hint="eastAsia"/>
            <w:lang w:eastAsia="zh"/>
            <w:woUserID w:val="2"/>
          </w:rPr>
          <w:t>关键词</w:t>
        </w:r>
      </w:ins>
      <w:r>
        <w:t>指出</w:t>
      </w:r>
      <w:ins w:id="649" w:author="Vance xu" w:date="2026-09-14T16:18:53Z">
        <w:r>
          <w:rPr>
            <w:rFonts w:hint="eastAsia"/>
            <w:lang w:eastAsia="zh"/>
            <w:woUserID w:val="2"/>
          </w:rPr>
          <w:t>“</w:t>
        </w:r>
      </w:ins>
      <w:ins w:id="650" w:author="Vance xu" w:date="2026-09-14T16:18:56Z">
        <w:r>
          <w:rPr>
            <w:rFonts w:hint="eastAsia"/>
            <w:lang w:eastAsia="zh"/>
            <w:woUserID w:val="2"/>
          </w:rPr>
          <w:t>请具体到人员</w:t>
        </w:r>
      </w:ins>
      <w:ins w:id="651" w:author="Vance xu" w:date="2026-09-14T16:18:53Z">
        <w:r>
          <w:rPr>
            <w:rFonts w:hint="eastAsia"/>
            <w:lang w:eastAsia="zh"/>
            <w:woUserID w:val="2"/>
          </w:rPr>
          <w:t>”</w:t>
        </w:r>
      </w:ins>
      <w:ins w:id="652" w:author="Vance xu" w:date="2026-09-14T16:19:00Z">
        <w:r>
          <w:rPr>
            <w:rFonts w:hint="eastAsia"/>
            <w:lang w:eastAsia="zh"/>
            <w:woUserID w:val="2"/>
          </w:rPr>
          <w:t>。</w:t>
        </w:r>
      </w:ins>
      <w:del w:id="653" w:author="Vance xu" w:date="2026-09-14T16:19:00Z">
        <w:r>
          <w:rPr/>
          <w:delText>未落实到人；有姓名但无人员名册时，仅核查姓名已填写，不推定人员身份及任岗情况真实有效。未明确适用性、无法判断是否需要落实的措施，先提出适用范围待核实意见。</w:delText>
        </w:r>
      </w:del>
    </w:p>
    <w:p w14:paraId="352CED01">
      <w:pPr>
        <w:pStyle w:val="4"/>
        <w:snapToGrid w:val="0"/>
      </w:pPr>
      <w:r>
        <w:t>（六）不相容岗位清单存在性</w:t>
      </w:r>
    </w:p>
    <w:p w14:paraId="6BBE8D94">
      <w:pPr>
        <w:snapToGrid w:val="0"/>
        <w:rPr>
          <w:ins w:id="654" w:author="Henry" w:date="2026-09-15T09:08:30Z"/>
          <w:rFonts w:hint="eastAsia"/>
          <w:lang w:eastAsia="zh"/>
          <w:woUserID w:val="3"/>
        </w:rPr>
      </w:pPr>
      <w:ins w:id="655" w:author="Henry" w:date="2026-09-15T09:06:35Z">
        <w:r>
          <w:rPr>
            <w:rFonts w:hint="eastAsia"/>
            <w:lang w:eastAsia="zh"/>
            <w:woUserID w:val="3"/>
          </w:rPr>
          <w:t>检查</w:t>
        </w:r>
      </w:ins>
      <w:ins w:id="656" w:author="Henry" w:date="2026-09-15T09:06:39Z">
        <w:r>
          <w:rPr>
            <w:rFonts w:hint="eastAsia"/>
            <w:lang w:eastAsia="zh"/>
            <w:woUserID w:val="3"/>
          </w:rPr>
          <w:t>范围</w:t>
        </w:r>
      </w:ins>
      <w:ins w:id="657" w:author="Henry" w:date="2026-09-15T09:06:43Z">
        <w:r>
          <w:rPr>
            <w:rFonts w:hint="eastAsia"/>
            <w:lang w:eastAsia="zh"/>
            <w:woUserID w:val="3"/>
          </w:rPr>
          <w:t>：</w:t>
        </w:r>
      </w:ins>
      <w:ins w:id="658" w:author="Henry" w:date="2026-09-15T09:08:06Z">
        <w:r>
          <w:rPr>
            <w:rFonts w:hint="eastAsia"/>
            <w:lang w:eastAsia="zh"/>
            <w:woUserID w:val="3"/>
          </w:rPr>
          <w:t>仅检查是否提供了独立的不相容岗位清单（可以是单独文件、独立工作表，或在原表中有明确划分的填报区域）。</w:t>
        </w:r>
      </w:ins>
    </w:p>
    <w:p w14:paraId="2E27B223">
      <w:pPr>
        <w:snapToGrid w:val="0"/>
        <w:rPr>
          <w:ins w:id="659" w:author="Vance xu" w:date="2026-09-15T12:00:54Z"/>
          <w:rFonts w:hint="eastAsia"/>
          <w:lang w:eastAsia="zh"/>
          <w:woUserID w:val="3"/>
        </w:rPr>
      </w:pPr>
      <w:ins w:id="660" w:author="Henry" w:date="2026-09-15T09:08:38Z">
        <w:r>
          <w:rPr>
            <w:rFonts w:hint="eastAsia"/>
            <w:lang w:eastAsia="zh"/>
            <w:woUserID w:val="3"/>
          </w:rPr>
          <w:t>容忍</w:t>
        </w:r>
      </w:ins>
      <w:ins w:id="661" w:author="Henry" w:date="2026-09-15T09:08:42Z">
        <w:r>
          <w:rPr>
            <w:rFonts w:hint="eastAsia"/>
            <w:lang w:eastAsia="zh"/>
            <w:woUserID w:val="3"/>
          </w:rPr>
          <w:t>情形</w:t>
        </w:r>
      </w:ins>
      <w:ins w:id="662" w:author="Henry" w:date="2026-09-15T09:08:44Z">
        <w:r>
          <w:rPr>
            <w:rFonts w:hint="eastAsia"/>
            <w:lang w:eastAsia="zh"/>
            <w:woUserID w:val="3"/>
          </w:rPr>
          <w:t>：</w:t>
        </w:r>
      </w:ins>
      <w:ins w:id="663" w:author="Henry" w:date="2026-09-15T09:08:48Z">
        <w:r>
          <w:rPr>
            <w:rFonts w:hint="eastAsia"/>
            <w:lang w:eastAsia="zh"/>
            <w:woUserID w:val="3"/>
          </w:rPr>
          <w:t>清单</w:t>
        </w:r>
      </w:ins>
      <w:ins w:id="664" w:author="Henry" w:date="2026-09-15T09:08:52Z">
        <w:r>
          <w:rPr>
            <w:rFonts w:hint="eastAsia"/>
            <w:lang w:eastAsia="zh"/>
            <w:woUserID w:val="3"/>
          </w:rPr>
          <w:t>虽</w:t>
        </w:r>
      </w:ins>
      <w:ins w:id="665" w:author="Henry" w:date="2026-09-15T09:08:55Z">
        <w:r>
          <w:rPr>
            <w:rFonts w:hint="eastAsia"/>
            <w:lang w:eastAsia="zh"/>
            <w:woUserID w:val="3"/>
          </w:rPr>
          <w:t>已</w:t>
        </w:r>
      </w:ins>
      <w:ins w:id="666" w:author="Henry" w:date="2026-09-15T09:08:59Z">
        <w:r>
          <w:rPr>
            <w:rFonts w:hint="eastAsia"/>
            <w:lang w:eastAsia="zh"/>
            <w:woUserID w:val="3"/>
          </w:rPr>
          <w:t>提供</w:t>
        </w:r>
      </w:ins>
      <w:ins w:id="667" w:author="Henry" w:date="2026-09-15T09:09:02Z">
        <w:r>
          <w:rPr>
            <w:rFonts w:hint="eastAsia"/>
            <w:lang w:eastAsia="zh"/>
            <w:woUserID w:val="3"/>
          </w:rPr>
          <w:t>但</w:t>
        </w:r>
      </w:ins>
      <w:ins w:id="668" w:author="Henry" w:date="2026-09-15T09:09:07Z">
        <w:r>
          <w:rPr>
            <w:rFonts w:hint="eastAsia"/>
            <w:lang w:eastAsia="zh"/>
            <w:woUserID w:val="3"/>
          </w:rPr>
          <w:t>无</w:t>
        </w:r>
      </w:ins>
      <w:ins w:id="669" w:author="Henry" w:date="2026-09-15T09:09:11Z">
        <w:r>
          <w:rPr>
            <w:rFonts w:hint="eastAsia"/>
            <w:lang w:eastAsia="zh"/>
            <w:woUserID w:val="3"/>
          </w:rPr>
          <w:t>明细</w:t>
        </w:r>
      </w:ins>
      <w:ins w:id="670" w:author="Henry" w:date="2026-09-15T09:09:14Z">
        <w:r>
          <w:rPr>
            <w:rFonts w:hint="eastAsia"/>
            <w:lang w:eastAsia="zh"/>
            <w:woUserID w:val="3"/>
          </w:rPr>
          <w:t>内容</w:t>
        </w:r>
      </w:ins>
      <w:ins w:id="671" w:author="Henry" w:date="2026-09-15T09:09:46Z">
        <w:r>
          <w:rPr>
            <w:rFonts w:hint="eastAsia"/>
            <w:lang w:eastAsia="zh"/>
            <w:woUserID w:val="3"/>
          </w:rPr>
          <w:t>，或填写</w:t>
        </w:r>
      </w:ins>
      <w:ins w:id="672" w:author="Henry" w:date="2026-09-15T09:10:13Z">
        <w:r>
          <w:rPr>
            <w:rFonts w:hint="eastAsia"/>
            <w:lang w:eastAsia="zh"/>
            <w:woUserID w:val="3"/>
          </w:rPr>
          <w:t>“</w:t>
        </w:r>
      </w:ins>
      <w:ins w:id="673" w:author="Henry" w:date="2026-09-15T09:09:46Z">
        <w:r>
          <w:rPr>
            <w:rFonts w:hint="eastAsia"/>
            <w:lang w:eastAsia="zh"/>
            <w:woUserID w:val="3"/>
          </w:rPr>
          <w:t>无</w:t>
        </w:r>
      </w:ins>
      <w:ins w:id="674" w:author="Henry" w:date="2026-09-15T09:10:20Z">
        <w:r>
          <w:rPr>
            <w:rFonts w:hint="eastAsia"/>
            <w:lang w:eastAsia="zh"/>
            <w:woUserID w:val="3"/>
          </w:rPr>
          <w:t>”</w:t>
        </w:r>
      </w:ins>
      <w:ins w:id="675" w:author="Henry" w:date="2026-09-15T09:10:28Z">
        <w:r>
          <w:rPr>
            <w:rFonts w:hint="eastAsia"/>
            <w:lang w:eastAsia="zh"/>
            <w:woUserID w:val="3"/>
          </w:rPr>
          <w:t>“</w:t>
        </w:r>
      </w:ins>
      <w:ins w:id="676" w:author="Henry" w:date="2026-09-15T09:09:46Z">
        <w:r>
          <w:rPr>
            <w:rFonts w:hint="eastAsia"/>
            <w:lang w:eastAsia="zh"/>
            <w:woUserID w:val="3"/>
          </w:rPr>
          <w:t>不涉及</w:t>
        </w:r>
      </w:ins>
      <w:ins w:id="677" w:author="Henry" w:date="2026-09-15T09:10:34Z">
        <w:r>
          <w:rPr>
            <w:rFonts w:hint="eastAsia"/>
            <w:lang w:eastAsia="zh"/>
            <w:woUserID w:val="3"/>
          </w:rPr>
          <w:t>”</w:t>
        </w:r>
      </w:ins>
      <w:ins w:id="678" w:author="Henry" w:date="2026-09-15T09:09:46Z">
        <w:r>
          <w:rPr>
            <w:rFonts w:hint="eastAsia"/>
            <w:lang w:eastAsia="zh"/>
            <w:woUserID w:val="3"/>
          </w:rPr>
          <w:t>的，不因内容空白而提出问题。</w:t>
        </w:r>
      </w:ins>
    </w:p>
    <w:p w14:paraId="10C872DA">
      <w:pPr>
        <w:snapToGrid w:val="0"/>
        <w:rPr>
          <w:ins w:id="679" w:author="Henry" w:date="2026-09-15T09:06:28Z"/>
          <w:del w:id="680" w:author="Vance xu" w:date="2026-09-17T18:21:12Z"/>
          <w:rFonts w:hint="eastAsia"/>
          <w:lang w:eastAsia="zh"/>
          <w:woUserID w:val="2"/>
        </w:rPr>
      </w:pPr>
    </w:p>
    <w:p w14:paraId="60A5FB4F">
      <w:pPr>
        <w:snapToGrid w:val="0"/>
        <w:rPr>
          <w:ins w:id="681" w:author="Henry" w:date="2026-09-15T09:14:44Z"/>
          <w:rFonts w:hint="eastAsia"/>
          <w:lang w:eastAsia="zh"/>
          <w:woUserID w:val="3"/>
        </w:rPr>
      </w:pPr>
      <w:ins w:id="682" w:author="Henry" w:date="2026-09-15T09:11:02Z">
        <w:r>
          <w:rPr>
            <w:rFonts w:hint="eastAsia"/>
            <w:lang w:eastAsia="zh"/>
            <w:woUserID w:val="3"/>
          </w:rPr>
          <w:t>不</w:t>
        </w:r>
      </w:ins>
      <w:ins w:id="683" w:author="Henry" w:date="2026-09-15T09:11:06Z">
        <w:r>
          <w:rPr>
            <w:rFonts w:hint="eastAsia"/>
            <w:lang w:eastAsia="zh"/>
            <w:woUserID w:val="3"/>
          </w:rPr>
          <w:t>审</w:t>
        </w:r>
      </w:ins>
      <w:ins w:id="684" w:author="Henry" w:date="2026-09-15T09:11:09Z">
        <w:r>
          <w:rPr>
            <w:rFonts w:hint="eastAsia"/>
            <w:lang w:eastAsia="zh"/>
            <w:woUserID w:val="3"/>
          </w:rPr>
          <w:t>核</w:t>
        </w:r>
      </w:ins>
      <w:ins w:id="685" w:author="Henry" w:date="2026-09-15T09:11:13Z">
        <w:r>
          <w:rPr>
            <w:rFonts w:hint="eastAsia"/>
            <w:lang w:eastAsia="zh"/>
            <w:woUserID w:val="3"/>
          </w:rPr>
          <w:t>事项</w:t>
        </w:r>
      </w:ins>
      <w:ins w:id="686" w:author="Henry" w:date="2026-09-15T09:11:15Z">
        <w:r>
          <w:rPr>
            <w:rFonts w:hint="eastAsia"/>
            <w:lang w:eastAsia="zh"/>
            <w:woUserID w:val="3"/>
          </w:rPr>
          <w:t>：</w:t>
        </w:r>
      </w:ins>
      <w:ins w:id="687" w:author="Henry" w:date="2026-09-15T09:11:35Z">
        <w:r>
          <w:rPr>
            <w:rFonts w:hint="eastAsia"/>
            <w:lang w:eastAsia="zh"/>
            <w:woUserID w:val="3"/>
          </w:rPr>
          <w:t>按照</w:t>
        </w:r>
      </w:ins>
      <w:ins w:id="688" w:author="Henry" w:date="2026-09-15T09:11:43Z">
        <w:r>
          <w:rPr>
            <w:rFonts w:hint="eastAsia"/>
            <w:lang w:eastAsia="zh"/>
            <w:woUserID w:val="3"/>
          </w:rPr>
          <w:t>“</w:t>
        </w:r>
      </w:ins>
      <w:ins w:id="689" w:author="Henry" w:date="2026-09-15T09:11:35Z">
        <w:r>
          <w:rPr>
            <w:rFonts w:hint="eastAsia"/>
            <w:lang w:eastAsia="zh"/>
            <w:woUserID w:val="3"/>
          </w:rPr>
          <w:t>跨部门岗位天然不相容、无需填写</w:t>
        </w:r>
      </w:ins>
      <w:ins w:id="690" w:author="Henry" w:date="2026-09-15T09:11:50Z">
        <w:r>
          <w:rPr>
            <w:rFonts w:hint="eastAsia"/>
            <w:lang w:eastAsia="zh"/>
            <w:woUserID w:val="3"/>
          </w:rPr>
          <w:t>”</w:t>
        </w:r>
      </w:ins>
      <w:ins w:id="691" w:author="Henry" w:date="2026-09-15T09:11:35Z">
        <w:r>
          <w:rPr>
            <w:rFonts w:hint="eastAsia"/>
            <w:lang w:eastAsia="zh"/>
            <w:woUserID w:val="3"/>
          </w:rPr>
          <w:t>以及</w:t>
        </w:r>
      </w:ins>
      <w:ins w:id="692" w:author="Henry" w:date="2026-09-15T09:12:09Z">
        <w:r>
          <w:rPr>
            <w:rFonts w:hint="eastAsia"/>
            <w:lang w:eastAsia="zh"/>
            <w:woUserID w:val="3"/>
          </w:rPr>
          <w:t>“</w:t>
        </w:r>
      </w:ins>
      <w:ins w:id="693" w:author="Henry" w:date="2026-09-15T09:11:35Z">
        <w:r>
          <w:rPr>
            <w:rFonts w:hint="eastAsia"/>
            <w:lang w:eastAsia="zh"/>
            <w:woUserID w:val="3"/>
          </w:rPr>
          <w:t>经办与审核岗位无需列举</w:t>
        </w:r>
      </w:ins>
      <w:ins w:id="694" w:author="Henry" w:date="2026-09-15T09:12:15Z">
        <w:r>
          <w:rPr>
            <w:rFonts w:hint="eastAsia"/>
            <w:lang w:eastAsia="zh"/>
            <w:woUserID w:val="3"/>
          </w:rPr>
          <w:t>”</w:t>
        </w:r>
      </w:ins>
      <w:ins w:id="695" w:author="Henry" w:date="2026-09-15T09:11:35Z">
        <w:r>
          <w:rPr>
            <w:rFonts w:hint="eastAsia"/>
            <w:lang w:eastAsia="zh"/>
            <w:woUserID w:val="3"/>
          </w:rPr>
          <w:t>的口径</w:t>
        </w:r>
      </w:ins>
      <w:ins w:id="696" w:author="Henry" w:date="2026-09-15T09:22:52Z">
        <w:r>
          <w:rPr>
            <w:rFonts w:hint="eastAsia"/>
            <w:lang w:eastAsia="zh"/>
            <w:woUserID w:val="3"/>
          </w:rPr>
          <w:t>；</w:t>
        </w:r>
      </w:ins>
      <w:ins w:id="697" w:author="Henry" w:date="2026-09-15T09:11:35Z">
        <w:r>
          <w:rPr>
            <w:rFonts w:hint="eastAsia"/>
            <w:lang w:eastAsia="zh"/>
            <w:woUserID w:val="3"/>
          </w:rPr>
          <w:t>不审核以下内容：</w:t>
        </w:r>
      </w:ins>
      <w:ins w:id="698" w:author="Henry" w:date="2026-09-15T09:12:55Z">
        <w:r>
          <w:rPr>
            <w:rFonts w:hint="eastAsia"/>
            <w:lang w:eastAsia="zh"/>
            <w:woUserID w:val="3"/>
          </w:rPr>
          <w:t>清单</w:t>
        </w:r>
      </w:ins>
      <w:ins w:id="699" w:author="Henry" w:date="2026-09-15T09:13:34Z">
        <w:r>
          <w:rPr>
            <w:rFonts w:hint="eastAsia"/>
            <w:lang w:eastAsia="zh"/>
            <w:woUserID w:val="3"/>
          </w:rPr>
          <w:t>覆盖是否全面；</w:t>
        </w:r>
      </w:ins>
      <w:ins w:id="700" w:author="Henry" w:date="2026-09-15T09:13:53Z">
        <w:r>
          <w:rPr>
            <w:rFonts w:hint="eastAsia"/>
            <w:lang w:eastAsia="zh"/>
            <w:woUserID w:val="3"/>
          </w:rPr>
          <w:t>岗位组合是否合理；</w:t>
        </w:r>
      </w:ins>
      <w:ins w:id="701" w:author="Henry" w:date="2026-09-15T09:14:24Z">
        <w:r>
          <w:rPr>
            <w:rFonts w:hint="eastAsia"/>
            <w:lang w:eastAsia="zh"/>
            <w:woUserID w:val="3"/>
          </w:rPr>
          <w:t>清单与矩阵是否逐项对应。</w:t>
        </w:r>
      </w:ins>
    </w:p>
    <w:p w14:paraId="5F24F29F">
      <w:pPr>
        <w:snapToGrid w:val="0"/>
        <w:ind w:firstLine="0"/>
        <w:rPr>
          <w:ins w:id="703" w:author="Henry" w:date="2026-09-15T09:15:04Z"/>
          <w:rFonts w:hint="eastAsia"/>
          <w:lang w:eastAsia="zh"/>
          <w:woUserID w:val="3"/>
        </w:rPr>
        <w:pPrChange w:id="702" w:author="Henry" w:date="2026-09-15T09:15:11Z">
          <w:pPr>
            <w:snapToGrid w:val="0"/>
          </w:pPr>
        </w:pPrChange>
      </w:pPr>
      <w:ins w:id="704" w:author="Henry" w:date="2026-09-15T09:15:04Z">
        <w:r>
          <w:rPr>
            <w:rFonts w:hint="eastAsia"/>
            <w:lang w:eastAsia="zh"/>
            <w:woUserID w:val="3"/>
          </w:rPr>
          <w:t>应提问题情形：如缺失上述清单（无独立文件、无独立工作表、亦无明确填报区域），则提出问题。</w:t>
        </w:r>
      </w:ins>
    </w:p>
    <w:p w14:paraId="211C4E49">
      <w:pPr>
        <w:snapToGrid w:val="0"/>
        <w:rPr>
          <w:ins w:id="705" w:author="Henry" w:date="2026-09-15T09:10:56Z"/>
          <w:rFonts w:hint="eastAsia"/>
          <w:lang w:eastAsia="zh"/>
          <w:woUserID w:val="3"/>
        </w:rPr>
      </w:pPr>
      <w:ins w:id="706" w:author="Henry" w:date="2026-09-15T09:15:04Z">
        <w:r>
          <w:rPr>
            <w:rFonts w:hint="eastAsia"/>
            <w:lang w:eastAsia="zh"/>
            <w:woUserID w:val="3"/>
          </w:rPr>
          <w:t>例外事项：第八项人员冲突检查、第十二项已有明细的排序检查仍按原要求正常执行，不受上述口径影响。</w:t>
        </w:r>
      </w:ins>
    </w:p>
    <w:p w14:paraId="4B3068D4">
      <w:pPr>
        <w:snapToGrid w:val="0"/>
        <w:rPr>
          <w:del w:id="707" w:author="Henry" w:date="2026-09-15T09:15:43Z"/>
        </w:rPr>
      </w:pPr>
      <w:del w:id="708" w:author="Henry" w:date="2026-09-15T09:15:43Z">
        <w:r>
          <w:rPr/>
          <w:delText>本期仅检查是否提供独立的不相容岗位清单文件、工作表或明确填报区域。清单存在但无明细，或填写“无”“不涉及”的，不因内容为空提出问题。</w:delText>
        </w:r>
      </w:del>
    </w:p>
    <w:p w14:paraId="05DE995E">
      <w:pPr>
        <w:snapToGrid w:val="0"/>
        <w:rPr>
          <w:del w:id="709" w:author="Henry" w:date="2026-09-15T09:15:43Z"/>
        </w:rPr>
      </w:pPr>
      <w:del w:id="710" w:author="Henry" w:date="2026-09-15T09:15:43Z">
        <w:r>
          <w:rPr/>
          <w:delText>按“跨部门岗位天然不相容无需填写”“经办与审核无需列举”的口径，不审核清单覆盖是否全面、岗位组合是否合理或是否与矩阵逐项对应。缺少清单时提出问题。第八项人员冲突检查及第十二项已有明细的排序检查仍执行。</w:delText>
        </w:r>
      </w:del>
    </w:p>
    <w:p w14:paraId="749318EC">
      <w:pPr>
        <w:pStyle w:val="4"/>
        <w:snapToGrid w:val="0"/>
        <w:ind w:firstLine="0"/>
        <w:rPr>
          <w:del w:id="712" w:author="你说的都对" w:date="2026-09-28T22:47:55Z"/>
        </w:rPr>
        <w:pPrChange w:id="711" w:author="你说的都对" w:date="2026-09-28T22:47:56Z">
          <w:pPr>
            <w:pStyle w:val="4"/>
            <w:snapToGrid w:val="0"/>
          </w:pPr>
        </w:pPrChange>
      </w:pPr>
      <w:del w:id="713" w:author="你说的都对" w:date="2026-09-28T22:47:55Z">
        <w:r>
          <w:rPr/>
          <w:delText>（七）系统控制规则清单内容</w:delText>
        </w:r>
      </w:del>
    </w:p>
    <w:p w14:paraId="77481888">
      <w:pPr>
        <w:keepNext w:val="0"/>
        <w:keepLines w:val="0"/>
        <w:widowControl/>
        <w:suppressLineNumbers w:val="0"/>
        <w:snapToGrid w:val="0"/>
        <w:spacing w:before="0" w:beforeAutospacing="0" w:after="0" w:afterAutospacing="0"/>
        <w:ind w:left="0" w:right="0" w:firstLine="0"/>
        <w:jc w:val="left"/>
        <w:rPr>
          <w:ins w:id="715" w:author="WPS_1717553954" w:date="2026-09-22T15:12:53Z"/>
          <w:del w:id="716" w:author="你说的都对" w:date="2026-09-28T22:47:55Z"/>
          <w:rFonts w:hint="eastAsia" w:ascii="华文仿宋" w:hAnsi="华文仿宋" w:eastAsia="华文仿宋" w:cs="华文仿宋"/>
          <w:color w:val="000000"/>
          <w:kern w:val="0"/>
          <w:sz w:val="32"/>
          <w:szCs w:val="22"/>
          <w:lang w:val="en-US" w:eastAsia="zh" w:bidi="ar"/>
          <w:woUserID w:val="3"/>
        </w:rPr>
        <w:pPrChange w:id="714" w:author="你说的都对" w:date="2026-09-28T22:47:56Z">
          <w:pPr>
            <w:keepNext w:val="0"/>
            <w:keepLines w:val="0"/>
            <w:widowControl w:val="0"/>
            <w:suppressLineNumbers w:val="0"/>
            <w:spacing w:before="0" w:beforeAutospacing="0" w:after="0" w:afterAutospacing="0"/>
            <w:ind w:left="0" w:right="0"/>
            <w:jc w:val="both"/>
          </w:pPr>
        </w:pPrChange>
      </w:pPr>
      <w:ins w:id="717" w:author="Henry" w:date="2026-09-18T10:06:22Z">
        <w:del w:id="718" w:author="你说的都对" w:date="2026-09-28T22:47:55Z">
          <w:r>
            <w:rPr>
              <w:rFonts w:hint="eastAsia" w:ascii="华文仿宋" w:hAnsi="华文仿宋" w:eastAsia="华文仿宋" w:cs="华文仿宋"/>
              <w:color w:val="000000"/>
              <w:kern w:val="0"/>
              <w:sz w:val="32"/>
              <w:szCs w:val="22"/>
              <w:lang w:val="en-US" w:eastAsia="zh" w:bidi="ar"/>
              <w:rPrChange w:id="719" w:author="Henry" w:date="2026-09-18T10:06:39Z">
                <w:rPr>
                  <w:rFonts w:hint="eastAsia" w:ascii="宋体" w:hAnsi="宋体" w:eastAsia="宋体" w:cs="宋体"/>
                  <w:color w:val="000000"/>
                  <w:kern w:val="2"/>
                  <w:sz w:val="28"/>
                  <w:szCs w:val="28"/>
                  <w:lang w:val="en-US" w:eastAsia="zh-CN" w:bidi="ar"/>
                  <w:woUserID w:val="3"/>
                </w:rPr>
              </w:rPrChange>
              <w:woUserID w:val="3"/>
            </w:rPr>
            <w:delText>系统控制规则清单的表头行如果没有“系统类型”，视为该系统控制规则清单缺“系统类型”列，请在程序审核意见里给出提示</w:delText>
          </w:r>
        </w:del>
      </w:ins>
      <w:ins w:id="722" w:author="Henry" w:date="2026-09-18T10:06:22Z">
        <w:del w:id="723" w:author="你说的都对" w:date="2026-09-28T22:47:55Z">
          <w:r>
            <w:rPr>
              <w:rFonts w:hint="eastAsia" w:ascii="华文仿宋" w:hAnsi="华文仿宋" w:eastAsia="华文仿宋" w:cs="华文仿宋"/>
              <w:color w:val="000000"/>
              <w:kern w:val="0"/>
              <w:sz w:val="32"/>
              <w:szCs w:val="22"/>
              <w:lang w:val="en-US" w:eastAsia="zh" w:bidi="ar"/>
              <w:rPrChange w:id="724" w:author="Henry" w:date="2026-09-18T10:06:39Z">
                <w:rPr>
                  <w:rFonts w:hint="eastAsia" w:ascii="宋体" w:hAnsi="宋体" w:eastAsia="宋体" w:cs="宋体"/>
                  <w:color w:val="000000"/>
                  <w:kern w:val="2"/>
                  <w:sz w:val="28"/>
                  <w:szCs w:val="28"/>
                  <w:lang w:val="en-US" w:eastAsia="zh-CN" w:bidi="ar"/>
                  <w:woUserID w:val="3"/>
                </w:rPr>
              </w:rPrChange>
              <w:woUserID w:val="3"/>
            </w:rPr>
            <w:delText>：</w:delText>
          </w:r>
        </w:del>
      </w:ins>
      <w:ins w:id="727" w:author="Henry" w:date="2026-09-18T10:06:22Z">
        <w:del w:id="728" w:author="你说的都对" w:date="2026-09-28T22:47:55Z">
          <w:r>
            <w:rPr>
              <w:rFonts w:hint="eastAsia" w:ascii="华文仿宋" w:hAnsi="华文仿宋" w:eastAsia="华文仿宋" w:cs="华文仿宋"/>
              <w:color w:val="000000"/>
              <w:kern w:val="0"/>
              <w:sz w:val="32"/>
              <w:szCs w:val="22"/>
              <w:lang w:val="en-US" w:eastAsia="zh" w:bidi="ar"/>
              <w:rPrChange w:id="729" w:author="Henry" w:date="2026-09-18T10:06:39Z">
                <w:rPr>
                  <w:rFonts w:hint="eastAsia" w:ascii="宋体" w:hAnsi="宋体" w:eastAsia="宋体" w:cs="宋体"/>
                  <w:color w:val="000000"/>
                  <w:kern w:val="2"/>
                  <w:sz w:val="28"/>
                  <w:szCs w:val="28"/>
                  <w:lang w:val="en-US" w:eastAsia="zh-CN" w:bidi="ar"/>
                  <w:woUserID w:val="3"/>
                </w:rPr>
              </w:rPrChange>
              <w:woUserID w:val="3"/>
            </w:rPr>
            <w:delText>请</w:delText>
          </w:r>
        </w:del>
      </w:ins>
      <w:ins w:id="732" w:author="Henry" w:date="2026-09-18T10:06:22Z">
        <w:del w:id="733" w:author="你说的都对" w:date="2026-09-28T22:47:55Z">
          <w:r>
            <w:rPr>
              <w:rFonts w:hint="eastAsia" w:ascii="华文仿宋" w:hAnsi="华文仿宋" w:eastAsia="华文仿宋" w:cs="华文仿宋"/>
              <w:color w:val="000000"/>
              <w:kern w:val="0"/>
              <w:sz w:val="32"/>
              <w:szCs w:val="22"/>
              <w:lang w:val="en-US" w:eastAsia="zh" w:bidi="ar"/>
              <w:rPrChange w:id="734" w:author="Henry" w:date="2026-09-18T10:06:39Z">
                <w:rPr>
                  <w:rFonts w:hint="eastAsia" w:ascii="宋体" w:hAnsi="宋体" w:eastAsia="宋体" w:cs="宋体"/>
                  <w:color w:val="000000"/>
                  <w:kern w:val="2"/>
                  <w:sz w:val="28"/>
                  <w:szCs w:val="28"/>
                  <w:lang w:val="en-US" w:eastAsia="zh-CN" w:bidi="ar"/>
                  <w:woUserID w:val="3"/>
                </w:rPr>
              </w:rPrChange>
              <w:woUserID w:val="3"/>
            </w:rPr>
            <w:delText>追加</w:delText>
          </w:r>
        </w:del>
      </w:ins>
      <w:ins w:id="737" w:author="Henry" w:date="2026-09-18T10:06:22Z">
        <w:del w:id="738" w:author="你说的都对" w:date="2026-09-28T22:47:55Z">
          <w:r>
            <w:rPr>
              <w:rFonts w:hint="eastAsia" w:ascii="华文仿宋" w:hAnsi="华文仿宋" w:eastAsia="华文仿宋" w:cs="华文仿宋"/>
              <w:color w:val="000000"/>
              <w:kern w:val="0"/>
              <w:sz w:val="32"/>
              <w:szCs w:val="22"/>
              <w:lang w:val="en-US" w:eastAsia="zh" w:bidi="ar"/>
              <w:rPrChange w:id="739" w:author="Henry" w:date="2026-09-18T10:06:39Z">
                <w:rPr>
                  <w:rFonts w:hint="eastAsia" w:ascii="宋体" w:hAnsi="宋体" w:eastAsia="宋体" w:cs="宋体"/>
                  <w:color w:val="000000"/>
                  <w:kern w:val="2"/>
                  <w:sz w:val="28"/>
                  <w:szCs w:val="28"/>
                  <w:lang w:val="en-US" w:eastAsia="zh-CN" w:bidi="ar"/>
                  <w:woUserID w:val="3"/>
                </w:rPr>
              </w:rPrChange>
              <w:woUserID w:val="3"/>
            </w:rPr>
            <w:delText>“系统类型”</w:delText>
          </w:r>
        </w:del>
      </w:ins>
      <w:ins w:id="742" w:author="Henry" w:date="2026-09-18T10:06:22Z">
        <w:del w:id="743" w:author="你说的都对" w:date="2026-09-28T22:47:55Z">
          <w:r>
            <w:rPr>
              <w:rFonts w:hint="eastAsia" w:ascii="华文仿宋" w:hAnsi="华文仿宋" w:eastAsia="华文仿宋" w:cs="华文仿宋"/>
              <w:color w:val="000000"/>
              <w:kern w:val="0"/>
              <w:sz w:val="32"/>
              <w:szCs w:val="22"/>
              <w:lang w:val="en-US" w:eastAsia="zh" w:bidi="ar"/>
              <w:rPrChange w:id="744" w:author="Henry" w:date="2026-09-18T10:06:39Z">
                <w:rPr>
                  <w:rFonts w:hint="eastAsia" w:ascii="宋体" w:hAnsi="宋体" w:eastAsia="宋体" w:cs="宋体"/>
                  <w:color w:val="000000"/>
                  <w:kern w:val="2"/>
                  <w:sz w:val="28"/>
                  <w:szCs w:val="28"/>
                  <w:lang w:val="en-US" w:eastAsia="zh-CN" w:bidi="ar"/>
                  <w:woUserID w:val="3"/>
                </w:rPr>
              </w:rPrChange>
              <w:woUserID w:val="3"/>
            </w:rPr>
            <w:delText>列</w:delText>
          </w:r>
        </w:del>
      </w:ins>
      <w:ins w:id="747" w:author="Henry" w:date="2026-09-18T10:06:22Z">
        <w:del w:id="748" w:author="你说的都对" w:date="2026-09-28T22:47:55Z">
          <w:r>
            <w:rPr>
              <w:rFonts w:hint="eastAsia" w:ascii="华文仿宋" w:hAnsi="华文仿宋" w:eastAsia="华文仿宋" w:cs="华文仿宋"/>
              <w:color w:val="000000"/>
              <w:kern w:val="0"/>
              <w:sz w:val="32"/>
              <w:szCs w:val="22"/>
              <w:lang w:val="en-US" w:eastAsia="zh" w:bidi="ar"/>
              <w:rPrChange w:id="749" w:author="Henry" w:date="2026-09-18T10:06:39Z">
                <w:rPr>
                  <w:rFonts w:hint="eastAsia" w:ascii="宋体" w:hAnsi="宋体" w:eastAsia="宋体" w:cs="宋体"/>
                  <w:color w:val="000000"/>
                  <w:kern w:val="2"/>
                  <w:sz w:val="28"/>
                  <w:szCs w:val="28"/>
                  <w:lang w:val="en-US" w:eastAsia="zh-CN" w:bidi="ar"/>
                  <w:woUserID w:val="3"/>
                </w:rPr>
              </w:rPrChange>
              <w:woUserID w:val="3"/>
            </w:rPr>
            <w:delText>，</w:delText>
          </w:r>
        </w:del>
      </w:ins>
      <w:ins w:id="752" w:author="Henry" w:date="2026-09-18T10:06:22Z">
        <w:del w:id="753" w:author="你说的都对" w:date="2026-09-28T22:47:55Z">
          <w:r>
            <w:rPr>
              <w:rFonts w:hint="eastAsia" w:ascii="华文仿宋" w:hAnsi="华文仿宋" w:eastAsia="华文仿宋" w:cs="华文仿宋"/>
              <w:color w:val="000000"/>
              <w:kern w:val="0"/>
              <w:sz w:val="32"/>
              <w:szCs w:val="22"/>
              <w:lang w:val="en-US" w:eastAsia="zh" w:bidi="ar"/>
              <w:rPrChange w:id="754" w:author="Henry" w:date="2026-09-18T10:06:39Z">
                <w:rPr>
                  <w:rFonts w:hint="eastAsia" w:ascii="宋体" w:hAnsi="宋体" w:eastAsia="宋体" w:cs="宋体"/>
                  <w:color w:val="000000"/>
                  <w:kern w:val="2"/>
                  <w:sz w:val="28"/>
                  <w:szCs w:val="28"/>
                  <w:lang w:val="en-US" w:eastAsia="zh-CN" w:bidi="ar"/>
                  <w:woUserID w:val="3"/>
                </w:rPr>
              </w:rPrChange>
              <w:woUserID w:val="3"/>
            </w:rPr>
            <w:delText>并将该列排放在系统控制规则清单的第三列</w:delText>
          </w:r>
        </w:del>
      </w:ins>
      <w:ins w:id="757" w:author="Henry" w:date="2026-09-18T10:06:22Z">
        <w:del w:id="758" w:author="你说的都对" w:date="2026-09-28T22:47:55Z">
          <w:r>
            <w:rPr>
              <w:rFonts w:hint="eastAsia" w:ascii="华文仿宋" w:hAnsi="华文仿宋" w:eastAsia="华文仿宋" w:cs="华文仿宋"/>
              <w:color w:val="000000"/>
              <w:kern w:val="0"/>
              <w:sz w:val="32"/>
              <w:szCs w:val="22"/>
              <w:lang w:val="en-US" w:eastAsia="zh" w:bidi="ar"/>
              <w:rPrChange w:id="759" w:author="Henry" w:date="2026-09-18T10:06:39Z">
                <w:rPr>
                  <w:rFonts w:hint="eastAsia" w:ascii="宋体" w:hAnsi="宋体" w:eastAsia="宋体" w:cs="宋体"/>
                  <w:color w:val="000000"/>
                  <w:kern w:val="2"/>
                  <w:sz w:val="28"/>
                  <w:szCs w:val="28"/>
                  <w:lang w:val="en-US" w:eastAsia="zh-CN" w:bidi="ar"/>
                  <w:woUserID w:val="3"/>
                </w:rPr>
              </w:rPrChange>
              <w:woUserID w:val="3"/>
            </w:rPr>
            <w:delText>，</w:delText>
          </w:r>
        </w:del>
      </w:ins>
      <w:ins w:id="762" w:author="Henry" w:date="2026-09-18T10:08:58Z">
        <w:del w:id="763" w:author="你说的都对" w:date="2026-09-28T22:47:55Z">
          <w:r>
            <w:rPr>
              <w:rFonts w:hint="eastAsia" w:cs="华文仿宋"/>
              <w:color w:val="000000"/>
              <w:kern w:val="0"/>
              <w:sz w:val="32"/>
              <w:szCs w:val="22"/>
              <w:lang w:val="en-US" w:eastAsia="zh" w:bidi="ar"/>
              <w:woUserID w:val="3"/>
            </w:rPr>
            <w:delText>该</w:delText>
          </w:r>
        </w:del>
      </w:ins>
      <w:ins w:id="764" w:author="Henry" w:date="2026-09-18T10:09:00Z">
        <w:del w:id="765" w:author="你说的都对" w:date="2026-09-28T22:47:55Z">
          <w:r>
            <w:rPr>
              <w:rFonts w:hint="eastAsia" w:cs="华文仿宋"/>
              <w:color w:val="000000"/>
              <w:kern w:val="0"/>
              <w:sz w:val="32"/>
              <w:szCs w:val="22"/>
              <w:lang w:val="en-US" w:eastAsia="zh" w:bidi="ar"/>
              <w:woUserID w:val="3"/>
            </w:rPr>
            <w:delText>列</w:delText>
          </w:r>
        </w:del>
      </w:ins>
      <w:ins w:id="766" w:author="Henry" w:date="2026-09-18T10:07:07Z">
        <w:del w:id="767" w:author="你说的都对" w:date="2026-09-28T22:47:55Z">
          <w:r>
            <w:rPr>
              <w:rFonts w:hint="eastAsia" w:cs="华文仿宋"/>
              <w:color w:val="000000"/>
              <w:kern w:val="0"/>
              <w:sz w:val="32"/>
              <w:szCs w:val="22"/>
              <w:lang w:val="en-US" w:eastAsia="zh" w:bidi="ar"/>
              <w:woUserID w:val="3"/>
            </w:rPr>
            <w:delText>填报</w:delText>
          </w:r>
        </w:del>
      </w:ins>
      <w:ins w:id="768" w:author="Henry" w:date="2026-09-18T10:06:22Z">
        <w:del w:id="769" w:author="你说的都对" w:date="2026-09-28T22:47:55Z">
          <w:r>
            <w:rPr>
              <w:rFonts w:hint="eastAsia" w:ascii="华文仿宋" w:hAnsi="华文仿宋" w:eastAsia="华文仿宋" w:cs="华文仿宋"/>
              <w:color w:val="000000"/>
              <w:kern w:val="0"/>
              <w:sz w:val="32"/>
              <w:szCs w:val="22"/>
              <w:lang w:val="en-US" w:eastAsia="zh" w:bidi="ar"/>
              <w:rPrChange w:id="770" w:author="Henry" w:date="2026-09-18T10:06:39Z">
                <w:rPr>
                  <w:rFonts w:hint="eastAsia" w:ascii="宋体" w:hAnsi="宋体" w:eastAsia="宋体" w:cs="宋体"/>
                  <w:color w:val="000000"/>
                  <w:kern w:val="2"/>
                  <w:sz w:val="28"/>
                  <w:szCs w:val="28"/>
                  <w:lang w:val="en-US" w:eastAsia="zh-CN" w:bidi="ar"/>
                  <w:woUserID w:val="3"/>
                </w:rPr>
              </w:rPrChange>
              <w:woUserID w:val="3"/>
            </w:rPr>
            <w:delText>枚举值：一级部署系统、二级部署系统、三级部署系统，请根据</w:delText>
          </w:r>
        </w:del>
      </w:ins>
      <w:ins w:id="773" w:author="Henry" w:date="2026-09-18T10:06:22Z">
        <w:del w:id="774" w:author="你说的都对" w:date="2026-09-28T22:47:55Z">
          <w:r>
            <w:rPr>
              <w:rFonts w:hint="eastAsia" w:ascii="华文仿宋" w:hAnsi="华文仿宋" w:eastAsia="华文仿宋" w:cs="华文仿宋"/>
              <w:color w:val="000000"/>
              <w:kern w:val="0"/>
              <w:sz w:val="32"/>
              <w:szCs w:val="22"/>
              <w:lang w:val="en-US" w:eastAsia="zh" w:bidi="ar"/>
              <w:rPrChange w:id="775" w:author="Henry" w:date="2026-09-18T10:06:39Z">
                <w:rPr>
                  <w:rFonts w:hint="eastAsia" w:ascii="宋体" w:hAnsi="宋体" w:eastAsia="宋体" w:cs="宋体"/>
                  <w:color w:val="000000"/>
                  <w:kern w:val="2"/>
                  <w:sz w:val="28"/>
                  <w:szCs w:val="28"/>
                  <w:lang w:val="en-US" w:eastAsia="zh-CN" w:bidi="ar"/>
                  <w:woUserID w:val="3"/>
                </w:rPr>
              </w:rPrChange>
              <w:woUserID w:val="3"/>
            </w:rPr>
            <w:delText>系统的实际情况填报。</w:delText>
          </w:r>
        </w:del>
      </w:ins>
    </w:p>
    <w:p w14:paraId="3EFEBB40">
      <w:pPr>
        <w:keepNext w:val="0"/>
        <w:keepLines w:val="0"/>
        <w:widowControl/>
        <w:suppressLineNumbers w:val="0"/>
        <w:snapToGrid w:val="0"/>
        <w:spacing w:before="0" w:beforeAutospacing="0" w:after="0" w:afterAutospacing="0"/>
        <w:ind w:left="0" w:right="0" w:firstLine="0"/>
        <w:jc w:val="left"/>
        <w:rPr>
          <w:ins w:id="779" w:author="Henry" w:date="2026-09-18T10:06:22Z"/>
          <w:rFonts w:hint="eastAsia" w:ascii="华文仿宋" w:hAnsi="华文仿宋" w:eastAsia="华文仿宋" w:cs="华文仿宋"/>
          <w:kern w:val="0"/>
          <w:sz w:val="32"/>
          <w:szCs w:val="22"/>
          <w:lang w:val="en-US" w:eastAsia="zh" w:bidi="ar"/>
          <w:rPrChange w:id="780" w:author="Henry" w:date="2026-09-18T10:06:39Z">
            <w:rPr>
              <w:ins w:id="781" w:author="Henry" w:date="2026-09-18T10:06:22Z"/>
              <w:rFonts w:hint="default" w:ascii="Calibri" w:hAnsi="Calibri" w:eastAsia="宋体" w:cs="Times New Roman"/>
              <w:kern w:val="2"/>
              <w:sz w:val="28"/>
              <w:szCs w:val="28"/>
              <w:woUserID w:val="3"/>
            </w:rPr>
          </w:rPrChange>
          <w:woUserID w:val="3"/>
        </w:rPr>
        <w:pPrChange w:id="778" w:author="你说的都对" w:date="2026-09-28T22:47:56Z">
          <w:pPr>
            <w:keepNext w:val="0"/>
            <w:keepLines w:val="0"/>
            <w:widowControl w:val="0"/>
            <w:suppressLineNumbers w:val="0"/>
            <w:spacing w:before="0" w:beforeAutospacing="0" w:after="0" w:afterAutospacing="0"/>
            <w:ind w:left="0" w:right="0"/>
            <w:jc w:val="both"/>
          </w:pPr>
        </w:pPrChange>
      </w:pPr>
      <w:bookmarkStart w:id="3" w:name="_GoBack"/>
      <w:bookmarkEnd w:id="3"/>
    </w:p>
    <w:p w14:paraId="0E224B6D">
      <w:pPr>
        <w:snapToGrid w:val="0"/>
        <w:rPr>
          <w:ins w:id="782" w:author="Henry" w:date="2026-09-15T09:31:30Z"/>
          <w:del w:id="783" w:author="Henry" w:date="2026-09-18T10:06:22Z"/>
          <w:rFonts w:hint="eastAsia"/>
          <w:lang w:eastAsia="zh"/>
          <w:woUserID w:val="3"/>
        </w:rPr>
      </w:pPr>
      <w:ins w:id="784" w:author="Vance xu" w:date="2026-09-16T14:01:04Z">
        <w:del w:id="785" w:author="Henry" w:date="2026-09-18T10:06:22Z">
          <w:r>
            <w:rPr>
              <w:rFonts w:hint="eastAsia"/>
              <w:lang w:eastAsia="zh"/>
              <w:woUserID w:val="3"/>
            </w:rPr>
            <w:delText>矩阵里面</w:delText>
          </w:r>
        </w:del>
      </w:ins>
      <w:ins w:id="786" w:author="Henry" w:date="2026-09-15T09:30:57Z">
        <w:del w:id="787" w:author="Henry" w:date="2026-09-18T10:06:22Z">
          <w:r>
            <w:rPr>
              <w:rFonts w:hint="eastAsia"/>
              <w:lang w:eastAsia="zh"/>
              <w:woUserID w:val="3"/>
            </w:rPr>
            <w:delText>不审</w:delText>
          </w:r>
        </w:del>
      </w:ins>
      <w:ins w:id="788" w:author="Henry" w:date="2026-09-15T09:31:01Z">
        <w:del w:id="789" w:author="Henry" w:date="2026-09-18T10:06:22Z">
          <w:r>
            <w:rPr>
              <w:rFonts w:hint="eastAsia"/>
              <w:lang w:eastAsia="zh"/>
              <w:woUserID w:val="3"/>
            </w:rPr>
            <w:delText>核</w:delText>
          </w:r>
        </w:del>
      </w:ins>
      <w:ins w:id="790" w:author="Henry" w:date="2026-09-15T09:31:05Z">
        <w:del w:id="791" w:author="Henry" w:date="2026-09-18T10:06:22Z">
          <w:r>
            <w:rPr>
              <w:rFonts w:hint="eastAsia"/>
              <w:lang w:eastAsia="zh"/>
              <w:woUserID w:val="3"/>
            </w:rPr>
            <w:delText>事项</w:delText>
          </w:r>
        </w:del>
      </w:ins>
      <w:ins w:id="792" w:author="Henry" w:date="2026-09-15T09:31:07Z">
        <w:del w:id="793" w:author="Henry" w:date="2026-09-18T10:06:22Z">
          <w:r>
            <w:rPr>
              <w:rFonts w:hint="eastAsia"/>
              <w:lang w:eastAsia="zh"/>
              <w:woUserID w:val="3"/>
            </w:rPr>
            <w:delText>：</w:delText>
          </w:r>
        </w:del>
      </w:ins>
      <w:ins w:id="794" w:author="Henry" w:date="2026-09-15T09:31:26Z">
        <w:del w:id="795" w:author="Henry" w:date="2026-09-18T10:06:22Z">
          <w:r>
            <w:rPr>
              <w:rFonts w:hint="eastAsia"/>
              <w:lang w:eastAsia="zh"/>
              <w:woUserID w:val="3"/>
            </w:rPr>
            <w:delText>本期不审核系统控制规则清单的完整性、适用性及增删改合理性，不因上述事项提出内容审核意见。</w:delText>
          </w:r>
        </w:del>
      </w:ins>
    </w:p>
    <w:p w14:paraId="23BFBCF5">
      <w:pPr>
        <w:snapToGrid w:val="0"/>
        <w:ind w:firstLineChars="200"/>
        <w:rPr>
          <w:ins w:id="797" w:author="Henry" w:date="2026-09-15T09:34:57Z"/>
          <w:del w:id="798" w:author="Henry" w:date="2026-09-18T10:06:22Z"/>
          <w:rFonts w:hint="eastAsia"/>
          <w:lang w:eastAsia="zh"/>
          <w:woUserID w:val="3"/>
        </w:rPr>
        <w:pPrChange w:id="796" w:author="Henry" w:date="2026-09-15T09:35:06Z">
          <w:pPr>
            <w:snapToGrid w:val="0"/>
          </w:pPr>
        </w:pPrChange>
      </w:pPr>
      <w:ins w:id="799" w:author="Henry" w:date="2026-09-15T09:31:34Z">
        <w:del w:id="800" w:author="Henry" w:date="2026-09-18T10:06:22Z">
          <w:r>
            <w:rPr>
              <w:rFonts w:hint="eastAsia"/>
              <w:lang w:eastAsia="zh"/>
              <w:woUserID w:val="3"/>
            </w:rPr>
            <w:delText>重要</w:delText>
          </w:r>
        </w:del>
      </w:ins>
      <w:ins w:id="801" w:author="Henry" w:date="2026-09-15T09:31:37Z">
        <w:del w:id="802" w:author="Henry" w:date="2026-09-18T10:06:22Z">
          <w:r>
            <w:rPr>
              <w:rFonts w:hint="eastAsia"/>
              <w:lang w:eastAsia="zh"/>
              <w:woUserID w:val="3"/>
            </w:rPr>
            <w:delText>说明</w:delText>
          </w:r>
        </w:del>
      </w:ins>
      <w:ins w:id="803" w:author="Henry" w:date="2026-09-15T09:31:38Z">
        <w:del w:id="804" w:author="Henry" w:date="2026-09-18T10:06:22Z">
          <w:r>
            <w:rPr>
              <w:rFonts w:hint="eastAsia"/>
              <w:lang w:eastAsia="zh"/>
              <w:woUserID w:val="3"/>
            </w:rPr>
            <w:delText>：</w:delText>
          </w:r>
        </w:del>
      </w:ins>
      <w:ins w:id="805" w:author="Henry" w:date="2026-09-15T09:31:56Z">
        <w:del w:id="806" w:author="Henry" w:date="2026-09-18T10:06:22Z">
          <w:r>
            <w:rPr>
              <w:rFonts w:hint="eastAsia"/>
              <w:lang w:eastAsia="zh"/>
              <w:woUserID w:val="3"/>
            </w:rPr>
            <w:delText>本项跳过审核，仅代表本期未予检查，不代表规则内容已经核验或确认无误。</w:delText>
          </w:r>
        </w:del>
      </w:ins>
    </w:p>
    <w:p w14:paraId="0F86BC73">
      <w:pPr>
        <w:snapToGrid w:val="0"/>
        <w:ind w:firstLineChars="200"/>
        <w:rPr>
          <w:del w:id="808" w:author="Henry" w:date="2026-09-18T10:06:22Z"/>
          <w:rFonts w:hint="eastAsia" w:eastAsia="华文仿宋"/>
          <w:lang w:eastAsia="zh"/>
          <w:woUserID w:val="3"/>
        </w:rPr>
        <w:pPrChange w:id="807" w:author="Henry" w:date="2026-09-15T09:35:10Z">
          <w:pPr>
            <w:snapToGrid w:val="0"/>
          </w:pPr>
        </w:pPrChange>
      </w:pPr>
      <w:ins w:id="809" w:author="Henry" w:date="2026-09-15T09:32:12Z">
        <w:del w:id="810" w:author="Henry" w:date="2026-09-18T10:06:22Z">
          <w:r>
            <w:rPr>
              <w:rFonts w:hint="eastAsia"/>
              <w:lang w:eastAsia="zh"/>
              <w:woUserID w:val="3"/>
            </w:rPr>
            <w:delText>例外</w:delText>
          </w:r>
        </w:del>
      </w:ins>
      <w:ins w:id="811" w:author="Henry" w:date="2026-09-15T09:32:16Z">
        <w:del w:id="812" w:author="Henry" w:date="2026-09-18T10:06:22Z">
          <w:r>
            <w:rPr>
              <w:rFonts w:hint="eastAsia"/>
              <w:lang w:eastAsia="zh"/>
              <w:woUserID w:val="3"/>
            </w:rPr>
            <w:delText>事项</w:delText>
          </w:r>
        </w:del>
      </w:ins>
      <w:ins w:id="813" w:author="Henry" w:date="2026-09-15T09:32:18Z">
        <w:del w:id="814" w:author="Henry" w:date="2026-09-18T10:06:22Z">
          <w:r>
            <w:rPr>
              <w:rFonts w:hint="eastAsia"/>
              <w:lang w:eastAsia="zh"/>
              <w:woUserID w:val="3"/>
            </w:rPr>
            <w:delText>：</w:delText>
          </w:r>
        </w:del>
      </w:ins>
      <w:ins w:id="815" w:author="Henry" w:date="2026-09-15T09:33:00Z">
        <w:del w:id="816" w:author="Henry" w:date="2026-09-18T10:06:22Z">
          <w:r>
            <w:rPr>
              <w:rFonts w:hint="eastAsia"/>
              <w:lang w:eastAsia="zh"/>
              <w:woUserID w:val="3"/>
            </w:rPr>
            <w:delText>第四项指定平台专项检查和第十二项排序检查仍按原要求正常执行，不受上述口径影响。</w:delText>
          </w:r>
        </w:del>
      </w:ins>
      <w:del w:id="817" w:author="Henry" w:date="2026-09-18T10:06:22Z">
        <w:r>
          <w:rPr>
            <w:woUserID w:val="3"/>
          </w:rPr>
          <w:delText>本期不审核系统控制规则清单的完整性、适用性及增删改合理性，不因此提出内容审核意见。本项跳过不代表规则内容已核验。第四项指定平台专项检查和第十二项排序检查仍执行。</w:delText>
        </w:r>
      </w:del>
      <w:ins w:id="818" w:author="Vance xu" w:date="2026-09-16T14:01:25Z">
        <w:del w:id="819" w:author="Henry" w:date="2026-09-18T10:06:22Z">
          <w:r>
            <w:rPr>
              <w:rFonts w:hint="eastAsia"/>
              <w:lang w:eastAsia="zh"/>
              <w:woUserID w:val="3"/>
            </w:rPr>
            <w:delText>控制系统</w:delText>
          </w:r>
        </w:del>
      </w:ins>
      <w:ins w:id="820" w:author="Vance xu" w:date="2026-09-16T14:01:27Z">
        <w:del w:id="821" w:author="Henry" w:date="2026-09-18T10:06:22Z">
          <w:r>
            <w:rPr>
              <w:rFonts w:hint="eastAsia"/>
              <w:lang w:eastAsia="zh"/>
              <w:woUserID w:val="3"/>
            </w:rPr>
            <w:delText>有</w:delText>
          </w:r>
        </w:del>
      </w:ins>
      <w:ins w:id="822" w:author="Vance xu" w:date="2026-09-16T14:01:28Z">
        <w:del w:id="823" w:author="Henry" w:date="2026-09-18T10:06:22Z">
          <w:r>
            <w:rPr>
              <w:rFonts w:hint="eastAsia"/>
              <w:lang w:eastAsia="zh"/>
              <w:woUserID w:val="3"/>
            </w:rPr>
            <w:delText>修改</w:delText>
          </w:r>
        </w:del>
      </w:ins>
      <w:ins w:id="824" w:author="Vance xu" w:date="2026-09-16T14:01:33Z">
        <w:del w:id="825" w:author="Henry" w:date="2026-09-18T10:06:22Z">
          <w:r>
            <w:rPr>
              <w:rFonts w:hint="eastAsia"/>
              <w:lang w:eastAsia="zh"/>
              <w:woUserID w:val="3"/>
            </w:rPr>
            <w:delText>，</w:delText>
          </w:r>
        </w:del>
      </w:ins>
      <w:ins w:id="826" w:author="Vance xu" w:date="2026-09-16T14:01:35Z">
        <w:del w:id="827" w:author="Henry" w:date="2026-09-18T10:06:22Z">
          <w:r>
            <w:rPr>
              <w:rFonts w:hint="eastAsia"/>
              <w:lang w:eastAsia="zh"/>
              <w:woUserID w:val="3"/>
            </w:rPr>
            <w:delText>标红的</w:delText>
          </w:r>
        </w:del>
      </w:ins>
      <w:ins w:id="828" w:author="Vance xu" w:date="2026-09-16T14:01:38Z">
        <w:del w:id="829" w:author="Henry" w:date="2026-09-18T10:06:22Z">
          <w:r>
            <w:rPr>
              <w:rFonts w:hint="eastAsia"/>
              <w:lang w:eastAsia="zh"/>
              <w:woUserID w:val="3"/>
            </w:rPr>
            <w:delText>，或者</w:delText>
          </w:r>
        </w:del>
      </w:ins>
      <w:ins w:id="830" w:author="Vance xu" w:date="2026-09-16T14:01:39Z">
        <w:del w:id="831" w:author="Henry" w:date="2026-09-18T10:06:22Z">
          <w:r>
            <w:rPr>
              <w:rFonts w:hint="eastAsia"/>
              <w:lang w:eastAsia="zh"/>
              <w:woUserID w:val="3"/>
            </w:rPr>
            <w:delText>删除</w:delText>
          </w:r>
        </w:del>
      </w:ins>
      <w:ins w:id="832" w:author="Vance xu" w:date="2026-09-16T14:01:40Z">
        <w:del w:id="833" w:author="Henry" w:date="2026-09-18T10:06:22Z">
          <w:r>
            <w:rPr>
              <w:rFonts w:hint="eastAsia"/>
              <w:lang w:eastAsia="zh"/>
              <w:woUserID w:val="3"/>
            </w:rPr>
            <w:delText>的</w:delText>
          </w:r>
        </w:del>
      </w:ins>
      <w:ins w:id="834" w:author="Vance xu" w:date="2026-09-16T14:01:43Z">
        <w:del w:id="835" w:author="Henry" w:date="2026-09-18T10:06:22Z">
          <w:r>
            <w:rPr>
              <w:rFonts w:hint="eastAsia"/>
              <w:lang w:eastAsia="zh"/>
              <w:woUserID w:val="3"/>
            </w:rPr>
            <w:delText>，</w:delText>
          </w:r>
        </w:del>
      </w:ins>
      <w:ins w:id="836" w:author="Vance xu" w:date="2026-09-16T14:01:47Z">
        <w:del w:id="837" w:author="Henry" w:date="2026-09-18T10:06:22Z">
          <w:r>
            <w:rPr>
              <w:rFonts w:hint="eastAsia"/>
              <w:lang w:eastAsia="zh"/>
              <w:woUserID w:val="3"/>
            </w:rPr>
            <w:delText>对应</w:delText>
          </w:r>
        </w:del>
      </w:ins>
      <w:ins w:id="838" w:author="Vance xu" w:date="2026-09-16T14:01:48Z">
        <w:del w:id="839" w:author="Henry" w:date="2026-09-18T10:06:22Z">
          <w:r>
            <w:rPr>
              <w:rFonts w:hint="eastAsia"/>
              <w:lang w:eastAsia="zh"/>
              <w:woUserID w:val="3"/>
            </w:rPr>
            <w:delText>的</w:delText>
          </w:r>
        </w:del>
      </w:ins>
      <w:ins w:id="840" w:author="Vance xu" w:date="2026-09-16T14:01:54Z">
        <w:del w:id="841" w:author="Henry" w:date="2026-09-18T10:06:22Z">
          <w:r>
            <w:rPr>
              <w:rFonts w:hint="eastAsia"/>
              <w:lang w:eastAsia="zh"/>
              <w:woUserID w:val="3"/>
            </w:rPr>
            <w:delText>控制措施</w:delText>
          </w:r>
        </w:del>
      </w:ins>
      <w:ins w:id="842" w:author="Vance xu" w:date="2026-09-16T14:01:55Z">
        <w:del w:id="843" w:author="Henry" w:date="2026-09-18T10:06:22Z">
          <w:r>
            <w:rPr>
              <w:rFonts w:hint="eastAsia"/>
              <w:lang w:eastAsia="zh"/>
              <w:woUserID w:val="3"/>
            </w:rPr>
            <w:delText>编号</w:delText>
          </w:r>
        </w:del>
      </w:ins>
      <w:ins w:id="844" w:author="Vance xu" w:date="2026-09-16T14:02:01Z">
        <w:del w:id="845" w:author="Henry" w:date="2026-09-18T10:06:22Z">
          <w:r>
            <w:rPr>
              <w:rFonts w:hint="eastAsia"/>
              <w:lang w:eastAsia="zh"/>
              <w:woUserID w:val="3"/>
            </w:rPr>
            <w:delText>在</w:delText>
          </w:r>
        </w:del>
      </w:ins>
      <w:ins w:id="846" w:author="Vance xu" w:date="2026-09-16T14:02:03Z">
        <w:del w:id="847" w:author="Henry" w:date="2026-09-18T10:06:22Z">
          <w:r>
            <w:rPr>
              <w:rFonts w:hint="eastAsia"/>
              <w:lang w:eastAsia="zh"/>
              <w:woUserID w:val="3"/>
            </w:rPr>
            <w:delText>系统规则</w:delText>
          </w:r>
        </w:del>
      </w:ins>
      <w:ins w:id="848" w:author="Vance xu" w:date="2026-09-16T14:02:04Z">
        <w:del w:id="849" w:author="Henry" w:date="2026-09-18T10:06:22Z">
          <w:r>
            <w:rPr>
              <w:rFonts w:hint="eastAsia"/>
              <w:lang w:eastAsia="zh"/>
              <w:woUserID w:val="3"/>
            </w:rPr>
            <w:delText>清单</w:delText>
          </w:r>
        </w:del>
      </w:ins>
      <w:ins w:id="850" w:author="Vance xu" w:date="2026-09-16T14:02:06Z">
        <w:del w:id="851" w:author="Henry" w:date="2026-09-18T10:06:22Z">
          <w:r>
            <w:rPr>
              <w:rFonts w:hint="eastAsia"/>
              <w:lang w:eastAsia="zh"/>
              <w:woUserID w:val="3"/>
            </w:rPr>
            <w:delText>中</w:delText>
          </w:r>
        </w:del>
      </w:ins>
      <w:ins w:id="852" w:author="Vance xu" w:date="2026-09-16T14:02:07Z">
        <w:del w:id="853" w:author="Henry" w:date="2026-09-18T10:06:22Z">
          <w:r>
            <w:rPr>
              <w:rFonts w:hint="eastAsia"/>
              <w:lang w:eastAsia="zh"/>
              <w:woUserID w:val="3"/>
            </w:rPr>
            <w:delText>是否有</w:delText>
          </w:r>
        </w:del>
      </w:ins>
      <w:ins w:id="854" w:author="Vance xu" w:date="2026-09-16T14:02:08Z">
        <w:del w:id="855" w:author="Henry" w:date="2026-09-18T10:06:22Z">
          <w:r>
            <w:rPr>
              <w:rFonts w:hint="eastAsia"/>
              <w:lang w:eastAsia="zh"/>
              <w:woUserID w:val="3"/>
            </w:rPr>
            <w:delText>，</w:delText>
          </w:r>
        </w:del>
      </w:ins>
      <w:ins w:id="856" w:author="Vance xu" w:date="2026-09-16T14:02:11Z">
        <w:del w:id="857" w:author="Henry" w:date="2026-09-18T10:06:22Z">
          <w:r>
            <w:rPr>
              <w:rFonts w:hint="eastAsia"/>
              <w:lang w:eastAsia="zh"/>
              <w:woUserID w:val="3"/>
            </w:rPr>
            <w:delText>系统</w:delText>
          </w:r>
        </w:del>
      </w:ins>
      <w:ins w:id="858" w:author="Vance xu" w:date="2026-09-16T14:02:12Z">
        <w:del w:id="859" w:author="Henry" w:date="2026-09-18T10:06:22Z">
          <w:r>
            <w:rPr>
              <w:rFonts w:hint="eastAsia"/>
              <w:lang w:eastAsia="zh"/>
              <w:woUserID w:val="3"/>
            </w:rPr>
            <w:delText>名称</w:delText>
          </w:r>
        </w:del>
      </w:ins>
      <w:ins w:id="860" w:author="Vance xu" w:date="2026-09-16T14:02:15Z">
        <w:del w:id="861" w:author="Henry" w:date="2026-09-18T10:06:22Z">
          <w:r>
            <w:rPr>
              <w:rFonts w:hint="eastAsia"/>
              <w:lang w:eastAsia="zh"/>
              <w:woUserID w:val="3"/>
            </w:rPr>
            <w:delText>是否一致</w:delText>
          </w:r>
        </w:del>
      </w:ins>
      <w:ins w:id="862" w:author="Vance xu" w:date="2026-09-16T14:02:18Z">
        <w:del w:id="863" w:author="Henry" w:date="2026-09-18T10:06:22Z">
          <w:r>
            <w:rPr>
              <w:rFonts w:hint="eastAsia"/>
              <w:lang w:eastAsia="zh"/>
              <w:woUserID w:val="3"/>
            </w:rPr>
            <w:delText>，</w:delText>
          </w:r>
        </w:del>
      </w:ins>
      <w:ins w:id="864" w:author="Vance xu" w:date="2026-09-16T14:02:31Z">
        <w:del w:id="865" w:author="Henry" w:date="2026-09-18T10:06:22Z">
          <w:r>
            <w:rPr>
              <w:rFonts w:hint="eastAsia"/>
              <w:lang w:eastAsia="zh"/>
              <w:woUserID w:val="3"/>
            </w:rPr>
            <w:delText>如有</w:delText>
          </w:r>
        </w:del>
      </w:ins>
      <w:ins w:id="866" w:author="Vance xu" w:date="2026-09-16T14:02:33Z">
        <w:del w:id="867" w:author="Henry" w:date="2026-09-18T10:06:22Z">
          <w:r>
            <w:rPr>
              <w:rFonts w:hint="eastAsia"/>
              <w:lang w:eastAsia="zh"/>
              <w:woUserID w:val="3"/>
            </w:rPr>
            <w:delText>问题</w:delText>
          </w:r>
        </w:del>
      </w:ins>
      <w:ins w:id="868" w:author="Vance xu" w:date="2026-09-16T14:02:34Z">
        <w:del w:id="869" w:author="Henry" w:date="2026-09-18T10:06:22Z">
          <w:r>
            <w:rPr>
              <w:rFonts w:hint="eastAsia"/>
              <w:lang w:eastAsia="zh"/>
              <w:woUserID w:val="3"/>
            </w:rPr>
            <w:delText>，</w:delText>
          </w:r>
        </w:del>
      </w:ins>
      <w:ins w:id="870" w:author="Vance xu" w:date="2026-09-16T14:02:37Z">
        <w:del w:id="871" w:author="Henry" w:date="2026-09-18T10:06:22Z">
          <w:r>
            <w:rPr>
              <w:rFonts w:hint="eastAsia"/>
              <w:lang w:eastAsia="zh"/>
              <w:woUserID w:val="3"/>
            </w:rPr>
            <w:delText>提示</w:delText>
          </w:r>
        </w:del>
      </w:ins>
      <w:ins w:id="872" w:author="Vance xu" w:date="2026-09-16T14:02:39Z">
        <w:del w:id="873" w:author="Henry" w:date="2026-09-18T10:06:22Z">
          <w:r>
            <w:rPr>
              <w:rFonts w:hint="eastAsia"/>
              <w:lang w:eastAsia="zh"/>
              <w:woUserID w:val="3"/>
            </w:rPr>
            <w:delText>“</w:delText>
          </w:r>
        </w:del>
      </w:ins>
      <w:ins w:id="874" w:author="Vance xu" w:date="2026-09-16T14:02:40Z">
        <w:del w:id="875" w:author="Henry" w:date="2026-09-18T10:06:22Z">
          <w:r>
            <w:rPr>
              <w:rFonts w:hint="eastAsia"/>
              <w:lang w:eastAsia="zh"/>
              <w:woUserID w:val="3"/>
            </w:rPr>
            <w:delText>请核实</w:delText>
          </w:r>
        </w:del>
      </w:ins>
      <w:ins w:id="876" w:author="Vance xu" w:date="2026-09-16T14:02:59Z">
        <w:del w:id="877" w:author="Henry" w:date="2026-09-18T10:06:22Z">
          <w:r>
            <w:rPr>
              <w:rFonts w:hint="eastAsia"/>
              <w:lang w:eastAsia="zh"/>
              <w:woUserID w:val="3"/>
            </w:rPr>
            <w:delText>与</w:delText>
          </w:r>
        </w:del>
      </w:ins>
      <w:ins w:id="878" w:author="Vance xu" w:date="2026-09-16T14:03:01Z">
        <w:del w:id="879" w:author="Henry" w:date="2026-09-18T10:06:22Z">
          <w:r>
            <w:rPr>
              <w:rFonts w:hint="eastAsia"/>
              <w:lang w:eastAsia="zh"/>
              <w:woUserID w:val="3"/>
            </w:rPr>
            <w:delText>矩阵</w:delText>
          </w:r>
        </w:del>
      </w:ins>
      <w:ins w:id="880" w:author="Vance xu" w:date="2026-09-16T14:02:47Z">
        <w:del w:id="881" w:author="Henry" w:date="2026-09-18T10:06:22Z">
          <w:r>
            <w:rPr>
              <w:rFonts w:hint="eastAsia"/>
              <w:lang w:eastAsia="zh"/>
              <w:woUserID w:val="3"/>
            </w:rPr>
            <w:delText>对应的</w:delText>
          </w:r>
        </w:del>
      </w:ins>
      <w:ins w:id="882" w:author="Vance xu" w:date="2026-09-16T14:02:42Z">
        <w:del w:id="883" w:author="Henry" w:date="2026-09-18T10:06:22Z">
          <w:r>
            <w:rPr>
              <w:rFonts w:hint="eastAsia"/>
              <w:lang w:eastAsia="zh"/>
              <w:woUserID w:val="3"/>
            </w:rPr>
            <w:delText>系统</w:delText>
          </w:r>
        </w:del>
      </w:ins>
      <w:ins w:id="884" w:author="Vance xu" w:date="2026-09-16T14:02:50Z">
        <w:del w:id="885" w:author="Henry" w:date="2026-09-18T10:06:22Z">
          <w:r>
            <w:rPr>
              <w:rFonts w:hint="eastAsia"/>
              <w:lang w:eastAsia="zh"/>
              <w:woUserID w:val="3"/>
            </w:rPr>
            <w:delText>规则</w:delText>
          </w:r>
        </w:del>
      </w:ins>
      <w:ins w:id="886" w:author="Vance xu" w:date="2026-09-16T14:03:08Z">
        <w:del w:id="887" w:author="Henry" w:date="2026-09-18T10:06:22Z">
          <w:r>
            <w:rPr>
              <w:rFonts w:hint="eastAsia"/>
              <w:lang w:eastAsia="zh"/>
              <w:woUserID w:val="3"/>
            </w:rPr>
            <w:delText>是否</w:delText>
          </w:r>
        </w:del>
      </w:ins>
      <w:ins w:id="888" w:author="Vance xu" w:date="2026-09-16T14:03:09Z">
        <w:del w:id="889" w:author="Henry" w:date="2026-09-18T10:06:22Z">
          <w:r>
            <w:rPr>
              <w:rFonts w:hint="eastAsia"/>
              <w:lang w:eastAsia="zh"/>
              <w:woUserID w:val="3"/>
            </w:rPr>
            <w:delText>应该</w:delText>
          </w:r>
        </w:del>
      </w:ins>
      <w:ins w:id="890" w:author="Vance xu" w:date="2026-09-16T14:03:11Z">
        <w:del w:id="891" w:author="Henry" w:date="2026-09-18T10:06:22Z">
          <w:r>
            <w:rPr>
              <w:rFonts w:hint="eastAsia"/>
              <w:lang w:eastAsia="zh"/>
              <w:woUserID w:val="3"/>
            </w:rPr>
            <w:delText>做出</w:delText>
          </w:r>
        </w:del>
      </w:ins>
      <w:ins w:id="892" w:author="Vance xu" w:date="2026-09-16T14:03:13Z">
        <w:del w:id="893" w:author="Henry" w:date="2026-09-18T10:06:22Z">
          <w:r>
            <w:rPr>
              <w:rFonts w:hint="eastAsia"/>
              <w:lang w:eastAsia="zh"/>
              <w:woUserID w:val="3"/>
            </w:rPr>
            <w:delText>修改</w:delText>
          </w:r>
        </w:del>
      </w:ins>
      <w:ins w:id="894" w:author="Vance xu" w:date="2026-09-16T14:02:52Z">
        <w:del w:id="895" w:author="Henry" w:date="2026-09-18T10:06:22Z">
          <w:r>
            <w:rPr>
              <w:rFonts w:hint="eastAsia"/>
              <w:lang w:eastAsia="zh"/>
              <w:woUserID w:val="3"/>
            </w:rPr>
            <w:delText>。</w:delText>
          </w:r>
        </w:del>
      </w:ins>
      <w:ins w:id="896" w:author="Vance xu" w:date="2026-09-16T14:02:39Z">
        <w:del w:id="897" w:author="Henry" w:date="2026-09-18T10:06:22Z">
          <w:r>
            <w:rPr>
              <w:rFonts w:hint="eastAsia"/>
              <w:lang w:eastAsia="zh"/>
              <w:woUserID w:val="3"/>
            </w:rPr>
            <w:delText>”</w:delText>
          </w:r>
        </w:del>
      </w:ins>
    </w:p>
    <w:p w14:paraId="074D2E9A">
      <w:pPr>
        <w:pStyle w:val="4"/>
        <w:snapToGrid w:val="0"/>
      </w:pPr>
      <w:r>
        <w:t>（八）经办与审核人员分离</w:t>
      </w:r>
    </w:p>
    <w:p w14:paraId="5CDD0B48">
      <w:pPr>
        <w:snapToGrid w:val="0"/>
        <w:ind w:firstLine="0"/>
        <w:rPr>
          <w:ins w:id="899" w:author="Vance xu" w:date="2026-09-15T10:36:47Z"/>
        </w:rPr>
        <w:pPrChange w:id="898" w:author="Vance xu" w:date="2026-09-15T20:55:01Z">
          <w:pPr>
            <w:snapToGrid w:val="0"/>
          </w:pPr>
        </w:pPrChange>
      </w:pPr>
      <w:ins w:id="900" w:author="Vance xu" w:date="2026-09-14T16:36:32Z">
        <w:r>
          <w:rPr>
            <w:rFonts w:hint="eastAsia"/>
            <w:lang w:eastAsia="zh"/>
            <w:woUserID w:val="2"/>
          </w:rPr>
          <w:t>所有</w:t>
        </w:r>
      </w:ins>
      <w:ins w:id="901" w:author="Vance xu" w:date="2026-09-14T16:36:34Z">
        <w:r>
          <w:rPr>
            <w:rFonts w:hint="eastAsia"/>
            <w:lang w:eastAsia="zh"/>
            <w:woUserID w:val="2"/>
          </w:rPr>
          <w:t>矩阵</w:t>
        </w:r>
      </w:ins>
      <w:del w:id="902" w:author="Vance xu" w:date="2026-09-14T16:36:31Z">
        <w:r>
          <w:rPr/>
          <w:delText>员工报账业务本期不执行本项通用检查。其他业务</w:delText>
        </w:r>
      </w:del>
      <w:r>
        <w:t>按“会计主体＋业务类别＋</w:t>
      </w:r>
      <w:commentRangeStart w:id="2"/>
      <w:r>
        <w:t>控制措施编号</w:t>
      </w:r>
      <w:commentRangeEnd w:id="2"/>
      <w:r>
        <w:rPr>
          <w:woUserID w:val="7"/>
        </w:rPr>
        <w:commentReference w:id="2"/>
      </w:r>
      <w:r>
        <w:t>”汇总</w:t>
      </w:r>
      <w:ins w:id="903" w:author="Vance xu" w:date="2026-09-14T16:37:04Z">
        <w:r>
          <w:rPr>
            <w:rFonts w:hint="eastAsia"/>
            <w:lang w:eastAsia="zh"/>
            <w:woUserID w:val="2"/>
          </w:rPr>
          <w:t>角色</w:t>
        </w:r>
      </w:ins>
      <w:ins w:id="904" w:author="Vance xu" w:date="2026-09-14T16:37:08Z">
        <w:r>
          <w:rPr>
            <w:rFonts w:hint="eastAsia"/>
            <w:lang w:eastAsia="zh"/>
            <w:woUserID w:val="2"/>
          </w:rPr>
          <w:t>填写</w:t>
        </w:r>
      </w:ins>
      <w:r>
        <w:t>经办</w:t>
      </w:r>
      <w:del w:id="905" w:author="Vance xu" w:date="2026-09-14T16:37:10Z">
        <w:r>
          <w:rPr/>
          <w:delText>人员</w:delText>
        </w:r>
      </w:del>
      <w:ins w:id="906" w:author="Vance xu" w:date="2026-09-14T16:37:13Z">
        <w:r>
          <w:rPr>
            <w:rFonts w:hint="eastAsia"/>
            <w:lang w:eastAsia="zh"/>
            <w:woUserID w:val="2"/>
          </w:rPr>
          <w:t>与</w:t>
        </w:r>
      </w:ins>
      <w:del w:id="907" w:author="Vance xu" w:date="2026-09-14T16:37:12Z">
        <w:r>
          <w:rPr/>
          <w:delText>和</w:delText>
        </w:r>
      </w:del>
      <w:r>
        <w:t>审核</w:t>
      </w:r>
      <w:del w:id="908" w:author="Vance xu" w:date="2026-09-14T16:37:15Z">
        <w:r>
          <w:rPr/>
          <w:delText>人员</w:delText>
        </w:r>
      </w:del>
      <w:del w:id="909" w:author="Vance xu" w:date="2026-09-14T16:37:16Z">
        <w:r>
          <w:rPr/>
          <w:delText>，检查</w:delText>
        </w:r>
      </w:del>
      <w:ins w:id="910" w:author="Vance xu" w:date="2026-09-14T16:37:20Z">
        <w:r>
          <w:rPr>
            <w:rFonts w:hint="eastAsia"/>
            <w:lang w:eastAsia="zh"/>
            <w:woUserID w:val="2"/>
          </w:rPr>
          <w:t>的</w:t>
        </w:r>
      </w:ins>
      <w:r>
        <w:t>是否为同一人</w:t>
      </w:r>
      <w:ins w:id="911" w:author="Vance xu" w:date="2026-09-14T16:37:23Z">
        <w:r>
          <w:rPr>
            <w:rFonts w:hint="eastAsia"/>
            <w:lang w:eastAsia="zh"/>
            <w:woUserID w:val="2"/>
          </w:rPr>
          <w:t>，</w:t>
        </w:r>
      </w:ins>
      <w:ins w:id="912" w:author="Vance xu" w:date="2026-09-14T16:37:24Z">
        <w:r>
          <w:rPr>
            <w:rFonts w:hint="eastAsia"/>
            <w:lang w:eastAsia="zh"/>
            <w:woUserID w:val="2"/>
          </w:rPr>
          <w:t>同一人</w:t>
        </w:r>
      </w:ins>
      <w:ins w:id="913" w:author="Vance xu" w:date="2026-09-14T16:37:25Z">
        <w:r>
          <w:rPr>
            <w:rFonts w:hint="eastAsia"/>
            <w:lang w:eastAsia="zh"/>
            <w:woUserID w:val="2"/>
          </w:rPr>
          <w:t>的</w:t>
        </w:r>
      </w:ins>
      <w:ins w:id="914" w:author="Vance xu" w:date="2026-09-14T16:37:27Z">
        <w:r>
          <w:rPr>
            <w:rFonts w:hint="eastAsia"/>
            <w:lang w:eastAsia="zh"/>
            <w:woUserID w:val="2"/>
          </w:rPr>
          <w:t>继续</w:t>
        </w:r>
      </w:ins>
      <w:ins w:id="915" w:author="Vance xu" w:date="2026-09-14T16:37:29Z">
        <w:r>
          <w:rPr>
            <w:rFonts w:hint="eastAsia"/>
            <w:lang w:eastAsia="zh"/>
            <w:woUserID w:val="2"/>
          </w:rPr>
          <w:t>检查</w:t>
        </w:r>
      </w:ins>
      <w:ins w:id="916" w:author="Vance xu" w:date="2026-09-14T16:37:32Z">
        <w:r>
          <w:rPr>
            <w:rFonts w:hint="eastAsia"/>
            <w:lang w:eastAsia="zh"/>
            <w:woUserID w:val="2"/>
          </w:rPr>
          <w:t>岗位</w:t>
        </w:r>
      </w:ins>
      <w:ins w:id="917" w:author="Vance xu" w:date="2026-09-14T16:37:33Z">
        <w:r>
          <w:rPr>
            <w:rFonts w:hint="eastAsia"/>
            <w:lang w:eastAsia="zh"/>
            <w:woUserID w:val="2"/>
          </w:rPr>
          <w:t>职责</w:t>
        </w:r>
      </w:ins>
      <w:ins w:id="918" w:author="Vance xu" w:date="2026-09-14T16:37:35Z">
        <w:r>
          <w:rPr>
            <w:rFonts w:hint="eastAsia"/>
            <w:lang w:eastAsia="zh"/>
            <w:woUserID w:val="2"/>
          </w:rPr>
          <w:t>描述</w:t>
        </w:r>
      </w:ins>
      <w:ins w:id="919" w:author="Vance xu" w:date="2026-09-14T16:37:38Z">
        <w:r>
          <w:rPr>
            <w:rFonts w:hint="eastAsia"/>
            <w:lang w:eastAsia="zh"/>
            <w:woUserID w:val="2"/>
          </w:rPr>
          <w:t>除了</w:t>
        </w:r>
      </w:ins>
      <w:ins w:id="920" w:author="Vance xu" w:date="2026-09-14T16:37:40Z">
        <w:r>
          <w:rPr>
            <w:rFonts w:hint="eastAsia"/>
            <w:lang w:eastAsia="zh"/>
            <w:woUserID w:val="2"/>
          </w:rPr>
          <w:t>“</w:t>
        </w:r>
      </w:ins>
      <w:ins w:id="921" w:author="Vance xu" w:date="2026-09-14T16:37:41Z">
        <w:r>
          <w:rPr>
            <w:rFonts w:hint="eastAsia"/>
            <w:lang w:eastAsia="zh"/>
            <w:woUserID w:val="2"/>
          </w:rPr>
          <w:t>主体</w:t>
        </w:r>
      </w:ins>
      <w:ins w:id="922" w:author="Vance xu" w:date="2026-09-14T16:37:40Z">
        <w:r>
          <w:rPr>
            <w:rFonts w:hint="eastAsia"/>
            <w:lang w:eastAsia="zh"/>
            <w:woUserID w:val="2"/>
          </w:rPr>
          <w:t>”</w:t>
        </w:r>
      </w:ins>
      <w:ins w:id="923" w:author="Vance xu" w:date="2026-09-14T16:37:42Z">
        <w:r>
          <w:rPr>
            <w:rFonts w:hint="eastAsia"/>
            <w:lang w:eastAsia="zh"/>
            <w:woUserID w:val="2"/>
          </w:rPr>
          <w:t>和</w:t>
        </w:r>
      </w:ins>
      <w:ins w:id="924" w:author="Vance xu" w:date="2026-09-14T16:37:44Z">
        <w:r>
          <w:rPr>
            <w:rFonts w:hint="eastAsia"/>
            <w:lang w:eastAsia="zh"/>
            <w:woUserID w:val="2"/>
          </w:rPr>
          <w:t>“审核”</w:t>
        </w:r>
      </w:ins>
      <w:ins w:id="925" w:author="Vance xu" w:date="2026-09-14T16:37:52Z">
        <w:r>
          <w:rPr>
            <w:rFonts w:hint="eastAsia"/>
            <w:lang w:eastAsia="zh"/>
            <w:woUserID w:val="2"/>
          </w:rPr>
          <w:t>字段</w:t>
        </w:r>
      </w:ins>
      <w:ins w:id="926" w:author="Vance xu" w:date="2026-09-14T16:37:53Z">
        <w:r>
          <w:rPr>
            <w:rFonts w:hint="eastAsia"/>
            <w:lang w:eastAsia="zh"/>
            <w:woUserID w:val="2"/>
          </w:rPr>
          <w:t>不一致</w:t>
        </w:r>
      </w:ins>
      <w:ins w:id="927" w:author="Vance xu" w:date="2026-09-14T16:37:54Z">
        <w:r>
          <w:rPr>
            <w:rFonts w:hint="eastAsia"/>
            <w:lang w:eastAsia="zh"/>
            <w:woUserID w:val="2"/>
          </w:rPr>
          <w:t>外</w:t>
        </w:r>
      </w:ins>
      <w:ins w:id="928" w:author="Vance xu" w:date="2026-09-14T16:37:55Z">
        <w:r>
          <w:rPr>
            <w:rFonts w:hint="eastAsia"/>
            <w:lang w:eastAsia="zh"/>
            <w:woUserID w:val="2"/>
          </w:rPr>
          <w:t>，</w:t>
        </w:r>
      </w:ins>
      <w:ins w:id="929" w:author="Vance xu" w:date="2026-09-14T16:37:56Z">
        <w:r>
          <w:rPr>
            <w:rFonts w:hint="eastAsia"/>
            <w:lang w:eastAsia="zh"/>
            <w:woUserID w:val="2"/>
          </w:rPr>
          <w:t>其余</w:t>
        </w:r>
      </w:ins>
      <w:ins w:id="930" w:author="Vance xu" w:date="2026-09-14T16:37:57Z">
        <w:r>
          <w:rPr>
            <w:rFonts w:hint="eastAsia"/>
            <w:lang w:eastAsia="zh"/>
            <w:woUserID w:val="2"/>
          </w:rPr>
          <w:t>字段</w:t>
        </w:r>
      </w:ins>
      <w:ins w:id="931" w:author="Vance xu" w:date="2026-09-14T16:37:58Z">
        <w:r>
          <w:rPr>
            <w:rFonts w:hint="eastAsia"/>
            <w:lang w:eastAsia="zh"/>
            <w:woUserID w:val="2"/>
          </w:rPr>
          <w:t>一致</w:t>
        </w:r>
      </w:ins>
      <w:ins w:id="932" w:author="Vance xu" w:date="2026-09-14T16:38:02Z">
        <w:r>
          <w:rPr>
            <w:rFonts w:hint="eastAsia"/>
            <w:lang w:eastAsia="zh"/>
            <w:woUserID w:val="2"/>
          </w:rPr>
          <w:t>，</w:t>
        </w:r>
      </w:ins>
      <w:ins w:id="933" w:author="Vance xu" w:date="2026-09-15T17:59:37Z">
        <w:r>
          <w:rPr>
            <w:rFonts w:hint="eastAsia"/>
            <w:lang w:eastAsia="zh"/>
            <w:woUserID w:val="2"/>
          </w:rPr>
          <w:t>还需要</w:t>
        </w:r>
      </w:ins>
      <w:ins w:id="934" w:author="Vance xu" w:date="2026-09-15T17:59:40Z">
        <w:r>
          <w:rPr>
            <w:rFonts w:hint="eastAsia"/>
            <w:lang w:eastAsia="zh"/>
            <w:woUserID w:val="2"/>
          </w:rPr>
          <w:t>核查</w:t>
        </w:r>
      </w:ins>
      <w:ins w:id="935" w:author="Vance xu" w:date="2026-09-15T17:59:44Z">
        <w:r>
          <w:rPr>
            <w:rFonts w:hint="eastAsia"/>
            <w:lang w:eastAsia="zh"/>
            <w:woUserID w:val="2"/>
          </w:rPr>
          <w:t>部门</w:t>
        </w:r>
      </w:ins>
      <w:ins w:id="936" w:author="Vance xu" w:date="2026-09-15T17:59:51Z">
        <w:r>
          <w:rPr>
            <w:rFonts w:hint="eastAsia"/>
            <w:lang w:eastAsia="zh"/>
            <w:woUserID w:val="2"/>
          </w:rPr>
          <w:t>列</w:t>
        </w:r>
      </w:ins>
      <w:ins w:id="937" w:author="Vance xu" w:date="2026-09-15T17:59:53Z">
        <w:r>
          <w:rPr>
            <w:rFonts w:hint="eastAsia"/>
            <w:lang w:eastAsia="zh"/>
            <w:woUserID w:val="2"/>
          </w:rPr>
          <w:t>、</w:t>
        </w:r>
      </w:ins>
      <w:ins w:id="938" w:author="Vance xu" w:date="2026-09-15T18:00:04Z">
        <w:r>
          <w:rPr>
            <w:rFonts w:hint="eastAsia"/>
            <w:lang w:eastAsia="zh"/>
            <w:woUserID w:val="2"/>
          </w:rPr>
          <w:t>人员</w:t>
        </w:r>
      </w:ins>
      <w:ins w:id="939" w:author="Vance xu" w:date="2026-09-15T18:00:08Z">
        <w:r>
          <w:rPr>
            <w:rFonts w:hint="eastAsia"/>
            <w:lang w:eastAsia="zh"/>
            <w:woUserID w:val="2"/>
          </w:rPr>
          <w:t>姓名列</w:t>
        </w:r>
      </w:ins>
      <w:ins w:id="940" w:author="Vance xu" w:date="2026-09-15T18:00:10Z">
        <w:r>
          <w:rPr>
            <w:rFonts w:hint="eastAsia"/>
            <w:lang w:eastAsia="zh"/>
            <w:woUserID w:val="2"/>
          </w:rPr>
          <w:t>、</w:t>
        </w:r>
      </w:ins>
      <w:ins w:id="941" w:author="Vance xu" w:date="2026-09-15T18:00:16Z">
        <w:r>
          <w:rPr>
            <w:rFonts w:hint="eastAsia"/>
            <w:lang w:eastAsia="zh"/>
            <w:woUserID w:val="2"/>
          </w:rPr>
          <w:t>岗位职责</w:t>
        </w:r>
      </w:ins>
      <w:ins w:id="942" w:author="Vance xu" w:date="2026-09-15T18:00:17Z">
        <w:r>
          <w:rPr>
            <w:rFonts w:hint="eastAsia"/>
            <w:lang w:eastAsia="zh"/>
            <w:woUserID w:val="2"/>
          </w:rPr>
          <w:t>列</w:t>
        </w:r>
      </w:ins>
      <w:ins w:id="943" w:author="Vance xu" w:date="2026-09-15T18:00:22Z">
        <w:r>
          <w:rPr>
            <w:rFonts w:hint="eastAsia"/>
            <w:lang w:eastAsia="zh"/>
            <w:woUserID w:val="2"/>
          </w:rPr>
          <w:t>、</w:t>
        </w:r>
      </w:ins>
      <w:ins w:id="944" w:author="Vance xu" w:date="2026-09-15T18:00:29Z">
        <w:r>
          <w:rPr>
            <w:rFonts w:hint="eastAsia"/>
            <w:lang w:eastAsia="zh"/>
            <w:woUserID w:val="2"/>
          </w:rPr>
          <w:t>控制措施</w:t>
        </w:r>
      </w:ins>
      <w:ins w:id="945" w:author="Vance xu" w:date="2026-09-15T18:00:31Z">
        <w:r>
          <w:rPr>
            <w:rFonts w:hint="eastAsia"/>
            <w:lang w:eastAsia="zh"/>
            <w:woUserID w:val="2"/>
          </w:rPr>
          <w:t>编号</w:t>
        </w:r>
      </w:ins>
      <w:ins w:id="946" w:author="Vance xu" w:date="2026-09-15T18:00:32Z">
        <w:r>
          <w:rPr>
            <w:rFonts w:hint="eastAsia"/>
            <w:lang w:eastAsia="zh"/>
            <w:woUserID w:val="2"/>
          </w:rPr>
          <w:t>列</w:t>
        </w:r>
      </w:ins>
      <w:ins w:id="947" w:author="Vance xu" w:date="2026-09-15T18:00:42Z">
        <w:r>
          <w:rPr>
            <w:rFonts w:hint="eastAsia"/>
            <w:lang w:eastAsia="zh"/>
            <w:woUserID w:val="2"/>
          </w:rPr>
          <w:t>是否</w:t>
        </w:r>
      </w:ins>
      <w:ins w:id="948" w:author="Vance xu" w:date="2026-09-15T18:00:47Z">
        <w:r>
          <w:rPr>
            <w:rFonts w:hint="eastAsia"/>
            <w:lang w:eastAsia="zh"/>
            <w:woUserID w:val="2"/>
          </w:rPr>
          <w:t>都一致</w:t>
        </w:r>
      </w:ins>
      <w:ins w:id="949" w:author="Vance xu" w:date="2026-09-15T17:59:42Z">
        <w:r>
          <w:rPr>
            <w:rFonts w:hint="eastAsia"/>
            <w:lang w:eastAsia="zh"/>
            <w:woUserID w:val="2"/>
          </w:rPr>
          <w:t>，</w:t>
        </w:r>
      </w:ins>
      <w:ins w:id="950" w:author="Vance xu" w:date="2026-09-15T18:31:55Z">
        <w:r>
          <w:rPr>
            <w:rFonts w:hint="eastAsia"/>
            <w:lang w:eastAsia="zh"/>
            <w:woUserID w:val="2"/>
          </w:rPr>
          <w:t>都一致</w:t>
        </w:r>
      </w:ins>
      <w:ins w:id="951" w:author="Vance xu" w:date="2026-09-14T16:38:05Z">
        <w:r>
          <w:rPr>
            <w:rFonts w:hint="eastAsia"/>
            <w:lang w:eastAsia="zh"/>
            <w:woUserID w:val="2"/>
          </w:rPr>
          <w:t>提示</w:t>
        </w:r>
      </w:ins>
      <w:ins w:id="952" w:author="Vance xu" w:date="2026-09-14T16:38:07Z">
        <w:r>
          <w:rPr>
            <w:rFonts w:hint="eastAsia"/>
            <w:lang w:eastAsia="zh"/>
            <w:woUserID w:val="2"/>
          </w:rPr>
          <w:t>“</w:t>
        </w:r>
      </w:ins>
      <w:ins w:id="953" w:author="Vance xu" w:date="2026-09-14T16:38:30Z">
        <w:r>
          <w:rPr>
            <w:rFonts w:hint="eastAsia"/>
            <w:lang w:eastAsia="zh"/>
            <w:woUserID w:val="2"/>
          </w:rPr>
          <w:t>同一条措施，同样的岗位职责，经办审核不能同一人</w:t>
        </w:r>
      </w:ins>
      <w:ins w:id="954" w:author="Vance xu" w:date="2026-09-14T16:38:07Z">
        <w:r>
          <w:rPr>
            <w:rFonts w:hint="eastAsia"/>
            <w:lang w:eastAsia="zh"/>
            <w:woUserID w:val="2"/>
          </w:rPr>
          <w:t>”</w:t>
        </w:r>
      </w:ins>
      <w:r>
        <w:t>。不同主体或不同措施之间的人员重合不按本条认定为冲突。</w:t>
      </w:r>
    </w:p>
    <w:p w14:paraId="116C0F48">
      <w:pPr>
        <w:snapToGrid w:val="0"/>
        <w:ind w:firstLine="0"/>
        <w:rPr>
          <w:rFonts w:hint="eastAsia"/>
          <w:lang w:eastAsia="zh"/>
          <w:woUserID w:val="2"/>
        </w:rPr>
        <w:pPrChange w:id="955" w:author="Vance xu" w:date="2026-09-15T10:38:17Z">
          <w:pPr>
            <w:snapToGrid w:val="0"/>
          </w:pPr>
        </w:pPrChange>
      </w:pPr>
      <w:ins w:id="956" w:author="Vance xu" w:date="2026-09-15T10:36:54Z">
        <w:r>
          <w:rPr>
            <w:rFonts w:hint="eastAsia"/>
            <w:lang w:eastAsia="zh"/>
            <w:woUserID w:val="2"/>
          </w:rPr>
          <w:t>矩阵</w:t>
        </w:r>
      </w:ins>
      <w:ins w:id="957" w:author="Vance xu" w:date="2026-09-15T10:36:59Z">
        <w:r>
          <w:rPr>
            <w:rFonts w:hint="eastAsia"/>
            <w:lang w:eastAsia="zh"/>
            <w:woUserID w:val="2"/>
          </w:rPr>
          <w:t>找不到</w:t>
        </w:r>
      </w:ins>
      <w:ins w:id="958" w:author="Vance xu" w:date="2026-09-15T10:37:02Z">
        <w:r>
          <w:rPr>
            <w:woUserID w:val="2"/>
          </w:rPr>
          <w:t>“会计主体＋业务类别＋</w:t>
        </w:r>
        <w:commentRangeStart w:id="3"/>
        <w:r>
          <w:rPr>
            <w:woUserID w:val="2"/>
          </w:rPr>
          <w:t>控制措施编号</w:t>
        </w:r>
        <w:commentRangeEnd w:id="3"/>
      </w:ins>
      <w:ins w:id="959" w:author="Vance xu" w:date="2026-09-15T10:37:02Z">
        <w:r>
          <w:rPr>
            <w:woUserID w:val="2"/>
          </w:rPr>
          <w:commentReference w:id="3"/>
        </w:r>
      </w:ins>
      <w:ins w:id="960" w:author="Vance xu" w:date="2026-09-15T10:37:02Z">
        <w:r>
          <w:rPr>
            <w:woUserID w:val="2"/>
          </w:rPr>
          <w:t>”</w:t>
        </w:r>
      </w:ins>
      <w:ins w:id="961" w:author="Vance xu" w:date="2026-09-15T10:37:07Z">
        <w:r>
          <w:rPr>
            <w:rFonts w:hint="eastAsia"/>
            <w:lang w:eastAsia="zh"/>
            <w:woUserID w:val="2"/>
          </w:rPr>
          <w:t>的</w:t>
        </w:r>
      </w:ins>
      <w:ins w:id="962" w:author="Vance xu" w:date="2026-09-15T10:37:08Z">
        <w:r>
          <w:rPr>
            <w:rFonts w:hint="eastAsia"/>
            <w:lang w:eastAsia="zh"/>
            <w:woUserID w:val="2"/>
          </w:rPr>
          <w:t>情况</w:t>
        </w:r>
      </w:ins>
      <w:ins w:id="963" w:author="Vance xu" w:date="2026-09-15T10:37:09Z">
        <w:r>
          <w:rPr>
            <w:rFonts w:hint="eastAsia"/>
            <w:lang w:eastAsia="zh"/>
            <w:woUserID w:val="2"/>
          </w:rPr>
          <w:t>下</w:t>
        </w:r>
      </w:ins>
      <w:ins w:id="964" w:author="Vance xu" w:date="2026-09-15T10:37:10Z">
        <w:r>
          <w:rPr>
            <w:rFonts w:hint="eastAsia"/>
            <w:lang w:eastAsia="zh"/>
            <w:woUserID w:val="2"/>
          </w:rPr>
          <w:t>，</w:t>
        </w:r>
      </w:ins>
      <w:ins w:id="965" w:author="Vance xu" w:date="2026-09-15T10:37:59Z">
        <w:r>
          <w:rPr>
            <w:rFonts w:hint="eastAsia"/>
            <w:lang w:eastAsia="zh"/>
            <w:woUserID w:val="2"/>
          </w:rPr>
          <w:t>再</w:t>
        </w:r>
      </w:ins>
      <w:ins w:id="966" w:author="Vance xu" w:date="2026-09-15T10:38:00Z">
        <w:r>
          <w:rPr>
            <w:rFonts w:hint="eastAsia"/>
            <w:lang w:eastAsia="zh"/>
            <w:woUserID w:val="2"/>
          </w:rPr>
          <w:t>从</w:t>
        </w:r>
      </w:ins>
      <w:ins w:id="967" w:author="Vance xu" w:date="2026-09-15T10:37:17Z">
        <w:r>
          <w:rPr>
            <w:rFonts w:hint="eastAsia"/>
            <w:lang w:eastAsia="zh"/>
            <w:woUserID w:val="2"/>
          </w:rPr>
          <w:t>控制</w:t>
        </w:r>
      </w:ins>
      <w:ins w:id="968" w:author="Vance xu" w:date="2026-09-15T10:37:18Z">
        <w:r>
          <w:rPr>
            <w:rFonts w:hint="eastAsia"/>
            <w:lang w:eastAsia="zh"/>
            <w:woUserID w:val="2"/>
          </w:rPr>
          <w:t>措施</w:t>
        </w:r>
      </w:ins>
      <w:ins w:id="969" w:author="Vance xu" w:date="2026-09-15T10:37:21Z">
        <w:r>
          <w:rPr>
            <w:rFonts w:hint="eastAsia"/>
            <w:lang w:eastAsia="zh"/>
            <w:woUserID w:val="2"/>
          </w:rPr>
          <w:t>列</w:t>
        </w:r>
      </w:ins>
      <w:ins w:id="970" w:author="Vance xu" w:date="2026-09-15T10:38:04Z">
        <w:r>
          <w:rPr>
            <w:rFonts w:hint="eastAsia"/>
            <w:lang w:eastAsia="zh"/>
            <w:woUserID w:val="2"/>
          </w:rPr>
          <w:t>内容</w:t>
        </w:r>
      </w:ins>
      <w:ins w:id="971" w:author="Vance xu" w:date="2026-09-15T10:38:05Z">
        <w:r>
          <w:rPr>
            <w:rFonts w:hint="eastAsia"/>
            <w:lang w:eastAsia="zh"/>
            <w:woUserID w:val="2"/>
          </w:rPr>
          <w:t>上</w:t>
        </w:r>
      </w:ins>
      <w:ins w:id="972" w:author="Vance xu" w:date="2026-09-15T10:37:46Z">
        <w:r>
          <w:rPr>
            <w:rFonts w:hint="eastAsia"/>
            <w:lang w:eastAsia="zh"/>
            <w:woUserID w:val="2"/>
          </w:rPr>
          <w:t>对应</w:t>
        </w:r>
      </w:ins>
      <w:ins w:id="973" w:author="Vance xu" w:date="2026-09-15T10:37:50Z">
        <w:r>
          <w:rPr>
            <w:rFonts w:hint="eastAsia"/>
            <w:lang w:eastAsia="zh"/>
            <w:woUserID w:val="2"/>
          </w:rPr>
          <w:t>核查</w:t>
        </w:r>
      </w:ins>
      <w:ins w:id="974" w:author="Vance xu" w:date="2026-09-15T10:38:11Z">
        <w:r>
          <w:rPr>
            <w:rFonts w:hint="eastAsia"/>
            <w:lang w:eastAsia="zh"/>
            <w:woUserID w:val="2"/>
          </w:rPr>
          <w:t>。</w:t>
        </w:r>
      </w:ins>
    </w:p>
    <w:p w14:paraId="78D75663">
      <w:pPr>
        <w:snapToGrid w:val="0"/>
      </w:pPr>
      <w:r>
        <w:t>角色</w:t>
      </w:r>
      <w:del w:id="975" w:author="Vance xu" w:date="2026-09-15T17:41:36Z">
        <w:r>
          <w:rPr/>
          <w:delText>优先取自明确角色</w:delText>
        </w:r>
      </w:del>
      <w:r>
        <w:t>字段</w:t>
      </w:r>
      <w:ins w:id="976" w:author="Vance xu" w:date="2026-09-15T17:41:39Z">
        <w:r>
          <w:rPr>
            <w:rFonts w:hint="eastAsia"/>
            <w:lang w:eastAsia="zh"/>
            <w:woUserID w:val="2"/>
          </w:rPr>
          <w:t>有</w:t>
        </w:r>
      </w:ins>
      <w:ins w:id="977" w:author="Vance xu" w:date="2026-09-15T17:41:44Z">
        <w:r>
          <w:rPr>
            <w:rFonts w:hint="eastAsia"/>
            <w:lang w:eastAsia="zh"/>
            <w:woUserID w:val="2"/>
          </w:rPr>
          <w:t>值</w:t>
        </w:r>
      </w:ins>
      <w:ins w:id="978" w:author="Vance xu" w:date="2026-09-15T17:41:47Z">
        <w:r>
          <w:rPr>
            <w:rFonts w:hint="eastAsia"/>
            <w:lang w:eastAsia="zh"/>
            <w:woUserID w:val="2"/>
          </w:rPr>
          <w:t>时</w:t>
        </w:r>
      </w:ins>
      <w:ins w:id="979" w:author="Vance xu" w:date="2026-09-14T16:39:12Z">
        <w:r>
          <w:rPr>
            <w:rFonts w:hint="eastAsia"/>
            <w:lang w:eastAsia="zh"/>
            <w:woUserID w:val="2"/>
          </w:rPr>
          <w:t>，</w:t>
        </w:r>
      </w:ins>
      <w:ins w:id="980" w:author="Vance xu" w:date="2026-09-14T16:39:13Z">
        <w:r>
          <w:rPr>
            <w:rFonts w:hint="eastAsia"/>
            <w:lang w:eastAsia="zh"/>
            <w:woUserID w:val="2"/>
          </w:rPr>
          <w:t>只</w:t>
        </w:r>
      </w:ins>
      <w:ins w:id="981" w:author="Vance xu" w:date="2026-09-14T16:39:16Z">
        <w:r>
          <w:rPr>
            <w:rFonts w:hint="eastAsia"/>
            <w:lang w:eastAsia="zh"/>
            <w:woUserID w:val="2"/>
          </w:rPr>
          <w:t>能</w:t>
        </w:r>
      </w:ins>
      <w:ins w:id="982" w:author="Vance xu" w:date="2026-09-15T17:41:51Z">
        <w:r>
          <w:rPr>
            <w:rFonts w:hint="eastAsia"/>
            <w:lang w:eastAsia="zh"/>
            <w:woUserID w:val="2"/>
          </w:rPr>
          <w:t>是</w:t>
        </w:r>
      </w:ins>
      <w:ins w:id="983" w:author="Vance xu" w:date="2026-09-14T16:39:24Z">
        <w:r>
          <w:rPr>
            <w:rFonts w:hint="eastAsia"/>
            <w:lang w:eastAsia="zh"/>
            <w:woUserID w:val="2"/>
          </w:rPr>
          <w:t>“</w:t>
        </w:r>
      </w:ins>
      <w:ins w:id="984" w:author="Vance xu" w:date="2026-09-14T16:39:27Z">
        <w:r>
          <w:rPr>
            <w:rFonts w:hint="eastAsia"/>
            <w:lang w:eastAsia="zh"/>
            <w:woUserID w:val="2"/>
          </w:rPr>
          <w:t>经办</w:t>
        </w:r>
      </w:ins>
      <w:ins w:id="985" w:author="Vance xu" w:date="2026-09-14T16:39:24Z">
        <w:r>
          <w:rPr>
            <w:rFonts w:hint="eastAsia"/>
            <w:lang w:eastAsia="zh"/>
            <w:woUserID w:val="2"/>
          </w:rPr>
          <w:t>”</w:t>
        </w:r>
      </w:ins>
      <w:ins w:id="986" w:author="Vance xu" w:date="2026-09-14T16:39:30Z">
        <w:r>
          <w:rPr>
            <w:rFonts w:hint="eastAsia"/>
            <w:lang w:eastAsia="zh"/>
            <w:woUserID w:val="2"/>
          </w:rPr>
          <w:t>“审核”</w:t>
        </w:r>
      </w:ins>
      <w:ins w:id="987" w:author="Vance xu" w:date="2026-09-14T16:39:32Z">
        <w:r>
          <w:rPr>
            <w:rFonts w:hint="eastAsia"/>
            <w:lang w:eastAsia="zh"/>
            <w:woUserID w:val="2"/>
          </w:rPr>
          <w:t>“</w:t>
        </w:r>
      </w:ins>
      <w:ins w:id="988" w:author="Vance xu" w:date="2026-09-14T16:39:33Z">
        <w:r>
          <w:rPr>
            <w:rFonts w:hint="eastAsia"/>
            <w:lang w:eastAsia="zh"/>
            <w:woUserID w:val="2"/>
          </w:rPr>
          <w:t>审批</w:t>
        </w:r>
      </w:ins>
      <w:ins w:id="989" w:author="Vance xu" w:date="2026-09-14T16:39:32Z">
        <w:r>
          <w:rPr>
            <w:rFonts w:hint="eastAsia"/>
            <w:lang w:eastAsia="zh"/>
            <w:woUserID w:val="2"/>
          </w:rPr>
          <w:t>”</w:t>
        </w:r>
      </w:ins>
      <w:ins w:id="990" w:author="Vance xu" w:date="2026-09-14T16:39:37Z">
        <w:r>
          <w:rPr>
            <w:rFonts w:hint="eastAsia"/>
            <w:lang w:eastAsia="zh"/>
            <w:woUserID w:val="2"/>
          </w:rPr>
          <w:t>三个</w:t>
        </w:r>
      </w:ins>
      <w:ins w:id="991" w:author="Vance xu" w:date="2026-09-14T16:39:39Z">
        <w:r>
          <w:rPr>
            <w:rFonts w:hint="eastAsia"/>
            <w:lang w:eastAsia="zh"/>
            <w:woUserID w:val="2"/>
          </w:rPr>
          <w:t>角色</w:t>
        </w:r>
      </w:ins>
      <w:ins w:id="992" w:author="Vance xu" w:date="2026-09-15T17:41:57Z">
        <w:r>
          <w:rPr>
            <w:rFonts w:hint="eastAsia"/>
            <w:lang w:eastAsia="zh"/>
            <w:woUserID w:val="2"/>
          </w:rPr>
          <w:t>中</w:t>
        </w:r>
      </w:ins>
      <w:ins w:id="993" w:author="Vance xu" w:date="2026-09-15T17:42:01Z">
        <w:r>
          <w:rPr>
            <w:rFonts w:hint="eastAsia"/>
            <w:lang w:eastAsia="zh"/>
            <w:woUserID w:val="2"/>
          </w:rPr>
          <w:t>的</w:t>
        </w:r>
      </w:ins>
      <w:ins w:id="994" w:author="Vance xu" w:date="2026-09-15T17:42:02Z">
        <w:r>
          <w:rPr>
            <w:rFonts w:hint="eastAsia"/>
            <w:lang w:eastAsia="zh"/>
            <w:woUserID w:val="2"/>
          </w:rPr>
          <w:t>一个</w:t>
        </w:r>
      </w:ins>
      <w:ins w:id="995" w:author="Vance xu" w:date="2026-09-15T17:43:07Z">
        <w:r>
          <w:rPr>
            <w:rFonts w:hint="eastAsia"/>
            <w:lang w:eastAsia="zh"/>
            <w:woUserID w:val="2"/>
          </w:rPr>
          <w:t>，</w:t>
        </w:r>
      </w:ins>
      <w:ins w:id="996" w:author="Vance xu" w:date="2026-09-15T17:43:11Z">
        <w:r>
          <w:rPr>
            <w:rFonts w:hint="eastAsia"/>
            <w:lang w:eastAsia="zh"/>
            <w:woUserID w:val="2"/>
          </w:rPr>
          <w:t>如果不是</w:t>
        </w:r>
      </w:ins>
      <w:ins w:id="997" w:author="Vance xu" w:date="2026-09-15T17:43:20Z">
        <w:r>
          <w:rPr>
            <w:rFonts w:hint="eastAsia"/>
            <w:lang w:eastAsia="zh"/>
            <w:woUserID w:val="2"/>
          </w:rPr>
          <w:t>这三个</w:t>
        </w:r>
      </w:ins>
      <w:ins w:id="998" w:author="Vance xu" w:date="2026-09-15T17:43:21Z">
        <w:r>
          <w:rPr>
            <w:rFonts w:hint="eastAsia"/>
            <w:lang w:eastAsia="zh"/>
            <w:woUserID w:val="2"/>
          </w:rPr>
          <w:t>中的</w:t>
        </w:r>
      </w:ins>
      <w:ins w:id="999" w:author="Vance xu" w:date="2026-09-15T17:43:22Z">
        <w:r>
          <w:rPr>
            <w:rFonts w:hint="eastAsia"/>
            <w:lang w:eastAsia="zh"/>
            <w:woUserID w:val="2"/>
          </w:rPr>
          <w:t>一个</w:t>
        </w:r>
      </w:ins>
      <w:ins w:id="1000" w:author="Vance xu" w:date="2026-09-15T17:43:25Z">
        <w:r>
          <w:rPr>
            <w:rFonts w:hint="eastAsia"/>
            <w:lang w:eastAsia="zh"/>
            <w:woUserID w:val="2"/>
          </w:rPr>
          <w:t>需要</w:t>
        </w:r>
      </w:ins>
      <w:ins w:id="1001" w:author="Vance xu" w:date="2026-09-15T17:43:27Z">
        <w:r>
          <w:rPr>
            <w:rFonts w:hint="eastAsia"/>
            <w:lang w:eastAsia="zh"/>
            <w:woUserID w:val="2"/>
          </w:rPr>
          <w:t>提示</w:t>
        </w:r>
      </w:ins>
      <w:ins w:id="1002" w:author="Vance xu" w:date="2026-09-15T17:43:28Z">
        <w:r>
          <w:rPr>
            <w:rFonts w:hint="eastAsia"/>
            <w:lang w:eastAsia="zh"/>
            <w:woUserID w:val="2"/>
          </w:rPr>
          <w:t>“</w:t>
        </w:r>
      </w:ins>
      <w:ins w:id="1003" w:author="Vance xu" w:date="2026-09-15T17:43:38Z">
        <w:r>
          <w:rPr>
            <w:rFonts w:hint="eastAsia"/>
            <w:lang w:eastAsia="zh"/>
            <w:woUserID w:val="2"/>
          </w:rPr>
          <w:t>请核实</w:t>
        </w:r>
      </w:ins>
      <w:ins w:id="1004" w:author="Vance xu" w:date="2026-09-15T17:43:42Z">
        <w:r>
          <w:rPr>
            <w:rFonts w:hint="eastAsia"/>
            <w:lang w:eastAsia="zh"/>
            <w:woUserID w:val="2"/>
          </w:rPr>
          <w:t>角色</w:t>
        </w:r>
      </w:ins>
      <w:ins w:id="1005" w:author="Vance xu" w:date="2026-09-15T17:43:50Z">
        <w:r>
          <w:rPr>
            <w:rFonts w:hint="eastAsia"/>
            <w:lang w:eastAsia="zh"/>
            <w:woUserID w:val="2"/>
          </w:rPr>
          <w:t>。</w:t>
        </w:r>
      </w:ins>
      <w:ins w:id="1006" w:author="Vance xu" w:date="2026-09-15T17:43:28Z">
        <w:r>
          <w:rPr>
            <w:rFonts w:hint="eastAsia"/>
            <w:lang w:eastAsia="zh"/>
            <w:woUserID w:val="2"/>
          </w:rPr>
          <w:t>”</w:t>
        </w:r>
      </w:ins>
      <w:r>
        <w:t>，</w:t>
      </w:r>
      <w:ins w:id="1007" w:author="Vance xu" w:date="2026-09-15T17:42:29Z">
        <w:r>
          <w:rPr>
            <w:rFonts w:hint="eastAsia"/>
            <w:lang w:eastAsia="zh"/>
            <w:woUserID w:val="2"/>
          </w:rPr>
          <w:t>没有值</w:t>
        </w:r>
      </w:ins>
      <w:ins w:id="1008" w:author="Vance xu" w:date="2026-09-15T17:42:32Z">
        <w:r>
          <w:rPr>
            <w:rFonts w:hint="eastAsia"/>
            <w:lang w:eastAsia="zh"/>
            <w:woUserID w:val="2"/>
          </w:rPr>
          <w:t>时</w:t>
        </w:r>
      </w:ins>
      <w:del w:id="1009" w:author="Vance xu" w:date="2026-09-15T17:42:24Z">
        <w:r>
          <w:rPr/>
          <w:delText>没有角色字段</w:delText>
        </w:r>
      </w:del>
      <w:ins w:id="1010" w:author="Vance xu" w:date="2026-09-15T17:42:18Z">
        <w:r>
          <w:rPr>
            <w:rFonts w:hint="eastAsia"/>
            <w:lang w:eastAsia="zh"/>
            <w:woUserID w:val="2"/>
          </w:rPr>
          <w:t>，</w:t>
        </w:r>
      </w:ins>
      <w:ins w:id="1011" w:author="Vance xu" w:date="2026-09-14T16:40:01Z">
        <w:r>
          <w:rPr>
            <w:rFonts w:hint="eastAsia"/>
            <w:lang w:eastAsia="zh"/>
            <w:woUserID w:val="2"/>
          </w:rPr>
          <w:t>提示</w:t>
        </w:r>
      </w:ins>
      <w:ins w:id="1012" w:author="Vance xu" w:date="2026-09-15T17:40:58Z">
        <w:r>
          <w:rPr>
            <w:rFonts w:hint="eastAsia"/>
            <w:lang w:eastAsia="zh"/>
            <w:woUserID w:val="2"/>
          </w:rPr>
          <w:t>词</w:t>
        </w:r>
      </w:ins>
      <w:ins w:id="1013" w:author="Vance xu" w:date="2026-09-14T16:40:02Z">
        <w:r>
          <w:rPr>
            <w:rFonts w:hint="eastAsia"/>
            <w:lang w:eastAsia="zh"/>
            <w:woUserID w:val="2"/>
          </w:rPr>
          <w:t>“</w:t>
        </w:r>
      </w:ins>
      <w:ins w:id="1014" w:author="Vance xu" w:date="2026-09-14T16:40:03Z">
        <w:r>
          <w:rPr>
            <w:rFonts w:hint="eastAsia"/>
            <w:lang w:eastAsia="zh"/>
            <w:woUserID w:val="2"/>
          </w:rPr>
          <w:t>请</w:t>
        </w:r>
      </w:ins>
      <w:ins w:id="1015" w:author="Vance xu" w:date="2026-09-14T16:40:04Z">
        <w:r>
          <w:rPr>
            <w:rFonts w:hint="eastAsia"/>
            <w:lang w:eastAsia="zh"/>
            <w:woUserID w:val="2"/>
          </w:rPr>
          <w:t>补充</w:t>
        </w:r>
      </w:ins>
      <w:ins w:id="1016" w:author="Vance xu" w:date="2026-09-14T16:40:06Z">
        <w:r>
          <w:rPr>
            <w:rFonts w:hint="eastAsia"/>
            <w:lang w:eastAsia="zh"/>
            <w:woUserID w:val="2"/>
          </w:rPr>
          <w:t>明确</w:t>
        </w:r>
      </w:ins>
      <w:ins w:id="1017" w:author="Vance xu" w:date="2026-09-14T16:40:08Z">
        <w:r>
          <w:rPr>
            <w:rFonts w:hint="eastAsia"/>
            <w:lang w:eastAsia="zh"/>
            <w:woUserID w:val="2"/>
          </w:rPr>
          <w:t>角色</w:t>
        </w:r>
      </w:ins>
      <w:ins w:id="1018" w:author="Vance xu" w:date="2026-09-14T16:40:02Z">
        <w:r>
          <w:rPr>
            <w:rFonts w:hint="eastAsia"/>
            <w:lang w:eastAsia="zh"/>
            <w:woUserID w:val="2"/>
          </w:rPr>
          <w:t>”</w:t>
        </w:r>
      </w:ins>
      <w:del w:id="1019" w:author="Vance xu" w:date="2026-09-15T17:42:54Z">
        <w:r>
          <w:rPr/>
          <w:delText>时按第十一项从明确责任表述提取</w:delText>
        </w:r>
      </w:del>
      <w:r>
        <w:t>。</w:t>
      </w:r>
      <w:del w:id="1020" w:author="Vance xu" w:date="2026-09-15T21:31:47Z">
        <w:r>
          <w:rPr/>
          <w:delText>人员身份优先按人员编号核对，仅有姓名时比较姓名；存在重合且无法排除同名不同人的，填写待核实意见。</w:delText>
        </w:r>
      </w:del>
      <w:r>
        <w:t>确认同一人同时经办和审核的，指出冲突岗位和人员。</w:t>
      </w:r>
    </w:p>
    <w:p w14:paraId="66CD3F8D">
      <w:pPr>
        <w:snapToGrid w:val="0"/>
      </w:pPr>
      <w:r>
        <w:t>缺少姓名或无法识别角色时，填写具体缺失及</w:t>
      </w:r>
      <w:del w:id="1021" w:author="Vance xu" w:date="2026-09-15T21:44:10Z">
        <w:r>
          <w:rPr/>
          <w:delText>待核实</w:delText>
        </w:r>
      </w:del>
      <w:r>
        <w:t>事项，不能认定不存在冲突。本期只检查经办与审核，不自动扩大为所有角色之间禁止兼任。</w:t>
      </w:r>
    </w:p>
    <w:p w14:paraId="632BDBCD">
      <w:pPr>
        <w:pStyle w:val="4"/>
        <w:snapToGrid w:val="0"/>
      </w:pPr>
      <w:r>
        <w:t>（九）措施编号及载体引用一致性</w:t>
      </w:r>
    </w:p>
    <w:p w14:paraId="4574219B">
      <w:pPr>
        <w:snapToGrid w:val="0"/>
        <w:ind w:firstLine="0"/>
        <w:pPrChange w:id="1022" w:author="Vance xu" w:date="2026-09-14T18:21:33Z">
          <w:pPr>
            <w:snapToGrid w:val="0"/>
          </w:pPr>
        </w:pPrChange>
      </w:pPr>
      <w:r>
        <w:t>本项仅实施两项检查：一是岗位清单引用的控制措施编号，是否在同一会计主体、同一业务类别的当前矩阵中存在</w:t>
      </w:r>
      <w:ins w:id="1023" w:author="Vance xu" w:date="2026-09-14T18:16:13Z">
        <w:r>
          <w:rPr>
            <w:rFonts w:hint="eastAsia"/>
            <w:lang w:eastAsia="zh"/>
            <w:woUserID w:val="2"/>
          </w:rPr>
          <w:t>，</w:t>
        </w:r>
      </w:ins>
      <w:ins w:id="1024" w:author="Vance xu" w:date="2026-09-14T18:16:14Z">
        <w:r>
          <w:rPr>
            <w:rFonts w:hint="eastAsia"/>
            <w:lang w:eastAsia="zh"/>
            <w:woUserID w:val="2"/>
          </w:rPr>
          <w:t>并</w:t>
        </w:r>
      </w:ins>
      <w:ins w:id="1025" w:author="Vance xu" w:date="2026-09-14T18:16:24Z">
        <w:r>
          <w:rPr>
            <w:rFonts w:hint="eastAsia"/>
            <w:lang w:eastAsia="zh"/>
            <w:woUserID w:val="2"/>
          </w:rPr>
          <w:t>检查矩阵</w:t>
        </w:r>
      </w:ins>
      <w:ins w:id="1026" w:author="Vance xu" w:date="2026-09-14T18:16:26Z">
        <w:r>
          <w:rPr>
            <w:rFonts w:hint="eastAsia"/>
            <w:lang w:eastAsia="zh"/>
            <w:woUserID w:val="2"/>
          </w:rPr>
          <w:t>中</w:t>
        </w:r>
      </w:ins>
      <w:ins w:id="1027" w:author="Vance xu" w:date="2026-09-14T18:16:29Z">
        <w:r>
          <w:rPr>
            <w:rFonts w:hint="eastAsia"/>
            <w:lang w:eastAsia="zh"/>
            <w:woUserID w:val="2"/>
          </w:rPr>
          <w:t>“</w:t>
        </w:r>
      </w:ins>
      <w:ins w:id="1028" w:author="Vance xu" w:date="2026-09-14T18:16:31Z">
        <w:r>
          <w:rPr>
            <w:rFonts w:hint="eastAsia"/>
            <w:lang w:eastAsia="zh"/>
            <w:woUserID w:val="2"/>
          </w:rPr>
          <w:t>是否</w:t>
        </w:r>
      </w:ins>
      <w:ins w:id="1029" w:author="Vance xu" w:date="2026-09-14T18:16:32Z">
        <w:r>
          <w:rPr>
            <w:rFonts w:hint="eastAsia"/>
            <w:lang w:eastAsia="zh"/>
            <w:woUserID w:val="2"/>
          </w:rPr>
          <w:t>适用</w:t>
        </w:r>
      </w:ins>
      <w:ins w:id="1030" w:author="Vance xu" w:date="2026-09-14T18:16:29Z">
        <w:r>
          <w:rPr>
            <w:rFonts w:hint="eastAsia"/>
            <w:lang w:eastAsia="zh"/>
            <w:woUserID w:val="2"/>
          </w:rPr>
          <w:t>”</w:t>
        </w:r>
      </w:ins>
      <w:ins w:id="1031" w:author="Vance xu" w:date="2026-09-14T18:16:38Z">
        <w:r>
          <w:rPr>
            <w:rFonts w:hint="eastAsia"/>
            <w:lang w:eastAsia="zh"/>
            <w:woUserID w:val="2"/>
          </w:rPr>
          <w:t>列</w:t>
        </w:r>
      </w:ins>
      <w:ins w:id="1032" w:author="Vance xu" w:date="2026-09-14T18:16:39Z">
        <w:r>
          <w:rPr>
            <w:rFonts w:hint="eastAsia"/>
            <w:lang w:eastAsia="zh"/>
            <w:woUserID w:val="2"/>
          </w:rPr>
          <w:t>为</w:t>
        </w:r>
      </w:ins>
      <w:ins w:id="1033" w:author="Vance xu" w:date="2026-09-14T18:16:40Z">
        <w:r>
          <w:rPr>
            <w:rFonts w:hint="eastAsia"/>
            <w:lang w:eastAsia="zh"/>
            <w:woUserID w:val="2"/>
          </w:rPr>
          <w:t>“</w:t>
        </w:r>
      </w:ins>
      <w:ins w:id="1034" w:author="Vance xu" w:date="2026-09-14T18:16:41Z">
        <w:r>
          <w:rPr>
            <w:rFonts w:hint="eastAsia"/>
            <w:lang w:eastAsia="zh"/>
            <w:woUserID w:val="2"/>
          </w:rPr>
          <w:t>是</w:t>
        </w:r>
      </w:ins>
      <w:ins w:id="1035" w:author="Vance xu" w:date="2026-09-14T18:16:40Z">
        <w:r>
          <w:rPr>
            <w:rFonts w:hint="eastAsia"/>
            <w:lang w:eastAsia="zh"/>
            <w:woUserID w:val="2"/>
          </w:rPr>
          <w:t>”</w:t>
        </w:r>
      </w:ins>
      <w:ins w:id="1036" w:author="Vance xu" w:date="2026-09-14T18:16:43Z">
        <w:r>
          <w:rPr>
            <w:rFonts w:hint="eastAsia"/>
            <w:lang w:eastAsia="zh"/>
            <w:woUserID w:val="2"/>
          </w:rPr>
          <w:t>或者</w:t>
        </w:r>
      </w:ins>
      <w:ins w:id="1037" w:author="Vance xu" w:date="2026-09-14T18:16:45Z">
        <w:r>
          <w:rPr>
            <w:rFonts w:hint="eastAsia"/>
            <w:lang w:eastAsia="zh"/>
            <w:woUserID w:val="2"/>
          </w:rPr>
          <w:t>“</w:t>
        </w:r>
      </w:ins>
      <w:ins w:id="1038" w:author="Vance xu" w:date="2026-09-14T18:16:46Z">
        <w:r>
          <w:rPr>
            <w:rFonts w:hint="eastAsia"/>
            <w:lang w:eastAsia="zh"/>
            <w:woUserID w:val="2"/>
          </w:rPr>
          <w:t>适用</w:t>
        </w:r>
      </w:ins>
      <w:ins w:id="1039" w:author="Vance xu" w:date="2026-09-14T18:16:45Z">
        <w:r>
          <w:rPr>
            <w:rFonts w:hint="eastAsia"/>
            <w:lang w:eastAsia="zh"/>
            <w:woUserID w:val="2"/>
          </w:rPr>
          <w:t>”</w:t>
        </w:r>
      </w:ins>
      <w:r>
        <w:t>；二是</w:t>
      </w:r>
      <w:ins w:id="1040" w:author="Vance xu" w:date="2026-09-14T18:14:34Z">
        <w:r>
          <w:rPr>
            <w:rFonts w:hint="eastAsia"/>
            <w:lang w:eastAsia="zh"/>
            <w:woUserID w:val="2"/>
          </w:rPr>
          <w:t>矩阵中</w:t>
        </w:r>
      </w:ins>
      <w:ins w:id="1041" w:author="Vance xu" w:date="2026-09-14T18:14:40Z">
        <w:r>
          <w:rPr>
            <w:rFonts w:hint="eastAsia"/>
            <w:lang w:eastAsia="zh"/>
            <w:woUserID w:val="2"/>
          </w:rPr>
          <w:t>控制措施列</w:t>
        </w:r>
      </w:ins>
      <w:del w:id="1042" w:author="Vance xu" w:date="2026-09-14T18:14:28Z">
        <w:r>
          <w:rPr/>
          <w:delText>岗位清单载体字段</w:delText>
        </w:r>
      </w:del>
      <w:r>
        <w:t>或</w:t>
      </w:r>
      <w:ins w:id="1043" w:author="Vance xu" w:date="2026-09-14T18:14:17Z">
        <w:r>
          <w:rPr>
            <w:rFonts w:hint="eastAsia"/>
            <w:lang w:eastAsia="zh"/>
            <w:woUserID w:val="2"/>
          </w:rPr>
          <w:t>控制</w:t>
        </w:r>
      </w:ins>
      <w:ins w:id="1044" w:author="Vance xu" w:date="2026-09-14T18:14:46Z">
        <w:r>
          <w:rPr>
            <w:rFonts w:hint="eastAsia"/>
            <w:lang w:eastAsia="zh"/>
            <w:woUserID w:val="2"/>
          </w:rPr>
          <w:t>载体</w:t>
        </w:r>
      </w:ins>
      <w:ins w:id="1045" w:author="Vance xu" w:date="2026-09-14T18:14:18Z">
        <w:r>
          <w:rPr>
            <w:rFonts w:hint="eastAsia"/>
            <w:lang w:eastAsia="zh"/>
            <w:woUserID w:val="2"/>
          </w:rPr>
          <w:t>列</w:t>
        </w:r>
      </w:ins>
      <w:del w:id="1046" w:author="Vance xu" w:date="2026-09-14T18:14:13Z">
        <w:r>
          <w:rPr/>
          <w:delText>岗位职责</w:delText>
        </w:r>
      </w:del>
      <w:r>
        <w:t>中</w:t>
      </w:r>
      <w:del w:id="1047" w:author="Vance xu" w:date="2026-09-14T18:14:54Z">
        <w:r>
          <w:rPr/>
          <w:delText>明确引用的</w:delText>
        </w:r>
      </w:del>
      <w:ins w:id="1048" w:author="Vance xu" w:date="2026-09-14T18:13:34Z">
        <w:r>
          <w:rPr>
            <w:rFonts w:hint="eastAsia"/>
            <w:lang w:eastAsia="zh"/>
            <w:woUserID w:val="2"/>
          </w:rPr>
          <w:t>已经</w:t>
        </w:r>
      </w:ins>
      <w:ins w:id="1049" w:author="Vance xu" w:date="2026-09-14T18:13:47Z">
        <w:r>
          <w:rPr>
            <w:rFonts w:hint="eastAsia"/>
            <w:lang w:eastAsia="zh"/>
            <w:woUserID w:val="2"/>
          </w:rPr>
          <w:t>划</w:t>
        </w:r>
      </w:ins>
      <w:ins w:id="1050" w:author="Vance xu" w:date="2026-09-14T18:13:52Z">
        <w:r>
          <w:rPr>
            <w:rFonts w:hint="eastAsia"/>
            <w:lang w:eastAsia="zh"/>
            <w:woUserID w:val="2"/>
          </w:rPr>
          <w:t>删除线</w:t>
        </w:r>
      </w:ins>
      <w:ins w:id="1051" w:author="Vance xu" w:date="2026-09-14T18:13:38Z">
        <w:r>
          <w:rPr>
            <w:rFonts w:hint="eastAsia"/>
            <w:lang w:eastAsia="zh"/>
            <w:woUserID w:val="2"/>
          </w:rPr>
          <w:t>的</w:t>
        </w:r>
      </w:ins>
      <w:ins w:id="1052" w:author="Vance xu" w:date="2026-09-14T18:15:02Z">
        <w:r>
          <w:rPr>
            <w:rFonts w:hint="eastAsia"/>
            <w:lang w:eastAsia="zh"/>
            <w:woUserID w:val="2"/>
          </w:rPr>
          <w:t>字段</w:t>
        </w:r>
      </w:ins>
      <w:del w:id="1053" w:author="Vance xu" w:date="2026-09-14T18:14:58Z">
        <w:r>
          <w:rPr/>
          <w:delText>载体</w:delText>
        </w:r>
      </w:del>
      <w:r>
        <w:t>，是否能够在</w:t>
      </w:r>
      <w:ins w:id="1054" w:author="Vance xu" w:date="2026-09-14T18:17:16Z">
        <w:r>
          <w:rPr>
            <w:rFonts w:hint="eastAsia"/>
            <w:lang w:eastAsia="zh"/>
            <w:woUserID w:val="2"/>
          </w:rPr>
          <w:t>岗位职责清单中</w:t>
        </w:r>
      </w:ins>
      <w:ins w:id="1055" w:author="Vance xu" w:date="2026-09-14T18:19:08Z">
        <w:r>
          <w:rPr>
            <w:rFonts w:hint="eastAsia"/>
            <w:lang w:eastAsia="zh"/>
            <w:woUserID w:val="2"/>
          </w:rPr>
          <w:t>对应的</w:t>
        </w:r>
      </w:ins>
      <w:ins w:id="1056" w:author="Vance xu" w:date="2026-09-14T18:19:08Z">
        <w:r>
          <w:rPr>
            <w:woUserID w:val="2"/>
          </w:rPr>
          <w:t>该措施</w:t>
        </w:r>
      </w:ins>
      <w:ins w:id="1057" w:author="Vance xu" w:date="2026-09-14T18:19:08Z">
        <w:r>
          <w:rPr>
            <w:rFonts w:hint="eastAsia"/>
            <w:lang w:eastAsia="zh"/>
            <w:woUserID w:val="2"/>
          </w:rPr>
          <w:t>编号</w:t>
        </w:r>
      </w:ins>
      <w:ins w:id="1058" w:author="Vance xu" w:date="2026-09-14T18:19:13Z">
        <w:r>
          <w:rPr>
            <w:rFonts w:hint="eastAsia"/>
            <w:lang w:eastAsia="zh"/>
            <w:woUserID w:val="2"/>
          </w:rPr>
          <w:t>的</w:t>
        </w:r>
      </w:ins>
      <w:ins w:id="1059" w:author="Vance xu" w:date="2026-09-14T18:19:15Z">
        <w:r>
          <w:rPr>
            <w:rFonts w:hint="eastAsia"/>
            <w:lang w:eastAsia="zh"/>
            <w:woUserID w:val="2"/>
          </w:rPr>
          <w:t>“</w:t>
        </w:r>
      </w:ins>
      <w:ins w:id="1060" w:author="Vance xu" w:date="2026-09-14T18:17:16Z">
        <w:r>
          <w:rPr>
            <w:rFonts w:hint="eastAsia"/>
            <w:lang w:eastAsia="zh"/>
            <w:woUserID w:val="2"/>
          </w:rPr>
          <w:t>岗位职责</w:t>
        </w:r>
      </w:ins>
      <w:del w:id="1061" w:author="Vance xu" w:date="2026-09-14T18:21:27Z">
        <w:r>
          <w:rPr/>
          <w:delText>该措施对应的</w:delText>
        </w:r>
      </w:del>
      <w:ins w:id="1062" w:author="Vance xu" w:date="2026-09-14T18:19:17Z">
        <w:r>
          <w:rPr>
            <w:rFonts w:hint="eastAsia"/>
            <w:lang w:eastAsia="zh"/>
            <w:woUserID w:val="2"/>
          </w:rPr>
          <w:t>”</w:t>
        </w:r>
      </w:ins>
      <w:ins w:id="1063" w:author="Vance xu" w:date="2026-09-14T18:21:28Z">
        <w:r>
          <w:rPr>
            <w:rFonts w:hint="eastAsia"/>
            <w:lang w:eastAsia="zh"/>
            <w:woUserID w:val="2"/>
          </w:rPr>
          <w:t>列</w:t>
        </w:r>
      </w:ins>
      <w:del w:id="1064" w:author="Vance xu" w:date="2026-09-14T18:19:23Z">
        <w:r>
          <w:rPr/>
          <w:delText>当前矩阵</w:delText>
        </w:r>
      </w:del>
      <w:del w:id="1065" w:author="Vance xu" w:date="2026-09-14T18:19:24Z">
        <w:r>
          <w:rPr/>
          <w:delText>载体</w:delText>
        </w:r>
      </w:del>
      <w:ins w:id="1066" w:author="Vance xu" w:date="2026-09-14T18:19:27Z">
        <w:r>
          <w:rPr>
            <w:rFonts w:hint="eastAsia"/>
            <w:lang w:eastAsia="zh"/>
            <w:woUserID w:val="2"/>
          </w:rPr>
          <w:t>文字</w:t>
        </w:r>
      </w:ins>
      <w:ins w:id="1067" w:author="Vance xu" w:date="2026-09-14T18:19:32Z">
        <w:r>
          <w:rPr>
            <w:rFonts w:hint="eastAsia"/>
            <w:lang w:eastAsia="zh"/>
            <w:woUserID w:val="2"/>
          </w:rPr>
          <w:t>中</w:t>
        </w:r>
      </w:ins>
      <w:r>
        <w:t>内容中找到</w:t>
      </w:r>
      <w:ins w:id="1068" w:author="Vance xu" w:date="2026-09-14T18:19:39Z">
        <w:r>
          <w:rPr>
            <w:rFonts w:hint="eastAsia"/>
            <w:lang w:eastAsia="zh"/>
            <w:woUserID w:val="2"/>
          </w:rPr>
          <w:t>对应的</w:t>
        </w:r>
      </w:ins>
      <w:ins w:id="1069" w:author="Vance xu" w:date="2026-09-14T18:19:41Z">
        <w:r>
          <w:rPr>
            <w:rFonts w:hint="eastAsia"/>
            <w:lang w:eastAsia="zh"/>
            <w:woUserID w:val="2"/>
          </w:rPr>
          <w:t>内容</w:t>
        </w:r>
      </w:ins>
      <w:ins w:id="1070" w:author="Vance xu" w:date="2026-09-14T18:19:43Z">
        <w:r>
          <w:rPr>
            <w:rFonts w:hint="eastAsia"/>
            <w:lang w:eastAsia="zh"/>
            <w:woUserID w:val="2"/>
          </w:rPr>
          <w:t>，</w:t>
        </w:r>
      </w:ins>
      <w:ins w:id="1071" w:author="Vance xu" w:date="2026-09-14T18:19:48Z">
        <w:r>
          <w:rPr>
            <w:rFonts w:hint="eastAsia"/>
            <w:lang w:eastAsia="zh"/>
            <w:woUserID w:val="2"/>
          </w:rPr>
          <w:t>找到</w:t>
        </w:r>
      </w:ins>
      <w:ins w:id="1072" w:author="Vance xu" w:date="2026-09-14T18:21:46Z">
        <w:r>
          <w:rPr>
            <w:rFonts w:hint="eastAsia"/>
            <w:lang w:eastAsia="zh"/>
            <w:woUserID w:val="2"/>
          </w:rPr>
          <w:t>已删除</w:t>
        </w:r>
      </w:ins>
      <w:ins w:id="1073" w:author="Vance xu" w:date="2026-09-14T18:21:47Z">
        <w:r>
          <w:rPr>
            <w:rFonts w:hint="eastAsia"/>
            <w:lang w:eastAsia="zh"/>
            <w:woUserID w:val="2"/>
          </w:rPr>
          <w:t>的</w:t>
        </w:r>
      </w:ins>
      <w:ins w:id="1074" w:author="Vance xu" w:date="2026-09-14T18:19:49Z">
        <w:r>
          <w:rPr>
            <w:rFonts w:hint="eastAsia"/>
            <w:lang w:eastAsia="zh"/>
            <w:woUserID w:val="2"/>
          </w:rPr>
          <w:t>相同字</w:t>
        </w:r>
      </w:ins>
      <w:ins w:id="1075" w:author="Vance xu" w:date="2026-09-14T18:19:50Z">
        <w:r>
          <w:rPr>
            <w:rFonts w:hint="eastAsia"/>
            <w:lang w:eastAsia="zh"/>
            <w:woUserID w:val="2"/>
          </w:rPr>
          <w:t>段</w:t>
        </w:r>
      </w:ins>
      <w:ins w:id="1076" w:author="Vance xu" w:date="2026-09-14T18:19:52Z">
        <w:r>
          <w:rPr>
            <w:rFonts w:hint="eastAsia"/>
            <w:lang w:eastAsia="zh"/>
            <w:woUserID w:val="2"/>
          </w:rPr>
          <w:t>就</w:t>
        </w:r>
      </w:ins>
      <w:ins w:id="1077" w:author="Vance xu" w:date="2026-09-14T18:19:53Z">
        <w:r>
          <w:rPr>
            <w:rFonts w:hint="eastAsia"/>
            <w:lang w:eastAsia="zh"/>
            <w:woUserID w:val="2"/>
          </w:rPr>
          <w:t>请</w:t>
        </w:r>
      </w:ins>
      <w:ins w:id="1078" w:author="Vance xu" w:date="2026-09-14T18:19:55Z">
        <w:r>
          <w:rPr>
            <w:rFonts w:hint="eastAsia"/>
            <w:lang w:eastAsia="zh"/>
            <w:woUserID w:val="2"/>
          </w:rPr>
          <w:t>提示</w:t>
        </w:r>
      </w:ins>
      <w:ins w:id="1079" w:author="Vance xu" w:date="2026-09-14T18:19:57Z">
        <w:r>
          <w:rPr>
            <w:rFonts w:hint="eastAsia"/>
            <w:lang w:eastAsia="zh"/>
            <w:woUserID w:val="2"/>
          </w:rPr>
          <w:t>“</w:t>
        </w:r>
      </w:ins>
      <w:ins w:id="1080" w:author="Vance xu" w:date="2026-09-14T18:19:59Z">
        <w:r>
          <w:rPr>
            <w:rFonts w:hint="eastAsia"/>
            <w:lang w:eastAsia="zh"/>
            <w:woUserID w:val="2"/>
          </w:rPr>
          <w:t>矩阵</w:t>
        </w:r>
      </w:ins>
      <w:ins w:id="1081" w:author="Vance xu" w:date="2026-09-14T18:20:00Z">
        <w:r>
          <w:rPr>
            <w:rFonts w:hint="eastAsia"/>
            <w:lang w:eastAsia="zh"/>
            <w:woUserID w:val="2"/>
          </w:rPr>
          <w:t>中</w:t>
        </w:r>
      </w:ins>
      <w:ins w:id="1082" w:author="Vance xu" w:date="2026-09-14T18:20:01Z">
        <w:r>
          <w:rPr>
            <w:rFonts w:hint="eastAsia"/>
            <w:lang w:eastAsia="zh"/>
            <w:woUserID w:val="2"/>
          </w:rPr>
          <w:t>对应</w:t>
        </w:r>
      </w:ins>
      <w:ins w:id="1083" w:author="Vance xu" w:date="2026-09-14T18:20:02Z">
        <w:r>
          <w:rPr>
            <w:rFonts w:hint="eastAsia"/>
            <w:lang w:eastAsia="zh"/>
            <w:woUserID w:val="2"/>
          </w:rPr>
          <w:t>的措施</w:t>
        </w:r>
      </w:ins>
      <w:ins w:id="1084" w:author="Vance xu" w:date="2026-09-15T17:21:49Z">
        <w:r>
          <w:rPr>
            <w:rFonts w:hint="eastAsia"/>
            <w:lang w:eastAsia="zh"/>
            <w:woUserID w:val="2"/>
          </w:rPr>
          <w:t>或</w:t>
        </w:r>
      </w:ins>
      <w:ins w:id="1085" w:author="Vance xu" w:date="2026-09-14T18:20:04Z">
        <w:r>
          <w:rPr>
            <w:rFonts w:hint="eastAsia"/>
            <w:lang w:eastAsia="zh"/>
            <w:woUserID w:val="2"/>
          </w:rPr>
          <w:t>载体</w:t>
        </w:r>
      </w:ins>
      <w:ins w:id="1086" w:author="Vance xu" w:date="2026-09-14T18:20:07Z">
        <w:r>
          <w:rPr>
            <w:rFonts w:hint="eastAsia"/>
            <w:lang w:eastAsia="zh"/>
            <w:woUserID w:val="2"/>
          </w:rPr>
          <w:t>已</w:t>
        </w:r>
      </w:ins>
      <w:ins w:id="1087" w:author="Vance xu" w:date="2026-09-14T18:20:08Z">
        <w:r>
          <w:rPr>
            <w:rFonts w:hint="eastAsia"/>
            <w:lang w:eastAsia="zh"/>
            <w:woUserID w:val="2"/>
          </w:rPr>
          <w:t>删除</w:t>
        </w:r>
      </w:ins>
      <w:ins w:id="1088" w:author="Vance xu" w:date="2026-09-14T18:20:09Z">
        <w:r>
          <w:rPr>
            <w:rFonts w:hint="eastAsia"/>
            <w:lang w:eastAsia="zh"/>
            <w:woUserID w:val="2"/>
          </w:rPr>
          <w:t>，</w:t>
        </w:r>
      </w:ins>
      <w:ins w:id="1089" w:author="Vance xu" w:date="2026-09-14T18:20:10Z">
        <w:r>
          <w:rPr>
            <w:rFonts w:hint="eastAsia"/>
            <w:lang w:eastAsia="zh"/>
            <w:woUserID w:val="2"/>
          </w:rPr>
          <w:t>请</w:t>
        </w:r>
      </w:ins>
      <w:ins w:id="1090" w:author="Vance xu" w:date="2026-09-14T18:20:11Z">
        <w:r>
          <w:rPr>
            <w:rFonts w:hint="eastAsia"/>
            <w:lang w:eastAsia="zh"/>
            <w:woUserID w:val="2"/>
          </w:rPr>
          <w:t>核对</w:t>
        </w:r>
      </w:ins>
      <w:ins w:id="1091" w:author="Vance xu" w:date="2026-09-14T18:20:18Z">
        <w:r>
          <w:rPr>
            <w:rFonts w:hint="eastAsia"/>
            <w:lang w:eastAsia="zh"/>
            <w:woUserID w:val="2"/>
          </w:rPr>
          <w:t>岗位职责</w:t>
        </w:r>
      </w:ins>
      <w:ins w:id="1092" w:author="Vance xu" w:date="2026-09-14T18:20:20Z">
        <w:r>
          <w:rPr>
            <w:rFonts w:hint="eastAsia"/>
            <w:lang w:eastAsia="zh"/>
            <w:woUserID w:val="2"/>
          </w:rPr>
          <w:t>描述</w:t>
        </w:r>
      </w:ins>
      <w:ins w:id="1093" w:author="Vance xu" w:date="2026-09-14T18:20:22Z">
        <w:r>
          <w:rPr>
            <w:rFonts w:hint="eastAsia"/>
            <w:lang w:eastAsia="zh"/>
            <w:woUserID w:val="2"/>
          </w:rPr>
          <w:t>是否</w:t>
        </w:r>
      </w:ins>
      <w:ins w:id="1094" w:author="Vance xu" w:date="2026-09-14T18:20:25Z">
        <w:r>
          <w:rPr>
            <w:rFonts w:hint="eastAsia"/>
            <w:lang w:eastAsia="zh"/>
            <w:woUserID w:val="2"/>
          </w:rPr>
          <w:t>规范</w:t>
        </w:r>
      </w:ins>
      <w:ins w:id="1095" w:author="Vance xu" w:date="2026-09-14T18:19:57Z">
        <w:r>
          <w:rPr>
            <w:rFonts w:hint="eastAsia"/>
            <w:lang w:eastAsia="zh"/>
            <w:woUserID w:val="2"/>
          </w:rPr>
          <w:t>”</w:t>
        </w:r>
      </w:ins>
      <w:r>
        <w:t>。</w:t>
      </w:r>
    </w:p>
    <w:p w14:paraId="273C4823">
      <w:pPr>
        <w:snapToGrid w:val="0"/>
      </w:pPr>
      <w:r>
        <w:t>完成空格、换行、约定标点及经确认别名的规范化后，编号仍不存在或载体明确不在对应范围内的，指出引用不一致。简称无法确认、职责仅作概括表述等无法可靠匹配的，填写</w:t>
      </w:r>
      <w:del w:id="1096" w:author="Vance xu" w:date="2026-09-15T21:44:10Z">
        <w:r>
          <w:rPr/>
          <w:delText>待核实</w:delText>
        </w:r>
      </w:del>
      <w:r>
        <w:t>意见。岗位仅涉及部分载体的，不要求复制矩阵全部载体。</w:t>
      </w:r>
    </w:p>
    <w:p w14:paraId="20C68BF3">
      <w:pPr>
        <w:snapToGrid w:val="0"/>
      </w:pPr>
      <w:r>
        <w:t>本项以当前矩阵和当前岗位清单为依据，</w:t>
      </w:r>
      <w:ins w:id="1097" w:author="Vance xu" w:date="2026-09-14T18:26:59Z">
        <w:r>
          <w:rPr>
            <w:rFonts w:hint="eastAsia"/>
            <w:lang w:eastAsia="zh"/>
            <w:woUserID w:val="2"/>
          </w:rPr>
          <w:t>需要</w:t>
        </w:r>
      </w:ins>
      <w:del w:id="1098" w:author="Vance xu" w:date="2026-09-14T18:26:58Z">
        <w:r>
          <w:rPr/>
          <w:delText>不</w:delText>
        </w:r>
      </w:del>
      <w:r>
        <w:t>核查</w:t>
      </w:r>
      <w:ins w:id="1099" w:author="Vance xu" w:date="2026-09-14T18:27:39Z">
        <w:r>
          <w:rPr>
            <w:rFonts w:hint="eastAsia"/>
            <w:lang w:eastAsia="zh"/>
            <w:woUserID w:val="2"/>
          </w:rPr>
          <w:t>矩阵</w:t>
        </w:r>
      </w:ins>
      <w:ins w:id="1100" w:author="Vance xu" w:date="2026-09-14T18:28:19Z">
        <w:r>
          <w:rPr>
            <w:rFonts w:hint="eastAsia"/>
            <w:lang w:eastAsia="zh"/>
            <w:woUserID w:val="2"/>
          </w:rPr>
          <w:t>对应</w:t>
        </w:r>
      </w:ins>
      <w:ins w:id="1101" w:author="Vance xu" w:date="2026-09-14T18:28:20Z">
        <w:r>
          <w:rPr>
            <w:rFonts w:hint="eastAsia"/>
            <w:lang w:eastAsia="zh"/>
            <w:woUserID w:val="2"/>
          </w:rPr>
          <w:t>的</w:t>
        </w:r>
      </w:ins>
      <w:ins w:id="1102" w:author="Vance xu" w:date="2026-09-14T18:28:58Z">
        <w:r>
          <w:rPr>
            <w:rFonts w:hint="eastAsia"/>
            <w:lang w:eastAsia="zh"/>
            <w:woUserID w:val="2"/>
          </w:rPr>
          <w:t>控制载体</w:t>
        </w:r>
      </w:ins>
      <w:ins w:id="1103" w:author="Vance xu" w:date="2026-09-14T18:28:59Z">
        <w:r>
          <w:rPr>
            <w:rFonts w:hint="eastAsia"/>
            <w:lang w:eastAsia="zh"/>
            <w:woUserID w:val="2"/>
          </w:rPr>
          <w:t>的</w:t>
        </w:r>
      </w:ins>
      <w:r>
        <w:t>删除</w:t>
      </w:r>
      <w:ins w:id="1104" w:author="Vance xu" w:date="2026-09-14T18:29:20Z">
        <w:r>
          <w:rPr>
            <w:rFonts w:hint="eastAsia"/>
            <w:lang w:eastAsia="zh"/>
            <w:woUserID w:val="2"/>
          </w:rPr>
          <w:t>字段</w:t>
        </w:r>
      </w:ins>
      <w:r>
        <w:t>载体</w:t>
      </w:r>
      <w:ins w:id="1105" w:author="Vance xu" w:date="2026-09-14T18:28:46Z">
        <w:r>
          <w:rPr>
            <w:rFonts w:hint="eastAsia"/>
            <w:lang w:eastAsia="zh"/>
            <w:woUserID w:val="2"/>
          </w:rPr>
          <w:t>和</w:t>
        </w:r>
      </w:ins>
      <w:ins w:id="1106" w:author="Vance xu" w:date="2026-09-14T18:29:45Z">
        <w:r>
          <w:rPr>
            <w:rFonts w:hint="eastAsia"/>
            <w:lang w:eastAsia="zh"/>
            <w:woUserID w:val="2"/>
          </w:rPr>
          <w:t>矩阵</w:t>
        </w:r>
      </w:ins>
      <w:ins w:id="1107" w:author="Vance xu" w:date="2026-09-14T18:29:46Z">
        <w:r>
          <w:rPr>
            <w:rFonts w:hint="eastAsia"/>
            <w:lang w:eastAsia="zh"/>
            <w:woUserID w:val="2"/>
          </w:rPr>
          <w:t>的</w:t>
        </w:r>
      </w:ins>
      <w:ins w:id="1108" w:author="Vance xu" w:date="2026-09-14T18:29:43Z">
        <w:r>
          <w:rPr>
            <w:rFonts w:hint="eastAsia"/>
            <w:lang w:eastAsia="zh"/>
            <w:woUserID w:val="2"/>
          </w:rPr>
          <w:t>控制措施列</w:t>
        </w:r>
      </w:ins>
      <w:ins w:id="1109" w:author="Vance xu" w:date="2026-09-14T18:29:58Z">
        <w:r>
          <w:rPr>
            <w:rFonts w:hint="eastAsia"/>
            <w:lang w:eastAsia="zh"/>
            <w:woUserID w:val="2"/>
          </w:rPr>
          <w:t>删除的</w:t>
        </w:r>
      </w:ins>
      <w:ins w:id="1110" w:author="Vance xu" w:date="2026-09-14T18:30:00Z">
        <w:r>
          <w:rPr>
            <w:rFonts w:hint="eastAsia"/>
            <w:lang w:eastAsia="zh"/>
            <w:woUserID w:val="2"/>
          </w:rPr>
          <w:t>字段</w:t>
        </w:r>
      </w:ins>
      <w:del w:id="1111" w:author="Vance xu" w:date="2026-09-14T18:30:04Z">
        <w:r>
          <w:rPr/>
          <w:delText>后</w:delText>
        </w:r>
      </w:del>
      <w:ins w:id="1112" w:author="Vance xu" w:date="2026-09-14T18:30:06Z">
        <w:r>
          <w:rPr>
            <w:rFonts w:hint="eastAsia"/>
            <w:lang w:eastAsia="zh"/>
            <w:woUserID w:val="2"/>
          </w:rPr>
          <w:t>，对应</w:t>
        </w:r>
      </w:ins>
      <w:ins w:id="1113" w:author="Vance xu" w:date="2026-09-14T18:30:27Z">
        <w:r>
          <w:rPr>
            <w:rFonts w:hint="eastAsia"/>
            <w:lang w:eastAsia="zh"/>
            <w:woUserID w:val="2"/>
          </w:rPr>
          <w:t>三清单中</w:t>
        </w:r>
      </w:ins>
      <w:ins w:id="1114" w:author="Vance xu" w:date="2026-09-14T18:30:17Z">
        <w:r>
          <w:rPr>
            <w:rFonts w:hint="eastAsia"/>
            <w:lang w:eastAsia="zh"/>
            <w:woUserID w:val="2"/>
          </w:rPr>
          <w:t>控制措施</w:t>
        </w:r>
      </w:ins>
      <w:ins w:id="1115" w:author="Vance xu" w:date="2026-09-14T18:30:10Z">
        <w:r>
          <w:rPr>
            <w:rFonts w:hint="eastAsia"/>
            <w:lang w:eastAsia="zh"/>
            <w:woUserID w:val="2"/>
          </w:rPr>
          <w:t>编号</w:t>
        </w:r>
      </w:ins>
      <w:ins w:id="1116" w:author="Vance xu" w:date="2026-09-14T18:30:37Z">
        <w:r>
          <w:rPr>
            <w:rFonts w:hint="eastAsia"/>
            <w:lang w:eastAsia="zh"/>
            <w:woUserID w:val="2"/>
          </w:rPr>
          <w:t>对应的</w:t>
        </w:r>
      </w:ins>
      <w:ins w:id="1117" w:author="Vance xu" w:date="2026-09-14T18:27:07Z">
        <w:r>
          <w:rPr>
            <w:rFonts w:hint="eastAsia"/>
            <w:lang w:eastAsia="zh"/>
            <w:woUserID w:val="2"/>
          </w:rPr>
          <w:t>岗位</w:t>
        </w:r>
      </w:ins>
      <w:r>
        <w:t>职责</w:t>
      </w:r>
      <w:ins w:id="1118" w:author="Vance xu" w:date="2026-09-14T18:30:44Z">
        <w:r>
          <w:rPr>
            <w:rFonts w:hint="eastAsia"/>
            <w:lang w:eastAsia="zh"/>
            <w:woUserID w:val="2"/>
          </w:rPr>
          <w:t>内容</w:t>
        </w:r>
      </w:ins>
      <w:r>
        <w:t>是否同步</w:t>
      </w:r>
      <w:ins w:id="1119" w:author="Vance xu" w:date="2026-09-14T18:30:47Z">
        <w:r>
          <w:rPr>
            <w:rFonts w:hint="eastAsia"/>
            <w:lang w:eastAsia="zh"/>
            <w:woUserID w:val="2"/>
          </w:rPr>
          <w:t>删除</w:t>
        </w:r>
      </w:ins>
      <w:del w:id="1120" w:author="Vance xu" w:date="2026-09-14T18:30:46Z">
        <w:r>
          <w:rPr/>
          <w:delText>调整</w:delText>
        </w:r>
      </w:del>
      <w:r>
        <w:t>，</w:t>
      </w:r>
      <w:del w:id="1121" w:author="Vance xu" w:date="2026-09-14T18:31:12Z">
        <w:r>
          <w:rPr/>
          <w:delText>不核查措施修改后职责是否同步修改，</w:delText>
        </w:r>
      </w:del>
      <w:r>
        <w:t>不开展历史变更追溯及业务语义冲突判断。</w:t>
      </w:r>
    </w:p>
    <w:p w14:paraId="3FA18563">
      <w:pPr>
        <w:pStyle w:val="4"/>
        <w:snapToGrid w:val="0"/>
      </w:pPr>
      <w:r>
        <w:t>（十）岗位职责基本责任表述</w:t>
      </w:r>
    </w:p>
    <w:p w14:paraId="53D82A85">
      <w:pPr>
        <w:snapToGrid/>
        <w:ind w:firstLine="0"/>
        <w:rPr>
          <w:ins w:id="1123" w:author="你说的都对" w:date="2026-09-17T22:18:06Z"/>
        </w:rPr>
        <w:pPrChange w:id="1122" w:author="你说的都对" w:date="2026-09-17T22:18:08Z">
          <w:pPr>
            <w:snapToGrid w:val="0"/>
          </w:pPr>
        </w:pPrChange>
      </w:pPr>
      <w:ins w:id="1124" w:author="你说的都对" w:date="2026-09-17T22:18:06Z">
        <w:r>
          <w:rPr>
            <w:rFonts w:hint="eastAsia"/>
            <w:lang w:eastAsia="zh"/>
            <w:woUserID w:val="5"/>
          </w:rPr>
          <w:t>检查每条有效岗位职责是否同时满足以下两个条件：</w:t>
        </w:r>
      </w:ins>
    </w:p>
    <w:p w14:paraId="3DD3E2F8">
      <w:pPr>
        <w:snapToGrid/>
        <w:rPr>
          <w:ins w:id="1126" w:author="你说的都对" w:date="2026-09-17T22:18:06Z"/>
          <w:rFonts w:hint="eastAsia"/>
          <w:lang w:eastAsia="zh"/>
          <w:woUserID w:val="5"/>
        </w:rPr>
        <w:pPrChange w:id="1125" w:author="Vance xu" w:date="2026-09-17T18:40:54Z">
          <w:pPr>
            <w:snapToGrid w:val="0"/>
          </w:pPr>
        </w:pPrChange>
      </w:pPr>
      <w:ins w:id="1127" w:author="你说的都对" w:date="2026-09-17T22:18:06Z">
        <w:r>
          <w:rPr>
            <w:rFonts w:hint="eastAsia"/>
            <w:lang w:eastAsia="zh"/>
            <w:woUserID w:val="5"/>
          </w:rPr>
          <w:tab/>
        </w:r>
      </w:ins>
      <w:ins w:id="1128" w:author="你说的都对" w:date="2026-09-17T22:18:06Z">
        <w:r>
          <w:rPr>
            <w:rFonts w:hint="eastAsia"/>
            <w:lang w:eastAsia="zh"/>
            <w:woUserID w:val="5"/>
          </w:rPr>
          <w:t>至少包含“一致性、准确性、真实性、完整性、有效性、及时性、合规性”中的任一项；</w:t>
        </w:r>
      </w:ins>
    </w:p>
    <w:p w14:paraId="2B62893B">
      <w:pPr>
        <w:snapToGrid/>
        <w:rPr>
          <w:ins w:id="1130" w:author="你说的都对" w:date="2026-09-17T22:18:18Z"/>
          <w:rFonts w:hint="eastAsia"/>
          <w:lang w:eastAsia="zh"/>
          <w:woUserID w:val="5"/>
        </w:rPr>
        <w:pPrChange w:id="1129" w:author="Vance xu" w:date="2026-09-17T18:40:54Z">
          <w:pPr>
            <w:snapToGrid w:val="0"/>
          </w:pPr>
        </w:pPrChange>
      </w:pPr>
      <w:ins w:id="1131" w:author="你说的都对" w:date="2026-09-17T22:18:06Z">
        <w:r>
          <w:rPr>
            <w:rFonts w:hint="eastAsia"/>
            <w:lang w:eastAsia="zh"/>
            <w:woUserID w:val="5"/>
          </w:rPr>
          <w:tab/>
        </w:r>
      </w:ins>
      <w:ins w:id="1132" w:author="你说的都对" w:date="2026-09-17T22:18:06Z">
        <w:r>
          <w:rPr>
            <w:rFonts w:hint="eastAsia"/>
            <w:lang w:eastAsia="zh"/>
            <w:woUserID w:val="5"/>
          </w:rPr>
          <w:t>至少包含“主体责任、审核责任、审批责任”中的任一</w:t>
        </w:r>
      </w:ins>
      <w:ins w:id="1133" w:author="你说的都对" w:date="2026-09-17T22:19:19Z">
        <w:r>
          <w:rPr>
            <w:rFonts w:hint="eastAsia"/>
            <w:lang w:eastAsia="zh"/>
            <w:woUserID w:val="5"/>
          </w:rPr>
          <w:t>项</w:t>
        </w:r>
      </w:ins>
      <w:ins w:id="1134" w:author="你说的都对" w:date="2026-09-17T22:19:21Z">
        <w:r>
          <w:rPr>
            <w:rFonts w:hint="eastAsia"/>
            <w:lang w:eastAsia="zh"/>
            <w:woUserID w:val="5"/>
          </w:rPr>
          <w:t>。</w:t>
        </w:r>
      </w:ins>
    </w:p>
    <w:p w14:paraId="56135F73">
      <w:pPr>
        <w:snapToGrid/>
        <w:rPr>
          <w:del w:id="1136" w:author="Vance xu" w:date="2026-09-17T22:10:14Z"/>
          <w:rFonts w:hint="eastAsia" w:eastAsia="华文仿宋"/>
          <w:lang w:eastAsia="zh"/>
          <w:woUserID w:val="5"/>
        </w:rPr>
        <w:pPrChange w:id="1135" w:author="Vance xu" w:date="2026-09-17T18:40:54Z">
          <w:pPr>
            <w:snapToGrid w:val="0"/>
          </w:pPr>
        </w:pPrChange>
      </w:pPr>
      <w:ins w:id="1137" w:author="你说的都对" w:date="2026-09-17T22:18:34Z">
        <w:r>
          <w:rPr>
            <w:rFonts w:hint="eastAsia"/>
            <w:lang w:eastAsia="zh"/>
            <w:woUserID w:val="5"/>
          </w:rPr>
          <w:t>如果</w:t>
        </w:r>
      </w:ins>
      <w:ins w:id="1138" w:author="你说的都对" w:date="2026-09-17T22:18:35Z">
        <w:r>
          <w:rPr>
            <w:rFonts w:hint="eastAsia"/>
            <w:lang w:eastAsia="zh"/>
            <w:woUserID w:val="5"/>
          </w:rPr>
          <w:t>没有</w:t>
        </w:r>
      </w:ins>
      <w:ins w:id="1139" w:author="你说的都对" w:date="2026-09-17T22:18:36Z">
        <w:r>
          <w:rPr>
            <w:rFonts w:hint="eastAsia"/>
            <w:lang w:eastAsia="zh"/>
            <w:woUserID w:val="5"/>
          </w:rPr>
          <w:t>满足</w:t>
        </w:r>
      </w:ins>
      <w:ins w:id="1140" w:author="你说的都对" w:date="2026-09-17T22:18:37Z">
        <w:r>
          <w:rPr>
            <w:rFonts w:hint="eastAsia"/>
            <w:lang w:eastAsia="zh"/>
            <w:woUserID w:val="5"/>
          </w:rPr>
          <w:t>条件，</w:t>
        </w:r>
      </w:ins>
      <w:del w:id="1141" w:author="你说的都对" w:date="2026-09-17T22:18:05Z">
        <w:r>
          <w:rPr/>
          <w:delText>检查每条有效岗位职责是否包含</w:delText>
        </w:r>
      </w:del>
      <w:ins w:id="1142" w:author="Vance xu" w:date="2026-09-17T22:10:24Z">
        <w:del w:id="1143" w:author="你说的都对" w:date="2026-09-17T22:18:05Z">
          <w:r>
            <w:rPr>
              <w:b w:val="0"/>
              <w:bCs w:val="0"/>
              <w:woUserID w:val="2"/>
            </w:rPr>
            <w:delText>一致性</w:delText>
          </w:r>
        </w:del>
      </w:ins>
      <w:ins w:id="1144" w:author="Vance xu" w:date="2026-09-17T22:10:24Z">
        <w:del w:id="1145" w:author="你说的都对" w:date="2026-09-17T22:18:05Z">
          <w:r>
            <w:rPr>
              <w:rFonts w:hint="eastAsia"/>
              <w:b w:val="0"/>
              <w:bCs w:val="0"/>
              <w:lang w:eastAsia="zh"/>
              <w:woUserID w:val="2"/>
            </w:rPr>
            <w:delText>/</w:delText>
          </w:r>
        </w:del>
      </w:ins>
      <w:ins w:id="1146" w:author="Vance xu" w:date="2026-09-17T22:10:24Z">
        <w:del w:id="1147" w:author="你说的都对" w:date="2026-09-17T22:18:05Z">
          <w:r>
            <w:rPr>
              <w:b w:val="0"/>
              <w:bCs w:val="0"/>
              <w:woUserID w:val="2"/>
            </w:rPr>
            <w:delText>准确性</w:delText>
          </w:r>
        </w:del>
      </w:ins>
      <w:ins w:id="1148" w:author="Vance xu" w:date="2026-09-17T22:10:24Z">
        <w:del w:id="1149" w:author="你说的都对" w:date="2026-09-17T22:18:05Z">
          <w:r>
            <w:rPr>
              <w:rFonts w:hint="eastAsia"/>
              <w:b w:val="0"/>
              <w:bCs w:val="0"/>
              <w:lang w:eastAsia="zh"/>
              <w:woUserID w:val="2"/>
            </w:rPr>
            <w:delText>/</w:delText>
          </w:r>
        </w:del>
      </w:ins>
      <w:ins w:id="1150" w:author="Vance xu" w:date="2026-09-17T22:10:24Z">
        <w:del w:id="1151" w:author="你说的都对" w:date="2026-09-17T22:18:05Z">
          <w:r>
            <w:rPr>
              <w:rFonts w:hint="eastAsia" w:ascii="仿宋_GB2312" w:hAnsi="宋体" w:eastAsia="仿宋_GB2312" w:cs="仿宋_GB2312"/>
              <w:b w:val="0"/>
              <w:bCs w:val="0"/>
              <w:kern w:val="0"/>
              <w:sz w:val="32"/>
              <w:szCs w:val="32"/>
              <w:lang w:eastAsia="zh"/>
              <w:woUserID w:val="2"/>
            </w:rPr>
            <w:delText>真实</w:delText>
          </w:r>
        </w:del>
      </w:ins>
      <w:ins w:id="1152" w:author="Vance xu" w:date="2026-09-17T22:10:24Z">
        <w:del w:id="1153" w:author="你说的都对" w:date="2026-09-17T22:18:05Z">
          <w:r>
            <w:rPr>
              <w:rFonts w:hint="eastAsia"/>
              <w:b w:val="0"/>
              <w:bCs w:val="0"/>
              <w:lang w:eastAsia="zh"/>
              <w:woUserID w:val="2"/>
            </w:rPr>
            <w:delText>性/</w:delText>
          </w:r>
        </w:del>
      </w:ins>
      <w:ins w:id="1154" w:author="Vance xu" w:date="2026-09-17T22:10:24Z">
        <w:del w:id="1155" w:author="你说的都对" w:date="2026-09-17T22:18:05Z">
          <w:r>
            <w:rPr>
              <w:rFonts w:hint="eastAsia" w:ascii="宋体" w:hAnsi="宋体" w:eastAsia="宋体" w:cs="宋体"/>
              <w:b w:val="0"/>
              <w:bCs w:val="0"/>
              <w:color w:val="000000"/>
              <w:kern w:val="0"/>
              <w:sz w:val="31"/>
              <w:szCs w:val="31"/>
              <w:lang w:val="en-US" w:eastAsia="zh-CN" w:bidi="ar"/>
              <w:woUserID w:val="2"/>
            </w:rPr>
            <w:delText>完整性</w:delText>
          </w:r>
        </w:del>
      </w:ins>
      <w:ins w:id="1156" w:author="Vance xu" w:date="2026-09-17T22:10:24Z">
        <w:del w:id="1157" w:author="你说的都对" w:date="2026-09-17T22:18:05Z">
          <w:r>
            <w:rPr>
              <w:rFonts w:hint="eastAsia" w:ascii="宋体" w:hAnsi="宋体" w:eastAsia="宋体" w:cs="宋体"/>
              <w:b w:val="0"/>
              <w:bCs w:val="0"/>
              <w:color w:val="000000"/>
              <w:kern w:val="0"/>
              <w:sz w:val="31"/>
              <w:szCs w:val="31"/>
              <w:lang w:val="en-US" w:eastAsia="zh" w:bidi="ar"/>
              <w:woUserID w:val="2"/>
            </w:rPr>
            <w:delText>/</w:delText>
          </w:r>
        </w:del>
      </w:ins>
      <w:ins w:id="1158" w:author="Vance xu" w:date="2026-09-17T22:10:24Z">
        <w:del w:id="1159" w:author="你说的都对" w:date="2026-09-17T22:18:05Z">
          <w:r>
            <w:rPr>
              <w:rFonts w:hint="eastAsia" w:ascii="宋体" w:hAnsi="宋体" w:eastAsia="宋体" w:cs="宋体"/>
              <w:b w:val="0"/>
              <w:bCs w:val="0"/>
              <w:color w:val="000000"/>
              <w:kern w:val="0"/>
              <w:sz w:val="31"/>
              <w:szCs w:val="31"/>
              <w:lang w:val="en-US" w:eastAsia="zh-CN" w:bidi="ar"/>
              <w:woUserID w:val="2"/>
            </w:rPr>
            <w:delText>有效性</w:delText>
          </w:r>
        </w:del>
      </w:ins>
      <w:ins w:id="1160" w:author="Vance xu" w:date="2026-09-17T22:10:24Z">
        <w:del w:id="1161" w:author="你说的都对" w:date="2026-09-17T22:18:05Z">
          <w:r>
            <w:rPr>
              <w:rFonts w:hint="eastAsia" w:ascii="宋体" w:hAnsi="宋体" w:eastAsia="宋体" w:cs="宋体"/>
              <w:b w:val="0"/>
              <w:bCs w:val="0"/>
              <w:color w:val="000000"/>
              <w:kern w:val="0"/>
              <w:sz w:val="31"/>
              <w:szCs w:val="31"/>
              <w:lang w:val="en-US" w:eastAsia="zh" w:bidi="ar"/>
              <w:woUserID w:val="2"/>
            </w:rPr>
            <w:delText>/</w:delText>
          </w:r>
        </w:del>
      </w:ins>
      <w:ins w:id="1162" w:author="Vance xu" w:date="2026-09-17T22:10:24Z">
        <w:del w:id="1163" w:author="你说的都对" w:date="2026-09-17T22:18:05Z">
          <w:r>
            <w:rPr>
              <w:rFonts w:hint="eastAsia" w:ascii="宋体" w:hAnsi="宋体" w:eastAsia="宋体" w:cs="宋体"/>
              <w:b w:val="0"/>
              <w:bCs w:val="0"/>
              <w:color w:val="000000"/>
              <w:kern w:val="0"/>
              <w:sz w:val="31"/>
              <w:szCs w:val="31"/>
              <w:lang w:val="en-US" w:eastAsia="zh-CN" w:bidi="ar"/>
              <w:woUserID w:val="2"/>
            </w:rPr>
            <w:delText>及时性</w:delText>
          </w:r>
        </w:del>
      </w:ins>
      <w:ins w:id="1164" w:author="Vance xu" w:date="2026-09-17T22:10:24Z">
        <w:del w:id="1165" w:author="你说的都对" w:date="2026-09-17T22:18:05Z">
          <w:r>
            <w:rPr>
              <w:rFonts w:hint="eastAsia" w:ascii="宋体" w:hAnsi="宋体" w:eastAsia="宋体" w:cs="宋体"/>
              <w:b w:val="0"/>
              <w:bCs w:val="0"/>
              <w:color w:val="000000"/>
              <w:kern w:val="0"/>
              <w:sz w:val="31"/>
              <w:szCs w:val="31"/>
              <w:lang w:val="en-US" w:eastAsia="zh" w:bidi="ar"/>
              <w:woUserID w:val="2"/>
            </w:rPr>
            <w:delText>/</w:delText>
          </w:r>
        </w:del>
      </w:ins>
      <w:ins w:id="1166" w:author="Vance xu" w:date="2026-09-17T22:10:24Z">
        <w:del w:id="1167" w:author="你说的都对" w:date="2026-09-17T22:18:05Z">
          <w:r>
            <w:rPr>
              <w:rFonts w:hint="eastAsia"/>
              <w:b w:val="0"/>
              <w:bCs w:val="0"/>
              <w:lang w:eastAsia="zh"/>
              <w:woUserID w:val="2"/>
            </w:rPr>
            <w:delText>合规性</w:delText>
          </w:r>
        </w:del>
      </w:ins>
      <w:ins w:id="1168" w:author="Vance xu" w:date="2026-09-17T22:10:24Z">
        <w:del w:id="1169" w:author="你说的都对" w:date="2026-09-17T22:18:05Z">
          <w:r>
            <w:rPr>
              <w:rFonts w:hint="eastAsia"/>
              <w:lang w:eastAsia="zh"/>
              <w:woUserID w:val="2"/>
            </w:rPr>
            <w:delText>负主体/审核/审批责任</w:delText>
          </w:r>
        </w:del>
      </w:ins>
      <w:del w:id="1170" w:author="你说的都对" w:date="2026-09-17T22:18:05Z">
        <w:r>
          <w:rPr/>
          <w:delText>类</w:delText>
        </w:r>
      </w:del>
      <w:ins w:id="1171" w:author="Vance xu" w:date="2026-09-17T22:10:16Z">
        <w:del w:id="1172" w:author="你说的都对" w:date="2026-09-17T22:18:05Z">
          <w:r>
            <w:rPr>
              <w:rFonts w:hint="eastAsia"/>
              <w:lang w:eastAsia="zh"/>
              <w:woUserID w:val="2"/>
            </w:rPr>
            <w:delText>，</w:delText>
          </w:r>
        </w:del>
      </w:ins>
      <w:ins w:id="1173" w:author="Vance xu" w:date="2026-09-17T22:10:34Z">
        <w:del w:id="1174" w:author="你说的都对" w:date="2026-09-17T22:18:05Z">
          <w:r>
            <w:rPr>
              <w:rFonts w:hint="eastAsia"/>
              <w:lang w:eastAsia="zh"/>
              <w:woUserID w:val="2"/>
            </w:rPr>
            <w:delText>这几个字</w:delText>
          </w:r>
        </w:del>
      </w:ins>
      <w:ins w:id="1175" w:author="Vance xu" w:date="2026-09-17T22:10:36Z">
        <w:del w:id="1176" w:author="你说的都对" w:date="2026-09-17T22:18:05Z">
          <w:r>
            <w:rPr>
              <w:rFonts w:hint="eastAsia"/>
              <w:lang w:eastAsia="zh"/>
              <w:woUserID w:val="2"/>
            </w:rPr>
            <w:delText>即可</w:delText>
          </w:r>
        </w:del>
      </w:ins>
      <w:ins w:id="1177" w:author="Vance xu" w:date="2026-09-17T22:10:52Z">
        <w:del w:id="1178" w:author="你说的都对" w:date="2026-09-17T22:18:05Z">
          <w:r>
            <w:rPr>
              <w:rFonts w:hint="eastAsia"/>
              <w:lang w:eastAsia="zh"/>
              <w:woUserID w:val="2"/>
            </w:rPr>
            <w:delText>，</w:delText>
          </w:r>
        </w:del>
      </w:ins>
      <w:ins w:id="1179" w:author="Vance xu" w:date="2026-09-17T22:10:53Z">
        <w:del w:id="1180" w:author="你说的都对" w:date="2026-09-17T22:18:05Z">
          <w:r>
            <w:rPr>
              <w:rFonts w:hint="eastAsia"/>
              <w:lang w:eastAsia="zh"/>
              <w:woUserID w:val="2"/>
            </w:rPr>
            <w:delText>不用</w:delText>
          </w:r>
        </w:del>
      </w:ins>
      <w:ins w:id="1181" w:author="Vance xu" w:date="2026-09-17T22:10:56Z">
        <w:del w:id="1182" w:author="你说的都对" w:date="2026-09-17T22:18:05Z">
          <w:r>
            <w:rPr>
              <w:rFonts w:hint="eastAsia"/>
              <w:lang w:eastAsia="zh"/>
              <w:woUserID w:val="2"/>
            </w:rPr>
            <w:delText>解读</w:delText>
          </w:r>
        </w:del>
      </w:ins>
      <w:ins w:id="1183" w:author="Vance xu" w:date="2026-09-17T22:10:59Z">
        <w:del w:id="1184" w:author="你说的都对" w:date="2026-09-17T22:18:05Z">
          <w:r>
            <w:rPr>
              <w:rFonts w:hint="eastAsia"/>
              <w:lang w:eastAsia="zh"/>
              <w:woUserID w:val="2"/>
            </w:rPr>
            <w:delText>句意</w:delText>
          </w:r>
        </w:del>
      </w:ins>
      <w:ins w:id="1185" w:author="Vance xu" w:date="2026-09-17T22:11:00Z">
        <w:del w:id="1186" w:author="你说的都对" w:date="2026-09-17T22:18:05Z">
          <w:r>
            <w:rPr>
              <w:rFonts w:hint="eastAsia"/>
              <w:lang w:eastAsia="zh"/>
              <w:woUserID w:val="2"/>
            </w:rPr>
            <w:delText>，</w:delText>
          </w:r>
        </w:del>
      </w:ins>
      <w:del w:id="1187" w:author="Vance xu" w:date="2026-09-17T22:10:14Z">
        <w:r>
          <w:rPr/>
          <w:delText>似“对……</w:delText>
        </w:r>
      </w:del>
      <w:ins w:id="1188" w:author="Henry" w:date="2026-09-14T16:26:06Z">
        <w:del w:id="1189" w:author="Vance xu" w:date="2026-09-17T22:10:14Z">
          <w:r>
            <w:rPr>
              <w:rFonts w:hint="default" w:ascii="仿宋_GB2312" w:hAnsi="宋体" w:eastAsia="仿宋_GB2312" w:cs="仿宋_GB2312"/>
              <w:b w:val="0"/>
              <w:bCs w:val="0"/>
              <w:kern w:val="0"/>
              <w:sz w:val="32"/>
              <w:szCs w:val="32"/>
              <w:woUserID w:val="3"/>
            </w:rPr>
            <w:delText>的准确性/一致性...负</w:delText>
          </w:r>
        </w:del>
      </w:ins>
      <w:ins w:id="1190" w:author="fxzsb" w:date="2026-09-14T16:53:50Z">
        <w:del w:id="1191" w:author="Vance xu" w:date="2026-09-17T22:10:14Z">
          <w:r>
            <w:rPr>
              <w:rFonts w:hint="default" w:ascii="仿宋_GB2312" w:hAnsi="宋体" w:eastAsia="仿宋_GB2312" w:cs="仿宋_GB2312"/>
              <w:b w:val="0"/>
              <w:bCs w:val="0"/>
              <w:kern w:val="0"/>
              <w:sz w:val="32"/>
              <w:szCs w:val="32"/>
              <w:woUserID w:val="1"/>
            </w:rPr>
            <w:delText>...</w:delText>
          </w:r>
        </w:del>
      </w:ins>
      <w:ins w:id="1192" w:author="Henry" w:date="2026-09-14T16:26:06Z">
        <w:del w:id="1193" w:author="Vance xu" w:date="2026-09-17T22:10:14Z">
          <w:r>
            <w:rPr>
              <w:rFonts w:hint="default" w:ascii="仿宋_GB2312" w:hAnsi="宋体" w:eastAsia="仿宋_GB2312" w:cs="仿宋_GB2312"/>
              <w:b w:val="0"/>
              <w:bCs w:val="0"/>
              <w:kern w:val="0"/>
              <w:sz w:val="32"/>
              <w:szCs w:val="32"/>
              <w:woUserID w:val="3"/>
            </w:rPr>
            <w:delText>主体/</w:delText>
          </w:r>
        </w:del>
      </w:ins>
      <w:ins w:id="1194" w:author="Henry" w:date="2026-09-14T16:26:06Z">
        <w:del w:id="1195" w:author="Vance xu" w:date="2026-09-17T22:10:14Z">
          <w:r>
            <w:rPr>
              <w:rFonts w:hint="default" w:ascii="仿宋_GB2312" w:hAnsi="宋体" w:eastAsia="仿宋_GB2312" w:cs="仿宋_GB2312"/>
              <w:kern w:val="0"/>
              <w:sz w:val="32"/>
              <w:szCs w:val="32"/>
              <w:woUserID w:val="3"/>
            </w:rPr>
            <w:delText>审核/审批责任</w:delText>
          </w:r>
        </w:del>
      </w:ins>
      <w:del w:id="1196" w:author="Vance xu" w:date="2026-09-17T22:10:14Z">
        <w:r>
          <w:rPr>
            <w:woUserID w:val="3"/>
          </w:rPr>
          <w:delText>准确性、一致性负……责任</w:delText>
        </w:r>
      </w:del>
      <w:del w:id="1197" w:author="Vance xu" w:date="2026-09-17T22:10:14Z">
        <w:r>
          <w:rPr/>
          <w:delText>”</w:delText>
        </w:r>
      </w:del>
      <w:ins w:id="1198" w:author="Vance xu" w:date="2026-09-15T10:39:18Z">
        <w:del w:id="1199" w:author="Vance xu" w:date="2026-09-17T22:10:14Z">
          <w:r>
            <w:rPr>
              <w:rFonts w:hint="default" w:ascii="仿宋_GB2312" w:hAnsi="宋体" w:eastAsia="仿宋_GB2312" w:cs="仿宋_GB2312"/>
              <w:b w:val="0"/>
              <w:bCs w:val="0"/>
              <w:kern w:val="0"/>
              <w:sz w:val="32"/>
              <w:szCs w:val="32"/>
              <w:woUserID w:val="2"/>
            </w:rPr>
            <w:delText>的准确性/一致性</w:delText>
          </w:r>
        </w:del>
      </w:ins>
      <w:ins w:id="1200" w:author="Vance xu" w:date="2026-09-15T10:39:40Z">
        <w:del w:id="1201" w:author="Vance xu" w:date="2026-09-17T22:10:14Z">
          <w:r>
            <w:rPr>
              <w:rFonts w:hint="eastAsia" w:ascii="仿宋_GB2312" w:hAnsi="宋体" w:eastAsia="仿宋_GB2312" w:cs="仿宋_GB2312"/>
              <w:b w:val="0"/>
              <w:bCs w:val="0"/>
              <w:kern w:val="0"/>
              <w:sz w:val="32"/>
              <w:szCs w:val="32"/>
              <w:lang w:eastAsia="zh"/>
              <w:woUserID w:val="2"/>
            </w:rPr>
            <w:delText>/</w:delText>
          </w:r>
        </w:del>
      </w:ins>
      <w:ins w:id="1202" w:author="Vance xu" w:date="2026-09-15T10:39:43Z">
        <w:del w:id="1203" w:author="Vance xu" w:date="2026-09-17T22:10:14Z">
          <w:r>
            <w:rPr>
              <w:rFonts w:hint="eastAsia" w:ascii="仿宋_GB2312" w:hAnsi="宋体" w:eastAsia="仿宋_GB2312" w:cs="仿宋_GB2312"/>
              <w:b w:val="0"/>
              <w:bCs w:val="0"/>
              <w:kern w:val="0"/>
              <w:sz w:val="32"/>
              <w:szCs w:val="32"/>
              <w:lang w:eastAsia="zh"/>
              <w:woUserID w:val="2"/>
            </w:rPr>
            <w:delText>合规</w:delText>
          </w:r>
        </w:del>
      </w:ins>
      <w:ins w:id="1204" w:author="Vance xu" w:date="2026-09-15T10:40:27Z">
        <w:del w:id="1205" w:author="Vance xu" w:date="2026-09-17T22:10:14Z">
          <w:r>
            <w:rPr>
              <w:rFonts w:hint="eastAsia" w:ascii="仿宋_GB2312" w:hAnsi="宋体" w:eastAsia="仿宋_GB2312" w:cs="仿宋_GB2312"/>
              <w:b w:val="0"/>
              <w:bCs w:val="0"/>
              <w:kern w:val="0"/>
              <w:sz w:val="32"/>
              <w:szCs w:val="32"/>
              <w:lang w:eastAsia="zh"/>
              <w:woUserID w:val="2"/>
            </w:rPr>
            <w:delText>性</w:delText>
          </w:r>
        </w:del>
      </w:ins>
      <w:ins w:id="1206" w:author="Vance xu" w:date="2026-09-15T10:40:29Z">
        <w:del w:id="1207" w:author="Vance xu" w:date="2026-09-17T22:10:14Z">
          <w:r>
            <w:rPr>
              <w:rFonts w:hint="eastAsia" w:ascii="仿宋_GB2312" w:hAnsi="宋体" w:eastAsia="仿宋_GB2312" w:cs="仿宋_GB2312"/>
              <w:b w:val="0"/>
              <w:bCs w:val="0"/>
              <w:kern w:val="0"/>
              <w:sz w:val="32"/>
              <w:szCs w:val="32"/>
              <w:lang w:eastAsia="zh"/>
              <w:woUserID w:val="2"/>
            </w:rPr>
            <w:delText>/</w:delText>
          </w:r>
        </w:del>
      </w:ins>
      <w:ins w:id="1208" w:author="Vance xu" w:date="2026-09-15T10:40:40Z">
        <w:del w:id="1209" w:author="Vance xu" w:date="2026-09-17T22:10:14Z">
          <w:r>
            <w:rPr>
              <w:rFonts w:hint="eastAsia" w:ascii="仿宋_GB2312" w:hAnsi="宋体" w:eastAsia="仿宋_GB2312" w:cs="仿宋_GB2312"/>
              <w:b w:val="0"/>
              <w:bCs w:val="0"/>
              <w:kern w:val="0"/>
              <w:sz w:val="32"/>
              <w:szCs w:val="32"/>
              <w:lang w:eastAsia="zh"/>
              <w:woUserID w:val="2"/>
            </w:rPr>
            <w:delText>完整性</w:delText>
          </w:r>
        </w:del>
      </w:ins>
      <w:ins w:id="1210" w:author="Vance xu" w:date="2026-09-15T10:40:42Z">
        <w:del w:id="1211" w:author="Vance xu" w:date="2026-09-17T22:10:14Z">
          <w:r>
            <w:rPr>
              <w:rFonts w:hint="eastAsia" w:ascii="仿宋_GB2312" w:hAnsi="宋体" w:eastAsia="仿宋_GB2312" w:cs="仿宋_GB2312"/>
              <w:b w:val="0"/>
              <w:bCs w:val="0"/>
              <w:kern w:val="0"/>
              <w:sz w:val="32"/>
              <w:szCs w:val="32"/>
              <w:lang w:eastAsia="zh"/>
              <w:woUserID w:val="2"/>
            </w:rPr>
            <w:delText>/</w:delText>
          </w:r>
        </w:del>
      </w:ins>
      <w:ins w:id="1212" w:author="Vance xu" w:date="2026-09-15T10:42:18Z">
        <w:del w:id="1213" w:author="Vance xu" w:date="2026-09-17T22:10:14Z">
          <w:r>
            <w:rPr>
              <w:rFonts w:hint="eastAsia" w:ascii="仿宋_GB2312" w:hAnsi="宋体" w:eastAsia="仿宋_GB2312" w:cs="仿宋_GB2312"/>
              <w:b w:val="0"/>
              <w:bCs w:val="0"/>
              <w:kern w:val="0"/>
              <w:sz w:val="32"/>
              <w:szCs w:val="32"/>
              <w:lang w:eastAsia="zh"/>
              <w:woUserID w:val="2"/>
            </w:rPr>
            <w:delText>真实性</w:delText>
          </w:r>
        </w:del>
      </w:ins>
      <w:ins w:id="1214" w:author="Vance xu" w:date="2026-09-15T10:42:49Z">
        <w:del w:id="1215" w:author="Vance xu" w:date="2026-09-17T22:10:14Z">
          <w:r>
            <w:rPr>
              <w:rFonts w:hint="eastAsia" w:ascii="仿宋_GB2312" w:hAnsi="宋体" w:eastAsia="仿宋_GB2312" w:cs="仿宋_GB2312"/>
              <w:b w:val="0"/>
              <w:bCs w:val="0"/>
              <w:kern w:val="0"/>
              <w:sz w:val="32"/>
              <w:szCs w:val="32"/>
              <w:lang w:eastAsia="zh"/>
              <w:rPrChange w:id="1216" w:author="Vance xu" w:date="2026-09-15T10:43:15Z">
                <w:rPr>
                  <w:rFonts w:hint="eastAsia" w:ascii="仿宋_GB2312" w:hAnsi="宋体" w:eastAsia="仿宋_GB2312" w:cs="仿宋_GB2312"/>
                  <w:b w:val="0"/>
                  <w:bCs w:val="0"/>
                  <w:kern w:val="0"/>
                  <w:sz w:val="32"/>
                  <w:szCs w:val="32"/>
                  <w:lang w:eastAsia="zh"/>
                  <w:woUserID w:val="2"/>
                </w:rPr>
              </w:rPrChange>
              <w:woUserID w:val="2"/>
            </w:rPr>
            <w:delText>/</w:delText>
          </w:r>
        </w:del>
      </w:ins>
      <w:ins w:id="1217" w:author="Vance xu" w:date="2026-09-15T10:42:47Z">
        <w:del w:id="1218" w:author="Vance xu" w:date="2026-09-17T22:10:14Z">
          <w:r>
            <w:rPr>
              <w:rFonts w:hint="eastAsia" w:ascii="宋体" w:hAnsi="宋体" w:eastAsia="宋体" w:cs="宋体"/>
              <w:b w:val="0"/>
              <w:bCs w:val="0"/>
              <w:color w:val="000000"/>
              <w:kern w:val="0"/>
              <w:sz w:val="31"/>
              <w:szCs w:val="31"/>
              <w:lang w:val="en-US" w:eastAsia="zh-CN" w:bidi="ar"/>
              <w:rPrChange w:id="1219" w:author="Vance xu" w:date="2026-09-15T10:43:15Z">
                <w:rPr>
                  <w:rFonts w:hint="eastAsia" w:ascii="宋体" w:hAnsi="宋体" w:eastAsia="宋体" w:cs="宋体"/>
                  <w:b/>
                  <w:bCs/>
                  <w:color w:val="000000"/>
                  <w:kern w:val="0"/>
                  <w:sz w:val="31"/>
                  <w:szCs w:val="31"/>
                  <w:lang w:val="en-US" w:eastAsia="zh-CN" w:bidi="ar"/>
                  <w:woUserID w:val="2"/>
                </w:rPr>
              </w:rPrChange>
              <w:woUserID w:val="2"/>
            </w:rPr>
            <w:delText>完整性/有效性/及时性</w:delText>
          </w:r>
        </w:del>
      </w:ins>
      <w:ins w:id="1220" w:author="Vance xu" w:date="2026-09-15T10:42:20Z">
        <w:del w:id="1221" w:author="Vance xu" w:date="2026-09-17T22:10:14Z">
          <w:r>
            <w:rPr>
              <w:rFonts w:hint="eastAsia" w:ascii="仿宋_GB2312" w:hAnsi="宋体" w:eastAsia="仿宋_GB2312" w:cs="仿宋_GB2312"/>
              <w:b w:val="0"/>
              <w:bCs w:val="0"/>
              <w:kern w:val="0"/>
              <w:sz w:val="32"/>
              <w:szCs w:val="32"/>
              <w:lang w:eastAsia="zh"/>
              <w:rPrChange w:id="1222" w:author="Vance xu" w:date="2026-09-15T10:43:15Z">
                <w:rPr>
                  <w:rFonts w:hint="eastAsia" w:ascii="仿宋_GB2312" w:hAnsi="宋体" w:eastAsia="仿宋_GB2312" w:cs="仿宋_GB2312"/>
                  <w:b w:val="0"/>
                  <w:bCs w:val="0"/>
                  <w:kern w:val="0"/>
                  <w:sz w:val="32"/>
                  <w:szCs w:val="32"/>
                  <w:lang w:eastAsia="zh"/>
                  <w:woUserID w:val="2"/>
                </w:rPr>
              </w:rPrChange>
              <w:woUserID w:val="2"/>
            </w:rPr>
            <w:delText>/</w:delText>
          </w:r>
        </w:del>
      </w:ins>
      <w:ins w:id="1223" w:author="Vance xu" w:date="2026-09-15T10:40:52Z">
        <w:del w:id="1224" w:author="Vance xu" w:date="2026-09-17T22:10:14Z">
          <w:r>
            <w:rPr>
              <w:rFonts w:hint="default" w:ascii="仿宋_GB2312" w:hAnsi="宋体" w:eastAsia="仿宋_GB2312" w:cs="仿宋_GB2312"/>
              <w:b w:val="0"/>
              <w:bCs w:val="0"/>
              <w:kern w:val="0"/>
              <w:sz w:val="32"/>
              <w:szCs w:val="32"/>
              <w:rPrChange w:id="1225" w:author="Vance xu" w:date="2026-09-15T10:43:15Z">
                <w:rPr>
                  <w:rFonts w:hint="default" w:ascii="仿宋_GB2312" w:hAnsi="宋体" w:eastAsia="仿宋_GB2312" w:cs="仿宋_GB2312"/>
                  <w:b w:val="0"/>
                  <w:bCs w:val="0"/>
                  <w:kern w:val="0"/>
                  <w:sz w:val="32"/>
                  <w:szCs w:val="32"/>
                  <w:woUserID w:val="2"/>
                </w:rPr>
              </w:rPrChange>
              <w:woUserID w:val="2"/>
            </w:rPr>
            <w:delText>准确/一致</w:delText>
          </w:r>
        </w:del>
      </w:ins>
      <w:ins w:id="1226" w:author="Vance xu" w:date="2026-09-15T10:40:52Z">
        <w:del w:id="1227" w:author="Vance xu" w:date="2026-09-17T22:10:14Z">
          <w:r>
            <w:rPr>
              <w:rFonts w:hint="eastAsia" w:ascii="仿宋_GB2312" w:hAnsi="宋体" w:eastAsia="仿宋_GB2312" w:cs="仿宋_GB2312"/>
              <w:b w:val="0"/>
              <w:bCs w:val="0"/>
              <w:kern w:val="0"/>
              <w:sz w:val="32"/>
              <w:szCs w:val="32"/>
              <w:lang w:eastAsia="zh"/>
              <w:rPrChange w:id="1228" w:author="Vance xu" w:date="2026-09-15T10:43:15Z">
                <w:rPr>
                  <w:rFonts w:hint="eastAsia" w:ascii="仿宋_GB2312" w:hAnsi="宋体" w:eastAsia="仿宋_GB2312" w:cs="仿宋_GB2312"/>
                  <w:b w:val="0"/>
                  <w:bCs w:val="0"/>
                  <w:kern w:val="0"/>
                  <w:sz w:val="32"/>
                  <w:szCs w:val="32"/>
                  <w:lang w:eastAsia="zh"/>
                  <w:woUserID w:val="2"/>
                </w:rPr>
              </w:rPrChange>
              <w:woUserID w:val="2"/>
            </w:rPr>
            <w:delText>/合规/完整/</w:delText>
          </w:r>
        </w:del>
      </w:ins>
      <w:ins w:id="1229" w:author="Vance xu" w:date="2026-09-15T10:42:24Z">
        <w:del w:id="1230" w:author="Vance xu" w:date="2026-09-17T22:10:14Z">
          <w:r>
            <w:rPr>
              <w:rFonts w:hint="eastAsia" w:ascii="仿宋_GB2312" w:hAnsi="宋体" w:eastAsia="仿宋_GB2312" w:cs="仿宋_GB2312"/>
              <w:b w:val="0"/>
              <w:bCs w:val="0"/>
              <w:kern w:val="0"/>
              <w:sz w:val="32"/>
              <w:szCs w:val="32"/>
              <w:lang w:eastAsia="zh"/>
              <w:rPrChange w:id="1231" w:author="Vance xu" w:date="2026-09-15T10:43:15Z">
                <w:rPr>
                  <w:rFonts w:hint="eastAsia" w:ascii="仿宋_GB2312" w:hAnsi="宋体" w:eastAsia="仿宋_GB2312" w:cs="仿宋_GB2312"/>
                  <w:b w:val="0"/>
                  <w:bCs w:val="0"/>
                  <w:kern w:val="0"/>
                  <w:sz w:val="32"/>
                  <w:szCs w:val="32"/>
                  <w:lang w:eastAsia="zh"/>
                  <w:woUserID w:val="2"/>
                </w:rPr>
              </w:rPrChange>
              <w:woUserID w:val="2"/>
            </w:rPr>
            <w:delText>真实</w:delText>
          </w:r>
        </w:del>
      </w:ins>
      <w:ins w:id="1232" w:author="尹兴盛" w:date="2026-09-17T15:45:24Z">
        <w:del w:id="1233" w:author="Vance xu" w:date="2026-09-17T22:10:14Z">
          <w:r>
            <w:rPr>
              <w:rFonts w:hint="eastAsia" w:ascii="仿宋_GB2312" w:hAnsi="宋体" w:eastAsia="仿宋_GB2312" w:cs="仿宋_GB2312"/>
              <w:b w:val="0"/>
              <w:bCs w:val="0"/>
              <w:kern w:val="0"/>
              <w:sz w:val="32"/>
              <w:szCs w:val="32"/>
              <w:lang w:eastAsia="zh"/>
              <w:woUserID w:val="6"/>
            </w:rPr>
            <w:delText>性</w:delText>
          </w:r>
        </w:del>
      </w:ins>
      <w:del w:id="1234" w:author="Vance xu" w:date="2026-09-17T22:10:14Z">
        <w:r>
          <w:rPr>
            <w:b w:val="0"/>
            <w:bCs w:val="0"/>
            <w:rPrChange w:id="1235" w:author="Vance xu" w:date="2026-09-15T10:43:15Z">
              <w:rPr/>
            </w:rPrChange>
          </w:rPr>
          <w:delText>的基本表达</w:delText>
        </w:r>
      </w:del>
      <w:del w:id="1236" w:author="Vance xu" w:date="2026-09-17T22:10:14Z">
        <w:r>
          <w:rPr>
            <w:b w:val="0"/>
            <w:bCs w:val="0"/>
            <w:rPrChange w:id="1237" w:author="Vance xu" w:date="2026-09-15T10:43:15Z">
              <w:rPr/>
            </w:rPrChange>
          </w:rPr>
          <w:delText>。允许</w:delText>
        </w:r>
      </w:del>
      <w:del w:id="1238" w:author="Vance xu" w:date="2026-09-17T22:10:14Z">
        <w:r>
          <w:rPr>
            <w:b w:val="0"/>
            <w:bCs w:val="0"/>
            <w:rPrChange w:id="1239" w:author="Vance xu" w:date="2026-09-15T10:43:15Z">
              <w:rPr/>
            </w:rPrChange>
          </w:rPr>
          <w:delText>“负”“负有”等表达差异，责任属性</w:delText>
        </w:r>
      </w:del>
      <w:del w:id="1240" w:author="Vance xu" w:date="2026-09-17T22:10:14Z">
        <w:r>
          <w:rPr>
            <w:b w:val="0"/>
            <w:bCs w:val="0"/>
            <w:rPrChange w:id="1241" w:author="Vance xu" w:date="2026-09-15T10:43:15Z">
              <w:rPr/>
            </w:rPrChange>
          </w:rPr>
          <w:delText>可</w:delText>
        </w:r>
      </w:del>
      <w:del w:id="1242" w:author="Vance xu" w:date="2026-09-17T22:10:14Z">
        <w:r>
          <w:rPr>
            <w:b w:val="0"/>
            <w:bCs w:val="0"/>
            <w:rPrChange w:id="1243" w:author="Vance xu" w:date="2026-09-15T10:43:15Z">
              <w:rPr/>
            </w:rPrChange>
          </w:rPr>
          <w:delText>为</w:delText>
        </w:r>
      </w:del>
      <w:del w:id="1244" w:author="Vance xu" w:date="2026-09-17T22:10:14Z">
        <w:r>
          <w:rPr>
            <w:b w:val="0"/>
            <w:bCs w:val="0"/>
            <w:rPrChange w:id="1245" w:author="Vance xu" w:date="2026-09-15T10:43:15Z">
              <w:rPr/>
            </w:rPrChange>
          </w:rPr>
          <w:delText>准确性、</w:delText>
        </w:r>
      </w:del>
      <w:del w:id="1246" w:author="Vance xu" w:date="2026-09-17T22:10:14Z">
        <w:r>
          <w:rPr>
            <w:b w:val="0"/>
            <w:bCs w:val="0"/>
            <w:rPrChange w:id="1247" w:author="Vance xu" w:date="2026-09-15T10:43:15Z">
              <w:rPr/>
            </w:rPrChange>
          </w:rPr>
          <w:delText>一致性</w:delText>
        </w:r>
      </w:del>
      <w:del w:id="1248" w:author="Vance xu" w:date="2026-09-17T22:10:14Z">
        <w:r>
          <w:rPr>
            <w:b w:val="0"/>
            <w:bCs w:val="0"/>
            <w:rPrChange w:id="1249" w:author="Vance xu" w:date="2026-09-15T10:43:15Z">
              <w:rPr/>
            </w:rPrChange>
          </w:rPr>
          <w:delText>、</w:delText>
        </w:r>
      </w:del>
      <w:del w:id="1250" w:author="Vance xu" w:date="2026-09-17T22:10:14Z">
        <w:r>
          <w:rPr>
            <w:b w:val="0"/>
            <w:bCs w:val="0"/>
            <w:rPrChange w:id="1251" w:author="Vance xu" w:date="2026-09-15T10:43:15Z">
              <w:rPr/>
            </w:rPrChange>
          </w:rPr>
          <w:delText>真实性、完整性</w:delText>
        </w:r>
      </w:del>
      <w:ins w:id="1252" w:author="尹兴盛" w:date="2026-09-17T15:46:19Z">
        <w:del w:id="1253" w:author="Vance xu" w:date="2026-09-17T22:10:14Z">
          <w:r>
            <w:rPr>
              <w:rFonts w:hint="eastAsia" w:ascii="宋体" w:hAnsi="宋体" w:eastAsia="宋体" w:cs="宋体"/>
              <w:b w:val="0"/>
              <w:bCs w:val="0"/>
              <w:color w:val="000000"/>
              <w:kern w:val="0"/>
              <w:sz w:val="31"/>
              <w:szCs w:val="31"/>
              <w:lang w:val="en-US" w:eastAsia="zh" w:bidi="ar"/>
              <w:woUserID w:val="6"/>
            </w:rPr>
            <w:delText>规范性</w:delText>
          </w:r>
        </w:del>
      </w:ins>
      <w:ins w:id="1254" w:author="尹兴盛" w:date="2026-09-17T15:46:20Z">
        <w:del w:id="1255" w:author="Vance xu" w:date="2026-09-17T22:10:14Z">
          <w:r>
            <w:rPr>
              <w:rFonts w:hint="eastAsia" w:ascii="宋体" w:hAnsi="宋体" w:eastAsia="宋体" w:cs="宋体"/>
              <w:b w:val="0"/>
              <w:bCs w:val="0"/>
              <w:color w:val="000000"/>
              <w:kern w:val="0"/>
              <w:sz w:val="31"/>
              <w:szCs w:val="31"/>
              <w:lang w:val="en-US" w:eastAsia="zh" w:bidi="ar"/>
              <w:woUserID w:val="6"/>
            </w:rPr>
            <w:delText>等</w:delText>
          </w:r>
        </w:del>
      </w:ins>
      <w:ins w:id="1256" w:author="尹兴盛" w:date="2026-09-17T15:46:24Z">
        <w:del w:id="1257" w:author="Vance xu" w:date="2026-09-17T22:10:14Z">
          <w:r>
            <w:rPr>
              <w:rFonts w:hint="eastAsia" w:ascii="宋体" w:hAnsi="宋体" w:eastAsia="宋体" w:cs="宋体"/>
              <w:b w:val="0"/>
              <w:bCs w:val="0"/>
              <w:color w:val="000000"/>
              <w:kern w:val="0"/>
              <w:sz w:val="31"/>
              <w:szCs w:val="31"/>
              <w:lang w:val="en-US" w:eastAsia="zh" w:bidi="ar"/>
              <w:woUserID w:val="6"/>
            </w:rPr>
            <w:delText>，</w:delText>
          </w:r>
        </w:del>
      </w:ins>
      <w:ins w:id="1258" w:author="Vance xu" w:date="2026-09-15T10:44:28Z">
        <w:del w:id="1259" w:author="Vance xu" w:date="2026-09-17T22:10:14Z">
          <w:r>
            <w:rPr>
              <w:rFonts w:hint="eastAsia" w:ascii="宋体" w:hAnsi="宋体" w:eastAsia="宋体" w:cs="宋体"/>
              <w:b w:val="0"/>
              <w:bCs w:val="0"/>
              <w:color w:val="000000"/>
              <w:kern w:val="0"/>
              <w:sz w:val="31"/>
              <w:szCs w:val="31"/>
              <w:lang w:val="en-US" w:eastAsia="zh" w:bidi="ar"/>
              <w:woUserID w:val="2"/>
            </w:rPr>
            <w:delText>，</w:delText>
          </w:r>
        </w:del>
      </w:ins>
      <w:del w:id="1260" w:author="Vance xu" w:date="2026-09-17T22:10:14Z">
        <w:r>
          <w:rPr/>
          <w:delText>等，不要求各属性同时出现，不逐字套用固定句式</w:delText>
        </w:r>
      </w:del>
      <w:ins w:id="1261" w:author="尹兴盛" w:date="2026-09-17T14:26:33Z">
        <w:del w:id="1262" w:author="Vance xu" w:date="2026-09-17T22:10:14Z">
          <w:r>
            <w:rPr>
              <w:rFonts w:hint="eastAsia"/>
              <w:lang w:eastAsia="zh"/>
              <w:woUserID w:val="6"/>
            </w:rPr>
            <w:delText>，</w:delText>
          </w:r>
        </w:del>
      </w:ins>
      <w:ins w:id="1263" w:author="你说的都对" w:date="2026-09-17T14:31:46Z">
        <w:del w:id="1264" w:author="Vance xu" w:date="2026-09-17T22:10:14Z">
          <w:r>
            <w:rPr>
              <w:rFonts w:hint="eastAsia"/>
              <w:lang w:eastAsia="zh"/>
              <w:woUserID w:val="5"/>
            </w:rPr>
            <w:delText>需要告诉已识别什么、缺少什么、怎么修改，不要只提示“句式不规范”。</w:delText>
          </w:r>
        </w:del>
      </w:ins>
      <w:ins w:id="1265" w:author="尹兴盛" w:date="2026-09-17T14:26:38Z">
        <w:del w:id="1266" w:author="Vance xu" w:date="2026-09-17T22:10:14Z">
          <w:r>
            <w:rPr>
              <w:rFonts w:hint="eastAsia"/>
              <w:lang w:eastAsia="zh"/>
              <w:woUserID w:val="6"/>
            </w:rPr>
            <w:delText>例</w:delText>
          </w:r>
        </w:del>
      </w:ins>
      <w:ins w:id="1267" w:author="尹兴盛" w:date="2026-09-17T14:26:39Z">
        <w:del w:id="1268" w:author="Vance xu" w:date="2026-09-17T22:10:14Z">
          <w:r>
            <w:rPr>
              <w:rFonts w:hint="eastAsia"/>
              <w:lang w:eastAsia="zh"/>
              <w:woUserID w:val="6"/>
            </w:rPr>
            <w:delText>：</w:delText>
          </w:r>
        </w:del>
      </w:ins>
      <w:ins w:id="1269" w:author="尹兴盛" w:date="2026-09-17T14:26:39Z">
        <w:del w:id="1270" w:author="Vance xu" w:date="2026-09-17T22:10:14Z">
          <w:r>
            <w:rPr>
              <w:woUserID w:val="6"/>
            </w:rPr>
            <w:delText>对……</w:delText>
          </w:r>
        </w:del>
      </w:ins>
      <w:ins w:id="1271" w:author="尹兴盛" w:date="2026-09-17T14:26:39Z">
        <w:del w:id="1272" w:author="Vance xu" w:date="2026-09-17T22:10:14Z">
          <w:r>
            <w:rPr>
              <w:rFonts w:hint="default" w:ascii="仿宋_GB2312" w:hAnsi="宋体" w:eastAsia="仿宋_GB2312" w:cs="仿宋_GB2312"/>
              <w:b w:val="0"/>
              <w:bCs w:val="0"/>
              <w:kern w:val="0"/>
              <w:sz w:val="32"/>
              <w:szCs w:val="32"/>
              <w:woUserID w:val="6"/>
            </w:rPr>
            <w:delText>的准确性/一致性...负...</w:delText>
          </w:r>
        </w:del>
      </w:ins>
      <w:ins w:id="1273" w:author="尹兴盛" w:date="2026-09-17T14:26:39Z">
        <w:del w:id="1274" w:author="Vance xu" w:date="2026-09-17T22:10:14Z">
          <w:r>
            <w:rPr>
              <w:rFonts w:hint="default" w:ascii="仿宋_GB2312" w:hAnsi="宋体" w:eastAsia="仿宋_GB2312" w:cs="仿宋_GB2312"/>
              <w:kern w:val="0"/>
              <w:sz w:val="32"/>
              <w:szCs w:val="32"/>
              <w:woUserID w:val="6"/>
            </w:rPr>
            <w:delText>责任</w:delText>
          </w:r>
        </w:del>
      </w:ins>
      <w:ins w:id="1275" w:author="Vance xu" w:date="2026-09-15T08:47:02Z">
        <w:del w:id="1276" w:author="Vance xu" w:date="2026-09-17T22:10:14Z">
          <w:r>
            <w:rPr>
              <w:rFonts w:hint="eastAsia"/>
              <w:lang w:eastAsia="zh"/>
              <w:woUserID w:val="2"/>
            </w:rPr>
            <w:delText>。”</w:delText>
          </w:r>
        </w:del>
      </w:ins>
      <w:del w:id="1277" w:author="Vance xu" w:date="2026-09-17T22:10:14Z">
        <w:r>
          <w:rPr/>
          <w:delText>。</w:delText>
        </w:r>
      </w:del>
      <w:ins w:id="1278" w:author="Vance xu" w:date="2026-09-15T10:54:57Z">
        <w:del w:id="1279" w:author="Vance xu" w:date="2026-09-17T22:10:14Z">
          <w:r>
            <w:rPr>
              <w:rFonts w:hint="eastAsia"/>
              <w:lang w:eastAsia="zh"/>
              <w:woUserID w:val="2"/>
            </w:rPr>
            <w:delText>不用</w:delText>
          </w:r>
        </w:del>
      </w:ins>
      <w:ins w:id="1280" w:author="Vance xu" w:date="2026-09-15T10:54:59Z">
        <w:del w:id="1281" w:author="Vance xu" w:date="2026-09-17T22:10:14Z">
          <w:r>
            <w:rPr>
              <w:rFonts w:hint="eastAsia"/>
              <w:lang w:eastAsia="zh"/>
              <w:woUserID w:val="2"/>
            </w:rPr>
            <w:delText>提示</w:delText>
          </w:r>
        </w:del>
      </w:ins>
      <w:ins w:id="1282" w:author="Vance xu" w:date="2026-09-15T10:55:00Z">
        <w:del w:id="1283" w:author="Vance xu" w:date="2026-09-17T22:10:14Z">
          <w:r>
            <w:rPr>
              <w:rFonts w:hint="eastAsia"/>
              <w:lang w:eastAsia="zh"/>
              <w:woUserID w:val="2"/>
            </w:rPr>
            <w:delText>别的</w:delText>
          </w:r>
        </w:del>
      </w:ins>
      <w:ins w:id="1284" w:author="Vance xu" w:date="2026-09-15T10:55:01Z">
        <w:del w:id="1285" w:author="Vance xu" w:date="2026-09-17T22:10:14Z">
          <w:r>
            <w:rPr>
              <w:rFonts w:hint="eastAsia"/>
              <w:lang w:eastAsia="zh"/>
              <w:woUserID w:val="2"/>
            </w:rPr>
            <w:delText>信息</w:delText>
          </w:r>
        </w:del>
      </w:ins>
      <w:ins w:id="1286" w:author="Vance xu" w:date="2026-09-15T10:55:05Z">
        <w:del w:id="1287" w:author="Vance xu" w:date="2026-09-17T22:10:14Z">
          <w:r>
            <w:rPr>
              <w:rFonts w:hint="eastAsia"/>
              <w:lang w:eastAsia="zh"/>
              <w:woUserID w:val="2"/>
            </w:rPr>
            <w:delText>。</w:delText>
          </w:r>
        </w:del>
      </w:ins>
      <w:ins w:id="1288" w:author="你说的都对" w:date="2026-09-17T14:40:56Z">
        <w:del w:id="1289" w:author="Vance xu" w:date="2026-09-17T22:10:14Z">
          <w:r>
            <w:rPr>
              <w:rFonts w:hint="eastAsia"/>
              <w:lang w:eastAsia="zh"/>
              <w:woUserID w:val="5"/>
            </w:rPr>
            <w:delText>例如</w:delText>
          </w:r>
        </w:del>
      </w:ins>
      <w:ins w:id="1290" w:author="你说的都对" w:date="2026-09-17T14:40:57Z">
        <w:del w:id="1291" w:author="Vance xu" w:date="2026-09-17T22:10:14Z">
          <w:r>
            <w:rPr>
              <w:rFonts w:hint="eastAsia"/>
              <w:lang w:eastAsia="zh"/>
              <w:woUserID w:val="5"/>
            </w:rPr>
            <w:delText>：【第10条】岗位职责责任句式不完整：已识别“负有主体责任”和责任对象，但未明确责任属性。请结合实际补充“</w:delText>
          </w:r>
        </w:del>
      </w:ins>
      <w:ins w:id="1292" w:author="你说的都对" w:date="2026-09-17T14:40:57Z">
        <w:del w:id="1293" w:author="Vance xu" w:date="2026-09-17T22:10:14Z">
          <w:r>
            <w:rPr>
              <w:rFonts w:hint="eastAsia"/>
              <w:lang w:eastAsia="zh"/>
              <w:woUserID w:val="2"/>
            </w:rPr>
            <w:delText>准确性、完整性、合规性、及时性、有效性</w:delText>
          </w:r>
        </w:del>
      </w:ins>
      <w:ins w:id="1294" w:author="你说的都对" w:date="2026-09-17T14:40:57Z">
        <w:del w:id="1295" w:author="Vance xu" w:date="2026-09-17T22:10:14Z">
          <w:r>
            <w:rPr>
              <w:rFonts w:hint="eastAsia"/>
              <w:lang w:eastAsia="zh"/>
              <w:woUserID w:val="5"/>
            </w:rPr>
            <w:delText>”等至少一项责任属性。建议句式：“对……的</w:delText>
          </w:r>
        </w:del>
      </w:ins>
      <w:ins w:id="1296" w:author="你说的都对" w:date="2026-09-17T14:40:57Z">
        <w:del w:id="1297" w:author="Vance xu" w:date="2026-09-17T22:10:14Z">
          <w:r>
            <w:rPr>
              <w:rFonts w:hint="eastAsia"/>
              <w:lang w:eastAsia="zh"/>
              <w:woUserID w:val="2"/>
            </w:rPr>
            <w:delText>合规性、及时性和有效性</w:delText>
          </w:r>
        </w:del>
      </w:ins>
      <w:ins w:id="1298" w:author="你说的都对" w:date="2026-09-17T14:40:57Z">
        <w:del w:id="1299" w:author="Vance xu" w:date="2026-09-17T22:10:14Z">
          <w:r>
            <w:rPr>
              <w:rFonts w:hint="eastAsia"/>
              <w:lang w:eastAsia="zh"/>
              <w:woUserID w:val="5"/>
            </w:rPr>
            <w:delText>负主体责任。”</w:delText>
          </w:r>
        </w:del>
      </w:ins>
    </w:p>
    <w:p w14:paraId="6AD6EFFB">
      <w:pPr>
        <w:snapToGrid w:val="0"/>
      </w:pPr>
      <w:del w:id="1300" w:author="Vance xu" w:date="2026-09-17T22:10:14Z">
        <w:r>
          <w:rPr/>
          <w:delText>仅描述“负责采购”“完成审核”等动作，缺少明确责任表述的，</w:delText>
        </w:r>
      </w:del>
      <w:ins w:id="1301" w:author="Vance xu" w:date="2026-09-15T08:40:37Z">
        <w:r>
          <w:rPr>
            <w:rFonts w:hint="eastAsia"/>
            <w:lang w:eastAsia="zh"/>
            <w:woUserID w:val="2"/>
          </w:rPr>
          <w:t>请</w:t>
        </w:r>
      </w:ins>
      <w:ins w:id="1302" w:author="Vance xu" w:date="2026-09-15T08:40:38Z">
        <w:r>
          <w:rPr>
            <w:rFonts w:hint="eastAsia"/>
            <w:lang w:eastAsia="zh"/>
            <w:woUserID w:val="2"/>
          </w:rPr>
          <w:t>提示</w:t>
        </w:r>
      </w:ins>
      <w:ins w:id="1303" w:author="Vance xu" w:date="2026-09-15T08:40:40Z">
        <w:r>
          <w:rPr>
            <w:rFonts w:hint="eastAsia"/>
            <w:lang w:eastAsia="zh"/>
            <w:woUserID w:val="2"/>
          </w:rPr>
          <w:t>“</w:t>
        </w:r>
      </w:ins>
      <w:ins w:id="1304" w:author="Vance xu" w:date="2026-09-15T08:41:01Z">
        <w:r>
          <w:rPr>
            <w:rFonts w:hint="eastAsia"/>
            <w:lang w:eastAsia="zh"/>
            <w:woUserID w:val="2"/>
          </w:rPr>
          <w:t>岗位职责</w:t>
        </w:r>
      </w:ins>
      <w:ins w:id="1305" w:author="Vance xu" w:date="2026-09-15T08:40:41Z">
        <w:r>
          <w:rPr>
            <w:rFonts w:hint="eastAsia"/>
            <w:lang w:eastAsia="zh"/>
            <w:woUserID w:val="2"/>
          </w:rPr>
          <w:t>请</w:t>
        </w:r>
      </w:ins>
      <w:ins w:id="1306" w:author="Vance xu" w:date="2026-09-15T08:40:47Z">
        <w:r>
          <w:rPr>
            <w:rFonts w:hint="eastAsia"/>
            <w:lang w:eastAsia="zh"/>
            <w:woUserID w:val="2"/>
          </w:rPr>
          <w:t>按照</w:t>
        </w:r>
      </w:ins>
      <w:ins w:id="1307" w:author="Vance xu" w:date="2026-09-15T08:40:48Z">
        <w:r>
          <w:rPr>
            <w:rFonts w:hint="eastAsia"/>
            <w:lang w:eastAsia="zh"/>
            <w:woUserID w:val="2"/>
          </w:rPr>
          <w:t>国网</w:t>
        </w:r>
      </w:ins>
      <w:ins w:id="1308" w:author="Vance xu" w:date="2026-09-15T08:40:49Z">
        <w:r>
          <w:rPr>
            <w:rFonts w:hint="eastAsia"/>
            <w:lang w:eastAsia="zh"/>
            <w:woUserID w:val="2"/>
          </w:rPr>
          <w:t>标准</w:t>
        </w:r>
      </w:ins>
      <w:ins w:id="1309" w:author="Vance xu" w:date="2026-09-15T08:40:50Z">
        <w:r>
          <w:rPr>
            <w:rFonts w:hint="eastAsia"/>
            <w:lang w:eastAsia="zh"/>
            <w:woUserID w:val="2"/>
          </w:rPr>
          <w:t>句式</w:t>
        </w:r>
      </w:ins>
      <w:ins w:id="1310" w:author="Vance xu" w:date="2026-09-15T08:40:53Z">
        <w:r>
          <w:rPr>
            <w:rFonts w:hint="eastAsia"/>
            <w:lang w:eastAsia="zh"/>
            <w:woUserID w:val="2"/>
          </w:rPr>
          <w:t>编制</w:t>
        </w:r>
      </w:ins>
      <w:ins w:id="1311" w:author="Vance xu" w:date="2026-09-17T22:10:04Z">
        <w:r>
          <w:rPr>
            <w:rFonts w:hint="eastAsia"/>
            <w:lang w:eastAsia="zh"/>
            <w:woUserID w:val="2"/>
          </w:rPr>
          <w:t>，“对……的</w:t>
        </w:r>
      </w:ins>
      <w:ins w:id="1312" w:author="Vance xu" w:date="2026-09-17T22:10:04Z">
        <w:r>
          <w:rPr>
            <w:b w:val="0"/>
            <w:bCs w:val="0"/>
            <w:woUserID w:val="2"/>
          </w:rPr>
          <w:t>一致性</w:t>
        </w:r>
      </w:ins>
      <w:ins w:id="1313" w:author="Vance xu" w:date="2026-09-17T22:10:04Z">
        <w:r>
          <w:rPr>
            <w:rFonts w:hint="eastAsia"/>
            <w:b w:val="0"/>
            <w:bCs w:val="0"/>
            <w:lang w:eastAsia="zh"/>
            <w:woUserID w:val="2"/>
          </w:rPr>
          <w:t>/</w:t>
        </w:r>
      </w:ins>
      <w:ins w:id="1314" w:author="Vance xu" w:date="2026-09-17T22:10:04Z">
        <w:r>
          <w:rPr>
            <w:b w:val="0"/>
            <w:bCs w:val="0"/>
            <w:woUserID w:val="2"/>
          </w:rPr>
          <w:t>准确性</w:t>
        </w:r>
      </w:ins>
      <w:ins w:id="1315" w:author="Vance xu" w:date="2026-09-17T22:10:04Z">
        <w:r>
          <w:rPr>
            <w:rFonts w:hint="eastAsia"/>
            <w:b w:val="0"/>
            <w:bCs w:val="0"/>
            <w:lang w:eastAsia="zh"/>
            <w:woUserID w:val="2"/>
          </w:rPr>
          <w:t>/</w:t>
        </w:r>
      </w:ins>
      <w:ins w:id="1316" w:author="Vance xu" w:date="2026-09-17T22:10:04Z">
        <w:r>
          <w:rPr>
            <w:rFonts w:hint="eastAsia" w:ascii="仿宋_GB2312" w:hAnsi="宋体" w:eastAsia="仿宋_GB2312" w:cs="仿宋_GB2312"/>
            <w:b w:val="0"/>
            <w:bCs w:val="0"/>
            <w:kern w:val="0"/>
            <w:sz w:val="32"/>
            <w:szCs w:val="32"/>
            <w:lang w:eastAsia="zh"/>
            <w:woUserID w:val="2"/>
          </w:rPr>
          <w:t>真实</w:t>
        </w:r>
      </w:ins>
      <w:ins w:id="1317" w:author="Vance xu" w:date="2026-09-17T22:10:04Z">
        <w:r>
          <w:rPr>
            <w:rFonts w:hint="eastAsia"/>
            <w:b w:val="0"/>
            <w:bCs w:val="0"/>
            <w:lang w:eastAsia="zh"/>
            <w:woUserID w:val="2"/>
          </w:rPr>
          <w:t>性/</w:t>
        </w:r>
      </w:ins>
      <w:ins w:id="1318" w:author="Vance xu" w:date="2026-09-17T22:10:04Z">
        <w:r>
          <w:rPr>
            <w:rFonts w:hint="eastAsia" w:ascii="宋体" w:hAnsi="宋体" w:eastAsia="宋体" w:cs="宋体"/>
            <w:b w:val="0"/>
            <w:bCs w:val="0"/>
            <w:color w:val="000000"/>
            <w:kern w:val="0"/>
            <w:sz w:val="31"/>
            <w:szCs w:val="31"/>
            <w:lang w:val="en-US" w:eastAsia="zh-CN" w:bidi="ar"/>
            <w:woUserID w:val="2"/>
          </w:rPr>
          <w:t>完整性</w:t>
        </w:r>
      </w:ins>
      <w:ins w:id="1319" w:author="Vance xu" w:date="2026-09-17T22:10:04Z">
        <w:r>
          <w:rPr>
            <w:rFonts w:hint="eastAsia" w:ascii="宋体" w:hAnsi="宋体" w:eastAsia="宋体" w:cs="宋体"/>
            <w:b w:val="0"/>
            <w:bCs w:val="0"/>
            <w:color w:val="000000"/>
            <w:kern w:val="0"/>
            <w:sz w:val="31"/>
            <w:szCs w:val="31"/>
            <w:lang w:val="en-US" w:eastAsia="zh" w:bidi="ar"/>
            <w:woUserID w:val="2"/>
          </w:rPr>
          <w:t>/</w:t>
        </w:r>
      </w:ins>
      <w:ins w:id="1320" w:author="Vance xu" w:date="2026-09-17T22:10:04Z">
        <w:r>
          <w:rPr>
            <w:rFonts w:hint="eastAsia" w:ascii="宋体" w:hAnsi="宋体" w:eastAsia="宋体" w:cs="宋体"/>
            <w:b w:val="0"/>
            <w:bCs w:val="0"/>
            <w:color w:val="000000"/>
            <w:kern w:val="0"/>
            <w:sz w:val="31"/>
            <w:szCs w:val="31"/>
            <w:lang w:val="en-US" w:eastAsia="zh-CN" w:bidi="ar"/>
            <w:woUserID w:val="2"/>
          </w:rPr>
          <w:t>有效性</w:t>
        </w:r>
      </w:ins>
      <w:ins w:id="1321" w:author="Vance xu" w:date="2026-09-17T22:10:04Z">
        <w:r>
          <w:rPr>
            <w:rFonts w:hint="eastAsia" w:ascii="宋体" w:hAnsi="宋体" w:eastAsia="宋体" w:cs="宋体"/>
            <w:b w:val="0"/>
            <w:bCs w:val="0"/>
            <w:color w:val="000000"/>
            <w:kern w:val="0"/>
            <w:sz w:val="31"/>
            <w:szCs w:val="31"/>
            <w:lang w:val="en-US" w:eastAsia="zh" w:bidi="ar"/>
            <w:woUserID w:val="2"/>
          </w:rPr>
          <w:t>/</w:t>
        </w:r>
      </w:ins>
      <w:ins w:id="1322" w:author="Vance xu" w:date="2026-09-17T22:10:04Z">
        <w:r>
          <w:rPr>
            <w:rFonts w:hint="eastAsia" w:ascii="宋体" w:hAnsi="宋体" w:eastAsia="宋体" w:cs="宋体"/>
            <w:b w:val="0"/>
            <w:bCs w:val="0"/>
            <w:color w:val="000000"/>
            <w:kern w:val="0"/>
            <w:sz w:val="31"/>
            <w:szCs w:val="31"/>
            <w:lang w:val="en-US" w:eastAsia="zh-CN" w:bidi="ar"/>
            <w:woUserID w:val="2"/>
          </w:rPr>
          <w:t>及时性</w:t>
        </w:r>
      </w:ins>
      <w:ins w:id="1323" w:author="Vance xu" w:date="2026-09-17T22:10:04Z">
        <w:r>
          <w:rPr>
            <w:rFonts w:hint="eastAsia" w:ascii="宋体" w:hAnsi="宋体" w:eastAsia="宋体" w:cs="宋体"/>
            <w:b w:val="0"/>
            <w:bCs w:val="0"/>
            <w:color w:val="000000"/>
            <w:kern w:val="0"/>
            <w:sz w:val="31"/>
            <w:szCs w:val="31"/>
            <w:lang w:val="en-US" w:eastAsia="zh" w:bidi="ar"/>
            <w:woUserID w:val="2"/>
          </w:rPr>
          <w:t>/</w:t>
        </w:r>
      </w:ins>
      <w:ins w:id="1324" w:author="Vance xu" w:date="2026-09-17T22:10:04Z">
        <w:r>
          <w:rPr>
            <w:rFonts w:hint="eastAsia"/>
            <w:b w:val="0"/>
            <w:bCs w:val="0"/>
            <w:lang w:eastAsia="zh"/>
            <w:woUserID w:val="2"/>
          </w:rPr>
          <w:t>合规性</w:t>
        </w:r>
      </w:ins>
      <w:ins w:id="1325" w:author="Vance xu" w:date="2026-09-17T22:10:04Z">
        <w:r>
          <w:rPr>
            <w:rFonts w:hint="eastAsia"/>
            <w:lang w:eastAsia="zh"/>
            <w:woUserID w:val="2"/>
          </w:rPr>
          <w:t>负主体/审核/审批责任。</w:t>
        </w:r>
      </w:ins>
      <w:ins w:id="1326" w:author="Vance xu" w:date="2026-09-15T08:40:40Z">
        <w:r>
          <w:rPr>
            <w:rFonts w:hint="eastAsia"/>
            <w:lang w:eastAsia="zh"/>
            <w:woUserID w:val="2"/>
          </w:rPr>
          <w:t>”</w:t>
        </w:r>
      </w:ins>
      <w:del w:id="1327" w:author="Vance xu" w:date="2026-09-15T08:40:36Z">
        <w:r>
          <w:rPr/>
          <w:delText>提出问题</w:delText>
        </w:r>
      </w:del>
      <w:r>
        <w:t>。</w:t>
      </w:r>
      <w:del w:id="1328" w:author="你说的都对" w:date="2026-09-17T22:19:49Z">
        <w:r>
          <w:rPr/>
          <w:delText>包含符合要求的责任表述即可，本项不评价职责内容是否充分、是否符合实际业务。</w:delText>
        </w:r>
      </w:del>
    </w:p>
    <w:p w14:paraId="6631BF59">
      <w:pPr>
        <w:pStyle w:val="4"/>
        <w:snapToGrid w:val="0"/>
      </w:pPr>
      <w:r>
        <w:t>（十一）角色与责任类型对应</w:t>
      </w:r>
    </w:p>
    <w:p w14:paraId="3AA8820B">
      <w:pPr>
        <w:snapToGrid w:val="0"/>
        <w:rPr>
          <w:ins w:id="1329" w:author="Henry" w:date="2026-09-15T09:52:47Z"/>
          <w:rFonts w:hint="eastAsia" w:eastAsia="华文仿宋"/>
          <w:lang w:eastAsia="zh"/>
          <w:woUserID w:val="3"/>
        </w:rPr>
      </w:pPr>
      <w:ins w:id="1330" w:author="Henry" w:date="2026-09-15T09:54:21Z">
        <w:r>
          <w:rPr>
            <w:rFonts w:hint="eastAsia"/>
            <w:lang w:eastAsia="zh"/>
            <w:woUserID w:val="3"/>
          </w:rPr>
          <w:t>检查口径：按</w:t>
        </w:r>
      </w:ins>
      <w:ins w:id="1331" w:author="Henry" w:date="2026-09-15T09:54:33Z">
        <w:r>
          <w:rPr>
            <w:rFonts w:hint="eastAsia"/>
            <w:lang w:eastAsia="zh"/>
            <w:woUserID w:val="3"/>
          </w:rPr>
          <w:t>“</w:t>
        </w:r>
      </w:ins>
      <w:ins w:id="1332" w:author="Henry" w:date="2026-09-15T09:54:21Z">
        <w:r>
          <w:rPr>
            <w:rFonts w:hint="eastAsia"/>
            <w:lang w:eastAsia="zh"/>
            <w:woUserID w:val="3"/>
          </w:rPr>
          <w:t>经办对应主体责任、审核对应审核责任、审批对应审批责任</w:t>
        </w:r>
      </w:ins>
      <w:ins w:id="1333" w:author="Henry" w:date="2026-09-15T09:54:39Z">
        <w:r>
          <w:rPr>
            <w:rFonts w:hint="eastAsia"/>
            <w:lang w:eastAsia="zh"/>
            <w:woUserID w:val="3"/>
          </w:rPr>
          <w:t>”</w:t>
        </w:r>
      </w:ins>
      <w:ins w:id="1334" w:author="Henry" w:date="2026-09-15T09:54:21Z">
        <w:r>
          <w:rPr>
            <w:rFonts w:hint="eastAsia"/>
            <w:lang w:eastAsia="zh"/>
            <w:woUserID w:val="3"/>
          </w:rPr>
          <w:t>的对应关系执行检查</w:t>
        </w:r>
      </w:ins>
      <w:ins w:id="1335" w:author="Vance xu" w:date="2026-09-15T10:32:08Z">
        <w:r>
          <w:rPr>
            <w:rFonts w:hint="eastAsia"/>
            <w:lang w:eastAsia="zh"/>
            <w:woUserID w:val="2"/>
          </w:rPr>
          <w:t>。</w:t>
        </w:r>
      </w:ins>
      <w:ins w:id="1336" w:author="Henry" w:date="2026-09-15T09:54:21Z">
        <w:del w:id="1337" w:author="Vance xu" w:date="2026-09-15T10:31:56Z">
          <w:r>
            <w:rPr>
              <w:rFonts w:hint="eastAsia"/>
              <w:lang w:eastAsia="zh"/>
              <w:woUserID w:val="3"/>
            </w:rPr>
            <w:delText>。</w:delText>
          </w:r>
        </w:del>
      </w:ins>
    </w:p>
    <w:p w14:paraId="4DA76EAA">
      <w:pPr>
        <w:snapToGrid w:val="0"/>
        <w:rPr>
          <w:ins w:id="1338" w:author="Henry" w:date="2026-09-15T09:55:29Z"/>
          <w:rFonts w:hint="eastAsia"/>
          <w:lang w:eastAsia="zh"/>
          <w:woUserID w:val="3"/>
        </w:rPr>
      </w:pPr>
      <w:ins w:id="1339" w:author="Henry" w:date="2026-09-15T09:55:29Z">
        <w:r>
          <w:rPr>
            <w:rFonts w:hint="eastAsia"/>
            <w:lang w:eastAsia="zh"/>
            <w:woUserID w:val="3"/>
          </w:rPr>
          <w:t>一、岗位清单存在明确角色字段时</w:t>
        </w:r>
      </w:ins>
    </w:p>
    <w:p w14:paraId="77E70762">
      <w:pPr>
        <w:snapToGrid w:val="0"/>
        <w:rPr>
          <w:ins w:id="1340" w:author="Henry" w:date="2026-09-15T09:55:29Z"/>
          <w:del w:id="1341" w:author="Vance xu" w:date="2026-09-15T10:32:43Z"/>
          <w:rFonts w:hint="eastAsia"/>
          <w:lang w:eastAsia="zh"/>
          <w:woUserID w:val="3"/>
        </w:rPr>
      </w:pPr>
      <w:ins w:id="1342" w:author="Henry" w:date="2026-09-15T09:55:29Z">
        <w:r>
          <w:rPr>
            <w:rFonts w:hint="eastAsia"/>
            <w:lang w:eastAsia="zh"/>
            <w:woUserID w:val="3"/>
          </w:rPr>
          <w:t>将角色字段与岗位职责中的责任类型进行比对，存在明确不一致的，指出具体角色与责任表述之间的冲突，并给出提示</w:t>
        </w:r>
      </w:ins>
      <w:ins w:id="1343" w:author="Vance xu" w:date="2026-09-15T10:32:40Z">
        <w:r>
          <w:rPr>
            <w:rFonts w:hint="eastAsia"/>
            <w:lang w:eastAsia="zh"/>
            <w:woUserID w:val="2"/>
          </w:rPr>
          <w:t>词</w:t>
        </w:r>
      </w:ins>
      <w:ins w:id="1344" w:author="Henry" w:date="2026-09-15T09:55:29Z">
        <w:r>
          <w:rPr>
            <w:rFonts w:hint="eastAsia"/>
            <w:lang w:eastAsia="zh"/>
            <w:woUserID w:val="3"/>
          </w:rPr>
          <w:t>：</w:t>
        </w:r>
      </w:ins>
    </w:p>
    <w:p w14:paraId="402CE553">
      <w:pPr>
        <w:snapToGrid w:val="0"/>
        <w:ind w:firstLine="0"/>
        <w:rPr>
          <w:ins w:id="1346" w:author="Henry" w:date="2026-09-15T09:53:28Z"/>
          <w:rFonts w:hint="eastAsia"/>
          <w:lang w:eastAsia="zh"/>
          <w:woUserID w:val="2"/>
        </w:rPr>
        <w:pPrChange w:id="1345" w:author="Henry" w:date="2026-09-15T09:55:42Z">
          <w:pPr>
            <w:snapToGrid w:val="0"/>
          </w:pPr>
        </w:pPrChange>
      </w:pPr>
      <w:ins w:id="1347" w:author="Henry" w:date="2026-09-15T09:55:45Z">
        <w:r>
          <w:rPr>
            <w:rFonts w:hint="eastAsia"/>
            <w:lang w:eastAsia="zh"/>
            <w:woUserID w:val="3"/>
          </w:rPr>
          <w:t>“</w:t>
        </w:r>
      </w:ins>
      <w:ins w:id="1348" w:author="Henry" w:date="2026-09-15T09:55:29Z">
        <w:r>
          <w:rPr>
            <w:rFonts w:hint="eastAsia"/>
            <w:lang w:eastAsia="zh"/>
            <w:woUserID w:val="3"/>
          </w:rPr>
          <w:t>经办对应主体责任、审核对应审核责任、审批对应审批责任。</w:t>
        </w:r>
      </w:ins>
      <w:ins w:id="1349" w:author="Henry" w:date="2026-09-15T09:55:53Z">
        <w:r>
          <w:rPr>
            <w:rFonts w:hint="eastAsia"/>
            <w:lang w:eastAsia="zh"/>
            <w:woUserID w:val="3"/>
          </w:rPr>
          <w:t>”</w:t>
        </w:r>
      </w:ins>
      <w:ins w:id="1350" w:author="Vance xu" w:date="2026-09-15T10:32:59Z">
        <w:r>
          <w:rPr>
            <w:rFonts w:hint="eastAsia"/>
            <w:lang w:eastAsia="zh"/>
            <w:woUserID w:val="2"/>
          </w:rPr>
          <w:t>，</w:t>
        </w:r>
      </w:ins>
      <w:ins w:id="1351" w:author="Vance xu" w:date="2026-09-15T10:32:52Z">
        <w:r>
          <w:rPr>
            <w:rFonts w:hint="eastAsia"/>
            <w:lang w:eastAsia="zh"/>
            <w:woUserID w:val="2"/>
          </w:rPr>
          <w:t>不需要</w:t>
        </w:r>
      </w:ins>
      <w:ins w:id="1352" w:author="Vance xu" w:date="2026-09-15T10:32:53Z">
        <w:r>
          <w:rPr>
            <w:rFonts w:hint="eastAsia"/>
            <w:lang w:eastAsia="zh"/>
            <w:woUserID w:val="2"/>
          </w:rPr>
          <w:t>多的</w:t>
        </w:r>
      </w:ins>
      <w:ins w:id="1353" w:author="Vance xu" w:date="2026-09-15T10:32:55Z">
        <w:r>
          <w:rPr>
            <w:rFonts w:hint="eastAsia"/>
            <w:lang w:eastAsia="zh"/>
            <w:woUserID w:val="2"/>
          </w:rPr>
          <w:t>提示词</w:t>
        </w:r>
      </w:ins>
      <w:ins w:id="1354" w:author="Vance xu" w:date="2026-09-15T10:32:57Z">
        <w:r>
          <w:rPr>
            <w:rFonts w:hint="eastAsia"/>
            <w:lang w:eastAsia="zh"/>
            <w:woUserID w:val="2"/>
          </w:rPr>
          <w:t>。</w:t>
        </w:r>
      </w:ins>
    </w:p>
    <w:p w14:paraId="0D385215">
      <w:pPr>
        <w:snapToGrid w:val="0"/>
        <w:rPr>
          <w:ins w:id="1355" w:author="Henry" w:date="2026-09-15T09:56:32Z"/>
          <w:rFonts w:hint="eastAsia"/>
          <w:lang w:eastAsia="zh"/>
          <w:woUserID w:val="3"/>
        </w:rPr>
      </w:pPr>
      <w:ins w:id="1356" w:author="Henry" w:date="2026-09-15T09:56:32Z">
        <w:r>
          <w:rPr>
            <w:rFonts w:hint="eastAsia"/>
            <w:lang w:eastAsia="zh"/>
            <w:woUserID w:val="3"/>
          </w:rPr>
          <w:t>二、岗位清单无角色字段时</w:t>
        </w:r>
      </w:ins>
    </w:p>
    <w:p w14:paraId="6F73A392">
      <w:pPr>
        <w:snapToGrid w:val="0"/>
        <w:ind w:firstLine="0"/>
        <w:rPr>
          <w:ins w:id="1358" w:author="Henry" w:date="2026-09-15T09:56:29Z"/>
          <w:rFonts w:hint="eastAsia"/>
          <w:lang w:eastAsia="zh"/>
          <w:woUserID w:val="2"/>
        </w:rPr>
        <w:pPrChange w:id="1357" w:author="Vance xu" w:date="2026-09-15T18:11:26Z">
          <w:pPr>
            <w:snapToGrid w:val="0"/>
          </w:pPr>
        </w:pPrChange>
      </w:pPr>
      <w:ins w:id="1359" w:author="Henry" w:date="2026-09-15T09:56:32Z">
        <w:r>
          <w:rPr>
            <w:rFonts w:hint="eastAsia"/>
            <w:lang w:eastAsia="zh"/>
            <w:woUserID w:val="3"/>
          </w:rPr>
          <w:t>可从</w:t>
        </w:r>
      </w:ins>
      <w:ins w:id="1360" w:author="Henry" w:date="2026-09-15T09:56:39Z">
        <w:r>
          <w:rPr>
            <w:rFonts w:hint="eastAsia"/>
            <w:lang w:eastAsia="zh"/>
            <w:woUserID w:val="3"/>
          </w:rPr>
          <w:t>“</w:t>
        </w:r>
      </w:ins>
      <w:ins w:id="1361" w:author="Henry" w:date="2026-09-15T09:56:32Z">
        <w:r>
          <w:rPr>
            <w:rFonts w:hint="eastAsia"/>
            <w:lang w:eastAsia="zh"/>
            <w:woUserID w:val="3"/>
          </w:rPr>
          <w:t>负主体责任</w:t>
        </w:r>
      </w:ins>
      <w:ins w:id="1362" w:author="Henry" w:date="2026-09-15T09:56:45Z">
        <w:r>
          <w:rPr>
            <w:rFonts w:hint="eastAsia"/>
            <w:lang w:eastAsia="zh"/>
            <w:woUserID w:val="3"/>
          </w:rPr>
          <w:t>”</w:t>
        </w:r>
      </w:ins>
      <w:ins w:id="1363" w:author="Henry" w:date="2026-09-15T09:56:50Z">
        <w:r>
          <w:rPr>
            <w:rFonts w:hint="eastAsia"/>
            <w:lang w:eastAsia="zh"/>
            <w:woUserID w:val="3"/>
          </w:rPr>
          <w:t>“</w:t>
        </w:r>
      </w:ins>
      <w:ins w:id="1364" w:author="Henry" w:date="2026-09-15T09:56:32Z">
        <w:r>
          <w:rPr>
            <w:rFonts w:hint="eastAsia"/>
            <w:lang w:eastAsia="zh"/>
            <w:woUserID w:val="3"/>
          </w:rPr>
          <w:t>负审核责任</w:t>
        </w:r>
      </w:ins>
      <w:ins w:id="1365" w:author="Henry" w:date="2026-09-15T09:56:56Z">
        <w:r>
          <w:rPr>
            <w:rFonts w:hint="eastAsia"/>
            <w:lang w:eastAsia="zh"/>
            <w:woUserID w:val="3"/>
          </w:rPr>
          <w:t>”</w:t>
        </w:r>
      </w:ins>
      <w:ins w:id="1366" w:author="Henry" w:date="2026-09-15T09:57:04Z">
        <w:r>
          <w:rPr>
            <w:rFonts w:hint="eastAsia"/>
            <w:lang w:eastAsia="zh"/>
            <w:woUserID w:val="3"/>
          </w:rPr>
          <w:t>“</w:t>
        </w:r>
      </w:ins>
      <w:ins w:id="1367" w:author="Henry" w:date="2026-09-15T09:56:32Z">
        <w:r>
          <w:rPr>
            <w:rFonts w:hint="eastAsia"/>
            <w:lang w:eastAsia="zh"/>
            <w:woUserID w:val="3"/>
          </w:rPr>
          <w:t>负审批责任</w:t>
        </w:r>
      </w:ins>
      <w:ins w:id="1368" w:author="Henry" w:date="2026-09-15T09:57:10Z">
        <w:r>
          <w:rPr>
            <w:rFonts w:hint="eastAsia"/>
            <w:lang w:eastAsia="zh"/>
            <w:woUserID w:val="3"/>
          </w:rPr>
          <w:t>”</w:t>
        </w:r>
      </w:ins>
      <w:ins w:id="1369" w:author="Henry" w:date="2026-09-15T09:56:32Z">
        <w:r>
          <w:rPr>
            <w:rFonts w:hint="eastAsia"/>
            <w:lang w:eastAsia="zh"/>
            <w:woUserID w:val="3"/>
          </w:rPr>
          <w:t>等明确表述中提取角色，提取结果仅供第八项检查使用，但不得据此声称已完成独立的一致性验证。</w:t>
        </w:r>
      </w:ins>
    </w:p>
    <w:p w14:paraId="6EE238DA">
      <w:pPr>
        <w:snapToGrid w:val="0"/>
        <w:rPr>
          <w:ins w:id="1370" w:author="Henry" w:date="2026-09-15T09:58:19Z"/>
          <w:rFonts w:hint="eastAsia"/>
          <w:lang w:eastAsia="zh"/>
          <w:woUserID w:val="3"/>
        </w:rPr>
      </w:pPr>
      <w:ins w:id="1371" w:author="Henry" w:date="2026-09-15T09:58:19Z">
        <w:r>
          <w:rPr>
            <w:rFonts w:hint="eastAsia"/>
            <w:lang w:eastAsia="zh"/>
            <w:woUserID w:val="3"/>
          </w:rPr>
          <w:t>三、禁止事项</w:t>
        </w:r>
      </w:ins>
    </w:p>
    <w:p w14:paraId="02EA0673">
      <w:pPr>
        <w:snapToGrid w:val="0"/>
        <w:rPr>
          <w:ins w:id="1372" w:author="Henry" w:date="2026-09-15T09:58:29Z"/>
          <w:rFonts w:hint="eastAsia"/>
          <w:lang w:eastAsia="zh"/>
          <w:woUserID w:val="3"/>
        </w:rPr>
      </w:pPr>
      <w:ins w:id="1373" w:author="Henry" w:date="2026-09-15T09:58:19Z">
        <w:r>
          <w:rPr>
            <w:rFonts w:hint="eastAsia"/>
            <w:lang w:eastAsia="zh"/>
            <w:woUserID w:val="3"/>
          </w:rPr>
          <w:t>不得仅凭岗位名称或职责描述中的普通动作词推断角色。</w:t>
        </w:r>
      </w:ins>
    </w:p>
    <w:p w14:paraId="7F48B341">
      <w:pPr>
        <w:snapToGrid w:val="0"/>
        <w:rPr>
          <w:ins w:id="1374" w:author="Henry" w:date="2026-09-15T09:58:49Z"/>
          <w:rFonts w:hint="eastAsia"/>
          <w:lang w:eastAsia="zh"/>
          <w:woUserID w:val="3"/>
        </w:rPr>
      </w:pPr>
      <w:ins w:id="1375" w:author="Henry" w:date="2026-09-15T09:58:49Z">
        <w:r>
          <w:rPr>
            <w:rFonts w:hint="eastAsia"/>
            <w:lang w:eastAsia="zh"/>
            <w:woUserID w:val="3"/>
          </w:rPr>
          <w:t>四、</w:t>
        </w:r>
      </w:ins>
      <w:ins w:id="1376" w:author="Vance xu" w:date="2026-09-15T17:33:18Z">
        <w:r>
          <w:rPr>
            <w:rFonts w:hint="eastAsia"/>
            <w:lang w:eastAsia="zh"/>
            <w:woUserID w:val="2"/>
          </w:rPr>
          <w:t>同一岗位存在多个责任类型</w:t>
        </w:r>
      </w:ins>
      <w:ins w:id="1377" w:author="Henry" w:date="2026-09-15T09:58:49Z">
        <w:del w:id="1378" w:author="Vance xu" w:date="2026-09-15T17:33:18Z">
          <w:r>
            <w:rPr>
              <w:rFonts w:hint="eastAsia"/>
              <w:lang w:eastAsia="zh"/>
              <w:woUserID w:val="2"/>
            </w:rPr>
            <w:delText>待核实情形</w:delText>
          </w:r>
        </w:del>
      </w:ins>
    </w:p>
    <w:p w14:paraId="72D3FA98">
      <w:pPr>
        <w:snapToGrid w:val="0"/>
        <w:rPr>
          <w:ins w:id="1379" w:author="Henry" w:date="2026-09-15T09:57:50Z"/>
          <w:del w:id="1380" w:author="Vance xu" w:date="2026-09-15T21:25:39Z"/>
          <w:rFonts w:hint="eastAsia"/>
          <w:lang w:eastAsia="zh"/>
          <w:woUserID w:val="3"/>
        </w:rPr>
      </w:pPr>
      <w:ins w:id="1381" w:author="Henry" w:date="2026-09-15T09:58:49Z">
        <w:r>
          <w:rPr>
            <w:rFonts w:hint="eastAsia"/>
            <w:lang w:eastAsia="zh"/>
            <w:woUserID w:val="3"/>
          </w:rPr>
          <w:t>同一岗位存在多个责任类型混杂、且无法明确区分的，</w:t>
        </w:r>
      </w:ins>
      <w:ins w:id="1382" w:author="Vance xu" w:date="2026-09-15T17:32:38Z">
        <w:r>
          <w:rPr>
            <w:rFonts w:hint="eastAsia"/>
            <w:lang w:eastAsia="zh"/>
            <w:woUserID w:val="2"/>
          </w:rPr>
          <w:t>只要</w:t>
        </w:r>
      </w:ins>
      <w:ins w:id="1383" w:author="Vance xu" w:date="2026-09-15T17:32:44Z">
        <w:r>
          <w:rPr>
            <w:rFonts w:hint="eastAsia"/>
            <w:lang w:eastAsia="zh"/>
            <w:woUserID w:val="2"/>
          </w:rPr>
          <w:t>满足</w:t>
        </w:r>
      </w:ins>
      <w:ins w:id="1384" w:author="Henry" w:date="2026-09-15T09:58:49Z">
        <w:del w:id="1385" w:author="Vance xu" w:date="2026-09-15T17:32:35Z">
          <w:r>
            <w:rPr>
              <w:rFonts w:hint="eastAsia"/>
              <w:lang w:eastAsia="zh"/>
              <w:woUserID w:val="3"/>
            </w:rPr>
            <w:delText>填写待核实意见，不强行判定角色</w:delText>
          </w:r>
        </w:del>
      </w:ins>
      <w:ins w:id="1386" w:author="Vance xu" w:date="2026-09-15T17:32:55Z">
        <w:r>
          <w:rPr>
            <w:rFonts w:hint="eastAsia"/>
            <w:lang w:eastAsia="zh"/>
            <w:woUserID w:val="2"/>
          </w:rPr>
          <w:t>经办对应主体责任、审核对应审核责任、审批对应审批责任</w:t>
        </w:r>
      </w:ins>
      <w:ins w:id="1387" w:author="Vance xu" w:date="2026-09-15T17:32:58Z">
        <w:r>
          <w:rPr>
            <w:rFonts w:hint="eastAsia"/>
            <w:lang w:eastAsia="zh"/>
            <w:woUserID w:val="2"/>
          </w:rPr>
          <w:t>之一</w:t>
        </w:r>
      </w:ins>
      <w:ins w:id="1388" w:author="Vance xu" w:date="2026-09-15T17:33:00Z">
        <w:r>
          <w:rPr>
            <w:rFonts w:hint="eastAsia"/>
            <w:lang w:eastAsia="zh"/>
            <w:woUserID w:val="2"/>
          </w:rPr>
          <w:t>就</w:t>
        </w:r>
      </w:ins>
      <w:ins w:id="1389" w:author="Vance xu" w:date="2026-09-15T17:33:02Z">
        <w:r>
          <w:rPr>
            <w:rFonts w:hint="eastAsia"/>
            <w:lang w:eastAsia="zh"/>
            <w:woUserID w:val="2"/>
          </w:rPr>
          <w:t>不再</w:t>
        </w:r>
      </w:ins>
      <w:ins w:id="1390" w:author="Vance xu" w:date="2026-09-15T17:33:03Z">
        <w:r>
          <w:rPr>
            <w:rFonts w:hint="eastAsia"/>
            <w:lang w:eastAsia="zh"/>
            <w:woUserID w:val="2"/>
          </w:rPr>
          <w:t>提示</w:t>
        </w:r>
      </w:ins>
      <w:ins w:id="1391" w:author="Henry" w:date="2026-09-15T09:58:49Z">
        <w:r>
          <w:rPr>
            <w:rFonts w:hint="eastAsia"/>
            <w:lang w:eastAsia="zh"/>
            <w:woUserID w:val="3"/>
          </w:rPr>
          <w:t>。</w:t>
        </w:r>
      </w:ins>
    </w:p>
    <w:p w14:paraId="4CDEC88D">
      <w:pPr>
        <w:snapToGrid w:val="0"/>
        <w:rPr>
          <w:del w:id="1392" w:author="Henry" w:date="2026-09-15T09:59:10Z"/>
          <w:rFonts w:hint="eastAsia" w:eastAsia="华文仿宋"/>
          <w:lang w:eastAsia="zh"/>
          <w:woUserID w:val="2"/>
        </w:rPr>
      </w:pPr>
      <w:del w:id="1393" w:author="Henry" w:date="2026-09-15T09:59:10Z">
        <w:r>
          <w:rPr/>
          <w:delText>按“经办对应主体责任、审核对应审核责任、审批对应审批责任”检查。岗位清单存在明确角色字段时，与岗位职责中的责任类型比较，明确不一致的，指出角色及责任表述冲突。</w:delText>
        </w:r>
      </w:del>
      <w:ins w:id="1394" w:author="Vance xu" w:date="2026-09-15T08:44:35Z">
        <w:del w:id="1395" w:author="Henry" w:date="2026-09-15T09:59:10Z">
          <w:r>
            <w:rPr>
              <w:rFonts w:hint="eastAsia"/>
              <w:lang w:eastAsia="zh"/>
              <w:woUserID w:val="2"/>
            </w:rPr>
            <w:delText>给出</w:delText>
          </w:r>
        </w:del>
      </w:ins>
      <w:ins w:id="1396" w:author="Vance xu" w:date="2026-09-15T08:44:37Z">
        <w:del w:id="1397" w:author="Henry" w:date="2026-09-15T09:59:10Z">
          <w:r>
            <w:rPr>
              <w:rFonts w:hint="eastAsia"/>
              <w:lang w:eastAsia="zh"/>
              <w:woUserID w:val="2"/>
            </w:rPr>
            <w:delText>“</w:delText>
          </w:r>
        </w:del>
      </w:ins>
      <w:ins w:id="1398" w:author="Vance xu" w:date="2026-09-15T08:44:39Z">
        <w:del w:id="1399" w:author="Henry" w:date="2026-09-15T09:59:10Z">
          <w:r>
            <w:rPr>
              <w:woUserID w:val="2"/>
            </w:rPr>
            <w:delText>经办对应主体责任、审核对应审核责任、审批对应审批责任</w:delText>
          </w:r>
        </w:del>
      </w:ins>
      <w:ins w:id="1400" w:author="Vance xu" w:date="2026-09-15T08:44:37Z">
        <w:del w:id="1401" w:author="Henry" w:date="2026-09-15T09:59:10Z">
          <w:r>
            <w:rPr>
              <w:rFonts w:hint="eastAsia"/>
              <w:lang w:eastAsia="zh"/>
              <w:woUserID w:val="2"/>
            </w:rPr>
            <w:delText>”</w:delText>
          </w:r>
        </w:del>
      </w:ins>
      <w:ins w:id="1402" w:author="Vance xu" w:date="2026-09-15T08:44:43Z">
        <w:del w:id="1403" w:author="Henry" w:date="2026-09-15T09:59:10Z">
          <w:r>
            <w:rPr>
              <w:rFonts w:hint="eastAsia"/>
              <w:lang w:eastAsia="zh"/>
              <w:woUserID w:val="2"/>
            </w:rPr>
            <w:delText>的</w:delText>
          </w:r>
        </w:del>
      </w:ins>
      <w:ins w:id="1404" w:author="Vance xu" w:date="2026-09-15T08:44:45Z">
        <w:del w:id="1405" w:author="Henry" w:date="2026-09-15T09:59:10Z">
          <w:r>
            <w:rPr>
              <w:rFonts w:hint="eastAsia"/>
              <w:lang w:eastAsia="zh"/>
              <w:woUserID w:val="2"/>
            </w:rPr>
            <w:delText>提示</w:delText>
          </w:r>
        </w:del>
      </w:ins>
      <w:ins w:id="1406" w:author="Vance xu" w:date="2026-09-15T08:44:46Z">
        <w:del w:id="1407" w:author="Henry" w:date="2026-09-15T09:59:10Z">
          <w:r>
            <w:rPr>
              <w:rFonts w:hint="eastAsia"/>
              <w:lang w:eastAsia="zh"/>
              <w:woUserID w:val="2"/>
            </w:rPr>
            <w:delText>。</w:delText>
          </w:r>
        </w:del>
      </w:ins>
    </w:p>
    <w:p w14:paraId="1133B4E1">
      <w:pPr>
        <w:snapToGrid w:val="0"/>
        <w:rPr>
          <w:del w:id="1408" w:author="Henry" w:date="2026-09-15T09:59:10Z"/>
        </w:rPr>
      </w:pPr>
      <w:del w:id="1409" w:author="Henry" w:date="2026-09-15T09:59:10Z">
        <w:r>
          <w:rPr/>
          <w:delText>没有角色字段时，可从“负主体责任”“负审核责任”“负审批责任”等明确表述提取角色，供第八项使用，但不据此声称完成了独立的一致性验证。不得仅凭岗位名称或职责中的普通动作词判断角色。多个责任类型混杂且无法区分的，填写待核实意见。</w:delText>
        </w:r>
      </w:del>
    </w:p>
    <w:p w14:paraId="49A48DE7">
      <w:pPr>
        <w:snapToGrid w:val="0"/>
        <w:rPr>
          <w:del w:id="1411" w:author="Vance xu" w:date="2026-09-15T18:40:10Z"/>
        </w:rPr>
        <w:pPrChange w:id="1410" w:author="Vance xu" w:date="2026-09-15T21:25:39Z">
          <w:pPr>
            <w:pStyle w:val="4"/>
            <w:snapToGrid w:val="0"/>
          </w:pPr>
        </w:pPrChange>
      </w:pPr>
      <w:del w:id="1412" w:author="Vance xu" w:date="2026-09-15T18:40:10Z">
        <w:r>
          <w:rPr/>
          <w:delText>（十二）三清单措施编号排序</w:delText>
        </w:r>
      </w:del>
    </w:p>
    <w:p w14:paraId="0D2D3D81">
      <w:pPr>
        <w:snapToGrid w:val="0"/>
        <w:rPr>
          <w:ins w:id="1413" w:author="Henry" w:date="2026-09-15T10:10:04Z"/>
          <w:del w:id="1414" w:author="Vance xu" w:date="2026-09-15T18:40:10Z"/>
          <w:rFonts w:hint="eastAsia" w:eastAsia="华文仿宋"/>
          <w:lang w:eastAsia="zh"/>
          <w:woUserID w:val="3"/>
        </w:rPr>
      </w:pPr>
      <w:ins w:id="1415" w:author="Henry" w:date="2026-09-15T10:10:07Z">
        <w:del w:id="1416" w:author="Vance xu" w:date="2026-09-15T18:40:10Z">
          <w:r>
            <w:rPr>
              <w:rFonts w:hint="eastAsia"/>
              <w:lang w:eastAsia="zh"/>
              <w:woUserID w:val="3"/>
            </w:rPr>
            <w:delText>检查范围：分别对岗位内控责任清单、不相容岗位清单、系统控制规则清单中的有效明细进行排序检查。</w:delText>
          </w:r>
        </w:del>
      </w:ins>
    </w:p>
    <w:p w14:paraId="58D7F89C">
      <w:pPr>
        <w:snapToGrid w:val="0"/>
        <w:rPr>
          <w:ins w:id="1417" w:author="Henry" w:date="2026-09-15T10:10:40Z"/>
          <w:del w:id="1418" w:author="Vance xu" w:date="2026-09-15T18:40:10Z"/>
          <w:rFonts w:hint="eastAsia"/>
          <w:lang w:eastAsia="zh"/>
          <w:woUserID w:val="3"/>
        </w:rPr>
      </w:pPr>
      <w:ins w:id="1419" w:author="Henry" w:date="2026-09-15T10:10:40Z">
        <w:del w:id="1420" w:author="Vance xu" w:date="2026-09-15T18:40:10Z">
          <w:r>
            <w:rPr>
              <w:rFonts w:hint="eastAsia"/>
              <w:lang w:eastAsia="zh"/>
              <w:woUserID w:val="3"/>
            </w:rPr>
            <w:delText>一、排序基准</w:delText>
          </w:r>
        </w:del>
      </w:ins>
    </w:p>
    <w:p w14:paraId="025FF8CE">
      <w:pPr>
        <w:snapToGrid w:val="0"/>
        <w:ind w:firstLine="0"/>
        <w:rPr>
          <w:ins w:id="1422" w:author="Henry" w:date="2026-09-15T10:10:40Z"/>
          <w:del w:id="1423" w:author="Vance xu" w:date="2026-09-15T18:40:10Z"/>
          <w:rFonts w:hint="eastAsia"/>
          <w:lang w:eastAsia="zh"/>
          <w:woUserID w:val="3"/>
        </w:rPr>
        <w:pPrChange w:id="1421" w:author="Henry" w:date="2026-09-15T10:10:45Z">
          <w:pPr>
            <w:snapToGrid w:val="0"/>
          </w:pPr>
        </w:pPrChange>
      </w:pPr>
      <w:ins w:id="1424" w:author="Henry" w:date="2026-09-15T10:10:40Z">
        <w:del w:id="1425" w:author="Vance xu" w:date="2026-09-15T18:40:10Z">
          <w:r>
            <w:rPr>
              <w:rFonts w:hint="eastAsia"/>
              <w:lang w:eastAsia="zh"/>
              <w:woUserID w:val="3"/>
            </w:rPr>
            <w:delText>1. 有基准矩阵时：按指定基准矩阵中的措施顺序排序。</w:delText>
          </w:r>
        </w:del>
      </w:ins>
    </w:p>
    <w:p w14:paraId="28FFC312">
      <w:pPr>
        <w:snapToGrid w:val="0"/>
        <w:ind w:firstLine="0"/>
        <w:rPr>
          <w:ins w:id="1427" w:author="Henry" w:date="2026-09-15T10:10:15Z"/>
          <w:del w:id="1428" w:author="Vance xu" w:date="2026-09-15T18:40:10Z"/>
          <w:rFonts w:hint="eastAsia"/>
          <w:lang w:eastAsia="zh"/>
          <w:woUserID w:val="3"/>
        </w:rPr>
        <w:pPrChange w:id="1426" w:author="Henry" w:date="2026-09-15T10:11:07Z">
          <w:pPr>
            <w:snapToGrid w:val="0"/>
          </w:pPr>
        </w:pPrChange>
      </w:pPr>
      <w:ins w:id="1429" w:author="Henry" w:date="2026-09-15T10:10:40Z">
        <w:del w:id="1430" w:author="Vance xu" w:date="2026-09-15T18:40:10Z">
          <w:r>
            <w:rPr>
              <w:rFonts w:hint="eastAsia"/>
              <w:lang w:eastAsia="zh"/>
              <w:woUserID w:val="3"/>
            </w:rPr>
            <w:delText>2. 无可用基准顺序时：按业务类别、控制点数字、措施序号进行自然排序，确保数字按数值大小排列，避免将</w:delText>
          </w:r>
        </w:del>
      </w:ins>
      <w:ins w:id="1431" w:author="Henry" w:date="2026-09-15T10:11:24Z">
        <w:del w:id="1432" w:author="Vance xu" w:date="2026-09-15T18:40:10Z">
          <w:r>
            <w:rPr>
              <w:rFonts w:hint="eastAsia"/>
              <w:lang w:eastAsia="zh"/>
              <w:woUserID w:val="3"/>
            </w:rPr>
            <w:delText>“</w:delText>
          </w:r>
        </w:del>
      </w:ins>
      <w:ins w:id="1433" w:author="Henry" w:date="2026-09-15T10:10:40Z">
        <w:del w:id="1434" w:author="Vance xu" w:date="2026-09-15T18:40:10Z">
          <w:r>
            <w:rPr>
              <w:rFonts w:hint="eastAsia"/>
              <w:lang w:eastAsia="zh"/>
              <w:woUserID w:val="3"/>
            </w:rPr>
            <w:delText>10</w:delText>
          </w:r>
        </w:del>
      </w:ins>
      <w:ins w:id="1435" w:author="Henry" w:date="2026-09-15T10:11:29Z">
        <w:del w:id="1436" w:author="Vance xu" w:date="2026-09-15T18:40:10Z">
          <w:r>
            <w:rPr>
              <w:rFonts w:hint="eastAsia"/>
              <w:lang w:eastAsia="zh"/>
              <w:woUserID w:val="3"/>
            </w:rPr>
            <w:delText>”</w:delText>
          </w:r>
        </w:del>
      </w:ins>
      <w:ins w:id="1437" w:author="Henry" w:date="2026-09-15T10:10:40Z">
        <w:del w:id="1438" w:author="Vance xu" w:date="2026-09-15T18:40:10Z">
          <w:r>
            <w:rPr>
              <w:rFonts w:hint="eastAsia"/>
              <w:lang w:eastAsia="zh"/>
              <w:woUserID w:val="3"/>
            </w:rPr>
            <w:delText>排在</w:delText>
          </w:r>
        </w:del>
      </w:ins>
      <w:ins w:id="1439" w:author="Henry" w:date="2026-09-15T10:11:35Z">
        <w:del w:id="1440" w:author="Vance xu" w:date="2026-09-15T18:40:10Z">
          <w:r>
            <w:rPr>
              <w:rFonts w:hint="eastAsia"/>
              <w:lang w:eastAsia="zh"/>
              <w:woUserID w:val="3"/>
            </w:rPr>
            <w:delText>“</w:delText>
          </w:r>
        </w:del>
      </w:ins>
      <w:ins w:id="1441" w:author="Henry" w:date="2026-09-15T10:10:40Z">
        <w:del w:id="1442" w:author="Vance xu" w:date="2026-09-15T18:40:10Z">
          <w:r>
            <w:rPr>
              <w:rFonts w:hint="eastAsia"/>
              <w:lang w:eastAsia="zh"/>
              <w:woUserID w:val="3"/>
            </w:rPr>
            <w:delText>2</w:delText>
          </w:r>
        </w:del>
      </w:ins>
      <w:ins w:id="1443" w:author="Henry" w:date="2026-09-15T10:11:39Z">
        <w:del w:id="1444" w:author="Vance xu" w:date="2026-09-15T18:40:10Z">
          <w:r>
            <w:rPr>
              <w:rFonts w:hint="eastAsia"/>
              <w:lang w:eastAsia="zh"/>
              <w:woUserID w:val="3"/>
            </w:rPr>
            <w:delText>”</w:delText>
          </w:r>
        </w:del>
      </w:ins>
      <w:ins w:id="1445" w:author="Henry" w:date="2026-09-15T10:10:40Z">
        <w:del w:id="1446" w:author="Vance xu" w:date="2026-09-15T18:40:10Z">
          <w:r>
            <w:rPr>
              <w:rFonts w:hint="eastAsia"/>
              <w:lang w:eastAsia="zh"/>
              <w:woUserID w:val="3"/>
            </w:rPr>
            <w:delText>之前。</w:delText>
          </w:r>
        </w:del>
      </w:ins>
    </w:p>
    <w:p w14:paraId="62D3B2F2">
      <w:pPr>
        <w:snapToGrid w:val="0"/>
        <w:rPr>
          <w:ins w:id="1447" w:author="Henry" w:date="2026-09-15T10:15:03Z"/>
          <w:del w:id="1448" w:author="Vance xu" w:date="2026-09-15T18:40:10Z"/>
          <w:rFonts w:hint="eastAsia"/>
          <w:lang w:eastAsia="zh"/>
          <w:woUserID w:val="3"/>
        </w:rPr>
      </w:pPr>
      <w:ins w:id="1449" w:author="Henry" w:date="2026-09-15T10:15:03Z">
        <w:del w:id="1450" w:author="Vance xu" w:date="2026-09-15T18:40:10Z">
          <w:r>
            <w:rPr>
              <w:rFonts w:hint="eastAsia"/>
              <w:lang w:eastAsia="zh"/>
              <w:woUserID w:val="3"/>
            </w:rPr>
            <w:delText>二、排序规则</w:delText>
          </w:r>
        </w:del>
      </w:ins>
    </w:p>
    <w:p w14:paraId="4D154F3C">
      <w:pPr>
        <w:snapToGrid w:val="0"/>
        <w:ind w:firstLine="0"/>
        <w:rPr>
          <w:ins w:id="1452" w:author="Henry" w:date="2026-09-15T10:15:03Z"/>
          <w:del w:id="1453" w:author="Vance xu" w:date="2026-09-15T18:40:10Z"/>
          <w:rFonts w:hint="eastAsia"/>
          <w:lang w:eastAsia="zh"/>
          <w:woUserID w:val="3"/>
        </w:rPr>
        <w:pPrChange w:id="1451" w:author="Henry" w:date="2026-09-15T10:15:06Z">
          <w:pPr>
            <w:snapToGrid w:val="0"/>
          </w:pPr>
        </w:pPrChange>
      </w:pPr>
      <w:ins w:id="1454" w:author="Henry" w:date="2026-09-15T10:15:03Z">
        <w:del w:id="1455" w:author="Vance xu" w:date="2026-09-15T18:40:10Z">
          <w:r>
            <w:rPr>
              <w:rFonts w:hint="eastAsia"/>
              <w:lang w:eastAsia="zh"/>
              <w:woUserID w:val="3"/>
            </w:rPr>
            <w:delText>1. 同一措施的多条记录应连续排列，不得分散；措施内部各部门、岗位或规则之间的先后顺序暂不规定。</w:delText>
          </w:r>
        </w:del>
      </w:ins>
    </w:p>
    <w:p w14:paraId="45B41D44">
      <w:pPr>
        <w:snapToGrid w:val="0"/>
        <w:ind w:firstLine="0"/>
        <w:rPr>
          <w:ins w:id="1457" w:author="Henry" w:date="2026-09-15T10:15:03Z"/>
          <w:del w:id="1458" w:author="Vance xu" w:date="2026-09-15T18:40:10Z"/>
          <w:rFonts w:hint="eastAsia"/>
          <w:lang w:eastAsia="zh"/>
          <w:woUserID w:val="3"/>
        </w:rPr>
        <w:pPrChange w:id="1456" w:author="Henry" w:date="2026-09-15T10:15:10Z">
          <w:pPr>
            <w:snapToGrid w:val="0"/>
          </w:pPr>
        </w:pPrChange>
      </w:pPr>
      <w:ins w:id="1459" w:author="Henry" w:date="2026-09-15T10:15:03Z">
        <w:del w:id="1460" w:author="Vance xu" w:date="2026-09-15T18:40:10Z">
          <w:r>
            <w:rPr>
              <w:rFonts w:hint="eastAsia"/>
              <w:lang w:eastAsia="zh"/>
              <w:woUserID w:val="3"/>
            </w:rPr>
            <w:delText>2. 合并单元格在读取时按合并范围补齐后参与排序。</w:delText>
          </w:r>
        </w:del>
      </w:ins>
    </w:p>
    <w:p w14:paraId="34DAD1AC">
      <w:pPr>
        <w:snapToGrid w:val="0"/>
        <w:ind w:firstLine="0"/>
        <w:rPr>
          <w:ins w:id="1462" w:author="尹兴盛" w:date="2026-09-15T16:59:15Z"/>
          <w:del w:id="1463" w:author="Vance xu" w:date="2026-09-15T18:40:10Z"/>
          <w:rFonts w:hint="eastAsia"/>
          <w:lang w:eastAsia="zh"/>
          <w:woUserID w:val="3"/>
        </w:rPr>
        <w:pPrChange w:id="1461" w:author="Henry" w:date="2026-09-15T10:15:14Z">
          <w:pPr>
            <w:snapToGrid w:val="0"/>
          </w:pPr>
        </w:pPrChange>
      </w:pPr>
      <w:ins w:id="1464" w:author="Henry" w:date="2026-09-15T10:15:03Z">
        <w:del w:id="1465" w:author="Vance xu" w:date="2026-09-15T18:40:10Z">
          <w:r>
            <w:rPr>
              <w:rFonts w:hint="eastAsia"/>
              <w:lang w:eastAsia="zh"/>
              <w:woUserID w:val="3"/>
            </w:rPr>
            <w:delText>3. 标题、表头、填表说明和空白行不参与排序。</w:delText>
          </w:r>
        </w:del>
      </w:ins>
    </w:p>
    <w:p w14:paraId="6D07E9AF">
      <w:pPr>
        <w:keepNext w:val="0"/>
        <w:keepLines w:val="0"/>
        <w:widowControl/>
        <w:suppressLineNumbers w:val="0"/>
        <w:snapToGrid w:val="0"/>
        <w:spacing w:before="0" w:beforeAutospacing="0" w:after="0" w:afterAutospacing="0" w:line="240" w:lineRule="auto"/>
        <w:ind w:left="0" w:right="0" w:firstLine="0"/>
        <w:jc w:val="left"/>
        <w:rPr>
          <w:ins w:id="1467" w:author="尹兴盛" w:date="2026-09-15T16:59:29Z"/>
          <w:del w:id="1468" w:author="Vance xu" w:date="2026-09-15T18:40:10Z"/>
          <w:rFonts w:hint="eastAsia" w:ascii="华文仿宋" w:hAnsi="华文仿宋" w:eastAsia="华文仿宋" w:cs="华文仿宋"/>
          <w:b w:val="0"/>
          <w:i w:val="0"/>
          <w:color w:val="000000"/>
          <w:sz w:val="32"/>
          <w:szCs w:val="32"/>
          <w:woUserID w:val="6"/>
        </w:rPr>
        <w:pPrChange w:id="1466" w:author="Vance xu" w:date="2026-09-15T21:25:39Z">
          <w:pPr>
            <w:keepNext w:val="0"/>
            <w:keepLines w:val="0"/>
            <w:widowControl/>
            <w:suppressLineNumbers w:val="0"/>
            <w:snapToGrid w:val="0"/>
            <w:spacing w:before="0" w:beforeAutospacing="0" w:after="0" w:afterAutospacing="0" w:line="560" w:lineRule="exact"/>
            <w:ind w:left="0" w:right="0" w:firstLine="640"/>
            <w:jc w:val="both"/>
          </w:pPr>
        </w:pPrChange>
      </w:pPr>
      <w:ins w:id="1469" w:author="尹兴盛" w:date="2026-09-15T16:59:29Z">
        <w:del w:id="1470" w:author="Vance xu" w:date="2026-09-15T18:40:10Z">
          <w:r>
            <w:rPr>
              <w:rFonts w:hint="eastAsia" w:ascii="华文仿宋" w:hAnsi="华文仿宋" w:eastAsia="华文仿宋" w:cs="华文仿宋"/>
              <w:b w:val="0"/>
              <w:i w:val="0"/>
              <w:color w:val="000000"/>
              <w:kern w:val="0"/>
              <w:sz w:val="32"/>
              <w:szCs w:val="32"/>
              <w:lang w:val="en-US" w:eastAsia="zh-CN" w:bidi="ar"/>
              <w:woUserID w:val="6"/>
            </w:rPr>
            <w:delText>分别检查岗位内控责任清单、不相容岗位清单、系统控制规则清单的有效明细，按指定基准矩阵中的措施顺序排序。无可用基准顺序时，按业务类别、控制点数字、措施序号进行自然排序，避免将“10”排在“2”之前。</w:delText>
          </w:r>
        </w:del>
      </w:ins>
    </w:p>
    <w:p w14:paraId="29F87AC0">
      <w:pPr>
        <w:keepNext w:val="0"/>
        <w:keepLines w:val="0"/>
        <w:widowControl/>
        <w:suppressLineNumbers w:val="0"/>
        <w:snapToGrid w:val="0"/>
        <w:spacing w:before="0" w:beforeAutospacing="0" w:after="0" w:afterAutospacing="0" w:line="240" w:lineRule="auto"/>
        <w:ind w:left="0" w:right="0" w:firstLine="0"/>
        <w:jc w:val="left"/>
        <w:rPr>
          <w:ins w:id="1472" w:author="尹兴盛" w:date="2026-09-15T16:59:29Z"/>
          <w:del w:id="1473" w:author="Vance xu" w:date="2026-09-15T18:40:10Z"/>
          <w:rFonts w:hint="eastAsia" w:ascii="华文仿宋" w:hAnsi="华文仿宋" w:eastAsia="华文仿宋" w:cs="华文仿宋"/>
          <w:b w:val="0"/>
          <w:i w:val="0"/>
          <w:color w:val="000000"/>
          <w:sz w:val="32"/>
          <w:szCs w:val="32"/>
          <w:woUserID w:val="6"/>
        </w:rPr>
        <w:pPrChange w:id="1471" w:author="Vance xu" w:date="2026-09-15T21:25:39Z">
          <w:pPr>
            <w:keepNext w:val="0"/>
            <w:keepLines w:val="0"/>
            <w:widowControl/>
            <w:suppressLineNumbers w:val="0"/>
            <w:snapToGrid w:val="0"/>
            <w:spacing w:before="0" w:beforeAutospacing="0" w:after="0" w:afterAutospacing="0" w:line="560" w:lineRule="exact"/>
            <w:ind w:left="0" w:right="0" w:firstLine="640"/>
            <w:jc w:val="both"/>
          </w:pPr>
        </w:pPrChange>
      </w:pPr>
      <w:ins w:id="1474" w:author="尹兴盛" w:date="2026-09-15T16:59:29Z">
        <w:del w:id="1475" w:author="Vance xu" w:date="2026-09-15T18:40:10Z">
          <w:r>
            <w:rPr>
              <w:rFonts w:hint="eastAsia" w:ascii="华文仿宋" w:hAnsi="华文仿宋" w:eastAsia="华文仿宋" w:cs="华文仿宋"/>
              <w:b w:val="0"/>
              <w:i w:val="0"/>
              <w:color w:val="000000"/>
              <w:kern w:val="0"/>
              <w:sz w:val="32"/>
              <w:szCs w:val="32"/>
              <w:lang w:val="en-US" w:eastAsia="zh-CN" w:bidi="ar"/>
              <w:woUserID w:val="6"/>
            </w:rPr>
            <w:delText>同一措施的多条记录应连续排列，措施内部各部门、岗位或规则之间暂不规定先后顺序。合并单元格在读取时按合并范围补齐，标题、表头、填表说明和空白行不参与排序。存在倒序或同一措施记录分散的，在相关行指出问题，不直接调整原表顺序。</w:delText>
          </w:r>
        </w:del>
      </w:ins>
    </w:p>
    <w:p w14:paraId="555A92A7">
      <w:pPr>
        <w:snapToGrid w:val="0"/>
        <w:rPr>
          <w:ins w:id="1477" w:author="Henry" w:date="2026-09-15T10:12:12Z"/>
          <w:del w:id="1478" w:author="Vance xu" w:date="2026-09-15T18:40:10Z"/>
          <w:rFonts w:hint="eastAsia"/>
          <w:lang w:eastAsia="zh"/>
          <w:woUserID w:val="2"/>
        </w:rPr>
        <w:pPrChange w:id="1476" w:author="Vance xu" w:date="2026-09-15T17:15:42Z">
          <w:pPr>
            <w:snapToGrid w:val="0"/>
          </w:pPr>
        </w:pPrChange>
      </w:pPr>
    </w:p>
    <w:p w14:paraId="5CC51CDD">
      <w:pPr>
        <w:snapToGrid w:val="0"/>
        <w:rPr>
          <w:ins w:id="1479" w:author="Henry" w:date="2026-09-15T10:16:01Z"/>
          <w:del w:id="1480" w:author="Vance xu" w:date="2026-09-15T18:22:56Z"/>
          <w:rFonts w:hint="eastAsia"/>
          <w:lang w:eastAsia="zh"/>
          <w:woUserID w:val="3"/>
        </w:rPr>
      </w:pPr>
      <w:ins w:id="1481" w:author="Henry" w:date="2026-09-15T10:16:01Z">
        <w:del w:id="1482" w:author="Vance xu" w:date="2026-09-15T18:22:56Z">
          <w:r>
            <w:rPr>
              <w:rFonts w:hint="eastAsia"/>
              <w:lang w:eastAsia="zh"/>
              <w:woUserID w:val="3"/>
            </w:rPr>
            <w:delText>三、问题处理</w:delText>
          </w:r>
        </w:del>
      </w:ins>
    </w:p>
    <w:p w14:paraId="07D00814">
      <w:pPr>
        <w:snapToGrid w:val="0"/>
        <w:rPr>
          <w:ins w:id="1483" w:author="Henry" w:date="2026-09-15T10:15:34Z"/>
          <w:del w:id="1484" w:author="Vance xu" w:date="2026-09-15T18:22:56Z"/>
          <w:rFonts w:hint="eastAsia"/>
          <w:lang w:eastAsia="zh"/>
          <w:woUserID w:val="3"/>
        </w:rPr>
      </w:pPr>
      <w:ins w:id="1485" w:author="Henry" w:date="2026-09-15T10:16:01Z">
        <w:del w:id="1486" w:author="Vance xu" w:date="2026-09-15T18:22:56Z">
          <w:r>
            <w:rPr>
              <w:rFonts w:hint="eastAsia"/>
              <w:lang w:eastAsia="zh"/>
              <w:woUserID w:val="3"/>
            </w:rPr>
            <w:delText>存在倒序或同一措施记录分散情形的，在相关行指出问题并说明具体位置，不直接调整原表顺序。</w:delText>
          </w:r>
        </w:del>
      </w:ins>
    </w:p>
    <w:p w14:paraId="59674ADA">
      <w:pPr>
        <w:snapToGrid w:val="0"/>
        <w:rPr>
          <w:del w:id="1487" w:author="Henry" w:date="2026-09-15T10:16:26Z"/>
        </w:rPr>
      </w:pPr>
      <w:del w:id="1488" w:author="Henry" w:date="2026-09-15T10:16:26Z">
        <w:r>
          <w:rPr/>
          <w:delText>分别检查岗位内控责任清单、不相容岗位清单、系统控制规则清单的有效明细，按指定基准矩阵中的措施顺序排序。无可用基准顺序时，按业务类别、控制点数字、措施序号进行自然排序，避免将“10”排在“2”之前。</w:delText>
        </w:r>
      </w:del>
    </w:p>
    <w:p w14:paraId="5C04EF1B">
      <w:pPr>
        <w:snapToGrid w:val="0"/>
        <w:rPr>
          <w:del w:id="1489" w:author="Henry" w:date="2026-09-15T10:16:26Z"/>
        </w:rPr>
      </w:pPr>
      <w:del w:id="1490" w:author="Henry" w:date="2026-09-15T10:16:26Z">
        <w:r>
          <w:rPr/>
          <w:delText>同一措施的多条记录应连续排列，措施内部各部门、岗位或规则之间暂不规定先后顺序。合并单元格在读取时按合并范围补齐，标题、表头、填表说明和空白行不参与排序。存在倒序或同一措施记录分散的，在相关行指出问题，不直接调整原表顺序。</w:delText>
        </w:r>
      </w:del>
    </w:p>
    <w:p w14:paraId="22D57F9B">
      <w:pPr>
        <w:snapToGrid w:val="0"/>
        <w:rPr>
          <w:del w:id="1492" w:author="Vance xu" w:date="2026-09-15T20:53:04Z"/>
          <w:rFonts w:hint="default"/>
          <w:lang w:val="en-US"/>
        </w:rPr>
        <w:pPrChange w:id="1491" w:author="Vance xu" w:date="2026-09-15T21:25:39Z">
          <w:pPr>
            <w:pStyle w:val="4"/>
            <w:snapToGrid w:val="0"/>
          </w:pPr>
        </w:pPrChange>
      </w:pPr>
      <w:del w:id="1493" w:author="Vance xu" w:date="2026-09-15T20:53:04Z">
        <w:r>
          <w:rPr/>
          <w:delText>（十</w:delText>
        </w:r>
      </w:del>
      <w:del w:id="1494" w:author="Vance xu" w:date="2026-09-15T20:53:04Z">
        <w:r>
          <w:rPr>
            <w:rFonts w:hint="eastAsia"/>
            <w:lang w:val="en-US" w:eastAsia="zh-CN"/>
          </w:rPr>
          <w:delText>三</w:delText>
        </w:r>
      </w:del>
      <w:del w:id="1495" w:author="Vance xu" w:date="2026-09-15T20:53:04Z">
        <w:r>
          <w:rPr/>
          <w:delText>）</w:delText>
        </w:r>
      </w:del>
      <w:del w:id="1496" w:author="Vance xu" w:date="2026-09-15T20:53:04Z">
        <w:r>
          <w:rPr>
            <w:rFonts w:hint="eastAsia"/>
            <w:lang w:val="en-US" w:eastAsia="zh-CN"/>
          </w:rPr>
          <w:delText>风险矩阵及</w:delText>
        </w:r>
      </w:del>
      <w:del w:id="1497" w:author="Vance xu" w:date="2026-09-15T20:53:04Z">
        <w:r>
          <w:rPr/>
          <w:delText>三清单</w:delText>
        </w:r>
      </w:del>
      <w:del w:id="1498" w:author="Vance xu" w:date="2026-09-15T20:53:04Z">
        <w:r>
          <w:rPr>
            <w:rFonts w:hint="eastAsia"/>
            <w:lang w:val="en-US" w:eastAsia="zh-CN"/>
          </w:rPr>
          <w:delText>删除线一致性校验</w:delText>
        </w:r>
      </w:del>
    </w:p>
    <w:p w14:paraId="280E4AE2">
      <w:pPr>
        <w:snapToGrid w:val="0"/>
        <w:rPr>
          <w:ins w:id="1500" w:author="Henry" w:date="2026-09-15T10:30:20Z"/>
          <w:del w:id="1501" w:author="Vance xu" w:date="2026-09-15T20:53:04Z"/>
          <w:rFonts w:hint="eastAsia"/>
          <w:color w:val="000000"/>
          <w:highlight w:val="yellow"/>
          <w:lang w:eastAsia="zh"/>
          <w:woUserID w:val="3"/>
        </w:rPr>
        <w:pPrChange w:id="1499" w:author="Vance xu" w:date="2026-09-15T21:25:39Z">
          <w:pPr>
            <w:snapToGrid w:val="0"/>
          </w:pPr>
        </w:pPrChange>
      </w:pPr>
      <w:del w:id="1502" w:author="Vance xu" w:date="2026-09-15T20:53:04Z">
        <w:r>
          <w:rPr>
            <w:rFonts w:hint="eastAsia"/>
            <w:color w:val="000000"/>
            <w:highlight w:val="yellow"/>
            <w:rPrChange w:id="1503" w:author="Vance xu" w:date="2026-09-15T09:34:42Z">
              <w:rPr>
                <w:rFonts w:hint="eastAsia"/>
                <w:color w:val="FF0000"/>
              </w:rPr>
            </w:rPrChange>
          </w:rPr>
          <w:delText>矩阵删除线的内容在</w:delText>
        </w:r>
      </w:del>
      <w:del w:id="1504" w:author="Vance xu" w:date="2026-09-15T20:53:04Z">
        <w:r>
          <w:rPr>
            <w:rFonts w:hint="eastAsia"/>
            <w:color w:val="000000"/>
            <w:highlight w:val="yellow"/>
            <w:lang w:eastAsia="zh-CN"/>
            <w:rPrChange w:id="1505" w:author="Vance xu" w:date="2026-09-15T09:34:42Z">
              <w:rPr>
                <w:rFonts w:hint="eastAsia"/>
                <w:color w:val="FF0000"/>
                <w:lang w:eastAsia="zh-CN"/>
              </w:rPr>
            </w:rPrChange>
          </w:rPr>
          <w:delText>“</w:delText>
        </w:r>
      </w:del>
      <w:del w:id="1506" w:author="Vance xu" w:date="2026-09-15T20:53:04Z">
        <w:r>
          <w:rPr>
            <w:rFonts w:hint="eastAsia"/>
            <w:color w:val="000000"/>
            <w:highlight w:val="yellow"/>
            <w:rPrChange w:id="1507" w:author="Vance xu" w:date="2026-09-15T09:34:42Z">
              <w:rPr>
                <w:rFonts w:hint="eastAsia"/>
                <w:color w:val="FF0000"/>
              </w:rPr>
            </w:rPrChange>
          </w:rPr>
          <w:delText>三清单</w:delText>
        </w:r>
      </w:del>
      <w:del w:id="1508" w:author="Vance xu" w:date="2026-09-15T20:53:04Z">
        <w:r>
          <w:rPr>
            <w:rFonts w:hint="eastAsia"/>
            <w:color w:val="000000"/>
            <w:highlight w:val="yellow"/>
            <w:lang w:eastAsia="zh-CN"/>
            <w:rPrChange w:id="1509" w:author="Vance xu" w:date="2026-09-15T09:34:42Z">
              <w:rPr>
                <w:rFonts w:hint="eastAsia"/>
                <w:color w:val="FF0000"/>
                <w:lang w:eastAsia="zh-CN"/>
              </w:rPr>
            </w:rPrChange>
          </w:rPr>
          <w:delText>”</w:delText>
        </w:r>
      </w:del>
      <w:del w:id="1510" w:author="Vance xu" w:date="2026-09-15T20:53:04Z">
        <w:r>
          <w:rPr>
            <w:rFonts w:hint="eastAsia"/>
            <w:color w:val="000000"/>
            <w:highlight w:val="yellow"/>
            <w:rPrChange w:id="1511" w:author="Vance xu" w:date="2026-09-15T09:34:42Z">
              <w:rPr>
                <w:rFonts w:hint="eastAsia"/>
                <w:color w:val="FF0000"/>
              </w:rPr>
            </w:rPrChange>
          </w:rPr>
          <w:delText>中</w:delText>
        </w:r>
      </w:del>
      <w:del w:id="1512" w:author="Vance xu" w:date="2026-09-15T20:53:04Z">
        <w:r>
          <w:rPr>
            <w:rFonts w:hint="eastAsia"/>
            <w:color w:val="000000"/>
            <w:highlight w:val="yellow"/>
            <w:lang w:val="en-US" w:eastAsia="zh-CN"/>
            <w:rPrChange w:id="1513" w:author="Vance xu" w:date="2026-09-15T09:34:42Z">
              <w:rPr>
                <w:rFonts w:hint="eastAsia"/>
                <w:color w:val="FF0000"/>
                <w:lang w:val="en-US" w:eastAsia="zh-CN"/>
              </w:rPr>
            </w:rPrChange>
          </w:rPr>
          <w:delText>的“岗位内控责任清单或岗位责任清单”</w:delText>
        </w:r>
      </w:del>
      <w:del w:id="1514" w:author="Vance xu" w:date="2026-09-15T20:53:04Z">
        <w:r>
          <w:rPr>
            <w:rFonts w:hint="eastAsia"/>
            <w:color w:val="000000"/>
            <w:highlight w:val="yellow"/>
            <w:rPrChange w:id="1515" w:author="Vance xu" w:date="2026-09-15T09:34:42Z">
              <w:rPr>
                <w:rFonts w:hint="eastAsia"/>
                <w:color w:val="FF0000"/>
              </w:rPr>
            </w:rPrChange>
          </w:rPr>
          <w:delText>需同步删除</w:delText>
        </w:r>
      </w:del>
      <w:del w:id="1516" w:author="Vance xu" w:date="2026-09-15T20:53:04Z">
        <w:r>
          <w:rPr>
            <w:rFonts w:hint="eastAsia"/>
            <w:color w:val="000000"/>
            <w:highlight w:val="yellow"/>
            <w:lang w:eastAsia="zh-CN"/>
            <w:rPrChange w:id="1517" w:author="Vance xu" w:date="2026-09-15T09:34:42Z">
              <w:rPr>
                <w:rFonts w:hint="eastAsia"/>
                <w:color w:val="FF0000"/>
                <w:lang w:eastAsia="zh-CN"/>
              </w:rPr>
            </w:rPrChange>
          </w:rPr>
          <w:delText>，</w:delText>
        </w:r>
      </w:del>
      <w:del w:id="1518" w:author="Vance xu" w:date="2026-09-15T20:53:04Z">
        <w:r>
          <w:rPr>
            <w:rFonts w:hint="eastAsia"/>
            <w:color w:val="000000"/>
            <w:highlight w:val="yellow"/>
            <w:rPrChange w:id="1519" w:author="Vance xu" w:date="2026-09-15T09:34:42Z">
              <w:rPr>
                <w:rFonts w:hint="eastAsia"/>
                <w:color w:val="FF0000"/>
              </w:rPr>
            </w:rPrChange>
          </w:rPr>
          <w:delText>删除线的内容在三清单里不能重复出现</w:delText>
        </w:r>
      </w:del>
      <w:del w:id="1520" w:author="Vance xu" w:date="2026-09-15T20:53:04Z">
        <w:r>
          <w:rPr>
            <w:rFonts w:hint="eastAsia"/>
            <w:color w:val="000000"/>
            <w:highlight w:val="yellow"/>
            <w:lang w:eastAsia="zh-CN"/>
            <w:rPrChange w:id="1521" w:author="Vance xu" w:date="2026-09-15T09:34:42Z">
              <w:rPr>
                <w:rFonts w:hint="eastAsia"/>
                <w:color w:val="FF0000"/>
                <w:lang w:eastAsia="zh-CN"/>
              </w:rPr>
            </w:rPrChange>
          </w:rPr>
          <w:delText>。</w:delText>
        </w:r>
      </w:del>
      <w:ins w:id="1522" w:author="Henry" w:date="2026-09-15T10:28:44Z">
        <w:del w:id="1523" w:author="Vance xu" w:date="2026-09-15T20:53:04Z">
          <w:r>
            <w:rPr>
              <w:rFonts w:hint="eastAsia"/>
              <w:color w:val="000000"/>
              <w:highlight w:val="yellow"/>
              <w:lang w:eastAsia="zh"/>
              <w:woUserID w:val="3"/>
            </w:rPr>
            <w:delText>检查</w:delText>
          </w:r>
        </w:del>
      </w:ins>
      <w:ins w:id="1524" w:author="Henry" w:date="2026-09-15T10:28:58Z">
        <w:del w:id="1525" w:author="Vance xu" w:date="2026-09-15T20:53:04Z">
          <w:r>
            <w:rPr>
              <w:rFonts w:hint="eastAsia"/>
              <w:color w:val="000000"/>
              <w:highlight w:val="yellow"/>
              <w:lang w:eastAsia="zh"/>
              <w:woUserID w:val="3"/>
            </w:rPr>
            <w:delText>依据</w:delText>
          </w:r>
        </w:del>
      </w:ins>
      <w:ins w:id="1526" w:author="Henry" w:date="2026-09-15T10:29:01Z">
        <w:del w:id="1527" w:author="Vance xu" w:date="2026-09-15T20:53:04Z">
          <w:r>
            <w:rPr>
              <w:rFonts w:hint="eastAsia"/>
              <w:color w:val="000000"/>
              <w:highlight w:val="yellow"/>
              <w:lang w:eastAsia="zh"/>
              <w:woUserID w:val="3"/>
            </w:rPr>
            <w:delText>：</w:delText>
          </w:r>
        </w:del>
      </w:ins>
      <w:ins w:id="1528" w:author="Henry" w:date="2026-09-15T10:29:11Z">
        <w:del w:id="1529" w:author="Vance xu" w:date="2026-09-15T20:53:04Z">
          <w:r>
            <w:rPr>
              <w:rFonts w:hint="eastAsia"/>
              <w:color w:val="000000"/>
              <w:highlight w:val="yellow"/>
              <w:lang w:eastAsia="zh"/>
              <w:woUserID w:val="3"/>
            </w:rPr>
            <w:delText>本</w:delText>
          </w:r>
        </w:del>
      </w:ins>
      <w:ins w:id="1530" w:author="Henry" w:date="2026-09-15T10:29:13Z">
        <w:del w:id="1531" w:author="Vance xu" w:date="2026-09-15T20:53:04Z">
          <w:r>
            <w:rPr>
              <w:rFonts w:hint="eastAsia"/>
              <w:color w:val="000000"/>
              <w:highlight w:val="yellow"/>
              <w:lang w:eastAsia="zh"/>
              <w:woUserID w:val="3"/>
            </w:rPr>
            <w:delText>项</w:delText>
          </w:r>
        </w:del>
      </w:ins>
      <w:ins w:id="1532" w:author="Henry" w:date="2026-09-15T10:29:16Z">
        <w:del w:id="1533" w:author="Vance xu" w:date="2026-09-15T20:53:04Z">
          <w:r>
            <w:rPr>
              <w:rFonts w:hint="eastAsia"/>
              <w:color w:val="000000"/>
              <w:highlight w:val="yellow"/>
              <w:lang w:eastAsia="zh"/>
              <w:woUserID w:val="3"/>
            </w:rPr>
            <w:delText>以</w:delText>
          </w:r>
        </w:del>
      </w:ins>
      <w:ins w:id="1534" w:author="Henry" w:date="2026-09-15T10:29:20Z">
        <w:del w:id="1535" w:author="Vance xu" w:date="2026-09-15T20:53:04Z">
          <w:r>
            <w:rPr>
              <w:rFonts w:hint="eastAsia"/>
              <w:color w:val="000000"/>
              <w:highlight w:val="yellow"/>
              <w:lang w:eastAsia="zh"/>
              <w:woUserID w:val="3"/>
            </w:rPr>
            <w:delText>当前</w:delText>
          </w:r>
        </w:del>
      </w:ins>
      <w:ins w:id="1536" w:author="Henry" w:date="2026-09-15T10:29:25Z">
        <w:del w:id="1537" w:author="Vance xu" w:date="2026-09-15T20:53:04Z">
          <w:r>
            <w:rPr>
              <w:rFonts w:hint="eastAsia"/>
              <w:color w:val="000000"/>
              <w:highlight w:val="yellow"/>
              <w:lang w:eastAsia="zh"/>
              <w:woUserID w:val="3"/>
            </w:rPr>
            <w:delText>矩阵</w:delText>
          </w:r>
        </w:del>
      </w:ins>
      <w:ins w:id="1538" w:author="Henry" w:date="2026-09-15T10:29:27Z">
        <w:del w:id="1539" w:author="Vance xu" w:date="2026-09-15T20:53:04Z">
          <w:r>
            <w:rPr>
              <w:rFonts w:hint="eastAsia"/>
              <w:color w:val="000000"/>
              <w:highlight w:val="yellow"/>
              <w:lang w:eastAsia="zh"/>
              <w:woUserID w:val="3"/>
            </w:rPr>
            <w:delText>和</w:delText>
          </w:r>
        </w:del>
      </w:ins>
      <w:ins w:id="1540" w:author="Henry" w:date="2026-09-15T10:29:29Z">
        <w:del w:id="1541" w:author="Vance xu" w:date="2026-09-15T20:53:04Z">
          <w:r>
            <w:rPr>
              <w:rFonts w:hint="eastAsia"/>
              <w:color w:val="000000"/>
              <w:highlight w:val="yellow"/>
              <w:lang w:eastAsia="zh"/>
              <w:woUserID w:val="3"/>
            </w:rPr>
            <w:delText>当前</w:delText>
          </w:r>
        </w:del>
      </w:ins>
      <w:ins w:id="1542" w:author="Henry" w:date="2026-09-15T10:29:33Z">
        <w:del w:id="1543" w:author="Vance xu" w:date="2026-09-15T20:53:04Z">
          <w:r>
            <w:rPr>
              <w:rFonts w:hint="eastAsia"/>
              <w:color w:val="000000"/>
              <w:highlight w:val="yellow"/>
              <w:lang w:eastAsia="zh"/>
              <w:woUserID w:val="3"/>
            </w:rPr>
            <w:delText>岗位</w:delText>
          </w:r>
        </w:del>
      </w:ins>
      <w:ins w:id="1544" w:author="Henry" w:date="2026-09-15T10:29:36Z">
        <w:del w:id="1545" w:author="Vance xu" w:date="2026-09-15T20:53:04Z">
          <w:r>
            <w:rPr>
              <w:rFonts w:hint="eastAsia"/>
              <w:color w:val="000000"/>
              <w:highlight w:val="yellow"/>
              <w:lang w:eastAsia="zh"/>
              <w:woUserID w:val="3"/>
            </w:rPr>
            <w:delText>清单</w:delText>
          </w:r>
        </w:del>
      </w:ins>
      <w:ins w:id="1546" w:author="Henry" w:date="2026-09-15T10:29:38Z">
        <w:del w:id="1547" w:author="Vance xu" w:date="2026-09-15T20:53:04Z">
          <w:r>
            <w:rPr>
              <w:rFonts w:hint="eastAsia"/>
              <w:color w:val="000000"/>
              <w:highlight w:val="yellow"/>
              <w:lang w:eastAsia="zh"/>
              <w:woUserID w:val="3"/>
            </w:rPr>
            <w:delText>为</w:delText>
          </w:r>
        </w:del>
      </w:ins>
      <w:ins w:id="1548" w:author="Henry" w:date="2026-09-15T10:29:41Z">
        <w:del w:id="1549" w:author="Vance xu" w:date="2026-09-15T20:53:04Z">
          <w:r>
            <w:rPr>
              <w:rFonts w:hint="eastAsia"/>
              <w:color w:val="000000"/>
              <w:highlight w:val="yellow"/>
              <w:lang w:eastAsia="zh"/>
              <w:woUserID w:val="3"/>
            </w:rPr>
            <w:delText>依据</w:delText>
          </w:r>
        </w:del>
      </w:ins>
      <w:ins w:id="1550" w:author="Henry" w:date="2026-09-15T10:29:44Z">
        <w:del w:id="1551" w:author="Vance xu" w:date="2026-09-15T20:53:04Z">
          <w:r>
            <w:rPr>
              <w:rFonts w:hint="eastAsia"/>
              <w:color w:val="000000"/>
              <w:highlight w:val="yellow"/>
              <w:lang w:eastAsia="zh"/>
              <w:woUserID w:val="3"/>
            </w:rPr>
            <w:delText>开展</w:delText>
          </w:r>
        </w:del>
      </w:ins>
      <w:ins w:id="1552" w:author="Henry" w:date="2026-09-15T10:29:47Z">
        <w:del w:id="1553" w:author="Vance xu" w:date="2026-09-15T20:53:04Z">
          <w:r>
            <w:rPr>
              <w:rFonts w:hint="eastAsia"/>
              <w:color w:val="000000"/>
              <w:highlight w:val="yellow"/>
              <w:lang w:eastAsia="zh"/>
              <w:woUserID w:val="3"/>
            </w:rPr>
            <w:delText>核查</w:delText>
          </w:r>
        </w:del>
      </w:ins>
      <w:ins w:id="1554" w:author="Henry" w:date="2026-09-15T10:29:49Z">
        <w:del w:id="1555" w:author="Vance xu" w:date="2026-09-15T20:53:04Z">
          <w:r>
            <w:rPr>
              <w:rFonts w:hint="eastAsia"/>
              <w:color w:val="000000"/>
              <w:highlight w:val="yellow"/>
              <w:lang w:eastAsia="zh"/>
              <w:woUserID w:val="3"/>
            </w:rPr>
            <w:delText>。</w:delText>
          </w:r>
        </w:del>
      </w:ins>
    </w:p>
    <w:p w14:paraId="59D6EBD2">
      <w:pPr>
        <w:snapToGrid w:val="0"/>
        <w:rPr>
          <w:ins w:id="1557" w:author="Henry" w:date="2026-09-15T10:31:44Z"/>
          <w:del w:id="1558" w:author="Vance xu" w:date="2026-09-15T20:53:04Z"/>
          <w:rFonts w:hint="eastAsia"/>
          <w:color w:val="000000"/>
          <w:highlight w:val="yellow"/>
          <w:lang w:eastAsia="zh"/>
          <w:woUserID w:val="2"/>
        </w:rPr>
        <w:pPrChange w:id="1556" w:author="Vance xu" w:date="2026-09-15T21:25:39Z">
          <w:pPr>
            <w:snapToGrid w:val="0"/>
          </w:pPr>
        </w:pPrChange>
      </w:pPr>
      <w:ins w:id="1559" w:author="Henry" w:date="2026-09-15T10:30:22Z">
        <w:del w:id="1560" w:author="Vance xu" w:date="2026-09-15T20:53:04Z">
          <w:r>
            <w:rPr>
              <w:rFonts w:hint="eastAsia"/>
              <w:color w:val="000000"/>
              <w:highlight w:val="yellow"/>
              <w:lang w:eastAsia="zh"/>
              <w:woUserID w:val="3"/>
            </w:rPr>
            <w:delText>检查</w:delText>
          </w:r>
        </w:del>
      </w:ins>
      <w:ins w:id="1561" w:author="Henry" w:date="2026-09-15T10:30:26Z">
        <w:del w:id="1562" w:author="Vance xu" w:date="2026-09-15T20:53:04Z">
          <w:r>
            <w:rPr>
              <w:rFonts w:hint="eastAsia"/>
              <w:color w:val="000000"/>
              <w:highlight w:val="yellow"/>
              <w:lang w:eastAsia="zh"/>
              <w:woUserID w:val="3"/>
            </w:rPr>
            <w:delText>内容</w:delText>
          </w:r>
        </w:del>
      </w:ins>
      <w:ins w:id="1563" w:author="Henry" w:date="2026-09-15T10:30:28Z">
        <w:del w:id="1564" w:author="Vance xu" w:date="2026-09-15T20:53:04Z">
          <w:r>
            <w:rPr>
              <w:rFonts w:hint="eastAsia"/>
              <w:color w:val="000000"/>
              <w:highlight w:val="yellow"/>
              <w:lang w:eastAsia="zh"/>
              <w:woUserID w:val="3"/>
            </w:rPr>
            <w:delText>：</w:delText>
          </w:r>
        </w:del>
      </w:ins>
      <w:ins w:id="1565" w:author="Henry" w:date="2026-09-15T10:30:37Z">
        <w:del w:id="1566" w:author="Vance xu" w:date="2026-09-15T20:53:04Z">
          <w:r>
            <w:rPr>
              <w:rFonts w:hint="eastAsia"/>
              <w:color w:val="000000"/>
              <w:highlight w:val="yellow"/>
              <w:lang w:eastAsia="zh"/>
              <w:woUserID w:val="3"/>
            </w:rPr>
            <w:delText>1.</w:delText>
          </w:r>
        </w:del>
      </w:ins>
      <w:ins w:id="1567" w:author="Henry" w:date="2026-09-15T10:30:50Z">
        <w:del w:id="1568" w:author="Vance xu" w:date="2026-09-15T20:53:04Z">
          <w:r>
            <w:rPr>
              <w:rFonts w:hint="eastAsia"/>
              <w:color w:val="000000"/>
              <w:highlight w:val="yellow"/>
              <w:lang w:eastAsia="zh"/>
              <w:woUserID w:val="3"/>
            </w:rPr>
            <w:delText>核查矩阵对应控制载体中已删除字段的载体，以及矩阵控制措施列中已删除的字段；</w:delText>
          </w:r>
        </w:del>
      </w:ins>
      <w:ins w:id="1569" w:author="Henry" w:date="2026-09-15T10:30:54Z">
        <w:del w:id="1570" w:author="Vance xu" w:date="2026-09-15T20:53:04Z">
          <w:r>
            <w:rPr>
              <w:rFonts w:hint="eastAsia"/>
              <w:color w:val="000000"/>
              <w:highlight w:val="yellow"/>
              <w:lang w:eastAsia="zh"/>
              <w:woUserID w:val="3"/>
            </w:rPr>
            <w:delText>2.</w:delText>
          </w:r>
        </w:del>
      </w:ins>
      <w:ins w:id="1571" w:author="Henry" w:date="2026-09-15T10:31:09Z">
        <w:del w:id="1572" w:author="Vance xu" w:date="2026-09-15T20:53:04Z">
          <w:r>
            <w:rPr>
              <w:rFonts w:hint="eastAsia"/>
              <w:color w:val="000000"/>
              <w:highlight w:val="yellow"/>
              <w:lang w:eastAsia="zh"/>
              <w:woUserID w:val="3"/>
            </w:rPr>
            <w:delText>对照三清单（岗位内控责任清单、不相容岗位清单、系统控制规则清单），核实上述已删除内容对应的控制措施编号下的岗位职责内容是否已同步删除。</w:delText>
          </w:r>
        </w:del>
      </w:ins>
    </w:p>
    <w:p w14:paraId="2CE8B07E">
      <w:pPr>
        <w:snapToGrid w:val="0"/>
        <w:rPr>
          <w:ins w:id="1574" w:author="Henry" w:date="2026-09-15T10:30:10Z"/>
          <w:del w:id="1575" w:author="Vance xu" w:date="2026-09-15T20:53:04Z"/>
          <w:rFonts w:hint="eastAsia"/>
          <w:color w:val="000000"/>
          <w:highlight w:val="yellow"/>
          <w:lang w:eastAsia="zh"/>
          <w:woUserID w:val="3"/>
        </w:rPr>
        <w:pPrChange w:id="1573" w:author="Vance xu" w:date="2026-09-15T21:25:39Z">
          <w:pPr>
            <w:snapToGrid w:val="0"/>
          </w:pPr>
        </w:pPrChange>
      </w:pPr>
      <w:ins w:id="1576" w:author="Henry" w:date="2026-09-15T10:32:06Z">
        <w:del w:id="1577" w:author="Vance xu" w:date="2026-09-15T20:53:04Z">
          <w:r>
            <w:rPr>
              <w:rFonts w:hint="eastAsia"/>
              <w:color w:val="000000"/>
              <w:highlight w:val="yellow"/>
              <w:lang w:eastAsia="zh"/>
              <w:woUserID w:val="3"/>
            </w:rPr>
            <w:delText>不</w:delText>
          </w:r>
        </w:del>
      </w:ins>
      <w:ins w:id="1578" w:author="Henry" w:date="2026-09-15T10:32:08Z">
        <w:del w:id="1579" w:author="Vance xu" w:date="2026-09-15T20:53:04Z">
          <w:r>
            <w:rPr>
              <w:rFonts w:hint="eastAsia"/>
              <w:color w:val="000000"/>
              <w:highlight w:val="yellow"/>
              <w:lang w:eastAsia="zh"/>
              <w:woUserID w:val="3"/>
            </w:rPr>
            <w:delText>审核</w:delText>
          </w:r>
        </w:del>
      </w:ins>
      <w:ins w:id="1580" w:author="Henry" w:date="2026-09-15T10:32:11Z">
        <w:del w:id="1581" w:author="Vance xu" w:date="2026-09-15T20:53:04Z">
          <w:r>
            <w:rPr>
              <w:rFonts w:hint="eastAsia"/>
              <w:color w:val="000000"/>
              <w:highlight w:val="yellow"/>
              <w:lang w:eastAsia="zh"/>
              <w:woUserID w:val="3"/>
            </w:rPr>
            <w:delText>事项</w:delText>
          </w:r>
        </w:del>
      </w:ins>
      <w:ins w:id="1582" w:author="Henry" w:date="2026-09-15T10:32:12Z">
        <w:del w:id="1583" w:author="Vance xu" w:date="2026-09-15T20:53:04Z">
          <w:r>
            <w:rPr>
              <w:rFonts w:hint="eastAsia"/>
              <w:color w:val="000000"/>
              <w:highlight w:val="yellow"/>
              <w:lang w:eastAsia="zh"/>
              <w:woUserID w:val="3"/>
            </w:rPr>
            <w:delText>：</w:delText>
          </w:r>
        </w:del>
      </w:ins>
      <w:ins w:id="1584" w:author="Henry" w:date="2026-09-15T10:32:44Z">
        <w:del w:id="1585" w:author="Vance xu" w:date="2026-09-15T20:53:04Z">
          <w:r>
            <w:rPr>
              <w:rFonts w:hint="eastAsia"/>
              <w:color w:val="000000"/>
              <w:highlight w:val="yellow"/>
              <w:lang w:eastAsia="zh"/>
              <w:woUserID w:val="3"/>
            </w:rPr>
            <w:delText>1.</w:delText>
          </w:r>
        </w:del>
      </w:ins>
      <w:ins w:id="1586" w:author="Henry" w:date="2026-09-15T10:32:45Z">
        <w:del w:id="1587" w:author="Vance xu" w:date="2026-09-15T20:53:04Z">
          <w:r>
            <w:rPr>
              <w:rFonts w:hint="eastAsia"/>
              <w:color w:val="000000"/>
              <w:highlight w:val="yellow"/>
              <w:lang w:eastAsia="zh"/>
              <w:woUserID w:val="3"/>
            </w:rPr>
            <w:delText>不开展历史变更追溯，不核查删除动作发生的时间、原因及过程；</w:delText>
          </w:r>
        </w:del>
      </w:ins>
      <w:ins w:id="1588" w:author="Henry" w:date="2026-09-15T10:32:48Z">
        <w:del w:id="1589" w:author="Vance xu" w:date="2026-09-15T20:53:04Z">
          <w:r>
            <w:rPr>
              <w:rFonts w:hint="eastAsia"/>
              <w:color w:val="000000"/>
              <w:highlight w:val="yellow"/>
              <w:lang w:eastAsia="zh"/>
              <w:woUserID w:val="3"/>
            </w:rPr>
            <w:delText>2.</w:delText>
          </w:r>
        </w:del>
      </w:ins>
      <w:ins w:id="1590" w:author="Henry" w:date="2026-09-15T10:33:04Z">
        <w:del w:id="1591" w:author="Vance xu" w:date="2026-09-15T20:53:04Z">
          <w:r>
            <w:rPr>
              <w:rFonts w:hint="eastAsia"/>
              <w:color w:val="000000"/>
              <w:highlight w:val="yellow"/>
              <w:lang w:eastAsia="zh"/>
              <w:woUserID w:val="3"/>
            </w:rPr>
            <w:delText>不进行业务语义层面的冲突判断，不评估删除内容与原业务含义是否矛盾。</w:delText>
          </w:r>
        </w:del>
      </w:ins>
    </w:p>
    <w:p w14:paraId="16D9432F">
      <w:pPr>
        <w:snapToGrid w:val="0"/>
        <w:rPr>
          <w:ins w:id="1593" w:author="Vance xu" w:date="2026-09-15T09:47:26Z"/>
          <w:del w:id="1594" w:author="Henry" w:date="2026-09-15T10:33:38Z"/>
          <w:woUserID w:val="2"/>
        </w:rPr>
        <w:pPrChange w:id="1592" w:author="Vance xu" w:date="2026-09-15T21:25:39Z">
          <w:pPr>
            <w:snapToGrid w:val="0"/>
          </w:pPr>
        </w:pPrChange>
      </w:pPr>
      <w:ins w:id="1595" w:author="Vance xu" w:date="2026-09-15T09:35:09Z">
        <w:del w:id="1596" w:author="Henry" w:date="2026-09-15T10:33:38Z">
          <w:r>
            <w:rPr>
              <w:woUserID w:val="2"/>
            </w:rPr>
            <w:delText>本项以当前矩阵和当前岗位清单为依据，</w:delText>
          </w:r>
        </w:del>
      </w:ins>
      <w:ins w:id="1597" w:author="Vance xu" w:date="2026-09-15T09:35:09Z">
        <w:del w:id="1598" w:author="Henry" w:date="2026-09-15T10:33:38Z">
          <w:r>
            <w:rPr>
              <w:rFonts w:hint="eastAsia"/>
              <w:lang w:eastAsia="zh"/>
              <w:woUserID w:val="2"/>
            </w:rPr>
            <w:delText>需要</w:delText>
          </w:r>
        </w:del>
      </w:ins>
      <w:ins w:id="1599" w:author="Vance xu" w:date="2026-09-15T09:35:09Z">
        <w:del w:id="1600" w:author="Henry" w:date="2026-09-15T10:33:38Z">
          <w:r>
            <w:rPr>
              <w:woUserID w:val="2"/>
            </w:rPr>
            <w:delText>核查</w:delText>
          </w:r>
        </w:del>
      </w:ins>
      <w:ins w:id="1601" w:author="Vance xu" w:date="2026-09-15T09:35:09Z">
        <w:del w:id="1602" w:author="Henry" w:date="2026-09-15T10:33:38Z">
          <w:r>
            <w:rPr>
              <w:rFonts w:hint="eastAsia"/>
              <w:lang w:eastAsia="zh"/>
              <w:woUserID w:val="2"/>
            </w:rPr>
            <w:delText>矩阵对应的控制载体的</w:delText>
          </w:r>
        </w:del>
      </w:ins>
      <w:ins w:id="1603" w:author="Vance xu" w:date="2026-09-15T09:35:09Z">
        <w:del w:id="1604" w:author="Henry" w:date="2026-09-15T10:33:38Z">
          <w:r>
            <w:rPr>
              <w:woUserID w:val="2"/>
            </w:rPr>
            <w:delText>删除</w:delText>
          </w:r>
        </w:del>
      </w:ins>
      <w:ins w:id="1605" w:author="Vance xu" w:date="2026-09-15T09:35:09Z">
        <w:del w:id="1606" w:author="Henry" w:date="2026-09-15T10:33:38Z">
          <w:r>
            <w:rPr>
              <w:rFonts w:hint="eastAsia"/>
              <w:lang w:eastAsia="zh"/>
              <w:woUserID w:val="2"/>
            </w:rPr>
            <w:delText>字段</w:delText>
          </w:r>
        </w:del>
      </w:ins>
      <w:ins w:id="1607" w:author="Vance xu" w:date="2026-09-15T09:35:09Z">
        <w:del w:id="1608" w:author="Henry" w:date="2026-09-15T10:33:38Z">
          <w:r>
            <w:rPr>
              <w:woUserID w:val="2"/>
            </w:rPr>
            <w:delText>载体</w:delText>
          </w:r>
        </w:del>
      </w:ins>
      <w:ins w:id="1609" w:author="Vance xu" w:date="2026-09-15T09:35:09Z">
        <w:del w:id="1610" w:author="Henry" w:date="2026-09-15T10:33:38Z">
          <w:r>
            <w:rPr>
              <w:rFonts w:hint="eastAsia"/>
              <w:lang w:eastAsia="zh"/>
              <w:woUserID w:val="2"/>
            </w:rPr>
            <w:delText>和矩阵的控制措施列删除的字段，对应三清单中控制措施编号对应的岗位</w:delText>
          </w:r>
        </w:del>
      </w:ins>
      <w:ins w:id="1611" w:author="Vance xu" w:date="2026-09-15T09:35:09Z">
        <w:del w:id="1612" w:author="Henry" w:date="2026-09-15T10:33:38Z">
          <w:r>
            <w:rPr>
              <w:woUserID w:val="2"/>
            </w:rPr>
            <w:delText>职责</w:delText>
          </w:r>
        </w:del>
      </w:ins>
      <w:ins w:id="1613" w:author="Vance xu" w:date="2026-09-15T09:35:09Z">
        <w:del w:id="1614" w:author="Henry" w:date="2026-09-15T10:33:38Z">
          <w:r>
            <w:rPr>
              <w:rFonts w:hint="eastAsia"/>
              <w:lang w:eastAsia="zh"/>
              <w:woUserID w:val="2"/>
            </w:rPr>
            <w:delText>内容</w:delText>
          </w:r>
        </w:del>
      </w:ins>
      <w:ins w:id="1615" w:author="Vance xu" w:date="2026-09-15T09:35:09Z">
        <w:del w:id="1616" w:author="Henry" w:date="2026-09-15T10:33:38Z">
          <w:r>
            <w:rPr>
              <w:woUserID w:val="2"/>
            </w:rPr>
            <w:delText>是否同步</w:delText>
          </w:r>
        </w:del>
      </w:ins>
      <w:ins w:id="1617" w:author="Vance xu" w:date="2026-09-15T09:35:09Z">
        <w:del w:id="1618" w:author="Henry" w:date="2026-09-15T10:33:38Z">
          <w:r>
            <w:rPr>
              <w:rFonts w:hint="eastAsia"/>
              <w:lang w:eastAsia="zh"/>
              <w:woUserID w:val="2"/>
            </w:rPr>
            <w:delText>删除</w:delText>
          </w:r>
        </w:del>
      </w:ins>
      <w:ins w:id="1619" w:author="Vance xu" w:date="2026-09-15T09:35:09Z">
        <w:del w:id="1620" w:author="Henry" w:date="2026-09-15T10:33:38Z">
          <w:r>
            <w:rPr>
              <w:woUserID w:val="2"/>
            </w:rPr>
            <w:delText>，不开展历史变更追溯及业务语义冲突判断。</w:delText>
          </w:r>
        </w:del>
      </w:ins>
    </w:p>
    <w:p w14:paraId="0915E24C">
      <w:pPr>
        <w:snapToGrid w:val="0"/>
        <w:rPr>
          <w:ins w:id="1622" w:author="Vance xu" w:date="2026-09-15T09:47:56Z"/>
          <w:rFonts w:hint="eastAsia"/>
          <w:lang w:val="en-US" w:eastAsia="zh-CN"/>
          <w:rPrChange w:id="1623" w:author="Vance xu" w:date="2026-09-15T10:01:25Z">
            <w:rPr>
              <w:ins w:id="1624" w:author="Vance xu" w:date="2026-09-15T09:47:56Z"/>
              <w:rFonts w:hint="eastAsia"/>
              <w:lang w:eastAsia="zh"/>
              <w:woUserID w:val="2"/>
            </w:rPr>
          </w:rPrChange>
          <w:woUserID w:val="0"/>
        </w:rPr>
        <w:pPrChange w:id="1621" w:author="Vance xu" w:date="2026-09-15T21:25:39Z">
          <w:pPr>
            <w:snapToGrid w:val="0"/>
          </w:pPr>
        </w:pPrChange>
      </w:pPr>
    </w:p>
    <w:p w14:paraId="1FE869F4">
      <w:pPr>
        <w:numPr>
          <w:ilvl w:val="-1"/>
          <w:numId w:val="0"/>
        </w:numPr>
        <w:snapToGrid w:val="0"/>
        <w:ind w:firstLineChars="200"/>
        <w:rPr>
          <w:ins w:id="1626" w:author="Henry" w:date="2026-09-15T11:41:07Z"/>
          <w:del w:id="1627" w:author="Vance xu" w:date="2026-09-15T21:25:29Z"/>
          <w:rFonts w:hint="eastAsia"/>
          <w:color w:val="000000"/>
          <w:lang w:eastAsia="zh"/>
          <w:woUserID w:val="3"/>
        </w:rPr>
        <w:pPrChange w:id="1625" w:author="Henry" w:date="2026-09-15T11:42:08Z">
          <w:pPr>
            <w:snapToGrid w:val="0"/>
          </w:pPr>
        </w:pPrChange>
      </w:pPr>
      <w:ins w:id="1628" w:author="Henry" w:date="2026-09-15T11:41:07Z">
        <w:del w:id="1629" w:author="Vance xu" w:date="2026-09-15T21:25:29Z">
          <w:r>
            <w:rPr>
              <w:rFonts w:hint="eastAsia"/>
              <w:color w:val="000000"/>
              <w:lang w:eastAsia="zh"/>
              <w:woUserID w:val="3"/>
            </w:rPr>
            <w:delText>一、</w:delText>
          </w:r>
        </w:del>
      </w:ins>
      <w:ins w:id="1630" w:author="Henry" w:date="2026-09-15T11:41:12Z">
        <w:del w:id="1631" w:author="Vance xu" w:date="2026-09-15T21:25:29Z">
          <w:r>
            <w:rPr>
              <w:rFonts w:hint="eastAsia"/>
              <w:color w:val="000000"/>
              <w:lang w:eastAsia="zh"/>
              <w:woUserID w:val="3"/>
            </w:rPr>
            <w:delText>“</w:delText>
          </w:r>
        </w:del>
      </w:ins>
      <w:ins w:id="1632" w:author="Henry" w:date="2026-09-15T11:41:07Z">
        <w:del w:id="1633" w:author="Vance xu" w:date="2026-09-15T21:25:29Z">
          <w:r>
            <w:rPr>
              <w:rFonts w:hint="eastAsia"/>
              <w:color w:val="000000"/>
              <w:lang w:eastAsia="zh"/>
              <w:woUserID w:val="3"/>
            </w:rPr>
            <w:delText>是否适用</w:delText>
          </w:r>
        </w:del>
      </w:ins>
      <w:ins w:id="1634" w:author="Henry" w:date="2026-09-15T11:41:17Z">
        <w:del w:id="1635" w:author="Vance xu" w:date="2026-09-15T21:25:29Z">
          <w:r>
            <w:rPr>
              <w:rFonts w:hint="eastAsia"/>
              <w:color w:val="000000"/>
              <w:lang w:eastAsia="zh"/>
              <w:woUserID w:val="3"/>
            </w:rPr>
            <w:delText>”</w:delText>
          </w:r>
        </w:del>
      </w:ins>
      <w:ins w:id="1636" w:author="Henry" w:date="2026-09-15T11:41:07Z">
        <w:del w:id="1637" w:author="Vance xu" w:date="2026-09-15T21:25:29Z">
          <w:r>
            <w:rPr>
              <w:rFonts w:hint="eastAsia"/>
              <w:color w:val="000000"/>
              <w:lang w:eastAsia="zh"/>
              <w:woUserID w:val="3"/>
            </w:rPr>
            <w:delText>列的判定原则</w:delText>
          </w:r>
        </w:del>
      </w:ins>
    </w:p>
    <w:p w14:paraId="3B4E09F2">
      <w:pPr>
        <w:numPr>
          <w:ilvl w:val="-1"/>
          <w:numId w:val="0"/>
        </w:numPr>
        <w:snapToGrid w:val="0"/>
        <w:ind w:firstLineChars="200"/>
        <w:rPr>
          <w:ins w:id="1639" w:author="Henry" w:date="2026-09-15T11:42:21Z"/>
          <w:del w:id="1640" w:author="Vance xu" w:date="2026-09-15T21:25:29Z"/>
          <w:rFonts w:hint="eastAsia"/>
          <w:color w:val="000000"/>
          <w:lang w:eastAsia="zh"/>
          <w:woUserID w:val="3"/>
        </w:rPr>
        <w:pPrChange w:id="1638" w:author="Henry" w:date="2026-09-15T11:42:16Z">
          <w:pPr>
            <w:snapToGrid w:val="0"/>
          </w:pPr>
        </w:pPrChange>
      </w:pPr>
      <w:ins w:id="1641" w:author="Henry" w:date="2026-09-15T11:41:07Z">
        <w:del w:id="1642" w:author="Vance xu" w:date="2026-09-15T21:25:29Z">
          <w:r>
            <w:rPr>
              <w:rFonts w:hint="eastAsia"/>
              <w:color w:val="000000"/>
              <w:lang w:eastAsia="zh"/>
              <w:woUserID w:val="3"/>
            </w:rPr>
            <w:delText>矩阵中</w:delText>
          </w:r>
        </w:del>
      </w:ins>
      <w:ins w:id="1643" w:author="Henry" w:date="2026-09-15T11:41:24Z">
        <w:del w:id="1644" w:author="Vance xu" w:date="2026-09-15T21:25:29Z">
          <w:r>
            <w:rPr>
              <w:rFonts w:hint="eastAsia"/>
              <w:color w:val="000000"/>
              <w:lang w:eastAsia="zh"/>
              <w:woUserID w:val="3"/>
            </w:rPr>
            <w:delText>“</w:delText>
          </w:r>
        </w:del>
      </w:ins>
      <w:ins w:id="1645" w:author="Henry" w:date="2026-09-15T11:41:07Z">
        <w:del w:id="1646" w:author="Vance xu" w:date="2026-09-15T21:25:29Z">
          <w:r>
            <w:rPr>
              <w:rFonts w:hint="eastAsia"/>
              <w:color w:val="000000"/>
              <w:lang w:eastAsia="zh"/>
              <w:woUserID w:val="3"/>
            </w:rPr>
            <w:delText>是否适用</w:delText>
          </w:r>
        </w:del>
      </w:ins>
      <w:ins w:id="1647" w:author="Henry" w:date="2026-09-15T11:41:29Z">
        <w:del w:id="1648" w:author="Vance xu" w:date="2026-09-15T21:25:29Z">
          <w:r>
            <w:rPr>
              <w:rFonts w:hint="eastAsia"/>
              <w:color w:val="000000"/>
              <w:lang w:eastAsia="zh"/>
              <w:woUserID w:val="3"/>
            </w:rPr>
            <w:delText>”</w:delText>
          </w:r>
        </w:del>
      </w:ins>
      <w:ins w:id="1649" w:author="Henry" w:date="2026-09-15T11:41:07Z">
        <w:del w:id="1650" w:author="Vance xu" w:date="2026-09-15T21:25:29Z">
          <w:r>
            <w:rPr>
              <w:rFonts w:hint="eastAsia"/>
              <w:color w:val="000000"/>
              <w:lang w:eastAsia="zh"/>
              <w:woUserID w:val="3"/>
            </w:rPr>
            <w:delText>列填写为</w:delText>
          </w:r>
        </w:del>
      </w:ins>
      <w:ins w:id="1651" w:author="Henry" w:date="2026-09-15T11:41:38Z">
        <w:del w:id="1652" w:author="Vance xu" w:date="2026-09-15T21:25:29Z">
          <w:r>
            <w:rPr>
              <w:rFonts w:hint="eastAsia"/>
              <w:color w:val="000000"/>
              <w:lang w:eastAsia="zh"/>
              <w:woUserID w:val="3"/>
            </w:rPr>
            <w:delText>“</w:delText>
          </w:r>
        </w:del>
      </w:ins>
      <w:ins w:id="1653" w:author="Henry" w:date="2026-09-15T11:41:07Z">
        <w:del w:id="1654" w:author="Vance xu" w:date="2026-09-15T21:25:29Z">
          <w:r>
            <w:rPr>
              <w:rFonts w:hint="eastAsia"/>
              <w:color w:val="000000"/>
              <w:lang w:eastAsia="zh"/>
              <w:woUserID w:val="3"/>
            </w:rPr>
            <w:delText>是</w:delText>
          </w:r>
        </w:del>
      </w:ins>
      <w:ins w:id="1655" w:author="Henry" w:date="2026-09-15T11:41:42Z">
        <w:del w:id="1656" w:author="Vance xu" w:date="2026-09-15T21:25:29Z">
          <w:r>
            <w:rPr>
              <w:rFonts w:hint="eastAsia"/>
              <w:color w:val="000000"/>
              <w:lang w:eastAsia="zh"/>
              <w:woUserID w:val="3"/>
            </w:rPr>
            <w:delText>”</w:delText>
          </w:r>
        </w:del>
      </w:ins>
      <w:ins w:id="1657" w:author="Henry" w:date="2026-09-15T11:41:07Z">
        <w:del w:id="1658" w:author="Vance xu" w:date="2026-09-15T21:25:29Z">
          <w:r>
            <w:rPr>
              <w:rFonts w:hint="eastAsia"/>
              <w:color w:val="000000"/>
              <w:lang w:eastAsia="zh"/>
              <w:woUserID w:val="3"/>
            </w:rPr>
            <w:delText>或</w:delText>
          </w:r>
        </w:del>
      </w:ins>
      <w:ins w:id="1659" w:author="Henry" w:date="2026-09-15T11:41:48Z">
        <w:del w:id="1660" w:author="Vance xu" w:date="2026-09-15T21:25:29Z">
          <w:r>
            <w:rPr>
              <w:rFonts w:hint="eastAsia"/>
              <w:color w:val="000000"/>
              <w:lang w:eastAsia="zh"/>
              <w:woUserID w:val="3"/>
            </w:rPr>
            <w:delText>“</w:delText>
          </w:r>
        </w:del>
      </w:ins>
      <w:ins w:id="1661" w:author="Henry" w:date="2026-09-15T11:41:07Z">
        <w:del w:id="1662" w:author="Vance xu" w:date="2026-09-15T21:25:29Z">
          <w:r>
            <w:rPr>
              <w:rFonts w:hint="eastAsia"/>
              <w:color w:val="000000"/>
              <w:lang w:eastAsia="zh"/>
              <w:woUserID w:val="3"/>
            </w:rPr>
            <w:delText>适用</w:delText>
          </w:r>
        </w:del>
      </w:ins>
      <w:ins w:id="1663" w:author="Henry" w:date="2026-09-15T11:41:52Z">
        <w:del w:id="1664" w:author="Vance xu" w:date="2026-09-15T21:25:29Z">
          <w:r>
            <w:rPr>
              <w:rFonts w:hint="eastAsia"/>
              <w:color w:val="000000"/>
              <w:lang w:eastAsia="zh"/>
              <w:woUserID w:val="3"/>
            </w:rPr>
            <w:delText>”</w:delText>
          </w:r>
        </w:del>
      </w:ins>
      <w:ins w:id="1665" w:author="Henry" w:date="2026-09-15T11:41:07Z">
        <w:del w:id="1666" w:author="Vance xu" w:date="2026-09-15T21:25:29Z">
          <w:r>
            <w:rPr>
              <w:rFonts w:hint="eastAsia"/>
              <w:color w:val="000000"/>
              <w:lang w:eastAsia="zh"/>
              <w:woUserID w:val="3"/>
            </w:rPr>
            <w:delText>的条目，原则上以该列为准；但若与下述责任主体适用规则存在冲突，须提示：</w:delText>
          </w:r>
        </w:del>
      </w:ins>
      <w:ins w:id="1667" w:author="Henry" w:date="2026-09-15T11:41:59Z">
        <w:del w:id="1668" w:author="Vance xu" w:date="2026-09-15T21:25:29Z">
          <w:r>
            <w:rPr>
              <w:rFonts w:hint="eastAsia"/>
              <w:color w:val="000000"/>
              <w:lang w:eastAsia="zh"/>
              <w:woUserID w:val="3"/>
            </w:rPr>
            <w:delText>“</w:delText>
          </w:r>
        </w:del>
      </w:ins>
      <w:ins w:id="1669" w:author="Henry" w:date="2026-09-15T11:41:07Z">
        <w:del w:id="1670" w:author="Vance xu" w:date="2026-09-15T21:25:29Z">
          <w:r>
            <w:rPr>
              <w:rFonts w:hint="eastAsia"/>
              <w:color w:val="000000"/>
              <w:lang w:eastAsia="zh"/>
              <w:woUserID w:val="3"/>
            </w:rPr>
            <w:delText>请核实适用性匹配情况</w:delText>
          </w:r>
        </w:del>
      </w:ins>
      <w:ins w:id="1671" w:author="Henry" w:date="2026-09-15T11:42:04Z">
        <w:del w:id="1672" w:author="Vance xu" w:date="2026-09-15T21:25:29Z">
          <w:r>
            <w:rPr>
              <w:rFonts w:hint="eastAsia"/>
              <w:color w:val="000000"/>
              <w:lang w:eastAsia="zh"/>
              <w:woUserID w:val="3"/>
            </w:rPr>
            <w:delText>”</w:delText>
          </w:r>
        </w:del>
      </w:ins>
      <w:ins w:id="1673" w:author="Henry" w:date="2026-09-15T11:41:07Z">
        <w:del w:id="1674" w:author="Vance xu" w:date="2026-09-15T21:25:29Z">
          <w:r>
            <w:rPr>
              <w:rFonts w:hint="eastAsia"/>
              <w:color w:val="000000"/>
              <w:lang w:eastAsia="zh"/>
              <w:woUserID w:val="3"/>
            </w:rPr>
            <w:delText>。</w:delText>
          </w:r>
        </w:del>
      </w:ins>
    </w:p>
    <w:p w14:paraId="7FE0E94E">
      <w:pPr>
        <w:numPr>
          <w:ilvl w:val="-1"/>
          <w:numId w:val="0"/>
        </w:numPr>
        <w:snapToGrid w:val="0"/>
        <w:ind w:firstLineChars="200"/>
        <w:rPr>
          <w:ins w:id="1676" w:author="Henry" w:date="2026-09-15T11:42:44Z"/>
          <w:del w:id="1677" w:author="Vance xu" w:date="2026-09-15T21:25:29Z"/>
          <w:rFonts w:hint="eastAsia"/>
          <w:color w:val="000000"/>
          <w:lang w:eastAsia="zh"/>
          <w:woUserID w:val="3"/>
        </w:rPr>
        <w:pPrChange w:id="1675" w:author="Henry" w:date="2026-09-15T11:42:16Z">
          <w:pPr>
            <w:snapToGrid w:val="0"/>
          </w:pPr>
        </w:pPrChange>
      </w:pPr>
      <w:ins w:id="1678" w:author="Henry" w:date="2026-09-15T11:42:44Z">
        <w:del w:id="1679" w:author="Vance xu" w:date="2026-09-15T21:25:29Z">
          <w:r>
            <w:rPr>
              <w:rFonts w:hint="eastAsia"/>
              <w:color w:val="000000"/>
              <w:lang w:eastAsia="zh"/>
              <w:woUserID w:val="3"/>
            </w:rPr>
            <w:delText>二、责任主体列的适用范围规则</w:delText>
          </w:r>
        </w:del>
      </w:ins>
    </w:p>
    <w:p w14:paraId="61932BFE">
      <w:pPr>
        <w:numPr>
          <w:ilvl w:val="-1"/>
          <w:numId w:val="0"/>
        </w:numPr>
        <w:snapToGrid w:val="0"/>
        <w:ind w:firstLineChars="200"/>
        <w:rPr>
          <w:ins w:id="1681" w:author="Henry" w:date="2026-09-15T11:42:44Z"/>
          <w:del w:id="1682" w:author="Vance xu" w:date="2026-09-15T21:25:29Z"/>
          <w:rFonts w:hint="eastAsia"/>
          <w:color w:val="000000"/>
          <w:lang w:eastAsia="zh"/>
          <w:woUserID w:val="3"/>
        </w:rPr>
        <w:pPrChange w:id="1680" w:author="Henry" w:date="2026-09-15T11:42:16Z">
          <w:pPr>
            <w:snapToGrid w:val="0"/>
          </w:pPr>
        </w:pPrChange>
      </w:pPr>
      <w:ins w:id="1683" w:author="Henry" w:date="2026-09-15T11:42:44Z">
        <w:del w:id="1684" w:author="Vance xu" w:date="2026-09-15T21:25:29Z">
          <w:r>
            <w:rPr>
              <w:rFonts w:hint="eastAsia"/>
              <w:color w:val="000000"/>
              <w:lang w:eastAsia="zh"/>
              <w:woUserID w:val="3"/>
            </w:rPr>
            <w:delText>根据</w:delText>
          </w:r>
        </w:del>
      </w:ins>
      <w:ins w:id="1685" w:author="Henry" w:date="2026-09-15T11:42:50Z">
        <w:del w:id="1686" w:author="Vance xu" w:date="2026-09-15T21:25:29Z">
          <w:r>
            <w:rPr>
              <w:rFonts w:hint="eastAsia"/>
              <w:color w:val="000000"/>
              <w:lang w:eastAsia="zh"/>
              <w:woUserID w:val="3"/>
            </w:rPr>
            <w:delText>“</w:delText>
          </w:r>
        </w:del>
      </w:ins>
      <w:ins w:id="1687" w:author="Henry" w:date="2026-09-15T11:42:44Z">
        <w:del w:id="1688" w:author="Vance xu" w:date="2026-09-15T21:25:29Z">
          <w:r>
            <w:rPr>
              <w:rFonts w:hint="eastAsia"/>
              <w:color w:val="000000"/>
              <w:lang w:eastAsia="zh"/>
              <w:woUserID w:val="3"/>
            </w:rPr>
            <w:delText>责任主体</w:delText>
          </w:r>
        </w:del>
      </w:ins>
      <w:ins w:id="1689" w:author="Henry" w:date="2026-09-15T11:42:55Z">
        <w:del w:id="1690" w:author="Vance xu" w:date="2026-09-15T21:25:29Z">
          <w:r>
            <w:rPr>
              <w:rFonts w:hint="eastAsia"/>
              <w:color w:val="000000"/>
              <w:lang w:eastAsia="zh"/>
              <w:woUserID w:val="3"/>
            </w:rPr>
            <w:delText>”</w:delText>
          </w:r>
        </w:del>
      </w:ins>
      <w:ins w:id="1691" w:author="Henry" w:date="2026-09-15T11:42:44Z">
        <w:del w:id="1692" w:author="Vance xu" w:date="2026-09-15T21:25:29Z">
          <w:r>
            <w:rPr>
              <w:rFonts w:hint="eastAsia"/>
              <w:color w:val="000000"/>
              <w:lang w:eastAsia="zh"/>
              <w:woUserID w:val="3"/>
            </w:rPr>
            <w:delText>列中出现的字段，按以下规则判定适用的会计主体：</w:delText>
          </w:r>
        </w:del>
      </w:ins>
    </w:p>
    <w:p w14:paraId="72683283">
      <w:pPr>
        <w:numPr>
          <w:ilvl w:val="-1"/>
          <w:numId w:val="0"/>
        </w:numPr>
        <w:snapToGrid w:val="0"/>
        <w:ind w:firstLineChars="200"/>
        <w:rPr>
          <w:ins w:id="1694" w:author="Henry" w:date="2026-09-15T11:42:44Z"/>
          <w:del w:id="1695" w:author="Vance xu" w:date="2026-09-15T21:25:29Z"/>
          <w:rFonts w:hint="eastAsia"/>
          <w:color w:val="000000"/>
          <w:lang w:eastAsia="zh"/>
          <w:woUserID w:val="3"/>
        </w:rPr>
        <w:pPrChange w:id="1693" w:author="Henry" w:date="2026-09-15T11:42:58Z">
          <w:pPr>
            <w:snapToGrid w:val="0"/>
          </w:pPr>
        </w:pPrChange>
      </w:pPr>
      <w:ins w:id="1696" w:author="Henry" w:date="2026-09-15T11:42:44Z">
        <w:del w:id="1697" w:author="Vance xu" w:date="2026-09-15T21:25:29Z">
          <w:r>
            <w:rPr>
              <w:rFonts w:hint="eastAsia"/>
              <w:color w:val="000000"/>
              <w:lang w:eastAsia="zh"/>
              <w:woUserID w:val="3"/>
            </w:rPr>
            <w:delText>1. 仅出现</w:delText>
          </w:r>
        </w:del>
      </w:ins>
      <w:ins w:id="1698" w:author="Henry" w:date="2026-09-15T11:43:03Z">
        <w:del w:id="1699" w:author="Vance xu" w:date="2026-09-15T21:25:29Z">
          <w:r>
            <w:rPr>
              <w:rFonts w:hint="eastAsia"/>
              <w:color w:val="000000"/>
              <w:lang w:eastAsia="zh"/>
              <w:woUserID w:val="3"/>
            </w:rPr>
            <w:delText>“</w:delText>
          </w:r>
        </w:del>
      </w:ins>
      <w:ins w:id="1700" w:author="Henry" w:date="2026-09-15T11:42:44Z">
        <w:del w:id="1701" w:author="Vance xu" w:date="2026-09-15T21:25:29Z">
          <w:r>
            <w:rPr>
              <w:rFonts w:hint="eastAsia"/>
              <w:color w:val="000000"/>
              <w:lang w:eastAsia="zh"/>
              <w:woUserID w:val="3"/>
            </w:rPr>
            <w:delText>省公司-部</w:delText>
          </w:r>
        </w:del>
      </w:ins>
      <w:ins w:id="1702" w:author="Henry" w:date="2026-09-15T11:43:08Z">
        <w:del w:id="1703" w:author="Vance xu" w:date="2026-09-15T21:25:29Z">
          <w:r>
            <w:rPr>
              <w:rFonts w:hint="eastAsia"/>
              <w:color w:val="000000"/>
              <w:lang w:eastAsia="zh"/>
              <w:woUserID w:val="3"/>
            </w:rPr>
            <w:delText>”</w:delText>
          </w:r>
        </w:del>
      </w:ins>
      <w:ins w:id="1704" w:author="Henry" w:date="2026-09-15T11:43:13Z">
        <w:del w:id="1705" w:author="Vance xu" w:date="2026-09-15T21:25:29Z">
          <w:r>
            <w:rPr>
              <w:rFonts w:hint="eastAsia"/>
              <w:color w:val="000000"/>
              <w:lang w:eastAsia="zh"/>
              <w:woUserID w:val="3"/>
            </w:rPr>
            <w:delText>“</w:delText>
          </w:r>
        </w:del>
      </w:ins>
      <w:ins w:id="1706" w:author="Henry" w:date="2026-09-15T11:42:44Z">
        <w:del w:id="1707" w:author="Vance xu" w:date="2026-09-15T21:25:29Z">
          <w:r>
            <w:rPr>
              <w:rFonts w:hint="eastAsia"/>
              <w:color w:val="000000"/>
              <w:lang w:eastAsia="zh"/>
              <w:woUserID w:val="3"/>
            </w:rPr>
            <w:delText>国网部</w:delText>
          </w:r>
        </w:del>
      </w:ins>
      <w:ins w:id="1708" w:author="Henry" w:date="2026-09-15T11:43:18Z">
        <w:del w:id="1709" w:author="Vance xu" w:date="2026-09-15T21:25:29Z">
          <w:r>
            <w:rPr>
              <w:rFonts w:hint="eastAsia"/>
              <w:color w:val="000000"/>
              <w:lang w:eastAsia="zh"/>
              <w:woUserID w:val="3"/>
            </w:rPr>
            <w:delText>”</w:delText>
          </w:r>
        </w:del>
      </w:ins>
      <w:ins w:id="1710" w:author="Henry" w:date="2026-09-15T11:43:22Z">
        <w:del w:id="1711" w:author="Vance xu" w:date="2026-09-15T21:25:29Z">
          <w:r>
            <w:rPr>
              <w:rFonts w:hint="eastAsia"/>
              <w:color w:val="000000"/>
              <w:lang w:eastAsia="zh"/>
              <w:woUserID w:val="3"/>
            </w:rPr>
            <w:delText>“</w:delText>
          </w:r>
        </w:del>
      </w:ins>
      <w:ins w:id="1712" w:author="Henry" w:date="2026-09-15T11:42:44Z">
        <w:del w:id="1713" w:author="Vance xu" w:date="2026-09-15T21:25:29Z">
          <w:r>
            <w:rPr>
              <w:rFonts w:hint="eastAsia"/>
              <w:color w:val="000000"/>
              <w:lang w:eastAsia="zh"/>
              <w:woUserID w:val="3"/>
            </w:rPr>
            <w:delText>省公司物资部</w:delText>
          </w:r>
        </w:del>
      </w:ins>
      <w:ins w:id="1714" w:author="Henry" w:date="2026-09-15T11:43:27Z">
        <w:del w:id="1715" w:author="Vance xu" w:date="2026-09-15T21:25:29Z">
          <w:r>
            <w:rPr>
              <w:rFonts w:hint="eastAsia"/>
              <w:color w:val="000000"/>
              <w:lang w:eastAsia="zh"/>
              <w:woUserID w:val="3"/>
            </w:rPr>
            <w:delText>”</w:delText>
          </w:r>
        </w:del>
      </w:ins>
      <w:ins w:id="1716" w:author="Henry" w:date="2026-09-15T11:42:44Z">
        <w:del w:id="1717" w:author="Vance xu" w:date="2026-09-15T21:25:29Z">
          <w:r>
            <w:rPr>
              <w:rFonts w:hint="eastAsia"/>
              <w:color w:val="000000"/>
              <w:lang w:eastAsia="zh"/>
              <w:woUserID w:val="3"/>
            </w:rPr>
            <w:delText>等字段的：仅适用于省公司本级，其他下属公司的岗位责任清单和不相容岗位清单均不适用。</w:delText>
          </w:r>
        </w:del>
      </w:ins>
    </w:p>
    <w:p w14:paraId="125C56CE">
      <w:pPr>
        <w:numPr>
          <w:ilvl w:val="-1"/>
          <w:numId w:val="0"/>
        </w:numPr>
        <w:snapToGrid w:val="0"/>
        <w:ind w:firstLineChars="200"/>
        <w:rPr>
          <w:ins w:id="1719" w:author="Henry" w:date="2026-09-15T11:45:24Z"/>
          <w:del w:id="1720" w:author="Vance xu" w:date="2026-09-15T21:25:29Z"/>
          <w:rFonts w:hint="eastAsia"/>
          <w:color w:val="000000"/>
          <w:lang w:eastAsia="zh"/>
          <w:woUserID w:val="3"/>
        </w:rPr>
        <w:pPrChange w:id="1718" w:author="Henry" w:date="2026-09-15T11:43:31Z">
          <w:pPr>
            <w:snapToGrid w:val="0"/>
          </w:pPr>
        </w:pPrChange>
      </w:pPr>
      <w:ins w:id="1721" w:author="Henry" w:date="2026-09-15T11:42:44Z">
        <w:del w:id="1722" w:author="Vance xu" w:date="2026-09-15T21:25:29Z">
          <w:r>
            <w:rPr>
              <w:rFonts w:hint="eastAsia"/>
              <w:color w:val="000000"/>
              <w:lang w:eastAsia="zh"/>
              <w:woUserID w:val="3"/>
            </w:rPr>
            <w:delText>2. 仅出现</w:delText>
          </w:r>
        </w:del>
      </w:ins>
      <w:ins w:id="1723" w:author="Henry" w:date="2026-09-15T11:43:36Z">
        <w:del w:id="1724" w:author="Vance xu" w:date="2026-09-15T21:25:29Z">
          <w:r>
            <w:rPr>
              <w:rFonts w:hint="eastAsia"/>
              <w:color w:val="000000"/>
              <w:lang w:eastAsia="zh"/>
              <w:woUserID w:val="3"/>
            </w:rPr>
            <w:delText>“</w:delText>
          </w:r>
        </w:del>
      </w:ins>
      <w:ins w:id="1725" w:author="Henry" w:date="2026-09-15T11:42:44Z">
        <w:del w:id="1726" w:author="Vance xu" w:date="2026-09-15T21:25:29Z">
          <w:r>
            <w:rPr>
              <w:rFonts w:hint="eastAsia"/>
              <w:color w:val="000000"/>
              <w:lang w:eastAsia="zh"/>
              <w:woUserID w:val="3"/>
            </w:rPr>
            <w:delText>供服中心</w:delText>
          </w:r>
        </w:del>
      </w:ins>
      <w:ins w:id="1727" w:author="Henry" w:date="2026-09-15T11:43:41Z">
        <w:del w:id="1728" w:author="Vance xu" w:date="2026-09-15T21:25:29Z">
          <w:r>
            <w:rPr>
              <w:rFonts w:hint="eastAsia"/>
              <w:color w:val="000000"/>
              <w:lang w:eastAsia="zh"/>
              <w:woUserID w:val="3"/>
            </w:rPr>
            <w:delText>”</w:delText>
          </w:r>
        </w:del>
      </w:ins>
      <w:ins w:id="1729" w:author="Henry" w:date="2026-09-15T11:43:44Z">
        <w:del w:id="1730" w:author="Vance xu" w:date="2026-09-15T21:25:29Z">
          <w:r>
            <w:rPr>
              <w:rFonts w:hint="eastAsia"/>
              <w:color w:val="000000"/>
              <w:lang w:eastAsia="zh"/>
              <w:woUserID w:val="3"/>
            </w:rPr>
            <w:delText>“</w:delText>
          </w:r>
        </w:del>
      </w:ins>
      <w:ins w:id="1731" w:author="Henry" w:date="2026-09-15T11:42:44Z">
        <w:del w:id="1732" w:author="Vance xu" w:date="2026-09-15T21:25:29Z">
          <w:r>
            <w:rPr>
              <w:rFonts w:hint="eastAsia"/>
              <w:color w:val="000000"/>
              <w:lang w:eastAsia="zh"/>
              <w:woUserID w:val="3"/>
            </w:rPr>
            <w:delText>省供服中心</w:delText>
          </w:r>
        </w:del>
      </w:ins>
      <w:ins w:id="1733" w:author="Henry" w:date="2026-09-15T11:43:49Z">
        <w:del w:id="1734" w:author="Vance xu" w:date="2026-09-15T21:25:29Z">
          <w:r>
            <w:rPr>
              <w:rFonts w:hint="eastAsia"/>
              <w:color w:val="000000"/>
              <w:lang w:eastAsia="zh"/>
              <w:woUserID w:val="3"/>
            </w:rPr>
            <w:delText>”</w:delText>
          </w:r>
        </w:del>
      </w:ins>
      <w:ins w:id="1735" w:author="Henry" w:date="2026-09-15T11:42:44Z">
        <w:del w:id="1736" w:author="Vance xu" w:date="2026-09-15T21:25:29Z">
          <w:r>
            <w:rPr>
              <w:rFonts w:hint="eastAsia"/>
              <w:color w:val="000000"/>
              <w:lang w:eastAsia="zh"/>
              <w:woUserID w:val="3"/>
            </w:rPr>
            <w:delText>的：仅适用于供服中心这一会计主体的岗位责任清单和不相容岗位清单。</w:delText>
          </w:r>
        </w:del>
      </w:ins>
    </w:p>
    <w:p w14:paraId="6EB813DB">
      <w:pPr>
        <w:numPr>
          <w:ilvl w:val="-1"/>
          <w:numId w:val="0"/>
        </w:numPr>
        <w:snapToGrid w:val="0"/>
        <w:ind w:firstLineChars="200"/>
        <w:rPr>
          <w:ins w:id="1738" w:author="Henry" w:date="2026-09-15T11:42:44Z"/>
          <w:del w:id="1739" w:author="Vance xu" w:date="2026-09-15T21:25:29Z"/>
          <w:rFonts w:hint="eastAsia"/>
          <w:color w:val="000000"/>
          <w:lang w:eastAsia="zh"/>
          <w:woUserID w:val="3"/>
        </w:rPr>
        <w:pPrChange w:id="1737" w:author="Henry" w:date="2026-09-15T11:43:53Z">
          <w:pPr>
            <w:snapToGrid w:val="0"/>
          </w:pPr>
        </w:pPrChange>
      </w:pPr>
      <w:ins w:id="1740" w:author="Henry" w:date="2026-09-15T11:42:44Z">
        <w:del w:id="1741" w:author="Vance xu" w:date="2026-09-15T21:25:29Z">
          <w:r>
            <w:rPr>
              <w:rFonts w:hint="eastAsia"/>
              <w:color w:val="000000"/>
              <w:lang w:eastAsia="zh"/>
              <w:woUserID w:val="3"/>
            </w:rPr>
            <w:delText>3. 仅出现</w:delText>
          </w:r>
        </w:del>
      </w:ins>
      <w:ins w:id="1742" w:author="Henry" w:date="2026-09-15T11:43:58Z">
        <w:del w:id="1743" w:author="Vance xu" w:date="2026-09-15T21:25:29Z">
          <w:r>
            <w:rPr>
              <w:rFonts w:hint="eastAsia"/>
              <w:color w:val="000000"/>
              <w:lang w:eastAsia="zh"/>
              <w:woUserID w:val="3"/>
            </w:rPr>
            <w:delText>“</w:delText>
          </w:r>
        </w:del>
      </w:ins>
      <w:ins w:id="1744" w:author="Henry" w:date="2026-09-15T11:42:44Z">
        <w:del w:id="1745" w:author="Vance xu" w:date="2026-09-15T21:25:29Z">
          <w:r>
            <w:rPr>
              <w:rFonts w:hint="eastAsia"/>
              <w:color w:val="000000"/>
              <w:lang w:eastAsia="zh"/>
              <w:woUserID w:val="3"/>
            </w:rPr>
            <w:delText>物资公司-*部</w:delText>
          </w:r>
        </w:del>
      </w:ins>
      <w:ins w:id="1746" w:author="Henry" w:date="2026-09-15T11:44:03Z">
        <w:del w:id="1747" w:author="Vance xu" w:date="2026-09-15T21:25:29Z">
          <w:r>
            <w:rPr>
              <w:rFonts w:hint="eastAsia"/>
              <w:color w:val="000000"/>
              <w:lang w:eastAsia="zh"/>
              <w:woUserID w:val="3"/>
            </w:rPr>
            <w:delText>”</w:delText>
          </w:r>
        </w:del>
      </w:ins>
      <w:ins w:id="1748" w:author="Henry" w:date="2026-09-15T11:42:44Z">
        <w:del w:id="1749" w:author="Vance xu" w:date="2026-09-15T21:25:29Z">
          <w:r>
            <w:rPr>
              <w:rFonts w:hint="eastAsia"/>
              <w:color w:val="000000"/>
              <w:lang w:eastAsia="zh"/>
              <w:woUserID w:val="3"/>
            </w:rPr>
            <w:delText>的：仅适用于物资公司的岗位责任清单和不相容岗位清单。</w:delText>
          </w:r>
        </w:del>
      </w:ins>
    </w:p>
    <w:p w14:paraId="3241E320">
      <w:pPr>
        <w:numPr>
          <w:ilvl w:val="-1"/>
          <w:numId w:val="0"/>
        </w:numPr>
        <w:snapToGrid w:val="0"/>
        <w:ind w:firstLineChars="200"/>
        <w:rPr>
          <w:ins w:id="1751" w:author="Henry" w:date="2026-09-15T11:42:44Z"/>
          <w:del w:id="1752" w:author="Vance xu" w:date="2026-09-15T21:25:29Z"/>
          <w:rFonts w:hint="eastAsia"/>
          <w:color w:val="000000"/>
          <w:lang w:eastAsia="zh"/>
          <w:woUserID w:val="3"/>
        </w:rPr>
        <w:pPrChange w:id="1750" w:author="Henry" w:date="2026-09-15T11:44:06Z">
          <w:pPr>
            <w:snapToGrid w:val="0"/>
          </w:pPr>
        </w:pPrChange>
      </w:pPr>
      <w:ins w:id="1753" w:author="Henry" w:date="2026-09-15T11:42:44Z">
        <w:del w:id="1754" w:author="Vance xu" w:date="2026-09-15T21:25:29Z">
          <w:r>
            <w:rPr>
              <w:rFonts w:hint="eastAsia"/>
              <w:color w:val="000000"/>
              <w:lang w:eastAsia="zh"/>
              <w:woUserID w:val="3"/>
            </w:rPr>
            <w:delText>4. 仅出现</w:delText>
          </w:r>
        </w:del>
      </w:ins>
      <w:ins w:id="1755" w:author="Henry" w:date="2026-09-15T11:44:10Z">
        <w:del w:id="1756" w:author="Vance xu" w:date="2026-09-15T21:25:29Z">
          <w:r>
            <w:rPr>
              <w:rFonts w:hint="eastAsia"/>
              <w:color w:val="000000"/>
              <w:lang w:eastAsia="zh"/>
              <w:woUserID w:val="3"/>
            </w:rPr>
            <w:delText>“</w:delText>
          </w:r>
        </w:del>
      </w:ins>
      <w:ins w:id="1757" w:author="Henry" w:date="2026-09-15T11:42:44Z">
        <w:del w:id="1758" w:author="Vance xu" w:date="2026-09-15T21:25:29Z">
          <w:r>
            <w:rPr>
              <w:rFonts w:hint="eastAsia"/>
              <w:color w:val="000000"/>
              <w:lang w:eastAsia="zh"/>
              <w:woUserID w:val="3"/>
            </w:rPr>
            <w:delText>建设公司-*部</w:delText>
          </w:r>
        </w:del>
      </w:ins>
      <w:ins w:id="1759" w:author="Henry" w:date="2026-09-15T11:44:27Z">
        <w:del w:id="1760" w:author="Vance xu" w:date="2026-09-15T21:25:29Z">
          <w:r>
            <w:rPr>
              <w:rFonts w:hint="eastAsia"/>
              <w:color w:val="000000"/>
              <w:lang w:eastAsia="zh"/>
              <w:woUserID w:val="3"/>
            </w:rPr>
            <w:delText>”</w:delText>
          </w:r>
        </w:del>
      </w:ins>
      <w:ins w:id="1761" w:author="Henry" w:date="2026-09-15T11:42:44Z">
        <w:del w:id="1762" w:author="Vance xu" w:date="2026-09-15T21:25:29Z">
          <w:r>
            <w:rPr>
              <w:rFonts w:hint="eastAsia"/>
              <w:color w:val="000000"/>
              <w:lang w:eastAsia="zh"/>
              <w:woUserID w:val="3"/>
            </w:rPr>
            <w:delText>的：仅适用于建设公司的岗位责任清单和不相容岗位清单。</w:delText>
          </w:r>
        </w:del>
      </w:ins>
    </w:p>
    <w:p w14:paraId="7E5ACC2F">
      <w:pPr>
        <w:numPr>
          <w:ilvl w:val="-1"/>
          <w:numId w:val="0"/>
        </w:numPr>
        <w:snapToGrid w:val="0"/>
        <w:ind w:firstLineChars="200"/>
        <w:rPr>
          <w:ins w:id="1764" w:author="Henry" w:date="2026-09-15T11:42:44Z"/>
          <w:del w:id="1765" w:author="Vance xu" w:date="2026-09-15T21:25:29Z"/>
          <w:rFonts w:hint="eastAsia"/>
          <w:color w:val="000000"/>
          <w:lang w:eastAsia="zh"/>
          <w:woUserID w:val="3"/>
        </w:rPr>
        <w:pPrChange w:id="1763" w:author="Henry" w:date="2026-09-15T11:44:31Z">
          <w:pPr>
            <w:snapToGrid w:val="0"/>
          </w:pPr>
        </w:pPrChange>
      </w:pPr>
      <w:ins w:id="1766" w:author="Henry" w:date="2026-09-15T11:42:44Z">
        <w:del w:id="1767" w:author="Vance xu" w:date="2026-09-15T21:25:29Z">
          <w:r>
            <w:rPr>
              <w:rFonts w:hint="eastAsia"/>
              <w:color w:val="000000"/>
              <w:lang w:eastAsia="zh"/>
              <w:woUserID w:val="3"/>
            </w:rPr>
            <w:delText>5. 仅出现</w:delText>
          </w:r>
        </w:del>
      </w:ins>
      <w:ins w:id="1768" w:author="Henry" w:date="2026-09-15T11:44:43Z">
        <w:del w:id="1769" w:author="Vance xu" w:date="2026-09-15T21:25:29Z">
          <w:r>
            <w:rPr>
              <w:rFonts w:hint="eastAsia"/>
              <w:color w:val="000000"/>
              <w:lang w:eastAsia="zh"/>
              <w:woUserID w:val="3"/>
            </w:rPr>
            <w:delText>“</w:delText>
          </w:r>
        </w:del>
      </w:ins>
      <w:ins w:id="1770" w:author="Henry" w:date="2026-09-15T11:42:44Z">
        <w:del w:id="1771" w:author="Vance xu" w:date="2026-09-15T21:25:29Z">
          <w:r>
            <w:rPr>
              <w:rFonts w:hint="eastAsia"/>
              <w:color w:val="000000"/>
              <w:lang w:eastAsia="zh"/>
              <w:woUserID w:val="3"/>
            </w:rPr>
            <w:delText>北京电力交易中心</w:delText>
          </w:r>
        </w:del>
      </w:ins>
      <w:ins w:id="1772" w:author="Henry" w:date="2026-09-15T11:44:48Z">
        <w:del w:id="1773" w:author="Vance xu" w:date="2026-09-15T21:25:29Z">
          <w:r>
            <w:rPr>
              <w:rFonts w:hint="eastAsia"/>
              <w:color w:val="000000"/>
              <w:lang w:eastAsia="zh"/>
              <w:woUserID w:val="3"/>
            </w:rPr>
            <w:delText>”</w:delText>
          </w:r>
        </w:del>
      </w:ins>
      <w:ins w:id="1774" w:author="Henry" w:date="2026-09-15T11:42:44Z">
        <w:del w:id="1775" w:author="Vance xu" w:date="2026-09-15T21:25:29Z">
          <w:r>
            <w:rPr>
              <w:rFonts w:hint="eastAsia"/>
              <w:color w:val="000000"/>
              <w:lang w:eastAsia="zh"/>
              <w:woUserID w:val="3"/>
            </w:rPr>
            <w:delText>的：所有会计主体均不适用。</w:delText>
          </w:r>
        </w:del>
      </w:ins>
    </w:p>
    <w:p w14:paraId="626E007D">
      <w:pPr>
        <w:numPr>
          <w:ilvl w:val="-1"/>
          <w:numId w:val="0"/>
        </w:numPr>
        <w:snapToGrid w:val="0"/>
        <w:ind w:firstLineChars="200"/>
        <w:rPr>
          <w:ins w:id="1777" w:author="Henry" w:date="2026-09-15T11:45:10Z"/>
          <w:del w:id="1778" w:author="Vance xu" w:date="2026-09-15T21:25:29Z"/>
          <w:rFonts w:hint="eastAsia"/>
          <w:color w:val="000000"/>
          <w:lang w:eastAsia="zh"/>
          <w:woUserID w:val="3"/>
        </w:rPr>
        <w:pPrChange w:id="1776" w:author="Henry" w:date="2026-09-15T11:44:52Z">
          <w:pPr>
            <w:snapToGrid w:val="0"/>
          </w:pPr>
        </w:pPrChange>
      </w:pPr>
      <w:ins w:id="1779" w:author="Henry" w:date="2026-09-15T11:42:44Z">
        <w:del w:id="1780" w:author="Vance xu" w:date="2026-09-15T21:25:29Z">
          <w:r>
            <w:rPr>
              <w:rFonts w:hint="eastAsia"/>
              <w:color w:val="000000"/>
              <w:lang w:eastAsia="zh"/>
              <w:woUserID w:val="3"/>
            </w:rPr>
            <w:delText>6. 仅出现</w:delText>
          </w:r>
        </w:del>
      </w:ins>
      <w:ins w:id="1781" w:author="Henry" w:date="2026-09-15T11:44:59Z">
        <w:del w:id="1782" w:author="Vance xu" w:date="2026-09-15T21:25:29Z">
          <w:r>
            <w:rPr>
              <w:rFonts w:hint="eastAsia"/>
              <w:color w:val="000000"/>
              <w:lang w:eastAsia="zh"/>
              <w:woUserID w:val="3"/>
            </w:rPr>
            <w:delText>“</w:delText>
          </w:r>
        </w:del>
      </w:ins>
      <w:ins w:id="1783" w:author="Henry" w:date="2026-09-15T11:42:44Z">
        <w:del w:id="1784" w:author="Vance xu" w:date="2026-09-15T21:25:29Z">
          <w:r>
            <w:rPr>
              <w:rFonts w:hint="eastAsia"/>
              <w:color w:val="000000"/>
              <w:lang w:eastAsia="zh"/>
              <w:woUserID w:val="3"/>
            </w:rPr>
            <w:delText>省公司、物资公司</w:delText>
          </w:r>
        </w:del>
      </w:ins>
      <w:ins w:id="1785" w:author="Henry" w:date="2026-09-15T11:45:07Z">
        <w:del w:id="1786" w:author="Vance xu" w:date="2026-09-15T21:25:29Z">
          <w:r>
            <w:rPr>
              <w:rFonts w:hint="eastAsia"/>
              <w:color w:val="000000"/>
              <w:lang w:eastAsia="zh"/>
              <w:woUserID w:val="3"/>
            </w:rPr>
            <w:delText>”</w:delText>
          </w:r>
        </w:del>
      </w:ins>
      <w:ins w:id="1787" w:author="Henry" w:date="2026-09-15T11:42:44Z">
        <w:del w:id="1788" w:author="Vance xu" w:date="2026-09-15T21:25:29Z">
          <w:r>
            <w:rPr>
              <w:rFonts w:hint="eastAsia"/>
              <w:color w:val="000000"/>
              <w:lang w:eastAsia="zh"/>
              <w:woUserID w:val="3"/>
            </w:rPr>
            <w:delText>的：仅省公司和物资公司适用，其他单位均不适用。</w:delText>
          </w:r>
        </w:del>
      </w:ins>
    </w:p>
    <w:p w14:paraId="50BF1BB7">
      <w:pPr>
        <w:numPr>
          <w:ilvl w:val="-1"/>
          <w:numId w:val="0"/>
        </w:numPr>
        <w:snapToGrid w:val="0"/>
        <w:ind w:firstLineChars="200"/>
        <w:rPr>
          <w:ins w:id="1790" w:author="Henry" w:date="2026-09-15T11:45:46Z"/>
          <w:del w:id="1791" w:author="Vance xu" w:date="2026-09-15T21:25:29Z"/>
          <w:rFonts w:hint="eastAsia"/>
          <w:color w:val="000000"/>
          <w:lang w:eastAsia="zh"/>
          <w:woUserID w:val="3"/>
        </w:rPr>
        <w:pPrChange w:id="1789" w:author="Henry" w:date="2026-09-15T11:44:52Z">
          <w:pPr>
            <w:snapToGrid w:val="0"/>
          </w:pPr>
        </w:pPrChange>
      </w:pPr>
      <w:ins w:id="1792" w:author="Henry" w:date="2026-09-15T11:45:46Z">
        <w:del w:id="1793" w:author="Vance xu" w:date="2026-09-15T21:25:29Z">
          <w:r>
            <w:rPr>
              <w:rFonts w:hint="eastAsia"/>
              <w:color w:val="000000"/>
              <w:lang w:eastAsia="zh"/>
              <w:woUserID w:val="3"/>
            </w:rPr>
            <w:delText>三、冲突处理</w:delText>
          </w:r>
        </w:del>
      </w:ins>
    </w:p>
    <w:p w14:paraId="7FB47DF9">
      <w:pPr>
        <w:pStyle w:val="4"/>
        <w:snapToGrid w:val="0"/>
        <w:rPr>
          <w:ins w:id="1795" w:author="Vance xu" w:date="2026-09-15T16:43:48Z"/>
          <w:rFonts w:hint="eastAsia"/>
          <w:color w:val="000000"/>
          <w:lang w:val="en-US" w:eastAsia="zh"/>
          <w:rPrChange w:id="1796" w:author="Vance xu" w:date="2026-09-15T16:44:01Z">
            <w:rPr>
              <w:ins w:id="1797" w:author="Vance xu" w:date="2026-09-15T16:43:48Z"/>
              <w:rFonts w:hint="eastAsia"/>
              <w:color w:val="000000"/>
              <w:lang w:eastAsia="zh"/>
              <w:woUserID w:val="2"/>
            </w:rPr>
          </w:rPrChange>
          <w:woUserID w:val="2"/>
        </w:rPr>
        <w:pPrChange w:id="1794" w:author="Vance xu" w:date="2026-09-15T16:44:01Z">
          <w:pPr>
            <w:snapToGrid w:val="0"/>
          </w:pPr>
        </w:pPrChange>
      </w:pPr>
      <w:ins w:id="1798" w:author="Henry" w:date="2026-09-15T11:45:46Z">
        <w:del w:id="1799" w:author="Vance xu" w:date="2026-09-15T21:25:29Z">
          <w:r>
            <w:rPr>
              <w:rFonts w:hint="eastAsia"/>
              <w:color w:val="000000"/>
              <w:lang w:eastAsia="zh"/>
              <w:woUserID w:val="3"/>
            </w:rPr>
            <w:delText>凡</w:delText>
          </w:r>
        </w:del>
      </w:ins>
      <w:ins w:id="1800" w:author="Henry" w:date="2026-09-15T11:45:58Z">
        <w:del w:id="1801" w:author="Vance xu" w:date="2026-09-15T21:25:29Z">
          <w:r>
            <w:rPr>
              <w:rFonts w:hint="eastAsia"/>
              <w:color w:val="000000"/>
              <w:lang w:eastAsia="zh"/>
              <w:woUserID w:val="3"/>
            </w:rPr>
            <w:delText>“</w:delText>
          </w:r>
        </w:del>
      </w:ins>
      <w:ins w:id="1802" w:author="Henry" w:date="2026-09-15T11:45:46Z">
        <w:del w:id="1803" w:author="Vance xu" w:date="2026-09-15T21:25:29Z">
          <w:r>
            <w:rPr>
              <w:rFonts w:hint="eastAsia"/>
              <w:color w:val="000000"/>
              <w:lang w:eastAsia="zh"/>
              <w:woUserID w:val="3"/>
            </w:rPr>
            <w:delText>是否适用</w:delText>
          </w:r>
        </w:del>
      </w:ins>
      <w:ins w:id="1804" w:author="Henry" w:date="2026-09-15T11:46:04Z">
        <w:del w:id="1805" w:author="Vance xu" w:date="2026-09-15T21:25:29Z">
          <w:r>
            <w:rPr>
              <w:rFonts w:hint="eastAsia"/>
              <w:color w:val="000000"/>
              <w:lang w:eastAsia="zh"/>
              <w:woUserID w:val="3"/>
            </w:rPr>
            <w:delText>”</w:delText>
          </w:r>
        </w:del>
      </w:ins>
      <w:ins w:id="1806" w:author="Henry" w:date="2026-09-15T11:45:46Z">
        <w:del w:id="1807" w:author="Vance xu" w:date="2026-09-15T21:25:29Z">
          <w:r>
            <w:rPr>
              <w:rFonts w:hint="eastAsia"/>
              <w:color w:val="000000"/>
              <w:lang w:eastAsia="zh"/>
              <w:woUserID w:val="3"/>
            </w:rPr>
            <w:delText>列的判定结果与上述责任主体适用规则出现冲突的，一律提示：</w:delText>
          </w:r>
        </w:del>
      </w:ins>
      <w:ins w:id="1808" w:author="Henry" w:date="2026-09-15T11:46:13Z">
        <w:del w:id="1809" w:author="Vance xu" w:date="2026-09-15T21:25:29Z">
          <w:r>
            <w:rPr>
              <w:rFonts w:hint="eastAsia"/>
              <w:color w:val="000000"/>
              <w:lang w:eastAsia="zh"/>
              <w:woUserID w:val="3"/>
            </w:rPr>
            <w:delText>“</w:delText>
          </w:r>
        </w:del>
      </w:ins>
      <w:ins w:id="1810" w:author="Henry" w:date="2026-09-15T11:45:46Z">
        <w:del w:id="1811" w:author="Vance xu" w:date="2026-09-15T21:25:29Z">
          <w:r>
            <w:rPr>
              <w:rFonts w:hint="eastAsia"/>
              <w:color w:val="000000"/>
              <w:lang w:eastAsia="zh"/>
              <w:woUserID w:val="3"/>
            </w:rPr>
            <w:delText>请核实适用性匹配情况</w:delText>
          </w:r>
        </w:del>
      </w:ins>
      <w:ins w:id="1812" w:author="Henry" w:date="2026-09-15T11:46:19Z">
        <w:del w:id="1813" w:author="Vance xu" w:date="2026-09-15T21:25:29Z">
          <w:r>
            <w:rPr>
              <w:rFonts w:hint="eastAsia"/>
              <w:color w:val="000000"/>
              <w:lang w:eastAsia="zh"/>
              <w:woUserID w:val="3"/>
            </w:rPr>
            <w:delText>”</w:delText>
          </w:r>
        </w:del>
      </w:ins>
      <w:ins w:id="1814" w:author="Henry" w:date="2026-09-15T11:45:46Z">
        <w:del w:id="1815" w:author="Vance xu" w:date="2026-09-15T21:25:29Z">
          <w:r>
            <w:rPr>
              <w:rFonts w:hint="eastAsia"/>
              <w:color w:val="000000"/>
              <w:lang w:eastAsia="zh"/>
              <w:woUserID w:val="3"/>
            </w:rPr>
            <w:delText>。</w:delText>
          </w:r>
        </w:del>
      </w:ins>
      <w:ins w:id="1816" w:author="Vance xu" w:date="2026-09-15T16:44:04Z">
        <w:r>
          <w:rPr>
            <w:rFonts w:hint="eastAsia"/>
            <w:color w:val="000000"/>
            <w:lang w:val="en-US" w:eastAsia="zh"/>
            <w:woUserID w:val="2"/>
          </w:rPr>
          <w:t>（十五）</w:t>
        </w:r>
      </w:ins>
      <w:ins w:id="1817" w:author="Vance xu" w:date="2026-09-15T16:43:39Z">
        <w:r>
          <w:rPr>
            <w:rFonts w:hint="eastAsia"/>
            <w:color w:val="000000"/>
            <w:lang w:val="en-US" w:eastAsia="zh"/>
            <w:rPrChange w:id="1818" w:author="Vance xu" w:date="2026-09-15T16:44:01Z">
              <w:rPr>
                <w:rFonts w:hint="eastAsia"/>
                <w:color w:val="000000"/>
                <w:lang w:eastAsia="zh"/>
                <w:woUserID w:val="2"/>
              </w:rPr>
            </w:rPrChange>
            <w:woUserID w:val="2"/>
          </w:rPr>
          <w:t>岗位职责</w:t>
        </w:r>
      </w:ins>
      <w:ins w:id="1819" w:author="Vance xu" w:date="2026-09-15T16:43:40Z">
        <w:r>
          <w:rPr>
            <w:rFonts w:hint="eastAsia"/>
            <w:color w:val="000000"/>
            <w:lang w:val="en-US" w:eastAsia="zh"/>
            <w:rPrChange w:id="1820" w:author="Vance xu" w:date="2026-09-15T16:44:01Z">
              <w:rPr>
                <w:rFonts w:hint="eastAsia"/>
                <w:color w:val="000000"/>
                <w:lang w:eastAsia="zh"/>
                <w:woUserID w:val="2"/>
              </w:rPr>
            </w:rPrChange>
            <w:woUserID w:val="2"/>
          </w:rPr>
          <w:t>清单</w:t>
        </w:r>
      </w:ins>
      <w:ins w:id="1821" w:author="Vance xu" w:date="2026-09-15T16:43:42Z">
        <w:r>
          <w:rPr>
            <w:rFonts w:hint="eastAsia"/>
            <w:color w:val="000000"/>
            <w:lang w:val="en-US" w:eastAsia="zh"/>
            <w:rPrChange w:id="1822" w:author="Vance xu" w:date="2026-09-15T16:44:01Z">
              <w:rPr>
                <w:rFonts w:hint="eastAsia"/>
                <w:color w:val="000000"/>
                <w:lang w:eastAsia="zh"/>
                <w:woUserID w:val="2"/>
              </w:rPr>
            </w:rPrChange>
            <w:woUserID w:val="2"/>
          </w:rPr>
          <w:t>中</w:t>
        </w:r>
      </w:ins>
      <w:ins w:id="1823" w:author="Vance xu" w:date="2026-09-15T16:43:45Z">
        <w:r>
          <w:rPr>
            <w:rFonts w:hint="eastAsia"/>
            <w:color w:val="000000"/>
            <w:lang w:val="en-US" w:eastAsia="zh"/>
            <w:rPrChange w:id="1824" w:author="Vance xu" w:date="2026-09-15T16:44:01Z">
              <w:rPr>
                <w:rFonts w:hint="eastAsia"/>
                <w:color w:val="000000"/>
                <w:lang w:eastAsia="zh"/>
                <w:woUserID w:val="2"/>
              </w:rPr>
            </w:rPrChange>
            <w:woUserID w:val="2"/>
          </w:rPr>
          <w:t>重复项</w:t>
        </w:r>
      </w:ins>
      <w:ins w:id="1825" w:author="Vance xu" w:date="2026-09-15T16:43:47Z">
        <w:r>
          <w:rPr>
            <w:rFonts w:hint="eastAsia"/>
            <w:color w:val="000000"/>
            <w:lang w:val="en-US" w:eastAsia="zh"/>
            <w:rPrChange w:id="1826" w:author="Vance xu" w:date="2026-09-15T16:44:01Z">
              <w:rPr>
                <w:rFonts w:hint="eastAsia"/>
                <w:color w:val="000000"/>
                <w:lang w:eastAsia="zh"/>
                <w:woUserID w:val="2"/>
              </w:rPr>
            </w:rPrChange>
            <w:woUserID w:val="2"/>
          </w:rPr>
          <w:t>筛查</w:t>
        </w:r>
      </w:ins>
    </w:p>
    <w:p w14:paraId="09FA4A34">
      <w:pPr>
        <w:numPr>
          <w:ilvl w:val="-1"/>
          <w:numId w:val="0"/>
        </w:numPr>
        <w:snapToGrid w:val="0"/>
        <w:ind w:firstLine="0" w:firstLineChars="0"/>
        <w:rPr>
          <w:ins w:id="1828" w:author="Vance xu" w:date="2026-09-15T17:49:05Z"/>
          <w:rFonts w:hint="eastAsia"/>
          <w:color w:val="000000"/>
          <w:lang w:val="en-US" w:eastAsia="zh"/>
          <w:woUserID w:val="2"/>
        </w:rPr>
        <w:pPrChange w:id="1827" w:author="Vance xu" w:date="2026-09-15T16:43:50Z">
          <w:pPr>
            <w:snapToGrid w:val="0"/>
          </w:pPr>
        </w:pPrChange>
      </w:pPr>
      <w:ins w:id="1829" w:author="Vance xu" w:date="2026-09-15T16:44:12Z">
        <w:r>
          <w:rPr>
            <w:rFonts w:hint="eastAsia"/>
            <w:color w:val="000000"/>
            <w:lang w:eastAsia="zh"/>
            <w:woUserID w:val="2"/>
          </w:rPr>
          <w:t>在</w:t>
        </w:r>
      </w:ins>
      <w:ins w:id="1830" w:author="Vance xu" w:date="2026-09-15T16:44:15Z">
        <w:r>
          <w:rPr>
            <w:rFonts w:hint="eastAsia"/>
            <w:color w:val="000000"/>
            <w:lang w:val="en-US" w:eastAsia="zh"/>
            <w:woUserID w:val="2"/>
          </w:rPr>
          <w:t>岗位职责清单</w:t>
        </w:r>
      </w:ins>
      <w:ins w:id="1831" w:author="Vance xu" w:date="2026-09-16T22:29:50Z">
        <w:r>
          <w:rPr>
            <w:rFonts w:hint="eastAsia"/>
            <w:color w:val="000000"/>
            <w:lang w:val="en-US" w:eastAsia="zh"/>
            <w:woUserID w:val="2"/>
          </w:rPr>
          <w:t>同一个sheet中</w:t>
        </w:r>
      </w:ins>
      <w:ins w:id="1832" w:author="Vance xu" w:date="2026-09-15T16:44:20Z">
        <w:r>
          <w:rPr>
            <w:rFonts w:hint="eastAsia"/>
            <w:color w:val="000000"/>
            <w:lang w:val="en-US" w:eastAsia="zh"/>
            <w:woUserID w:val="2"/>
          </w:rPr>
          <w:t>筛选</w:t>
        </w:r>
      </w:ins>
      <w:ins w:id="1833" w:author="Vance xu" w:date="2026-09-15T16:44:24Z">
        <w:r>
          <w:rPr>
            <w:rFonts w:hint="eastAsia"/>
            <w:color w:val="000000"/>
            <w:lang w:val="en-US" w:eastAsia="zh"/>
            <w:woUserID w:val="2"/>
          </w:rPr>
          <w:t>重复</w:t>
        </w:r>
      </w:ins>
      <w:ins w:id="1834" w:author="Vance xu" w:date="2026-09-15T16:44:26Z">
        <w:r>
          <w:rPr>
            <w:rFonts w:hint="eastAsia"/>
            <w:color w:val="000000"/>
            <w:lang w:val="en-US" w:eastAsia="zh"/>
            <w:woUserID w:val="2"/>
          </w:rPr>
          <w:t>项</w:t>
        </w:r>
      </w:ins>
      <w:ins w:id="1835" w:author="Vance xu" w:date="2026-09-15T16:44:27Z">
        <w:r>
          <w:rPr>
            <w:rFonts w:hint="eastAsia"/>
            <w:color w:val="000000"/>
            <w:lang w:val="en-US" w:eastAsia="zh"/>
            <w:woUserID w:val="2"/>
          </w:rPr>
          <w:t>，</w:t>
        </w:r>
      </w:ins>
      <w:ins w:id="1836" w:author="Vance xu" w:date="2026-09-15T16:45:20Z">
        <w:r>
          <w:rPr>
            <w:rFonts w:hint="eastAsia"/>
            <w:color w:val="000000"/>
            <w:lang w:val="en-US" w:eastAsia="zh"/>
            <w:woUserID w:val="2"/>
          </w:rPr>
          <w:t>同一</w:t>
        </w:r>
      </w:ins>
      <w:ins w:id="1837" w:author="Vance xu" w:date="2026-09-15T16:45:22Z">
        <w:r>
          <w:rPr>
            <w:rFonts w:hint="eastAsia"/>
            <w:color w:val="000000"/>
            <w:lang w:val="en-US" w:eastAsia="zh"/>
            <w:woUserID w:val="2"/>
          </w:rPr>
          <w:t>控制措施</w:t>
        </w:r>
      </w:ins>
      <w:ins w:id="1838" w:author="Vance xu" w:date="2026-09-15T16:45:23Z">
        <w:r>
          <w:rPr>
            <w:rFonts w:hint="eastAsia"/>
            <w:color w:val="000000"/>
            <w:lang w:val="en-US" w:eastAsia="zh"/>
            <w:woUserID w:val="2"/>
          </w:rPr>
          <w:t>编号</w:t>
        </w:r>
      </w:ins>
      <w:ins w:id="1839" w:author="Vance xu" w:date="2026-09-15T16:45:24Z">
        <w:r>
          <w:rPr>
            <w:rFonts w:hint="eastAsia"/>
            <w:color w:val="000000"/>
            <w:lang w:val="en-US" w:eastAsia="zh"/>
            <w:woUserID w:val="2"/>
          </w:rPr>
          <w:t>，</w:t>
        </w:r>
      </w:ins>
      <w:ins w:id="1840" w:author="Vance xu" w:date="2026-09-15T16:45:27Z">
        <w:r>
          <w:rPr>
            <w:rFonts w:hint="eastAsia"/>
            <w:color w:val="000000"/>
            <w:lang w:val="en-US" w:eastAsia="zh"/>
            <w:woUserID w:val="2"/>
          </w:rPr>
          <w:t>同样</w:t>
        </w:r>
      </w:ins>
      <w:ins w:id="1841" w:author="Vance xu" w:date="2026-09-15T16:45:28Z">
        <w:r>
          <w:rPr>
            <w:rFonts w:hint="eastAsia"/>
            <w:color w:val="000000"/>
            <w:lang w:val="en-US" w:eastAsia="zh"/>
            <w:woUserID w:val="2"/>
          </w:rPr>
          <w:t>的</w:t>
        </w:r>
      </w:ins>
      <w:ins w:id="1842" w:author="Vance xu" w:date="2026-09-15T16:45:31Z">
        <w:r>
          <w:rPr>
            <w:rFonts w:hint="eastAsia"/>
            <w:color w:val="000000"/>
            <w:lang w:val="en-US" w:eastAsia="zh"/>
            <w:woUserID w:val="2"/>
          </w:rPr>
          <w:t>岗位职责</w:t>
        </w:r>
      </w:ins>
      <w:ins w:id="1843" w:author="Vance xu" w:date="2026-09-15T16:45:32Z">
        <w:r>
          <w:rPr>
            <w:rFonts w:hint="eastAsia"/>
            <w:color w:val="000000"/>
            <w:lang w:val="en-US" w:eastAsia="zh"/>
            <w:woUserID w:val="2"/>
          </w:rPr>
          <w:t>描述</w:t>
        </w:r>
      </w:ins>
      <w:ins w:id="1844" w:author="Vance xu" w:date="2026-09-15T16:45:34Z">
        <w:r>
          <w:rPr>
            <w:rFonts w:hint="eastAsia"/>
            <w:color w:val="000000"/>
            <w:lang w:val="en-US" w:eastAsia="zh"/>
            <w:woUserID w:val="2"/>
          </w:rPr>
          <w:t>，</w:t>
        </w:r>
      </w:ins>
      <w:ins w:id="1845" w:author="Vance xu" w:date="2026-09-15T16:45:35Z">
        <w:r>
          <w:rPr>
            <w:rFonts w:hint="eastAsia"/>
            <w:color w:val="000000"/>
            <w:lang w:val="en-US" w:eastAsia="zh"/>
            <w:woUserID w:val="2"/>
          </w:rPr>
          <w:t>同样</w:t>
        </w:r>
      </w:ins>
      <w:ins w:id="1846" w:author="Vance xu" w:date="2026-09-15T16:45:36Z">
        <w:r>
          <w:rPr>
            <w:rFonts w:hint="eastAsia"/>
            <w:color w:val="000000"/>
            <w:lang w:val="en-US" w:eastAsia="zh"/>
            <w:woUserID w:val="2"/>
          </w:rPr>
          <w:t>的</w:t>
        </w:r>
      </w:ins>
      <w:ins w:id="1847" w:author="Vance xu" w:date="2026-09-15T16:45:37Z">
        <w:r>
          <w:rPr>
            <w:rFonts w:hint="eastAsia"/>
            <w:color w:val="000000"/>
            <w:lang w:val="en-US" w:eastAsia="zh"/>
            <w:woUserID w:val="2"/>
          </w:rPr>
          <w:t>部门</w:t>
        </w:r>
      </w:ins>
      <w:ins w:id="1848" w:author="Vance xu" w:date="2026-09-15T16:45:39Z">
        <w:r>
          <w:rPr>
            <w:rFonts w:hint="eastAsia"/>
            <w:color w:val="000000"/>
            <w:lang w:val="en-US" w:eastAsia="zh"/>
            <w:woUserID w:val="2"/>
          </w:rPr>
          <w:t>，</w:t>
        </w:r>
      </w:ins>
      <w:ins w:id="1849" w:author="Vance xu" w:date="2026-09-15T16:45:42Z">
        <w:r>
          <w:rPr>
            <w:rFonts w:hint="eastAsia"/>
            <w:color w:val="000000"/>
            <w:lang w:val="en-US" w:eastAsia="zh"/>
            <w:woUserID w:val="2"/>
          </w:rPr>
          <w:t>同样的</w:t>
        </w:r>
      </w:ins>
      <w:ins w:id="1850" w:author="Vance xu" w:date="2026-09-15T16:45:44Z">
        <w:r>
          <w:rPr>
            <w:rFonts w:hint="eastAsia"/>
            <w:color w:val="000000"/>
            <w:lang w:val="en-US" w:eastAsia="zh"/>
            <w:woUserID w:val="2"/>
          </w:rPr>
          <w:t>岗位</w:t>
        </w:r>
      </w:ins>
      <w:ins w:id="1851" w:author="Vance xu" w:date="2026-09-15T16:45:45Z">
        <w:r>
          <w:rPr>
            <w:rFonts w:hint="eastAsia"/>
            <w:color w:val="000000"/>
            <w:lang w:val="en-US" w:eastAsia="zh"/>
            <w:woUserID w:val="2"/>
          </w:rPr>
          <w:t>名称</w:t>
        </w:r>
      </w:ins>
      <w:ins w:id="1852" w:author="Vance xu" w:date="2026-09-15T16:45:46Z">
        <w:r>
          <w:rPr>
            <w:rFonts w:hint="eastAsia"/>
            <w:color w:val="000000"/>
            <w:lang w:val="en-US" w:eastAsia="zh"/>
            <w:woUserID w:val="2"/>
          </w:rPr>
          <w:t>，</w:t>
        </w:r>
      </w:ins>
      <w:ins w:id="1853" w:author="Vance xu" w:date="2026-09-15T16:45:47Z">
        <w:r>
          <w:rPr>
            <w:rFonts w:hint="eastAsia"/>
            <w:color w:val="000000"/>
            <w:lang w:val="en-US" w:eastAsia="zh"/>
            <w:woUserID w:val="2"/>
          </w:rPr>
          <w:t>同样</w:t>
        </w:r>
      </w:ins>
      <w:ins w:id="1854" w:author="Vance xu" w:date="2026-09-15T16:45:48Z">
        <w:r>
          <w:rPr>
            <w:rFonts w:hint="eastAsia"/>
            <w:color w:val="000000"/>
            <w:lang w:val="en-US" w:eastAsia="zh"/>
            <w:woUserID w:val="2"/>
          </w:rPr>
          <w:t>的</w:t>
        </w:r>
      </w:ins>
      <w:ins w:id="1855" w:author="Vance xu" w:date="2026-09-15T16:45:55Z">
        <w:r>
          <w:rPr>
            <w:rFonts w:hint="eastAsia"/>
            <w:color w:val="000000"/>
            <w:lang w:val="en-US" w:eastAsia="zh"/>
            <w:woUserID w:val="2"/>
          </w:rPr>
          <w:t>人员姓名</w:t>
        </w:r>
      </w:ins>
      <w:ins w:id="1856" w:author="Vance xu" w:date="2026-09-15T16:46:06Z">
        <w:r>
          <w:rPr>
            <w:rFonts w:hint="eastAsia"/>
            <w:color w:val="000000"/>
            <w:lang w:val="en-US" w:eastAsia="zh"/>
            <w:woUserID w:val="2"/>
          </w:rPr>
          <w:t>，</w:t>
        </w:r>
      </w:ins>
      <w:ins w:id="1857" w:author="Vance xu" w:date="2026-09-15T16:46:07Z">
        <w:r>
          <w:rPr>
            <w:rFonts w:hint="eastAsia"/>
            <w:color w:val="000000"/>
            <w:lang w:val="en-US" w:eastAsia="zh"/>
            <w:woUserID w:val="2"/>
          </w:rPr>
          <w:t>同样</w:t>
        </w:r>
      </w:ins>
      <w:ins w:id="1858" w:author="Vance xu" w:date="2026-09-15T16:46:08Z">
        <w:r>
          <w:rPr>
            <w:rFonts w:hint="eastAsia"/>
            <w:color w:val="000000"/>
            <w:lang w:val="en-US" w:eastAsia="zh"/>
            <w:woUserID w:val="2"/>
          </w:rPr>
          <w:t>的</w:t>
        </w:r>
      </w:ins>
      <w:ins w:id="1859" w:author="Vance xu" w:date="2026-09-15T16:46:12Z">
        <w:r>
          <w:rPr>
            <w:rFonts w:hint="eastAsia"/>
            <w:color w:val="000000"/>
            <w:lang w:val="en-US" w:eastAsia="zh"/>
            <w:woUserID w:val="2"/>
          </w:rPr>
          <w:t>角色</w:t>
        </w:r>
      </w:ins>
      <w:ins w:id="1860" w:author="Vance xu" w:date="2026-09-15T16:47:10Z">
        <w:r>
          <w:rPr>
            <w:rFonts w:hint="eastAsia"/>
            <w:color w:val="000000"/>
            <w:lang w:val="en-US" w:eastAsia="zh"/>
            <w:woUserID w:val="2"/>
          </w:rPr>
          <w:t>，</w:t>
        </w:r>
      </w:ins>
      <w:ins w:id="1861" w:author="Vance xu" w:date="2026-09-15T16:46:48Z">
        <w:r>
          <w:rPr>
            <w:rFonts w:hint="eastAsia"/>
            <w:color w:val="000000"/>
            <w:lang w:val="en-US" w:eastAsia="zh"/>
            <w:woUserID w:val="2"/>
          </w:rPr>
          <w:t>提示</w:t>
        </w:r>
      </w:ins>
      <w:ins w:id="1862" w:author="Vance xu" w:date="2026-09-15T16:46:49Z">
        <w:r>
          <w:rPr>
            <w:rFonts w:hint="eastAsia"/>
            <w:color w:val="000000"/>
            <w:lang w:val="en-US" w:eastAsia="zh"/>
            <w:woUserID w:val="2"/>
          </w:rPr>
          <w:t>“</w:t>
        </w:r>
      </w:ins>
      <w:ins w:id="1863" w:author="Vance xu" w:date="2026-09-15T16:46:52Z">
        <w:r>
          <w:rPr>
            <w:rFonts w:hint="eastAsia"/>
            <w:color w:val="000000"/>
            <w:lang w:val="en-US" w:eastAsia="zh"/>
            <w:woUserID w:val="2"/>
          </w:rPr>
          <w:t>重复项</w:t>
        </w:r>
      </w:ins>
      <w:ins w:id="1864" w:author="Vance xu" w:date="2026-09-15T16:47:01Z">
        <w:r>
          <w:rPr>
            <w:rFonts w:hint="eastAsia"/>
            <w:color w:val="000000"/>
            <w:lang w:val="en-US" w:eastAsia="zh"/>
            <w:woUserID w:val="2"/>
          </w:rPr>
          <w:t>保留一个</w:t>
        </w:r>
      </w:ins>
      <w:ins w:id="1865" w:author="Vance xu" w:date="2026-09-15T16:47:03Z">
        <w:r>
          <w:rPr>
            <w:rFonts w:hint="eastAsia"/>
            <w:color w:val="000000"/>
            <w:lang w:val="en-US" w:eastAsia="zh"/>
            <w:woUserID w:val="2"/>
          </w:rPr>
          <w:t>即可</w:t>
        </w:r>
      </w:ins>
      <w:ins w:id="1866" w:author="Vance xu" w:date="2026-09-15T16:46:49Z">
        <w:r>
          <w:rPr>
            <w:rFonts w:hint="eastAsia"/>
            <w:color w:val="000000"/>
            <w:lang w:val="en-US" w:eastAsia="zh"/>
            <w:woUserID w:val="2"/>
          </w:rPr>
          <w:t>”</w:t>
        </w:r>
      </w:ins>
      <w:ins w:id="1867" w:author="Vance xu" w:date="2026-09-15T16:47:08Z">
        <w:r>
          <w:rPr>
            <w:rFonts w:hint="eastAsia"/>
            <w:color w:val="000000"/>
            <w:lang w:val="en-US" w:eastAsia="zh"/>
            <w:woUserID w:val="2"/>
          </w:rPr>
          <w:t>。</w:t>
        </w:r>
      </w:ins>
    </w:p>
    <w:p w14:paraId="38E49227">
      <w:pPr>
        <w:pStyle w:val="4"/>
        <w:numPr>
          <w:ilvl w:val="0"/>
          <w:numId w:val="9"/>
          <w:ins w:id="1869" w:author="Vance xu" w:date="2026-09-15T17:50:30Z"/>
        </w:numPr>
        <w:snapToGrid w:val="0"/>
        <w:rPr>
          <w:ins w:id="1870" w:author="Vance xu" w:date="2026-09-15T17:50:30Z"/>
          <w:rFonts w:hint="eastAsia"/>
          <w:color w:val="000000"/>
          <w:lang w:val="en-US" w:eastAsia="zh"/>
          <w:woUserID w:val="2"/>
        </w:rPr>
        <w:pPrChange w:id="1868" w:author="Vance xu" w:date="2026-09-15T17:50:30Z">
          <w:pPr>
            <w:snapToGrid w:val="0"/>
          </w:pPr>
        </w:pPrChange>
      </w:pPr>
      <w:ins w:id="1871" w:author="Vance xu" w:date="2026-09-15T17:52:08Z">
        <w:r>
          <w:rPr>
            <w:rFonts w:hint="eastAsia"/>
            <w:color w:val="000000"/>
            <w:lang w:val="en-US" w:eastAsia="zh"/>
            <w:woUserID w:val="2"/>
          </w:rPr>
          <w:t>在</w:t>
        </w:r>
      </w:ins>
      <w:ins w:id="1872" w:author="Vance xu" w:date="2026-09-15T17:49:58Z">
        <w:r>
          <w:rPr>
            <w:rFonts w:hint="eastAsia"/>
            <w:color w:val="000000"/>
            <w:lang w:val="en-US" w:eastAsia="zh"/>
            <w:woUserID w:val="2"/>
          </w:rPr>
          <w:t>矩阵</w:t>
        </w:r>
      </w:ins>
      <w:ins w:id="1873" w:author="Vance xu" w:date="2026-09-15T17:50:19Z">
        <w:r>
          <w:rPr>
            <w:rFonts w:hint="eastAsia"/>
            <w:color w:val="000000"/>
            <w:lang w:val="en-US" w:eastAsia="zh"/>
            <w:woUserID w:val="2"/>
          </w:rPr>
          <w:t>最后</w:t>
        </w:r>
      </w:ins>
      <w:ins w:id="1874" w:author="Vance xu" w:date="2026-09-15T17:50:20Z">
        <w:r>
          <w:rPr>
            <w:rFonts w:hint="eastAsia"/>
            <w:color w:val="000000"/>
            <w:lang w:val="en-US" w:eastAsia="zh"/>
            <w:woUserID w:val="2"/>
          </w:rPr>
          <w:t>一列</w:t>
        </w:r>
      </w:ins>
      <w:ins w:id="1875" w:author="Vance xu" w:date="2026-09-15T17:53:14Z">
        <w:r>
          <w:rPr>
            <w:rFonts w:hint="eastAsia"/>
            <w:color w:val="000000"/>
            <w:lang w:val="en-US" w:eastAsia="zh"/>
            <w:woUserID w:val="2"/>
          </w:rPr>
          <w:t>单独</w:t>
        </w:r>
      </w:ins>
      <w:ins w:id="1876" w:author="Vance xu" w:date="2026-09-15T17:51:31Z">
        <w:r>
          <w:rPr>
            <w:rFonts w:hint="eastAsia"/>
            <w:color w:val="000000"/>
            <w:lang w:val="en-US" w:eastAsia="zh"/>
            <w:woUserID w:val="2"/>
          </w:rPr>
          <w:t>列出</w:t>
        </w:r>
      </w:ins>
      <w:ins w:id="1877" w:author="Vance xu" w:date="2026-09-15T17:51:40Z">
        <w:r>
          <w:rPr>
            <w:rFonts w:hint="eastAsia"/>
            <w:color w:val="000000"/>
            <w:lang w:val="en-US" w:eastAsia="zh"/>
            <w:woUserID w:val="2"/>
          </w:rPr>
          <w:t>岗位</w:t>
        </w:r>
      </w:ins>
      <w:ins w:id="1878" w:author="Vance xu" w:date="2026-09-15T17:51:41Z">
        <w:r>
          <w:rPr>
            <w:rFonts w:hint="eastAsia"/>
            <w:color w:val="000000"/>
            <w:lang w:val="en-US" w:eastAsia="zh"/>
            <w:woUserID w:val="2"/>
          </w:rPr>
          <w:t>清单</w:t>
        </w:r>
      </w:ins>
      <w:ins w:id="1879" w:author="Vance xu" w:date="2026-09-15T17:53:19Z">
        <w:r>
          <w:rPr>
            <w:rFonts w:hint="eastAsia"/>
            <w:color w:val="000000"/>
            <w:lang w:val="en-US" w:eastAsia="zh"/>
            <w:woUserID w:val="2"/>
          </w:rPr>
          <w:t>中</w:t>
        </w:r>
      </w:ins>
      <w:ins w:id="1880" w:author="Vance xu" w:date="2026-09-16T13:45:21Z">
        <w:r>
          <w:rPr>
            <w:rFonts w:hint="eastAsia"/>
            <w:lang w:val="en-US" w:eastAsia="zh"/>
            <w:woUserID w:val="2"/>
          </w:rPr>
          <w:t>已有</w:t>
        </w:r>
      </w:ins>
      <w:ins w:id="1881" w:author="Vance xu" w:date="2026-09-15T17:51:44Z">
        <w:r>
          <w:rPr>
            <w:rFonts w:hint="eastAsia"/>
            <w:color w:val="000000"/>
            <w:lang w:val="en-US" w:eastAsia="zh"/>
            <w:woUserID w:val="2"/>
          </w:rPr>
          <w:t>的</w:t>
        </w:r>
      </w:ins>
      <w:ins w:id="1882" w:author="Vance xu" w:date="2026-09-15T17:51:48Z">
        <w:r>
          <w:rPr>
            <w:rFonts w:hint="eastAsia"/>
            <w:lang w:val="en-US" w:eastAsia="zh"/>
            <w:woUserID w:val="2"/>
          </w:rPr>
          <w:t>控制措施编号</w:t>
        </w:r>
      </w:ins>
      <w:ins w:id="1883" w:author="Vance xu" w:date="2026-09-20T13:10:00Z">
        <w:r>
          <w:rPr>
            <w:rFonts w:hint="eastAsia"/>
            <w:lang w:val="en-US" w:eastAsia="zh"/>
            <w:woUserID w:val="2"/>
          </w:rPr>
          <w:t>及</w:t>
        </w:r>
      </w:ins>
      <w:ins w:id="1884" w:author="Vance xu" w:date="2026-09-20T13:10:03Z">
        <w:r>
          <w:rPr>
            <w:rFonts w:hint="eastAsia"/>
            <w:lang w:val="en-US" w:eastAsia="zh"/>
            <w:woUserID w:val="2"/>
          </w:rPr>
          <w:t>适用性</w:t>
        </w:r>
      </w:ins>
      <w:ins w:id="1885" w:author="Vance xu" w:date="2026-09-20T13:10:04Z">
        <w:r>
          <w:rPr>
            <w:rFonts w:hint="eastAsia"/>
            <w:lang w:val="en-US" w:eastAsia="zh"/>
            <w:woUserID w:val="2"/>
          </w:rPr>
          <w:t>判断</w:t>
        </w:r>
      </w:ins>
    </w:p>
    <w:p w14:paraId="48A4814F">
      <w:pPr>
        <w:numPr>
          <w:ilvl w:val="-1"/>
          <w:numId w:val="0"/>
        </w:numPr>
        <w:snapToGrid w:val="0"/>
        <w:ind w:firstLine="0"/>
        <w:rPr>
          <w:ins w:id="1887" w:author="Vance xu" w:date="2026-09-20T13:10:07Z"/>
          <w:rFonts w:hint="eastAsia"/>
          <w:lang w:val="en-US" w:eastAsia="zh"/>
          <w:woUserID w:val="2"/>
        </w:rPr>
        <w:pPrChange w:id="1886" w:author="Vance xu" w:date="2026-09-15T17:50:35Z">
          <w:pPr>
            <w:snapToGrid w:val="0"/>
          </w:pPr>
        </w:pPrChange>
      </w:pPr>
      <w:ins w:id="1888" w:author="Vance xu" w:date="2026-09-15T17:52:16Z">
        <w:r>
          <w:rPr>
            <w:rFonts w:hint="eastAsia"/>
            <w:color w:val="000000"/>
            <w:lang w:val="en-US" w:eastAsia="zh"/>
            <w:woUserID w:val="2"/>
          </w:rPr>
          <w:t>矩阵</w:t>
        </w:r>
      </w:ins>
      <w:ins w:id="1889" w:author="Vance xu" w:date="2026-09-15T17:53:41Z">
        <w:r>
          <w:rPr>
            <w:rFonts w:hint="eastAsia"/>
            <w:color w:val="000000"/>
            <w:lang w:val="en-US" w:eastAsia="zh"/>
            <w:woUserID w:val="2"/>
          </w:rPr>
          <w:t>对应的</w:t>
        </w:r>
      </w:ins>
      <w:ins w:id="1890" w:author="Vance xu" w:date="2026-09-15T17:53:42Z">
        <w:r>
          <w:rPr>
            <w:rFonts w:hint="eastAsia"/>
            <w:color w:val="000000"/>
            <w:lang w:val="en-US" w:eastAsia="zh"/>
            <w:woUserID w:val="2"/>
          </w:rPr>
          <w:t>位置</w:t>
        </w:r>
      </w:ins>
      <w:ins w:id="1891" w:author="Vance xu" w:date="2026-09-15T17:53:44Z">
        <w:r>
          <w:rPr>
            <w:rFonts w:hint="eastAsia"/>
            <w:color w:val="000000"/>
            <w:lang w:val="en-US" w:eastAsia="zh"/>
            <w:woUserID w:val="2"/>
          </w:rPr>
          <w:t>中</w:t>
        </w:r>
      </w:ins>
      <w:ins w:id="1892" w:author="Vance xu" w:date="2026-09-15T17:52:20Z">
        <w:r>
          <w:rPr>
            <w:rFonts w:hint="eastAsia"/>
            <w:color w:val="000000"/>
            <w:lang w:val="en-US" w:eastAsia="zh"/>
            <w:woUserID w:val="2"/>
          </w:rPr>
          <w:t>单独</w:t>
        </w:r>
      </w:ins>
      <w:ins w:id="1893" w:author="Vance xu" w:date="2026-09-15T17:52:24Z">
        <w:r>
          <w:rPr>
            <w:rFonts w:hint="eastAsia"/>
            <w:color w:val="000000"/>
            <w:lang w:val="en-US" w:eastAsia="zh"/>
            <w:woUserID w:val="2"/>
          </w:rPr>
          <w:t>列出</w:t>
        </w:r>
      </w:ins>
      <w:ins w:id="1894" w:author="Vance xu" w:date="2026-09-15T17:52:26Z">
        <w:r>
          <w:rPr>
            <w:rFonts w:hint="eastAsia"/>
            <w:color w:val="000000"/>
            <w:lang w:val="en-US" w:eastAsia="zh"/>
            <w:woUserID w:val="2"/>
          </w:rPr>
          <w:t>一列</w:t>
        </w:r>
      </w:ins>
      <w:ins w:id="1895" w:author="Vance xu" w:date="2026-09-15T17:52:27Z">
        <w:r>
          <w:rPr>
            <w:rFonts w:hint="eastAsia"/>
            <w:color w:val="000000"/>
            <w:lang w:val="en-US" w:eastAsia="zh"/>
            <w:woUserID w:val="2"/>
          </w:rPr>
          <w:t>显示</w:t>
        </w:r>
      </w:ins>
      <w:ins w:id="1896" w:author="Vance xu" w:date="2026-09-15T17:50:53Z">
        <w:r>
          <w:rPr>
            <w:rFonts w:hint="eastAsia"/>
            <w:lang w:val="en-US" w:eastAsia="zh"/>
            <w:woUserID w:val="2"/>
          </w:rPr>
          <w:t>岗位</w:t>
        </w:r>
      </w:ins>
      <w:ins w:id="1897" w:author="Vance xu" w:date="2026-09-15T17:50:56Z">
        <w:r>
          <w:rPr>
            <w:rFonts w:hint="eastAsia"/>
            <w:lang w:val="en-US" w:eastAsia="zh"/>
            <w:woUserID w:val="2"/>
          </w:rPr>
          <w:t>责任</w:t>
        </w:r>
      </w:ins>
      <w:ins w:id="1898" w:author="Vance xu" w:date="2026-09-15T17:50:57Z">
        <w:r>
          <w:rPr>
            <w:rFonts w:hint="eastAsia"/>
            <w:lang w:val="en-US" w:eastAsia="zh"/>
            <w:woUserID w:val="2"/>
          </w:rPr>
          <w:t>清单</w:t>
        </w:r>
      </w:ins>
      <w:ins w:id="1899" w:author="Vance xu" w:date="2026-09-15T17:52:41Z">
        <w:r>
          <w:rPr>
            <w:rFonts w:hint="eastAsia"/>
            <w:lang w:val="en-US" w:eastAsia="zh"/>
            <w:woUserID w:val="2"/>
          </w:rPr>
          <w:t>中</w:t>
        </w:r>
      </w:ins>
      <w:ins w:id="1900" w:author="Vance xu" w:date="2026-09-16T13:45:03Z">
        <w:r>
          <w:rPr>
            <w:rFonts w:hint="eastAsia"/>
            <w:lang w:val="en-US" w:eastAsia="zh"/>
            <w:woUserID w:val="2"/>
          </w:rPr>
          <w:t>已有</w:t>
        </w:r>
      </w:ins>
      <w:ins w:id="1901" w:author="Vance xu" w:date="2026-09-15T17:52:42Z">
        <w:r>
          <w:rPr>
            <w:rFonts w:hint="eastAsia"/>
            <w:lang w:val="en-US" w:eastAsia="zh"/>
            <w:woUserID w:val="2"/>
          </w:rPr>
          <w:t>的</w:t>
        </w:r>
      </w:ins>
      <w:ins w:id="1902" w:author="Vance xu" w:date="2026-09-15T17:51:14Z">
        <w:r>
          <w:rPr>
            <w:rFonts w:hint="eastAsia"/>
            <w:lang w:val="en-US" w:eastAsia="zh"/>
            <w:woUserID w:val="2"/>
          </w:rPr>
          <w:t>控制措施</w:t>
        </w:r>
      </w:ins>
      <w:ins w:id="1903" w:author="Vance xu" w:date="2026-09-15T17:51:16Z">
        <w:r>
          <w:rPr>
            <w:rFonts w:hint="eastAsia"/>
            <w:lang w:val="en-US" w:eastAsia="zh"/>
            <w:woUserID w:val="2"/>
          </w:rPr>
          <w:t>编号</w:t>
        </w:r>
      </w:ins>
      <w:ins w:id="1904" w:author="Vance xu" w:date="2026-09-15T17:52:45Z">
        <w:r>
          <w:rPr>
            <w:rFonts w:hint="eastAsia"/>
            <w:lang w:val="en-US" w:eastAsia="zh"/>
            <w:woUserID w:val="2"/>
          </w:rPr>
          <w:t>，</w:t>
        </w:r>
      </w:ins>
      <w:ins w:id="1905" w:author="Vance xu" w:date="2026-09-15T17:55:29Z">
        <w:r>
          <w:rPr>
            <w:rFonts w:hint="eastAsia"/>
            <w:lang w:val="en-US" w:eastAsia="zh"/>
            <w:woUserID w:val="2"/>
          </w:rPr>
          <w:t>请注意</w:t>
        </w:r>
      </w:ins>
      <w:ins w:id="1906" w:author="Vance xu" w:date="2026-09-15T17:55:31Z">
        <w:r>
          <w:rPr>
            <w:rFonts w:hint="eastAsia"/>
            <w:lang w:val="en-US" w:eastAsia="zh"/>
            <w:woUserID w:val="2"/>
          </w:rPr>
          <w:t>提取</w:t>
        </w:r>
      </w:ins>
      <w:ins w:id="1907" w:author="Vance xu" w:date="2026-09-15T17:55:34Z">
        <w:r>
          <w:rPr>
            <w:rFonts w:hint="eastAsia"/>
            <w:lang w:val="en-US" w:eastAsia="zh"/>
            <w:woUserID w:val="2"/>
          </w:rPr>
          <w:t>编号</w:t>
        </w:r>
      </w:ins>
      <w:ins w:id="1908" w:author="Vance xu" w:date="2026-09-15T17:55:35Z">
        <w:r>
          <w:rPr>
            <w:rFonts w:hint="eastAsia"/>
            <w:lang w:val="en-US" w:eastAsia="zh"/>
            <w:woUserID w:val="2"/>
          </w:rPr>
          <w:t>中的</w:t>
        </w:r>
      </w:ins>
      <w:ins w:id="1909" w:author="Vance xu" w:date="2026-09-15T17:55:36Z">
        <w:r>
          <w:rPr>
            <w:rFonts w:hint="eastAsia"/>
            <w:lang w:val="en-US" w:eastAsia="zh"/>
            <w:woUserID w:val="2"/>
          </w:rPr>
          <w:t>数字</w:t>
        </w:r>
      </w:ins>
      <w:ins w:id="1910" w:author="Vance xu" w:date="2026-09-15T17:55:53Z">
        <w:r>
          <w:rPr>
            <w:rFonts w:hint="eastAsia"/>
            <w:lang w:val="en-US" w:eastAsia="zh"/>
            <w:woUserID w:val="2"/>
          </w:rPr>
          <w:t>部分</w:t>
        </w:r>
      </w:ins>
      <w:ins w:id="1911" w:author="Vance xu" w:date="2026-09-16T13:51:34Z">
        <w:r>
          <w:rPr>
            <w:rFonts w:hint="eastAsia"/>
            <w:lang w:val="en-US" w:eastAsia="zh"/>
            <w:woUserID w:val="2"/>
          </w:rPr>
          <w:t>。</w:t>
        </w:r>
      </w:ins>
    </w:p>
    <w:p w14:paraId="687A723C">
      <w:pPr>
        <w:numPr>
          <w:ilvl w:val="-1"/>
          <w:numId w:val="0"/>
        </w:numPr>
        <w:snapToGrid w:val="0"/>
        <w:ind w:firstLine="0"/>
        <w:rPr>
          <w:ins w:id="1913" w:author="你说的都对" w:date="2026-09-20T13:26:13Z"/>
          <w:rFonts w:hint="eastAsia"/>
          <w:lang w:val="en-US" w:eastAsia="zh"/>
          <w:woUserID w:val="5"/>
        </w:rPr>
        <w:pPrChange w:id="1912" w:author="Vance xu" w:date="2026-09-15T17:50:35Z">
          <w:pPr>
            <w:snapToGrid w:val="0"/>
          </w:pPr>
        </w:pPrChange>
      </w:pPr>
      <w:ins w:id="1914" w:author="你说的都对" w:date="2026-09-20T13:26:24Z">
        <w:r>
          <w:rPr>
            <w:rFonts w:hint="eastAsia"/>
            <w:lang w:val="en-US" w:eastAsia="zh"/>
            <w:woUserID w:val="5"/>
          </w:rPr>
          <w:t>1）</w:t>
        </w:r>
      </w:ins>
      <w:ins w:id="1915" w:author="你说的都对" w:date="2026-09-20T13:26:13Z">
        <w:r>
          <w:rPr>
            <w:rFonts w:hint="eastAsia"/>
            <w:lang w:val="en-US" w:eastAsia="zh"/>
            <w:woUserID w:val="5"/>
          </w:rPr>
          <w:t>当“岗位清单已有的控制措施编号”列存在值时：</w:t>
        </w:r>
      </w:ins>
    </w:p>
    <w:p w14:paraId="1E96322A">
      <w:pPr>
        <w:numPr>
          <w:ilvl w:val="-1"/>
          <w:numId w:val="0"/>
        </w:numPr>
        <w:snapToGrid w:val="0"/>
        <w:ind w:firstLine="0"/>
        <w:rPr>
          <w:ins w:id="1917" w:author="你说的都对" w:date="2026-09-20T13:26:13Z"/>
          <w:rFonts w:hint="eastAsia"/>
          <w:lang w:val="en-US" w:eastAsia="zh"/>
          <w:woUserID w:val="5"/>
        </w:rPr>
        <w:pPrChange w:id="1916" w:author="Vance xu" w:date="2026-09-15T17:50:35Z">
          <w:pPr>
            <w:snapToGrid w:val="0"/>
          </w:pPr>
        </w:pPrChange>
      </w:pPr>
      <w:ins w:id="1918" w:author="你说的都对" w:date="2026-09-20T13:26:13Z">
        <w:r>
          <w:rPr>
            <w:rFonts w:hint="eastAsia"/>
            <w:lang w:val="en-US" w:eastAsia="zh"/>
            <w:woUserID w:val="5"/>
          </w:rPr>
          <w:t>若“是否适用”列的值为“是”“适用”或其他表达相同含义的值，则“审核意见”列留空。</w:t>
        </w:r>
      </w:ins>
    </w:p>
    <w:p w14:paraId="51CD5065">
      <w:pPr>
        <w:numPr>
          <w:ilvl w:val="-1"/>
          <w:numId w:val="0"/>
        </w:numPr>
        <w:snapToGrid w:val="0"/>
        <w:ind w:firstLine="0"/>
        <w:rPr>
          <w:ins w:id="1920" w:author="你说的都对" w:date="2026-09-20T13:26:13Z"/>
          <w:rFonts w:hint="eastAsia"/>
          <w:lang w:val="en-US" w:eastAsia="zh"/>
          <w:woUserID w:val="5"/>
        </w:rPr>
        <w:pPrChange w:id="1919" w:author="Vance xu" w:date="2026-09-15T17:50:35Z">
          <w:pPr>
            <w:snapToGrid w:val="0"/>
          </w:pPr>
        </w:pPrChange>
      </w:pPr>
      <w:ins w:id="1921" w:author="你说的都对" w:date="2026-09-20T13:26:13Z">
        <w:r>
          <w:rPr>
            <w:rFonts w:hint="eastAsia"/>
            <w:lang w:val="en-US" w:eastAsia="zh"/>
            <w:woUserID w:val="5"/>
          </w:rPr>
          <w:t>若“是否适用”列为空，</w:t>
        </w:r>
      </w:ins>
      <w:ins w:id="1922" w:author="你说的都对" w:date="2026-09-21T16:56:19Z">
        <w:r>
          <w:rPr>
            <w:rFonts w:hint="eastAsia"/>
            <w:lang w:val="en-US" w:eastAsia="zh"/>
            <w:woUserID w:val="5"/>
          </w:rPr>
          <w:t>审核意见列</w:t>
        </w:r>
      </w:ins>
      <w:ins w:id="1923" w:author="你说的都对" w:date="2026-09-21T16:56:10Z">
        <w:r>
          <w:rPr>
            <w:rFonts w:hint="eastAsia"/>
            <w:lang w:val="en-US" w:eastAsia="zh"/>
            <w:woUserID w:val="5"/>
          </w:rPr>
          <w:t>不做任何提示</w:t>
        </w:r>
      </w:ins>
      <w:ins w:id="1924" w:author="你说的都对" w:date="2026-09-21T16:56:23Z">
        <w:r>
          <w:rPr>
            <w:rFonts w:hint="eastAsia"/>
            <w:lang w:val="en-US" w:eastAsia="zh"/>
            <w:woUserID w:val="5"/>
          </w:rPr>
          <w:t>，</w:t>
        </w:r>
      </w:ins>
      <w:ins w:id="1925" w:author="你说的都对" w:date="2026-09-21T16:56:24Z">
        <w:r>
          <w:rPr>
            <w:rFonts w:hint="eastAsia"/>
            <w:lang w:val="en-US" w:eastAsia="zh"/>
            <w:woUserID w:val="5"/>
          </w:rPr>
          <w:t>为空</w:t>
        </w:r>
      </w:ins>
      <w:ins w:id="1926" w:author="你说的都对" w:date="2026-09-21T16:56:25Z">
        <w:r>
          <w:rPr>
            <w:rFonts w:hint="eastAsia"/>
            <w:lang w:val="en-US" w:eastAsia="zh"/>
            <w:woUserID w:val="5"/>
          </w:rPr>
          <w:t>即可。</w:t>
        </w:r>
      </w:ins>
      <w:ins w:id="1927" w:author="你说的都对" w:date="2026-09-21T16:56:37Z">
        <w:r>
          <w:rPr>
            <w:rFonts w:hint="eastAsia"/>
            <w:lang w:val="en-US" w:eastAsia="zh"/>
            <w:woUserID w:val="5"/>
          </w:rPr>
          <w:t>若</w:t>
        </w:r>
      </w:ins>
      <w:ins w:id="1928" w:author="你说的都对" w:date="2026-09-20T13:26:13Z">
        <w:r>
          <w:rPr>
            <w:rFonts w:hint="eastAsia"/>
            <w:lang w:val="en-US" w:eastAsia="zh"/>
            <w:woUserID w:val="5"/>
          </w:rPr>
          <w:t>值为“否”“不适用”或其他表达相同含义的值，则“审核意见”列提示：“请结合业务实际再次核实适用性。”</w:t>
        </w:r>
      </w:ins>
    </w:p>
    <w:p w14:paraId="4C357D32">
      <w:pPr>
        <w:numPr>
          <w:ilvl w:val="-1"/>
          <w:numId w:val="0"/>
        </w:numPr>
        <w:snapToGrid w:val="0"/>
        <w:ind w:firstLine="0"/>
        <w:rPr>
          <w:ins w:id="1930" w:author="你说的都对" w:date="2026-09-20T13:26:13Z"/>
          <w:rFonts w:hint="eastAsia"/>
          <w:lang w:val="en-US" w:eastAsia="zh"/>
          <w:woUserID w:val="5"/>
        </w:rPr>
        <w:pPrChange w:id="1929" w:author="Vance xu" w:date="2026-09-15T17:50:35Z">
          <w:pPr>
            <w:snapToGrid w:val="0"/>
          </w:pPr>
        </w:pPrChange>
      </w:pPr>
      <w:ins w:id="1931" w:author="你说的都对" w:date="2026-09-20T13:26:28Z">
        <w:r>
          <w:rPr>
            <w:rFonts w:hint="eastAsia"/>
            <w:lang w:val="en-US" w:eastAsia="zh"/>
            <w:woUserID w:val="5"/>
          </w:rPr>
          <w:t>2）</w:t>
        </w:r>
      </w:ins>
      <w:ins w:id="1932" w:author="你说的都对" w:date="2026-09-20T13:26:13Z">
        <w:r>
          <w:rPr>
            <w:rFonts w:hint="eastAsia"/>
            <w:lang w:val="en-US" w:eastAsia="zh"/>
            <w:woUserID w:val="5"/>
          </w:rPr>
          <w:t>当“岗位清单已有的控制措施编号”列不存在值时：</w:t>
        </w:r>
      </w:ins>
    </w:p>
    <w:p w14:paraId="50EDD4CE">
      <w:pPr>
        <w:numPr>
          <w:ilvl w:val="-1"/>
          <w:numId w:val="0"/>
        </w:numPr>
        <w:snapToGrid w:val="0"/>
        <w:ind w:firstLine="0"/>
        <w:rPr>
          <w:ins w:id="1934" w:author="你说的都对" w:date="2026-09-20T13:26:13Z"/>
          <w:rFonts w:hint="eastAsia"/>
          <w:lang w:val="en-US" w:eastAsia="zh"/>
          <w:woUserID w:val="5"/>
        </w:rPr>
        <w:pPrChange w:id="1933" w:author="Vance xu" w:date="2026-09-15T17:50:35Z">
          <w:pPr>
            <w:snapToGrid w:val="0"/>
          </w:pPr>
        </w:pPrChange>
      </w:pPr>
      <w:ins w:id="1935" w:author="你说的都对" w:date="2026-09-20T13:26:13Z">
        <w:r>
          <w:rPr>
            <w:rFonts w:hint="eastAsia"/>
            <w:lang w:val="en-US" w:eastAsia="zh"/>
            <w:woUserID w:val="5"/>
          </w:rPr>
          <w:t>若“是否适用”列的值为“是”“适用”或其他表达相同含义的值，则“审核意见”列提示：“请结合业务实际再次核实适用性。”</w:t>
        </w:r>
      </w:ins>
    </w:p>
    <w:p w14:paraId="1B8D88DC">
      <w:pPr>
        <w:numPr>
          <w:ilvl w:val="-1"/>
          <w:numId w:val="0"/>
        </w:numPr>
        <w:snapToGrid w:val="0"/>
        <w:ind w:firstLine="0"/>
        <w:rPr>
          <w:ins w:id="1937" w:author="你说的都对" w:date="2026-09-20T13:26:11Z"/>
          <w:rFonts w:hint="eastAsia"/>
          <w:lang w:val="en-US" w:eastAsia="zh"/>
          <w:woUserID w:val="2"/>
        </w:rPr>
        <w:pPrChange w:id="1936" w:author="Vance xu" w:date="2026-09-15T17:50:35Z">
          <w:pPr>
            <w:snapToGrid w:val="0"/>
          </w:pPr>
        </w:pPrChange>
      </w:pPr>
      <w:ins w:id="1938" w:author="你说的都对" w:date="2026-09-20T13:26:13Z">
        <w:r>
          <w:rPr>
            <w:rFonts w:hint="eastAsia"/>
            <w:lang w:val="en-US" w:eastAsia="zh"/>
            <w:woUserID w:val="5"/>
          </w:rPr>
          <w:t>若“是否适用”列为空，或值为“否”“不适用”或其他表达相同含义的值，则“审核意见”列留空。</w:t>
        </w:r>
      </w:ins>
    </w:p>
    <w:p w14:paraId="523256A3">
      <w:pPr>
        <w:numPr>
          <w:ilvl w:val="-1"/>
          <w:numId w:val="0"/>
        </w:numPr>
        <w:snapToGrid w:val="0"/>
        <w:ind w:firstLine="0"/>
        <w:rPr>
          <w:ins w:id="1940" w:author="Vance xu" w:date="2026-09-16T13:51:05Z"/>
          <w:del w:id="1941" w:author="你说的都对" w:date="2026-09-20T13:26:10Z"/>
          <w:rFonts w:hint="eastAsia"/>
          <w:lang w:val="en-US" w:eastAsia="zh"/>
          <w:woUserID w:val="2"/>
        </w:rPr>
        <w:pPrChange w:id="1939" w:author="Vance xu" w:date="2026-09-15T17:50:35Z">
          <w:pPr>
            <w:snapToGrid w:val="0"/>
          </w:pPr>
        </w:pPrChange>
      </w:pPr>
      <w:ins w:id="1942" w:author="Vance xu" w:date="2026-09-20T13:10:17Z">
        <w:del w:id="1943" w:author="你说的都对" w:date="2026-09-20T13:26:10Z">
          <w:r>
            <w:rPr>
              <w:rFonts w:hint="eastAsia"/>
              <w:lang w:val="en-US" w:eastAsia="zh"/>
              <w:woUserID w:val="2"/>
            </w:rPr>
            <w:delText>提取</w:delText>
          </w:r>
        </w:del>
      </w:ins>
      <w:ins w:id="1944" w:author="Vance xu" w:date="2026-09-20T13:10:19Z">
        <w:del w:id="1945" w:author="你说的都对" w:date="2026-09-20T13:26:10Z">
          <w:r>
            <w:rPr>
              <w:rFonts w:hint="eastAsia"/>
              <w:lang w:val="en-US" w:eastAsia="zh"/>
              <w:woUserID w:val="2"/>
            </w:rPr>
            <w:delText>出来的</w:delText>
          </w:r>
        </w:del>
      </w:ins>
      <w:ins w:id="1946" w:author="Vance xu" w:date="2026-09-20T13:10:31Z">
        <w:del w:id="1947" w:author="你说的都对" w:date="2026-09-20T13:26:10Z">
          <w:r>
            <w:rPr>
              <w:rFonts w:hint="eastAsia"/>
              <w:lang w:val="en-US" w:eastAsia="zh"/>
              <w:woUserID w:val="2"/>
            </w:rPr>
            <w:delText>有</w:delText>
          </w:r>
        </w:del>
      </w:ins>
      <w:ins w:id="1948" w:author="Vance xu" w:date="2026-09-20T13:10:26Z">
        <w:del w:id="1949" w:author="你说的都对" w:date="2026-09-20T13:26:10Z">
          <w:r>
            <w:rPr>
              <w:rFonts w:hint="eastAsia"/>
              <w:lang w:val="en-US" w:eastAsia="zh"/>
              <w:woUserID w:val="2"/>
            </w:rPr>
            <w:delText>控制措施编号</w:delText>
          </w:r>
        </w:del>
      </w:ins>
      <w:ins w:id="1950" w:author="Vance xu" w:date="2026-09-20T13:10:33Z">
        <w:del w:id="1951" w:author="你说的都对" w:date="2026-09-20T13:26:10Z">
          <w:r>
            <w:rPr>
              <w:rFonts w:hint="eastAsia"/>
              <w:lang w:val="en-US" w:eastAsia="zh"/>
              <w:woUserID w:val="2"/>
            </w:rPr>
            <w:delText>的</w:delText>
          </w:r>
        </w:del>
      </w:ins>
      <w:ins w:id="1952" w:author="Vance xu" w:date="2026-09-20T13:10:34Z">
        <w:del w:id="1953" w:author="你说的都对" w:date="2026-09-20T13:26:10Z">
          <w:r>
            <w:rPr>
              <w:rFonts w:hint="eastAsia"/>
              <w:lang w:val="en-US" w:eastAsia="zh"/>
              <w:woUserID w:val="2"/>
            </w:rPr>
            <w:delText>，</w:delText>
          </w:r>
        </w:del>
      </w:ins>
      <w:ins w:id="1954" w:author="Vance xu" w:date="2026-09-20T13:10:35Z">
        <w:del w:id="1955" w:author="你说的都对" w:date="2026-09-20T13:26:10Z">
          <w:r>
            <w:rPr>
              <w:rFonts w:hint="eastAsia"/>
              <w:lang w:val="en-US" w:eastAsia="zh"/>
              <w:woUserID w:val="2"/>
            </w:rPr>
            <w:delText>对应的</w:delText>
          </w:r>
        </w:del>
      </w:ins>
      <w:ins w:id="1956" w:author="Vance xu" w:date="2026-09-20T13:10:40Z">
        <w:del w:id="1957" w:author="你说的都对" w:date="2026-09-20T13:26:10Z">
          <w:r>
            <w:rPr>
              <w:rFonts w:hint="eastAsia"/>
              <w:lang w:val="en-US" w:eastAsia="zh"/>
              <w:woUserID w:val="2"/>
            </w:rPr>
            <w:delText>是否适用列</w:delText>
          </w:r>
        </w:del>
      </w:ins>
      <w:ins w:id="1958" w:author="Vance xu" w:date="2026-09-20T13:10:52Z">
        <w:del w:id="1959" w:author="你说的都对" w:date="2026-09-20T13:26:10Z">
          <w:r>
            <w:rPr>
              <w:rFonts w:hint="eastAsia"/>
              <w:lang w:val="en-US" w:eastAsia="zh"/>
              <w:woUserID w:val="2"/>
            </w:rPr>
            <w:delText>值</w:delText>
          </w:r>
        </w:del>
      </w:ins>
      <w:ins w:id="1960" w:author="Vance xu" w:date="2026-09-20T13:10:54Z">
        <w:del w:id="1961" w:author="你说的都对" w:date="2026-09-20T13:26:10Z">
          <w:r>
            <w:rPr>
              <w:rFonts w:hint="eastAsia"/>
              <w:lang w:val="en-US" w:eastAsia="zh"/>
              <w:woUserID w:val="2"/>
            </w:rPr>
            <w:delText>为</w:delText>
          </w:r>
        </w:del>
      </w:ins>
      <w:ins w:id="1962" w:author="Vance xu" w:date="2026-09-20T13:10:55Z">
        <w:del w:id="1963" w:author="你说的都对" w:date="2026-09-20T13:26:10Z">
          <w:r>
            <w:rPr>
              <w:rFonts w:hint="eastAsia"/>
              <w:lang w:val="en-US" w:eastAsia="zh"/>
              <w:woUserID w:val="2"/>
            </w:rPr>
            <w:delText>是</w:delText>
          </w:r>
        </w:del>
      </w:ins>
      <w:ins w:id="1964" w:author="Vance xu" w:date="2026-09-20T13:11:00Z">
        <w:del w:id="1965" w:author="你说的都对" w:date="2026-09-20T13:26:10Z">
          <w:r>
            <w:rPr>
              <w:rFonts w:hint="eastAsia"/>
              <w:lang w:val="en-US" w:eastAsia="zh"/>
              <w:woUserID w:val="2"/>
            </w:rPr>
            <w:delText>、</w:delText>
          </w:r>
        </w:del>
      </w:ins>
      <w:ins w:id="1966" w:author="Vance xu" w:date="2026-09-20T13:11:03Z">
        <w:del w:id="1967" w:author="你说的都对" w:date="2026-09-20T13:26:10Z">
          <w:r>
            <w:rPr>
              <w:rFonts w:hint="eastAsia"/>
              <w:lang w:val="en-US" w:eastAsia="zh"/>
              <w:woUserID w:val="2"/>
            </w:rPr>
            <w:delText>适用</w:delText>
          </w:r>
        </w:del>
      </w:ins>
      <w:ins w:id="1968" w:author="Vance xu" w:date="2026-09-20T13:11:05Z">
        <w:del w:id="1969" w:author="你说的都对" w:date="2026-09-20T13:26:10Z">
          <w:r>
            <w:rPr>
              <w:rFonts w:hint="eastAsia"/>
              <w:lang w:val="en-US" w:eastAsia="zh"/>
              <w:woUserID w:val="2"/>
            </w:rPr>
            <w:delText>或者</w:delText>
          </w:r>
        </w:del>
      </w:ins>
      <w:ins w:id="1970" w:author="Vance xu" w:date="2026-09-20T13:11:07Z">
        <w:del w:id="1971" w:author="你说的都对" w:date="2026-09-20T13:26:10Z">
          <w:r>
            <w:rPr>
              <w:rFonts w:hint="eastAsia"/>
              <w:lang w:val="en-US" w:eastAsia="zh"/>
              <w:woUserID w:val="2"/>
            </w:rPr>
            <w:delText>相近的</w:delText>
          </w:r>
        </w:del>
      </w:ins>
      <w:ins w:id="1972" w:author="Vance xu" w:date="2026-09-20T13:11:09Z">
        <w:del w:id="1973" w:author="你说的都对" w:date="2026-09-20T13:26:10Z">
          <w:r>
            <w:rPr>
              <w:rFonts w:hint="eastAsia"/>
              <w:lang w:val="en-US" w:eastAsia="zh"/>
              <w:woUserID w:val="2"/>
            </w:rPr>
            <w:delText>意思表述</w:delText>
          </w:r>
        </w:del>
      </w:ins>
      <w:ins w:id="1974" w:author="Vance xu" w:date="2026-09-20T13:11:11Z">
        <w:del w:id="1975" w:author="你说的都对" w:date="2026-09-20T13:26:10Z">
          <w:r>
            <w:rPr>
              <w:rFonts w:hint="eastAsia"/>
              <w:lang w:val="en-US" w:eastAsia="zh"/>
              <w:woUserID w:val="2"/>
            </w:rPr>
            <w:delText>；</w:delText>
          </w:r>
        </w:del>
      </w:ins>
      <w:ins w:id="1976" w:author="Vance xu" w:date="2026-09-20T13:11:16Z">
        <w:del w:id="1977" w:author="你说的都对" w:date="2026-09-20T13:26:10Z">
          <w:r>
            <w:rPr>
              <w:rFonts w:hint="eastAsia"/>
              <w:lang w:val="en-US" w:eastAsia="zh"/>
              <w:woUserID w:val="2"/>
            </w:rPr>
            <w:delText>提取出来的</w:delText>
          </w:r>
        </w:del>
      </w:ins>
      <w:ins w:id="1978" w:author="Vance xu" w:date="2026-09-20T13:11:18Z">
        <w:del w:id="1979" w:author="你说的都对" w:date="2026-09-20T13:26:10Z">
          <w:r>
            <w:rPr>
              <w:rFonts w:hint="eastAsia"/>
              <w:lang w:val="en-US" w:eastAsia="zh"/>
              <w:woUserID w:val="2"/>
            </w:rPr>
            <w:delText>无</w:delText>
          </w:r>
        </w:del>
      </w:ins>
      <w:ins w:id="1980" w:author="Vance xu" w:date="2026-09-20T13:11:23Z">
        <w:del w:id="1981" w:author="你说的都对" w:date="2026-09-20T13:26:10Z">
          <w:r>
            <w:rPr>
              <w:rFonts w:hint="eastAsia"/>
              <w:lang w:val="en-US" w:eastAsia="zh"/>
              <w:woUserID w:val="2"/>
            </w:rPr>
            <w:delText>控制措施编号的，对应的是否适用列值为</w:delText>
          </w:r>
        </w:del>
      </w:ins>
      <w:ins w:id="1982" w:author="Vance xu" w:date="2026-09-20T13:11:28Z">
        <w:del w:id="1983" w:author="你说的都对" w:date="2026-09-20T13:26:10Z">
          <w:r>
            <w:rPr>
              <w:rFonts w:hint="eastAsia"/>
              <w:lang w:val="en-US" w:eastAsia="zh"/>
              <w:woUserID w:val="2"/>
            </w:rPr>
            <w:delText>否</w:delText>
          </w:r>
        </w:del>
      </w:ins>
      <w:ins w:id="1984" w:author="Vance xu" w:date="2026-09-20T13:11:29Z">
        <w:del w:id="1985" w:author="你说的都对" w:date="2026-09-20T13:26:10Z">
          <w:r>
            <w:rPr>
              <w:rFonts w:hint="eastAsia"/>
              <w:lang w:val="en-US" w:eastAsia="zh"/>
              <w:woUserID w:val="2"/>
            </w:rPr>
            <w:delText>、</w:delText>
          </w:r>
        </w:del>
      </w:ins>
      <w:ins w:id="1986" w:author="Vance xu" w:date="2026-09-20T13:11:31Z">
        <w:del w:id="1987" w:author="你说的都对" w:date="2026-09-20T13:26:10Z">
          <w:r>
            <w:rPr>
              <w:rFonts w:hint="eastAsia"/>
              <w:lang w:val="en-US" w:eastAsia="zh"/>
              <w:woUserID w:val="2"/>
            </w:rPr>
            <w:delText>不适用</w:delText>
          </w:r>
        </w:del>
      </w:ins>
      <w:ins w:id="1988" w:author="Vance xu" w:date="2026-09-20T13:11:35Z">
        <w:del w:id="1989" w:author="你说的都对" w:date="2026-09-20T13:26:10Z">
          <w:r>
            <w:rPr>
              <w:rFonts w:hint="eastAsia"/>
              <w:lang w:val="en-US" w:eastAsia="zh"/>
              <w:woUserID w:val="2"/>
            </w:rPr>
            <w:delText>或者相近的意思表述</w:delText>
          </w:r>
        </w:del>
      </w:ins>
      <w:ins w:id="1990" w:author="Vance xu" w:date="2026-09-20T13:11:37Z">
        <w:del w:id="1991" w:author="你说的都对" w:date="2026-09-20T13:26:10Z">
          <w:r>
            <w:rPr>
              <w:rFonts w:hint="eastAsia"/>
              <w:lang w:val="en-US" w:eastAsia="zh"/>
              <w:woUserID w:val="2"/>
            </w:rPr>
            <w:delText>，</w:delText>
          </w:r>
        </w:del>
      </w:ins>
      <w:ins w:id="1992" w:author="Vance xu" w:date="2026-09-20T13:11:38Z">
        <w:del w:id="1993" w:author="你说的都对" w:date="2026-09-20T13:26:10Z">
          <w:r>
            <w:rPr>
              <w:rFonts w:hint="eastAsia"/>
              <w:lang w:val="en-US" w:eastAsia="zh"/>
              <w:woUserID w:val="2"/>
            </w:rPr>
            <w:delText>否则</w:delText>
          </w:r>
        </w:del>
      </w:ins>
      <w:ins w:id="1994" w:author="Vance xu" w:date="2026-09-20T13:11:39Z">
        <w:del w:id="1995" w:author="你说的都对" w:date="2026-09-20T13:26:10Z">
          <w:r>
            <w:rPr>
              <w:rFonts w:hint="eastAsia"/>
              <w:lang w:val="en-US" w:eastAsia="zh"/>
              <w:woUserID w:val="2"/>
            </w:rPr>
            <w:delText>提示</w:delText>
          </w:r>
        </w:del>
      </w:ins>
      <w:ins w:id="1996" w:author="Vance xu" w:date="2026-09-20T13:11:41Z">
        <w:del w:id="1997" w:author="你说的都对" w:date="2026-09-20T13:26:10Z">
          <w:r>
            <w:rPr>
              <w:rFonts w:hint="eastAsia"/>
              <w:lang w:val="en-US" w:eastAsia="zh"/>
              <w:woUserID w:val="2"/>
            </w:rPr>
            <w:delText>“</w:delText>
          </w:r>
        </w:del>
      </w:ins>
      <w:ins w:id="1998" w:author="Vance xu" w:date="2026-09-20T13:11:55Z">
        <w:del w:id="1999" w:author="你说的都对" w:date="2026-09-20T13:26:10Z">
          <w:r>
            <w:rPr>
              <w:rFonts w:hint="eastAsia"/>
              <w:lang w:val="en-US" w:eastAsia="zh"/>
              <w:woUserID w:val="2"/>
            </w:rPr>
            <w:delText>请结合业务实际再次核实适用性。</w:delText>
          </w:r>
        </w:del>
      </w:ins>
      <w:ins w:id="2000" w:author="Vance xu" w:date="2026-09-20T13:11:41Z">
        <w:del w:id="2001" w:author="你说的都对" w:date="2026-09-20T13:26:10Z">
          <w:r>
            <w:rPr>
              <w:rFonts w:hint="eastAsia"/>
              <w:lang w:val="en-US" w:eastAsia="zh"/>
              <w:woUserID w:val="2"/>
            </w:rPr>
            <w:delText>”</w:delText>
          </w:r>
        </w:del>
      </w:ins>
    </w:p>
    <w:p w14:paraId="1FB40FF6">
      <w:pPr>
        <w:pStyle w:val="4"/>
        <w:numPr>
          <w:ilvl w:val="0"/>
          <w:numId w:val="9"/>
          <w:ins w:id="2003" w:author="Vance xu" w:date="2026-09-16T14:04:49Z"/>
        </w:numPr>
        <w:snapToGrid w:val="0"/>
        <w:rPr>
          <w:ins w:id="2004" w:author="Vance xu" w:date="2026-09-16T14:05:22Z"/>
          <w:del w:id="2005" w:author="尹兴盛" w:date="2026-09-17T15:34:07Z"/>
          <w:rFonts w:hint="eastAsia"/>
          <w:lang w:val="en-US" w:eastAsia="zh"/>
          <w:woUserID w:val="2"/>
        </w:rPr>
        <w:pPrChange w:id="2002" w:author="Vance xu" w:date="2026-09-16T14:04:49Z">
          <w:pPr>
            <w:snapToGrid w:val="0"/>
          </w:pPr>
        </w:pPrChange>
      </w:pPr>
      <w:ins w:id="2006" w:author="Vance xu" w:date="2026-09-16T14:04:59Z">
        <w:del w:id="2007" w:author="尹兴盛" w:date="2026-09-17T15:34:07Z">
          <w:r>
            <w:rPr>
              <w:rFonts w:hint="eastAsia"/>
              <w:lang w:val="en-US" w:eastAsia="zh"/>
              <w:woUserID w:val="2"/>
            </w:rPr>
            <w:delText>矩阵</w:delText>
          </w:r>
        </w:del>
      </w:ins>
      <w:ins w:id="2008" w:author="Vance xu" w:date="2026-09-16T14:05:02Z">
        <w:del w:id="2009" w:author="尹兴盛" w:date="2026-09-17T15:34:07Z">
          <w:r>
            <w:rPr>
              <w:rFonts w:hint="eastAsia"/>
              <w:lang w:val="en-US" w:eastAsia="zh"/>
              <w:woUserID w:val="2"/>
            </w:rPr>
            <w:delText>责任</w:delText>
          </w:r>
        </w:del>
      </w:ins>
      <w:ins w:id="2010" w:author="Vance xu" w:date="2026-09-16T14:05:04Z">
        <w:del w:id="2011" w:author="尹兴盛" w:date="2026-09-17T15:34:07Z">
          <w:r>
            <w:rPr>
              <w:rFonts w:hint="eastAsia"/>
              <w:lang w:val="en-US" w:eastAsia="zh"/>
              <w:woUserID w:val="2"/>
            </w:rPr>
            <w:delText>主体</w:delText>
          </w:r>
        </w:del>
      </w:ins>
      <w:ins w:id="2012" w:author="Vance xu" w:date="2026-09-16T14:05:08Z">
        <w:del w:id="2013" w:author="尹兴盛" w:date="2026-09-17T15:34:07Z">
          <w:r>
            <w:rPr>
              <w:rFonts w:hint="eastAsia"/>
              <w:lang w:val="en-US" w:eastAsia="zh"/>
              <w:woUserID w:val="2"/>
            </w:rPr>
            <w:delText>与</w:delText>
          </w:r>
        </w:del>
      </w:ins>
      <w:ins w:id="2014" w:author="Vance xu" w:date="2026-09-16T14:05:14Z">
        <w:del w:id="2015" w:author="尹兴盛" w:date="2026-09-17T15:34:07Z">
          <w:r>
            <w:rPr>
              <w:rFonts w:hint="eastAsia"/>
              <w:lang w:val="en-US" w:eastAsia="zh"/>
              <w:woUserID w:val="2"/>
            </w:rPr>
            <w:delText>岗位职责</w:delText>
          </w:r>
        </w:del>
      </w:ins>
      <w:ins w:id="2016" w:author="Vance xu" w:date="2026-09-16T14:05:15Z">
        <w:del w:id="2017" w:author="尹兴盛" w:date="2026-09-17T15:34:07Z">
          <w:r>
            <w:rPr>
              <w:rFonts w:hint="eastAsia"/>
              <w:lang w:val="en-US" w:eastAsia="zh"/>
              <w:woUserID w:val="2"/>
            </w:rPr>
            <w:delText>对应</w:delText>
          </w:r>
        </w:del>
      </w:ins>
      <w:ins w:id="2018" w:author="Vance xu" w:date="2026-09-16T14:05:22Z">
        <w:del w:id="2019" w:author="尹兴盛" w:date="2026-09-17T15:34:07Z">
          <w:r>
            <w:rPr>
              <w:rFonts w:hint="eastAsia"/>
              <w:lang w:val="en-US" w:eastAsia="zh"/>
              <w:woUserID w:val="2"/>
            </w:rPr>
            <w:delText>检查</w:delText>
          </w:r>
        </w:del>
      </w:ins>
    </w:p>
    <w:p w14:paraId="1DE1FD1D">
      <w:pPr>
        <w:snapToGrid w:val="0"/>
        <w:ind w:firstLine="0"/>
        <w:rPr>
          <w:ins w:id="2021" w:author="Vance xu" w:date="2026-09-16T14:43:04Z"/>
          <w:del w:id="2022" w:author="尹兴盛" w:date="2026-09-17T15:34:07Z"/>
          <w:rFonts w:hint="eastAsia"/>
          <w:lang w:val="en-US" w:eastAsia="zh"/>
          <w:woUserID w:val="2"/>
        </w:rPr>
        <w:pPrChange w:id="2020" w:author="Vance xu" w:date="2026-09-16T14:07:03Z">
          <w:pPr>
            <w:snapToGrid w:val="0"/>
          </w:pPr>
        </w:pPrChange>
      </w:pPr>
      <w:ins w:id="2023" w:author="Vance xu" w:date="2026-09-16T14:05:26Z">
        <w:del w:id="2024" w:author="尹兴盛" w:date="2026-09-17T15:34:07Z">
          <w:r>
            <w:rPr>
              <w:rFonts w:hint="eastAsia"/>
              <w:lang w:val="en-US" w:eastAsia="zh"/>
              <w:woUserID w:val="2"/>
            </w:rPr>
            <w:delText>矩阵责任主体</w:delText>
          </w:r>
        </w:del>
      </w:ins>
      <w:ins w:id="2025" w:author="Vance xu" w:date="2026-09-16T14:05:27Z">
        <w:del w:id="2026" w:author="尹兴盛" w:date="2026-09-17T15:34:07Z">
          <w:r>
            <w:rPr>
              <w:rFonts w:hint="eastAsia"/>
              <w:lang w:val="en-US" w:eastAsia="zh"/>
              <w:woUserID w:val="2"/>
            </w:rPr>
            <w:delText>中</w:delText>
          </w:r>
        </w:del>
      </w:ins>
      <w:ins w:id="2027" w:author="Vance xu" w:date="2026-09-16T14:06:57Z">
        <w:del w:id="2028" w:author="尹兴盛" w:date="2026-09-17T15:34:07Z">
          <w:r>
            <w:rPr>
              <w:rFonts w:hint="eastAsia"/>
              <w:lang w:eastAsia="zh"/>
              <w:woUserID w:val="2"/>
            </w:rPr>
            <w:delText>包含以下关键词</w:delText>
          </w:r>
        </w:del>
      </w:ins>
      <w:ins w:id="2029" w:author="Vance xu" w:date="2026-09-16T14:07:01Z">
        <w:del w:id="2030" w:author="尹兴盛" w:date="2026-09-17T15:34:07Z">
          <w:r>
            <w:rPr>
              <w:rFonts w:hint="eastAsia"/>
              <w:lang w:val="en-US" w:eastAsia="zh"/>
              <w:woUserID w:val="2"/>
            </w:rPr>
            <w:delText>财务</w:delText>
          </w:r>
        </w:del>
      </w:ins>
      <w:ins w:id="2031" w:author="Vance xu" w:date="2026-09-16T14:05:35Z">
        <w:del w:id="2032" w:author="尹兴盛" w:date="2026-09-17T15:34:07Z">
          <w:r>
            <w:rPr>
              <w:rFonts w:hint="eastAsia"/>
              <w:lang w:val="en-US" w:eastAsia="zh"/>
              <w:woUserID w:val="2"/>
            </w:rPr>
            <w:delText>、</w:delText>
          </w:r>
        </w:del>
      </w:ins>
      <w:ins w:id="2033" w:author="Vance xu" w:date="2026-09-16T14:05:37Z">
        <w:del w:id="2034" w:author="尹兴盛" w:date="2026-09-17T15:34:07Z">
          <w:r>
            <w:rPr>
              <w:rFonts w:hint="eastAsia"/>
              <w:lang w:val="en-US" w:eastAsia="zh"/>
              <w:woUserID w:val="2"/>
            </w:rPr>
            <w:delText>发展</w:delText>
          </w:r>
        </w:del>
      </w:ins>
      <w:ins w:id="2035" w:author="Vance xu" w:date="2026-09-16T14:06:32Z">
        <w:del w:id="2036" w:author="尹兴盛" w:date="2026-09-17T15:34:07Z">
          <w:r>
            <w:rPr>
              <w:rFonts w:hint="eastAsia"/>
              <w:lang w:val="en-US" w:eastAsia="zh"/>
              <w:woUserID w:val="2"/>
            </w:rPr>
            <w:delText>等</w:delText>
          </w:r>
        </w:del>
      </w:ins>
      <w:ins w:id="2037" w:author="Vance xu" w:date="2026-09-16T14:07:06Z">
        <w:del w:id="2038" w:author="尹兴盛" w:date="2026-09-17T15:34:07Z">
          <w:r>
            <w:rPr>
              <w:rFonts w:hint="eastAsia"/>
              <w:lang w:val="en-US" w:eastAsia="zh"/>
              <w:woUserID w:val="2"/>
            </w:rPr>
            <w:delText>，</w:delText>
          </w:r>
        </w:del>
      </w:ins>
      <w:ins w:id="2039" w:author="Vance xu" w:date="2026-09-16T14:07:07Z">
        <w:del w:id="2040" w:author="尹兴盛" w:date="2026-09-17T15:34:07Z">
          <w:r>
            <w:rPr>
              <w:rFonts w:hint="eastAsia"/>
              <w:lang w:val="en-US" w:eastAsia="zh"/>
              <w:woUserID w:val="2"/>
            </w:rPr>
            <w:delText>对应的</w:delText>
          </w:r>
        </w:del>
      </w:ins>
      <w:ins w:id="2041" w:author="Vance xu" w:date="2026-09-16T14:07:15Z">
        <w:del w:id="2042" w:author="尹兴盛" w:date="2026-09-17T15:34:07Z">
          <w:r>
            <w:rPr>
              <w:rFonts w:hint="eastAsia"/>
              <w:lang w:val="en-US" w:eastAsia="zh"/>
              <w:woUserID w:val="2"/>
            </w:rPr>
            <w:delText>岗位职责</w:delText>
          </w:r>
        </w:del>
      </w:ins>
      <w:ins w:id="2043" w:author="Vance xu" w:date="2026-09-16T14:07:16Z">
        <w:del w:id="2044" w:author="尹兴盛" w:date="2026-09-17T15:34:07Z">
          <w:r>
            <w:rPr>
              <w:rFonts w:hint="eastAsia"/>
              <w:lang w:val="en-US" w:eastAsia="zh"/>
              <w:woUserID w:val="2"/>
            </w:rPr>
            <w:delText>清单</w:delText>
          </w:r>
        </w:del>
      </w:ins>
      <w:ins w:id="2045" w:author="Vance xu" w:date="2026-09-16T14:07:17Z">
        <w:del w:id="2046" w:author="尹兴盛" w:date="2026-09-17T15:34:07Z">
          <w:r>
            <w:rPr>
              <w:rFonts w:hint="eastAsia"/>
              <w:lang w:val="en-US" w:eastAsia="zh"/>
              <w:woUserID w:val="2"/>
            </w:rPr>
            <w:delText>中的</w:delText>
          </w:r>
        </w:del>
      </w:ins>
      <w:ins w:id="2047" w:author="Vance xu" w:date="2026-09-16T14:07:18Z">
        <w:del w:id="2048" w:author="尹兴盛" w:date="2026-09-17T15:34:07Z">
          <w:r>
            <w:rPr>
              <w:rFonts w:hint="eastAsia"/>
              <w:lang w:val="en-US" w:eastAsia="zh"/>
              <w:woUserID w:val="2"/>
            </w:rPr>
            <w:delText>部门</w:delText>
          </w:r>
        </w:del>
      </w:ins>
      <w:ins w:id="2049" w:author="Vance xu" w:date="2026-09-16T14:07:19Z">
        <w:del w:id="2050" w:author="尹兴盛" w:date="2026-09-17T15:34:07Z">
          <w:r>
            <w:rPr>
              <w:rFonts w:hint="eastAsia"/>
              <w:lang w:val="en-US" w:eastAsia="zh"/>
              <w:woUserID w:val="2"/>
            </w:rPr>
            <w:delText>列</w:delText>
          </w:r>
        </w:del>
      </w:ins>
      <w:ins w:id="2051" w:author="Vance xu" w:date="2026-09-16T14:07:21Z">
        <w:del w:id="2052" w:author="尹兴盛" w:date="2026-09-17T15:34:07Z">
          <w:r>
            <w:rPr>
              <w:rFonts w:hint="eastAsia"/>
              <w:lang w:val="en-US" w:eastAsia="zh"/>
              <w:woUserID w:val="2"/>
            </w:rPr>
            <w:delText>是否有</w:delText>
          </w:r>
        </w:del>
      </w:ins>
      <w:ins w:id="2053" w:author="Vance xu" w:date="2026-09-16T14:07:27Z">
        <w:del w:id="2054" w:author="尹兴盛" w:date="2026-09-17T15:34:07Z">
          <w:r>
            <w:rPr>
              <w:rFonts w:hint="eastAsia"/>
              <w:lang w:val="en-US" w:eastAsia="zh"/>
              <w:woUserID w:val="2"/>
            </w:rPr>
            <w:delText>相同字段</w:delText>
          </w:r>
        </w:del>
      </w:ins>
      <w:ins w:id="2055" w:author="Vance xu" w:date="2026-09-16T14:07:32Z">
        <w:del w:id="2056" w:author="尹兴盛" w:date="2026-09-17T15:34:07Z">
          <w:r>
            <w:rPr>
              <w:rFonts w:hint="eastAsia"/>
              <w:lang w:val="en-US" w:eastAsia="zh"/>
              <w:woUserID w:val="2"/>
            </w:rPr>
            <w:delText>或者</w:delText>
          </w:r>
        </w:del>
      </w:ins>
      <w:ins w:id="2057" w:author="Vance xu" w:date="2026-09-16T14:07:33Z">
        <w:del w:id="2058" w:author="尹兴盛" w:date="2026-09-17T15:34:07Z">
          <w:r>
            <w:rPr>
              <w:rFonts w:hint="eastAsia"/>
              <w:lang w:val="en-US" w:eastAsia="zh"/>
              <w:woUserID w:val="2"/>
            </w:rPr>
            <w:delText>意思</w:delText>
          </w:r>
        </w:del>
      </w:ins>
      <w:ins w:id="2059" w:author="Vance xu" w:date="2026-09-16T14:07:35Z">
        <w:del w:id="2060" w:author="尹兴盛" w:date="2026-09-17T15:34:07Z">
          <w:r>
            <w:rPr>
              <w:rFonts w:hint="eastAsia"/>
              <w:lang w:val="en-US" w:eastAsia="zh"/>
              <w:woUserID w:val="2"/>
            </w:rPr>
            <w:delText>相近的词</w:delText>
          </w:r>
        </w:del>
      </w:ins>
      <w:ins w:id="2061" w:author="Vance xu" w:date="2026-09-16T14:07:42Z">
        <w:del w:id="2062" w:author="尹兴盛" w:date="2026-09-17T15:34:07Z">
          <w:r>
            <w:rPr>
              <w:rFonts w:hint="eastAsia"/>
              <w:lang w:val="en-US" w:eastAsia="zh"/>
              <w:woUserID w:val="2"/>
            </w:rPr>
            <w:delText>对应，</w:delText>
          </w:r>
        </w:del>
      </w:ins>
      <w:ins w:id="2063" w:author="Vance xu" w:date="2026-09-16T14:07:43Z">
        <w:del w:id="2064" w:author="尹兴盛" w:date="2026-09-17T15:34:07Z">
          <w:r>
            <w:rPr>
              <w:rFonts w:hint="eastAsia"/>
              <w:lang w:val="en-US" w:eastAsia="zh"/>
              <w:woUserID w:val="2"/>
            </w:rPr>
            <w:delText>没有</w:delText>
          </w:r>
        </w:del>
      </w:ins>
      <w:ins w:id="2065" w:author="Vance xu" w:date="2026-09-16T14:07:45Z">
        <w:del w:id="2066" w:author="尹兴盛" w:date="2026-09-17T15:34:07Z">
          <w:r>
            <w:rPr>
              <w:rFonts w:hint="eastAsia"/>
              <w:lang w:val="en-US" w:eastAsia="zh"/>
              <w:woUserID w:val="2"/>
            </w:rPr>
            <w:delText>的话</w:delText>
          </w:r>
        </w:del>
      </w:ins>
      <w:ins w:id="2067" w:author="Vance xu" w:date="2026-09-16T14:07:46Z">
        <w:del w:id="2068" w:author="尹兴盛" w:date="2026-09-17T15:34:07Z">
          <w:r>
            <w:rPr>
              <w:rFonts w:hint="eastAsia"/>
              <w:lang w:val="en-US" w:eastAsia="zh"/>
              <w:woUserID w:val="2"/>
            </w:rPr>
            <w:delText>，</w:delText>
          </w:r>
        </w:del>
      </w:ins>
      <w:ins w:id="2069" w:author="Vance xu" w:date="2026-09-16T14:07:47Z">
        <w:del w:id="2070" w:author="尹兴盛" w:date="2026-09-17T15:34:07Z">
          <w:r>
            <w:rPr>
              <w:rFonts w:hint="eastAsia"/>
              <w:lang w:val="en-US" w:eastAsia="zh"/>
              <w:woUserID w:val="2"/>
            </w:rPr>
            <w:delText>请在</w:delText>
          </w:r>
        </w:del>
      </w:ins>
      <w:ins w:id="2071" w:author="Vance xu" w:date="2026-09-16T14:07:50Z">
        <w:del w:id="2072" w:author="尹兴盛" w:date="2026-09-17T15:34:07Z">
          <w:r>
            <w:rPr>
              <w:rFonts w:hint="eastAsia"/>
              <w:lang w:val="en-US" w:eastAsia="zh"/>
              <w:woUserID w:val="2"/>
            </w:rPr>
            <w:delText>后面</w:delText>
          </w:r>
        </w:del>
      </w:ins>
      <w:ins w:id="2073" w:author="Vance xu" w:date="2026-09-16T14:07:52Z">
        <w:del w:id="2074" w:author="尹兴盛" w:date="2026-09-17T15:34:07Z">
          <w:r>
            <w:rPr>
              <w:rFonts w:hint="eastAsia"/>
              <w:lang w:val="en-US" w:eastAsia="zh"/>
              <w:woUserID w:val="2"/>
            </w:rPr>
            <w:delText>提示</w:delText>
          </w:r>
        </w:del>
      </w:ins>
      <w:ins w:id="2075" w:author="Vance xu" w:date="2026-09-16T14:07:53Z">
        <w:del w:id="2076" w:author="尹兴盛" w:date="2026-09-17T15:34:07Z">
          <w:r>
            <w:rPr>
              <w:rFonts w:hint="eastAsia"/>
              <w:lang w:val="en-US" w:eastAsia="zh"/>
              <w:woUserID w:val="2"/>
            </w:rPr>
            <w:delText>“</w:delText>
          </w:r>
        </w:del>
      </w:ins>
      <w:ins w:id="2077" w:author="Vance xu" w:date="2026-09-16T14:08:00Z">
        <w:del w:id="2078" w:author="尹兴盛" w:date="2026-09-17T15:34:07Z">
          <w:r>
            <w:rPr>
              <w:rFonts w:hint="eastAsia"/>
              <w:lang w:val="en-US" w:eastAsia="zh"/>
              <w:woUserID w:val="2"/>
            </w:rPr>
            <w:delText>请核实</w:delText>
          </w:r>
        </w:del>
      </w:ins>
      <w:ins w:id="2079" w:author="Vance xu" w:date="2026-09-16T14:07:54Z">
        <w:del w:id="2080" w:author="尹兴盛" w:date="2026-09-17T15:34:07Z">
          <w:r>
            <w:rPr>
              <w:rFonts w:hint="eastAsia"/>
              <w:lang w:val="en-US" w:eastAsia="zh"/>
              <w:woUserID w:val="2"/>
            </w:rPr>
            <w:delText>是否</w:delText>
          </w:r>
        </w:del>
      </w:ins>
      <w:ins w:id="2081" w:author="Vance xu" w:date="2026-09-16T14:08:06Z">
        <w:del w:id="2082" w:author="尹兴盛" w:date="2026-09-17T15:34:07Z">
          <w:r>
            <w:rPr>
              <w:rFonts w:hint="eastAsia"/>
              <w:lang w:val="en-US" w:eastAsia="zh"/>
              <w:woUserID w:val="2"/>
            </w:rPr>
            <w:delText>与</w:delText>
          </w:r>
        </w:del>
      </w:ins>
      <w:ins w:id="2083" w:author="Vance xu" w:date="2026-09-16T14:08:07Z">
        <w:del w:id="2084" w:author="尹兴盛" w:date="2026-09-17T15:34:07Z">
          <w:r>
            <w:rPr>
              <w:rFonts w:hint="eastAsia"/>
              <w:lang w:val="en-US" w:eastAsia="zh"/>
              <w:woUserID w:val="2"/>
            </w:rPr>
            <w:delText>矩阵</w:delText>
          </w:r>
        </w:del>
      </w:ins>
      <w:ins w:id="2085" w:author="Vance xu" w:date="2026-09-16T14:08:09Z">
        <w:del w:id="2086" w:author="尹兴盛" w:date="2026-09-17T15:34:07Z">
          <w:r>
            <w:rPr>
              <w:rFonts w:hint="eastAsia"/>
              <w:lang w:val="en-US" w:eastAsia="zh"/>
              <w:woUserID w:val="2"/>
            </w:rPr>
            <w:delText>责任主体</w:delText>
          </w:r>
        </w:del>
      </w:ins>
      <w:ins w:id="2087" w:author="Vance xu" w:date="2026-09-16T14:07:56Z">
        <w:del w:id="2088" w:author="尹兴盛" w:date="2026-09-17T15:34:07Z">
          <w:r>
            <w:rPr>
              <w:rFonts w:hint="eastAsia"/>
              <w:lang w:val="en-US" w:eastAsia="zh"/>
              <w:woUserID w:val="2"/>
            </w:rPr>
            <w:delText>对应</w:delText>
          </w:r>
        </w:del>
      </w:ins>
      <w:ins w:id="2089" w:author="Vance xu" w:date="2026-09-16T14:08:13Z">
        <w:del w:id="2090" w:author="尹兴盛" w:date="2026-09-17T15:34:07Z">
          <w:r>
            <w:rPr>
              <w:rFonts w:hint="eastAsia"/>
              <w:lang w:val="en-US" w:eastAsia="zh"/>
              <w:woUserID w:val="2"/>
            </w:rPr>
            <w:delText>。</w:delText>
          </w:r>
        </w:del>
      </w:ins>
      <w:ins w:id="2091" w:author="Vance xu" w:date="2026-09-16T14:07:53Z">
        <w:del w:id="2092" w:author="尹兴盛" w:date="2026-09-17T15:34:07Z">
          <w:r>
            <w:rPr>
              <w:rFonts w:hint="eastAsia"/>
              <w:lang w:val="en-US" w:eastAsia="zh"/>
              <w:woUserID w:val="2"/>
            </w:rPr>
            <w:delText>”</w:delText>
          </w:r>
        </w:del>
      </w:ins>
    </w:p>
    <w:p w14:paraId="4915E6EF">
      <w:pPr>
        <w:snapToGrid w:val="0"/>
        <w:ind w:firstLine="0"/>
        <w:rPr>
          <w:ins w:id="2094" w:author="Henry" w:date="2026-09-15T11:41:03Z"/>
          <w:del w:id="2095" w:author="尹兴盛" w:date="2026-09-17T15:34:07Z"/>
          <w:rFonts w:hint="default"/>
          <w:lang w:val="en-US" w:eastAsia="zh"/>
          <w:rPrChange w:id="2096" w:author="Vance xu" w:date="2026-09-16T14:04:49Z">
            <w:rPr>
              <w:ins w:id="2097" w:author="Henry" w:date="2026-09-15T11:41:03Z"/>
              <w:del w:id="2098" w:author="尹兴盛" w:date="2026-09-17T15:34:07Z"/>
              <w:rFonts w:hint="eastAsia"/>
              <w:lang w:val="en-US" w:eastAsia="zh"/>
              <w:woUserID w:val="2"/>
            </w:rPr>
          </w:rPrChange>
          <w:woUserID w:val="2"/>
        </w:rPr>
        <w:pPrChange w:id="2093" w:author="Vance xu" w:date="2026-09-16T14:07:03Z">
          <w:pPr>
            <w:snapToGrid w:val="0"/>
          </w:pPr>
        </w:pPrChange>
      </w:pPr>
      <w:ins w:id="2099" w:author="Vance xu" w:date="2026-09-16T14:43:06Z">
        <w:del w:id="2100" w:author="尹兴盛" w:date="2026-09-17T15:34:07Z">
          <w:r>
            <w:rPr>
              <w:rFonts w:hint="eastAsia"/>
              <w:lang w:val="en-US" w:eastAsia="zh"/>
              <w:woUserID w:val="2"/>
            </w:rPr>
            <w:delText>矩阵</w:delText>
          </w:r>
        </w:del>
      </w:ins>
      <w:ins w:id="2101" w:author="Vance xu" w:date="2026-09-16T14:43:14Z">
        <w:del w:id="2102" w:author="尹兴盛" w:date="2026-09-17T15:34:07Z">
          <w:r>
            <w:rPr>
              <w:rFonts w:hint="eastAsia"/>
              <w:lang w:val="en-US" w:eastAsia="zh"/>
              <w:woUserID w:val="2"/>
            </w:rPr>
            <w:delText>显示列</w:delText>
          </w:r>
        </w:del>
      </w:ins>
      <w:ins w:id="2103" w:author="Vance xu" w:date="2026-09-16T14:43:16Z">
        <w:del w:id="2104" w:author="尹兴盛" w:date="2026-09-17T15:34:07Z">
          <w:r>
            <w:rPr>
              <w:rFonts w:hint="eastAsia"/>
              <w:lang w:val="en-US" w:eastAsia="zh"/>
              <w:woUserID w:val="2"/>
            </w:rPr>
            <w:delText>只保留</w:delText>
          </w:r>
        </w:del>
      </w:ins>
      <w:ins w:id="2105" w:author="Vance xu" w:date="2026-09-16T14:44:27Z">
        <w:del w:id="2106" w:author="尹兴盛" w:date="2026-09-17T15:34:07Z">
          <w:r>
            <w:rPr>
              <w:rFonts w:hint="eastAsia"/>
              <w:lang w:val="en-US" w:eastAsia="zh"/>
              <w:woUserID w:val="2"/>
            </w:rPr>
            <w:delText>关键字</w:delText>
          </w:r>
        </w:del>
      </w:ins>
      <w:ins w:id="2107" w:author="Vance xu" w:date="2026-09-16T14:44:28Z">
        <w:del w:id="2108" w:author="尹兴盛" w:date="2026-09-17T15:34:07Z">
          <w:r>
            <w:rPr>
              <w:rFonts w:hint="eastAsia"/>
              <w:lang w:val="en-US" w:eastAsia="zh"/>
              <w:woUserID w:val="2"/>
            </w:rPr>
            <w:delText>包含</w:delText>
          </w:r>
        </w:del>
      </w:ins>
      <w:ins w:id="2109" w:author="Vance xu" w:date="2026-09-16T14:43:22Z">
        <w:del w:id="2110" w:author="尹兴盛" w:date="2026-09-17T15:34:07Z">
          <w:r>
            <w:rPr>
              <w:rFonts w:hint="eastAsia"/>
              <w:lang w:val="en-US" w:eastAsia="zh"/>
              <w:woUserID w:val="2"/>
            </w:rPr>
            <w:delText>关键控制点、</w:delText>
          </w:r>
        </w:del>
      </w:ins>
      <w:ins w:id="2111" w:author="Vance xu" w:date="2026-09-16T14:43:26Z">
        <w:del w:id="2112" w:author="尹兴盛" w:date="2026-09-17T15:34:07Z">
          <w:r>
            <w:rPr>
              <w:rFonts w:hint="eastAsia"/>
              <w:lang w:val="en-US" w:eastAsia="zh"/>
              <w:woUserID w:val="2"/>
            </w:rPr>
            <w:delText>控制措施编号、</w:delText>
          </w:r>
        </w:del>
      </w:ins>
      <w:ins w:id="2113" w:author="Vance xu" w:date="2026-09-16T14:43:30Z">
        <w:del w:id="2114" w:author="尹兴盛" w:date="2026-09-17T15:34:07Z">
          <w:r>
            <w:rPr>
              <w:rFonts w:hint="eastAsia"/>
              <w:lang w:val="en-US" w:eastAsia="zh"/>
              <w:woUserID w:val="2"/>
            </w:rPr>
            <w:delText>控制措施</w:delText>
          </w:r>
        </w:del>
      </w:ins>
      <w:ins w:id="2115" w:author="Vance xu" w:date="2026-09-16T14:43:34Z">
        <w:del w:id="2116" w:author="尹兴盛" w:date="2026-09-17T15:34:07Z">
          <w:r>
            <w:rPr>
              <w:rFonts w:hint="eastAsia"/>
              <w:lang w:val="en-US" w:eastAsia="zh"/>
              <w:woUserID w:val="2"/>
            </w:rPr>
            <w:delText>、不相容岗位</w:delText>
          </w:r>
        </w:del>
      </w:ins>
      <w:ins w:id="2117" w:author="Vance xu" w:date="2026-09-16T14:43:36Z">
        <w:del w:id="2118" w:author="尹兴盛" w:date="2026-09-17T15:34:07Z">
          <w:r>
            <w:rPr>
              <w:rFonts w:hint="eastAsia"/>
              <w:lang w:val="en-US" w:eastAsia="zh"/>
              <w:woUserID w:val="2"/>
            </w:rPr>
            <w:delText>、</w:delText>
          </w:r>
        </w:del>
      </w:ins>
      <w:ins w:id="2119" w:author="Vance xu" w:date="2026-09-16T14:43:41Z">
        <w:del w:id="2120" w:author="尹兴盛" w:date="2026-09-17T15:34:07Z">
          <w:r>
            <w:rPr>
              <w:rFonts w:hint="eastAsia"/>
              <w:lang w:val="en-US" w:eastAsia="zh"/>
              <w:woUserID w:val="2"/>
            </w:rPr>
            <w:delText>控制方式、</w:delText>
          </w:r>
        </w:del>
      </w:ins>
      <w:ins w:id="2121" w:author="Vance xu" w:date="2026-09-16T14:43:46Z">
        <w:del w:id="2122" w:author="尹兴盛" w:date="2026-09-17T15:34:07Z">
          <w:r>
            <w:rPr>
              <w:rFonts w:hint="eastAsia"/>
              <w:lang w:val="en-US" w:eastAsia="zh"/>
              <w:woUserID w:val="2"/>
            </w:rPr>
            <w:delText>控制系统、</w:delText>
          </w:r>
        </w:del>
      </w:ins>
      <w:ins w:id="2123" w:author="Vance xu" w:date="2026-09-16T14:43:50Z">
        <w:del w:id="2124" w:author="尹兴盛" w:date="2026-09-17T15:34:07Z">
          <w:r>
            <w:rPr>
              <w:rFonts w:hint="eastAsia"/>
              <w:lang w:val="en-US" w:eastAsia="zh"/>
              <w:woUserID w:val="2"/>
            </w:rPr>
            <w:delText>控制载体、</w:delText>
          </w:r>
        </w:del>
      </w:ins>
      <w:ins w:id="2125" w:author="Vance xu" w:date="2026-09-16T14:43:56Z">
        <w:del w:id="2126" w:author="尹兴盛" w:date="2026-09-17T15:34:07Z">
          <w:r>
            <w:rPr>
              <w:rFonts w:hint="eastAsia"/>
              <w:lang w:val="en-US" w:eastAsia="zh"/>
              <w:woUserID w:val="2"/>
            </w:rPr>
            <w:delText>责任主体、</w:delText>
          </w:r>
        </w:del>
      </w:ins>
      <w:ins w:id="2127" w:author="Vance xu" w:date="2026-09-16T14:44:01Z">
        <w:del w:id="2128" w:author="尹兴盛" w:date="2026-09-17T15:34:07Z">
          <w:r>
            <w:rPr>
              <w:rFonts w:hint="eastAsia"/>
              <w:lang w:val="en-US" w:eastAsia="zh"/>
              <w:woUserID w:val="2"/>
            </w:rPr>
            <w:delText>是否适用、</w:delText>
          </w:r>
        </w:del>
      </w:ins>
      <w:ins w:id="2129" w:author="Vance xu" w:date="2026-09-16T14:44:05Z">
        <w:del w:id="2130" w:author="尹兴盛" w:date="2026-09-17T15:34:07Z">
          <w:r>
            <w:rPr>
              <w:rFonts w:hint="eastAsia"/>
              <w:lang w:val="en-US" w:eastAsia="zh"/>
              <w:woUserID w:val="2"/>
            </w:rPr>
            <w:delText>不适用原因</w:delText>
          </w:r>
        </w:del>
      </w:ins>
      <w:ins w:id="2131" w:author="Vance xu" w:date="2026-09-16T14:44:11Z">
        <w:del w:id="2132" w:author="尹兴盛" w:date="2026-09-17T15:34:07Z">
          <w:r>
            <w:rPr>
              <w:rFonts w:hint="eastAsia"/>
              <w:lang w:val="en-US" w:eastAsia="zh"/>
              <w:woUserID w:val="2"/>
            </w:rPr>
            <w:delText>列</w:delText>
          </w:r>
        </w:del>
      </w:ins>
      <w:ins w:id="2133" w:author="Vance xu" w:date="2026-09-16T14:44:42Z">
        <w:del w:id="2134" w:author="尹兴盛" w:date="2026-09-17T15:34:07Z">
          <w:r>
            <w:rPr>
              <w:rFonts w:hint="eastAsia"/>
              <w:lang w:val="en-US" w:eastAsia="zh"/>
              <w:woUserID w:val="2"/>
            </w:rPr>
            <w:delText>，</w:delText>
          </w:r>
        </w:del>
      </w:ins>
      <w:ins w:id="2135" w:author="Vance xu" w:date="2026-09-16T14:44:45Z">
        <w:del w:id="2136" w:author="尹兴盛" w:date="2026-09-17T15:34:07Z">
          <w:r>
            <w:rPr>
              <w:rFonts w:hint="eastAsia"/>
              <w:lang w:val="en-US" w:eastAsia="zh"/>
              <w:woUserID w:val="2"/>
            </w:rPr>
            <w:delText>我们</w:delText>
          </w:r>
        </w:del>
      </w:ins>
      <w:ins w:id="2137" w:author="Vance xu" w:date="2026-09-16T14:44:58Z">
        <w:del w:id="2138" w:author="尹兴盛" w:date="2026-09-17T15:34:07Z">
          <w:r>
            <w:rPr>
              <w:rFonts w:hint="eastAsia"/>
              <w:lang w:val="en-US" w:eastAsia="zh"/>
              <w:woUserID w:val="2"/>
            </w:rPr>
            <w:delText>后期</w:delText>
          </w:r>
        </w:del>
      </w:ins>
      <w:ins w:id="2139" w:author="Vance xu" w:date="2026-09-16T14:44:59Z">
        <w:del w:id="2140" w:author="尹兴盛" w:date="2026-09-17T15:34:07Z">
          <w:r>
            <w:rPr>
              <w:rFonts w:hint="eastAsia"/>
              <w:lang w:val="en-US" w:eastAsia="zh"/>
              <w:woUserID w:val="2"/>
            </w:rPr>
            <w:delText>加的</w:delText>
          </w:r>
        </w:del>
      </w:ins>
      <w:ins w:id="2141" w:author="Vance xu" w:date="2026-09-16T14:45:00Z">
        <w:del w:id="2142" w:author="尹兴盛" w:date="2026-09-17T15:34:07Z">
          <w:r>
            <w:rPr>
              <w:rFonts w:hint="eastAsia"/>
              <w:lang w:val="en-US" w:eastAsia="zh"/>
              <w:woUserID w:val="2"/>
            </w:rPr>
            <w:delText>列</w:delText>
          </w:r>
        </w:del>
      </w:ins>
      <w:ins w:id="2143" w:author="Vance xu" w:date="2026-09-16T14:45:02Z">
        <w:del w:id="2144" w:author="尹兴盛" w:date="2026-09-17T15:34:07Z">
          <w:r>
            <w:rPr>
              <w:rFonts w:hint="eastAsia"/>
              <w:lang w:val="en-US" w:eastAsia="zh"/>
              <w:woUserID w:val="2"/>
            </w:rPr>
            <w:delText>。</w:delText>
          </w:r>
        </w:del>
      </w:ins>
    </w:p>
    <w:p w14:paraId="6D6C7776">
      <w:pPr>
        <w:numPr>
          <w:ilvl w:val="-1"/>
          <w:numId w:val="0"/>
        </w:numPr>
        <w:snapToGrid w:val="0"/>
        <w:ind w:firstLine="0"/>
        <w:rPr>
          <w:ins w:id="2146" w:author="Vance xu" w:date="2026-09-15T10:10:25Z"/>
          <w:del w:id="2147" w:author="Henry" w:date="2026-09-15T11:47:07Z"/>
          <w:rFonts w:hint="eastAsia"/>
          <w:color w:val="000000"/>
          <w:lang w:eastAsia="zh"/>
          <w:woUserID w:val="2"/>
        </w:rPr>
        <w:pPrChange w:id="2145" w:author="Vance xu" w:date="2026-09-15T09:47:57Z">
          <w:pPr>
            <w:snapToGrid w:val="0"/>
          </w:pPr>
        </w:pPrChange>
      </w:pPr>
      <w:ins w:id="2148" w:author="Vance xu" w:date="2026-09-15T09:48:00Z">
        <w:del w:id="2149" w:author="Henry" w:date="2026-09-15T11:47:07Z">
          <w:r>
            <w:rPr>
              <w:rFonts w:hint="eastAsia"/>
              <w:color w:val="000000"/>
              <w:lang w:eastAsia="zh"/>
              <w:woUserID w:val="2"/>
            </w:rPr>
            <w:delText>矩阵</w:delText>
          </w:r>
        </w:del>
      </w:ins>
      <w:ins w:id="2150" w:author="Vance xu" w:date="2026-09-15T10:08:56Z">
        <w:del w:id="2151" w:author="Henry" w:date="2026-09-15T11:47:07Z">
          <w:r>
            <w:rPr>
              <w:rFonts w:hint="eastAsia"/>
              <w:color w:val="000000"/>
              <w:lang w:eastAsia="zh"/>
              <w:woUserID w:val="2"/>
            </w:rPr>
            <w:delText>中</w:delText>
          </w:r>
        </w:del>
      </w:ins>
      <w:ins w:id="2152" w:author="Vance xu" w:date="2026-09-15T10:09:09Z">
        <w:del w:id="2153" w:author="Henry" w:date="2026-09-15T11:47:07Z">
          <w:r>
            <w:rPr>
              <w:rFonts w:hint="eastAsia"/>
              <w:color w:val="000000"/>
              <w:lang w:eastAsia="zh"/>
              <w:woUserID w:val="2"/>
            </w:rPr>
            <w:delText>“</w:delText>
          </w:r>
        </w:del>
      </w:ins>
      <w:ins w:id="2154" w:author="Vance xu" w:date="2026-09-15T10:09:06Z">
        <w:del w:id="2155" w:author="Henry" w:date="2026-09-15T11:47:07Z">
          <w:r>
            <w:rPr>
              <w:rFonts w:hint="eastAsia"/>
              <w:color w:val="000000"/>
              <w:lang w:eastAsia="zh"/>
              <w:woUserID w:val="2"/>
            </w:rPr>
            <w:delText>是否适用</w:delText>
          </w:r>
        </w:del>
      </w:ins>
      <w:ins w:id="2156" w:author="Vance xu" w:date="2026-09-15T10:09:12Z">
        <w:del w:id="2157" w:author="Henry" w:date="2026-09-15T11:47:07Z">
          <w:r>
            <w:rPr>
              <w:rFonts w:hint="eastAsia"/>
              <w:color w:val="000000"/>
              <w:lang w:eastAsia="zh"/>
              <w:woUserID w:val="2"/>
            </w:rPr>
            <w:delText>”</w:delText>
          </w:r>
        </w:del>
      </w:ins>
      <w:ins w:id="2158" w:author="Vance xu" w:date="2026-09-15T10:09:15Z">
        <w:del w:id="2159" w:author="Henry" w:date="2026-09-15T11:47:07Z">
          <w:r>
            <w:rPr>
              <w:rFonts w:hint="eastAsia"/>
              <w:color w:val="000000"/>
              <w:lang w:eastAsia="zh"/>
              <w:woUserID w:val="2"/>
            </w:rPr>
            <w:delText>列</w:delText>
          </w:r>
        </w:del>
      </w:ins>
      <w:ins w:id="2160" w:author="Vance xu" w:date="2026-09-15T10:09:17Z">
        <w:del w:id="2161" w:author="Henry" w:date="2026-09-15T11:47:07Z">
          <w:r>
            <w:rPr>
              <w:rFonts w:hint="eastAsia"/>
              <w:color w:val="000000"/>
              <w:lang w:eastAsia="zh"/>
              <w:woUserID w:val="2"/>
            </w:rPr>
            <w:delText>填列</w:delText>
          </w:r>
        </w:del>
      </w:ins>
      <w:ins w:id="2162" w:author="Vance xu" w:date="2026-09-15T10:09:18Z">
        <w:del w:id="2163" w:author="Henry" w:date="2026-09-15T11:47:07Z">
          <w:r>
            <w:rPr>
              <w:rFonts w:hint="eastAsia"/>
              <w:color w:val="000000"/>
              <w:lang w:eastAsia="zh"/>
              <w:woUserID w:val="2"/>
            </w:rPr>
            <w:delText>了</w:delText>
          </w:r>
        </w:del>
      </w:ins>
      <w:ins w:id="2164" w:author="Vance xu" w:date="2026-09-15T10:09:20Z">
        <w:del w:id="2165" w:author="Henry" w:date="2026-09-15T11:47:07Z">
          <w:r>
            <w:rPr>
              <w:rFonts w:hint="eastAsia"/>
              <w:color w:val="000000"/>
              <w:lang w:eastAsia="zh"/>
              <w:woUserID w:val="2"/>
            </w:rPr>
            <w:delText>“是”</w:delText>
          </w:r>
        </w:del>
      </w:ins>
      <w:ins w:id="2166" w:author="Vance xu" w:date="2026-09-15T10:09:22Z">
        <w:del w:id="2167" w:author="Henry" w:date="2026-09-15T11:47:07Z">
          <w:r>
            <w:rPr>
              <w:rFonts w:hint="eastAsia"/>
              <w:color w:val="000000"/>
              <w:lang w:eastAsia="zh"/>
              <w:woUserID w:val="2"/>
            </w:rPr>
            <w:delText>“</w:delText>
          </w:r>
        </w:del>
      </w:ins>
      <w:ins w:id="2168" w:author="Vance xu" w:date="2026-09-15T10:09:23Z">
        <w:del w:id="2169" w:author="Henry" w:date="2026-09-15T11:47:07Z">
          <w:r>
            <w:rPr>
              <w:rFonts w:hint="eastAsia"/>
              <w:color w:val="000000"/>
              <w:lang w:eastAsia="zh"/>
              <w:woUserID w:val="2"/>
            </w:rPr>
            <w:delText>适用</w:delText>
          </w:r>
        </w:del>
      </w:ins>
      <w:ins w:id="2170" w:author="Vance xu" w:date="2026-09-15T10:09:22Z">
        <w:del w:id="2171" w:author="Henry" w:date="2026-09-15T11:47:07Z">
          <w:r>
            <w:rPr>
              <w:rFonts w:hint="eastAsia"/>
              <w:color w:val="000000"/>
              <w:lang w:eastAsia="zh"/>
              <w:woUserID w:val="2"/>
            </w:rPr>
            <w:delText>”</w:delText>
          </w:r>
        </w:del>
      </w:ins>
      <w:ins w:id="2172" w:author="Vance xu" w:date="2026-09-15T10:09:24Z">
        <w:del w:id="2173" w:author="Henry" w:date="2026-09-15T11:47:07Z">
          <w:r>
            <w:rPr>
              <w:rFonts w:hint="eastAsia"/>
              <w:color w:val="000000"/>
              <w:lang w:eastAsia="zh"/>
              <w:woUserID w:val="2"/>
            </w:rPr>
            <w:delText>的</w:delText>
          </w:r>
        </w:del>
      </w:ins>
      <w:ins w:id="2174" w:author="Vance xu" w:date="2026-09-15T10:09:26Z">
        <w:del w:id="2175" w:author="Henry" w:date="2026-09-15T11:47:07Z">
          <w:r>
            <w:rPr>
              <w:rFonts w:hint="eastAsia"/>
              <w:color w:val="000000"/>
              <w:lang w:eastAsia="zh"/>
              <w:woUserID w:val="2"/>
            </w:rPr>
            <w:delText>，</w:delText>
          </w:r>
        </w:del>
      </w:ins>
      <w:ins w:id="2176" w:author="Vance xu" w:date="2026-09-15T10:09:29Z">
        <w:del w:id="2177" w:author="Henry" w:date="2026-09-15T11:47:07Z">
          <w:r>
            <w:rPr>
              <w:rFonts w:hint="eastAsia"/>
              <w:color w:val="000000"/>
              <w:lang w:eastAsia="zh"/>
              <w:woUserID w:val="2"/>
            </w:rPr>
            <w:delText>原则上</w:delText>
          </w:r>
        </w:del>
      </w:ins>
      <w:ins w:id="2178" w:author="Vance xu" w:date="2026-09-15T10:09:30Z">
        <w:del w:id="2179" w:author="Henry" w:date="2026-09-15T11:47:07Z">
          <w:r>
            <w:rPr>
              <w:rFonts w:hint="eastAsia"/>
              <w:color w:val="000000"/>
              <w:lang w:eastAsia="zh"/>
              <w:woUserID w:val="2"/>
            </w:rPr>
            <w:delText>以</w:delText>
          </w:r>
        </w:del>
      </w:ins>
      <w:ins w:id="2180" w:author="Vance xu" w:date="2026-09-15T10:09:32Z">
        <w:del w:id="2181" w:author="Henry" w:date="2026-09-15T11:47:07Z">
          <w:r>
            <w:rPr>
              <w:rFonts w:hint="eastAsia"/>
              <w:color w:val="000000"/>
              <w:lang w:eastAsia="zh"/>
              <w:woUserID w:val="2"/>
            </w:rPr>
            <w:delText>他们</w:delText>
          </w:r>
        </w:del>
      </w:ins>
      <w:ins w:id="2182" w:author="Vance xu" w:date="2026-09-15T10:09:34Z">
        <w:del w:id="2183" w:author="Henry" w:date="2026-09-15T11:47:07Z">
          <w:r>
            <w:rPr>
              <w:rFonts w:hint="eastAsia"/>
              <w:color w:val="000000"/>
              <w:lang w:eastAsia="zh"/>
              <w:woUserID w:val="2"/>
            </w:rPr>
            <w:delText>为准</w:delText>
          </w:r>
        </w:del>
      </w:ins>
      <w:ins w:id="2184" w:author="Vance xu" w:date="2026-09-15T10:09:35Z">
        <w:del w:id="2185" w:author="Henry" w:date="2026-09-15T11:47:07Z">
          <w:r>
            <w:rPr>
              <w:rFonts w:hint="eastAsia"/>
              <w:color w:val="000000"/>
              <w:lang w:eastAsia="zh"/>
              <w:woUserID w:val="2"/>
            </w:rPr>
            <w:delText>，但是</w:delText>
          </w:r>
        </w:del>
      </w:ins>
      <w:ins w:id="2186" w:author="Vance xu" w:date="2026-09-15T10:09:37Z">
        <w:del w:id="2187" w:author="Henry" w:date="2026-09-15T11:47:07Z">
          <w:r>
            <w:rPr>
              <w:rFonts w:hint="eastAsia"/>
              <w:color w:val="000000"/>
              <w:lang w:eastAsia="zh"/>
              <w:woUserID w:val="2"/>
            </w:rPr>
            <w:delText>和</w:delText>
          </w:r>
        </w:del>
      </w:ins>
      <w:ins w:id="2188" w:author="Vance xu" w:date="2026-09-15T10:09:39Z">
        <w:del w:id="2189" w:author="Henry" w:date="2026-09-15T11:47:07Z">
          <w:r>
            <w:rPr>
              <w:rFonts w:hint="eastAsia"/>
              <w:color w:val="000000"/>
              <w:lang w:eastAsia="zh"/>
              <w:woUserID w:val="2"/>
            </w:rPr>
            <w:delText>下列</w:delText>
          </w:r>
        </w:del>
      </w:ins>
      <w:ins w:id="2190" w:author="Vance xu" w:date="2026-09-15T10:09:41Z">
        <w:del w:id="2191" w:author="Henry" w:date="2026-09-15T11:47:07Z">
          <w:r>
            <w:rPr>
              <w:rFonts w:hint="eastAsia"/>
              <w:color w:val="000000"/>
              <w:lang w:eastAsia="zh"/>
              <w:woUserID w:val="2"/>
            </w:rPr>
            <w:delText>有</w:delText>
          </w:r>
        </w:del>
      </w:ins>
      <w:ins w:id="2192" w:author="Vance xu" w:date="2026-09-15T10:09:47Z">
        <w:del w:id="2193" w:author="Henry" w:date="2026-09-15T11:47:07Z">
          <w:r>
            <w:rPr>
              <w:rFonts w:hint="eastAsia"/>
              <w:color w:val="000000"/>
              <w:lang w:eastAsia="zh"/>
              <w:woUserID w:val="2"/>
            </w:rPr>
            <w:delText>冲突的</w:delText>
          </w:r>
        </w:del>
      </w:ins>
      <w:ins w:id="2194" w:author="Vance xu" w:date="2026-09-15T10:09:49Z">
        <w:del w:id="2195" w:author="Henry" w:date="2026-09-15T11:47:07Z">
          <w:r>
            <w:rPr>
              <w:rFonts w:hint="eastAsia"/>
              <w:color w:val="000000"/>
              <w:lang w:eastAsia="zh"/>
              <w:woUserID w:val="2"/>
            </w:rPr>
            <w:delText>，</w:delText>
          </w:r>
        </w:del>
      </w:ins>
      <w:ins w:id="2196" w:author="Vance xu" w:date="2026-09-15T10:09:51Z">
        <w:del w:id="2197" w:author="Henry" w:date="2026-09-15T11:47:07Z">
          <w:r>
            <w:rPr>
              <w:rFonts w:hint="eastAsia"/>
              <w:color w:val="000000"/>
              <w:lang w:eastAsia="zh"/>
              <w:woUserID w:val="2"/>
            </w:rPr>
            <w:delText>提示</w:delText>
          </w:r>
        </w:del>
      </w:ins>
      <w:ins w:id="2198" w:author="Vance xu" w:date="2026-09-15T10:09:52Z">
        <w:del w:id="2199" w:author="Henry" w:date="2026-09-15T11:47:07Z">
          <w:r>
            <w:rPr>
              <w:rFonts w:hint="eastAsia"/>
              <w:color w:val="000000"/>
              <w:lang w:eastAsia="zh"/>
              <w:woUserID w:val="2"/>
            </w:rPr>
            <w:delText>“</w:delText>
          </w:r>
        </w:del>
      </w:ins>
      <w:ins w:id="2200" w:author="Vance xu" w:date="2026-09-15T10:09:53Z">
        <w:del w:id="2201" w:author="Henry" w:date="2026-09-15T11:47:07Z">
          <w:r>
            <w:rPr>
              <w:rFonts w:hint="eastAsia"/>
              <w:color w:val="000000"/>
              <w:lang w:eastAsia="zh"/>
              <w:woUserID w:val="2"/>
            </w:rPr>
            <w:delText>请核实</w:delText>
          </w:r>
        </w:del>
      </w:ins>
      <w:ins w:id="2202" w:author="Vance xu" w:date="2026-09-15T10:09:57Z">
        <w:del w:id="2203" w:author="Henry" w:date="2026-09-15T11:47:07Z">
          <w:r>
            <w:rPr>
              <w:rFonts w:hint="eastAsia"/>
              <w:color w:val="000000"/>
              <w:lang w:eastAsia="zh"/>
              <w:woUserID w:val="2"/>
            </w:rPr>
            <w:delText>适用</w:delText>
          </w:r>
        </w:del>
      </w:ins>
      <w:ins w:id="2204" w:author="Vance xu" w:date="2026-09-15T10:10:08Z">
        <w:del w:id="2205" w:author="Henry" w:date="2026-09-15T11:47:07Z">
          <w:r>
            <w:rPr>
              <w:rFonts w:hint="eastAsia"/>
              <w:color w:val="000000"/>
              <w:lang w:eastAsia="zh"/>
              <w:woUserID w:val="2"/>
            </w:rPr>
            <w:delText>性</w:delText>
          </w:r>
        </w:del>
      </w:ins>
      <w:ins w:id="2206" w:author="Vance xu" w:date="2026-09-15T10:10:10Z">
        <w:del w:id="2207" w:author="Henry" w:date="2026-09-15T11:47:07Z">
          <w:r>
            <w:rPr>
              <w:rFonts w:hint="eastAsia"/>
              <w:color w:val="000000"/>
              <w:lang w:eastAsia="zh"/>
              <w:woUserID w:val="2"/>
            </w:rPr>
            <w:delText>匹配</w:delText>
          </w:r>
        </w:del>
      </w:ins>
      <w:ins w:id="2208" w:author="Vance xu" w:date="2026-09-15T10:10:16Z">
        <w:del w:id="2209" w:author="Henry" w:date="2026-09-15T11:47:07Z">
          <w:r>
            <w:rPr>
              <w:rFonts w:hint="eastAsia"/>
              <w:color w:val="000000"/>
              <w:lang w:eastAsia="zh"/>
              <w:woUserID w:val="2"/>
            </w:rPr>
            <w:delText>情况</w:delText>
          </w:r>
        </w:del>
      </w:ins>
      <w:ins w:id="2210" w:author="Vance xu" w:date="2026-09-15T10:09:52Z">
        <w:del w:id="2211" w:author="Henry" w:date="2026-09-15T11:47:07Z">
          <w:r>
            <w:rPr>
              <w:rFonts w:hint="eastAsia"/>
              <w:color w:val="000000"/>
              <w:lang w:eastAsia="zh"/>
              <w:woUserID w:val="2"/>
            </w:rPr>
            <w:delText>”</w:delText>
          </w:r>
        </w:del>
      </w:ins>
      <w:ins w:id="2212" w:author="Vance xu" w:date="2026-09-15T10:10:24Z">
        <w:del w:id="2213" w:author="Henry" w:date="2026-09-15T11:47:07Z">
          <w:r>
            <w:rPr>
              <w:rFonts w:hint="eastAsia"/>
              <w:color w:val="000000"/>
              <w:lang w:eastAsia="zh"/>
              <w:woUserID w:val="2"/>
            </w:rPr>
            <w:delText>。</w:delText>
          </w:r>
        </w:del>
      </w:ins>
    </w:p>
    <w:p w14:paraId="3ECD2DC4">
      <w:pPr>
        <w:numPr>
          <w:ilvl w:val="-1"/>
          <w:numId w:val="0"/>
        </w:numPr>
        <w:snapToGrid w:val="0"/>
        <w:ind w:firstLine="0"/>
        <w:rPr>
          <w:ins w:id="2214" w:author="Vance xu" w:date="2026-09-15T10:10:41Z"/>
          <w:del w:id="2215" w:author="Henry" w:date="2026-09-15T11:47:07Z"/>
          <w:rFonts w:hint="eastAsia"/>
          <w:color w:val="000000"/>
          <w:lang w:eastAsia="zh"/>
          <w:woUserID w:val="2"/>
        </w:rPr>
      </w:pPr>
      <w:ins w:id="2216" w:author="Vance xu" w:date="2026-09-15T10:10:22Z">
        <w:del w:id="2217" w:author="Henry" w:date="2026-09-15T11:47:07Z">
          <w:r>
            <w:rPr>
              <w:rFonts w:hint="eastAsia"/>
              <w:color w:val="000000"/>
              <w:lang w:eastAsia="zh"/>
              <w:woUserID w:val="2"/>
            </w:rPr>
            <w:delText>矩阵</w:delText>
          </w:r>
        </w:del>
      </w:ins>
      <w:ins w:id="2218" w:author="Vance xu" w:date="2026-09-15T09:48:01Z">
        <w:del w:id="2219" w:author="Henry" w:date="2026-09-15T11:47:07Z">
          <w:r>
            <w:rPr>
              <w:rFonts w:hint="eastAsia"/>
              <w:color w:val="000000"/>
              <w:lang w:eastAsia="zh"/>
              <w:woUserID w:val="2"/>
            </w:rPr>
            <w:delText>里面</w:delText>
          </w:r>
        </w:del>
      </w:ins>
      <w:ins w:id="2220" w:author="Vance xu" w:date="2026-09-15T09:48:02Z">
        <w:del w:id="2221" w:author="Henry" w:date="2026-09-15T11:47:07Z">
          <w:r>
            <w:rPr>
              <w:rFonts w:hint="eastAsia"/>
              <w:color w:val="000000"/>
              <w:lang w:eastAsia="zh"/>
              <w:woUserID w:val="2"/>
            </w:rPr>
            <w:delText>的责任</w:delText>
          </w:r>
        </w:del>
      </w:ins>
      <w:ins w:id="2222" w:author="Vance xu" w:date="2026-09-15T09:48:04Z">
        <w:del w:id="2223" w:author="Henry" w:date="2026-09-15T11:47:07Z">
          <w:r>
            <w:rPr>
              <w:rFonts w:hint="eastAsia"/>
              <w:color w:val="000000"/>
              <w:lang w:eastAsia="zh"/>
              <w:woUserID w:val="2"/>
            </w:rPr>
            <w:delText>主体</w:delText>
          </w:r>
        </w:del>
      </w:ins>
      <w:ins w:id="2224" w:author="Vance xu" w:date="2026-09-15T09:48:05Z">
        <w:del w:id="2225" w:author="Henry" w:date="2026-09-15T11:47:07Z">
          <w:r>
            <w:rPr>
              <w:rFonts w:hint="eastAsia"/>
              <w:color w:val="000000"/>
              <w:lang w:eastAsia="zh"/>
              <w:woUserID w:val="2"/>
            </w:rPr>
            <w:delText>列</w:delText>
          </w:r>
        </w:del>
      </w:ins>
      <w:ins w:id="2226" w:author="Vance xu" w:date="2026-09-15T09:48:07Z">
        <w:del w:id="2227" w:author="Henry" w:date="2026-09-15T11:47:07Z">
          <w:r>
            <w:rPr>
              <w:rFonts w:hint="eastAsia"/>
              <w:color w:val="000000"/>
              <w:lang w:eastAsia="zh"/>
              <w:woUserID w:val="2"/>
            </w:rPr>
            <w:delText>，</w:delText>
          </w:r>
        </w:del>
      </w:ins>
      <w:ins w:id="2228" w:author="Vance xu" w:date="2026-09-15T09:48:15Z">
        <w:del w:id="2229" w:author="Henry" w:date="2026-09-15T11:47:07Z">
          <w:r>
            <w:rPr>
              <w:rFonts w:hint="eastAsia"/>
              <w:color w:val="000000"/>
              <w:lang w:eastAsia="zh"/>
              <w:woUserID w:val="2"/>
            </w:rPr>
            <w:delText>仅</w:delText>
          </w:r>
        </w:del>
      </w:ins>
      <w:ins w:id="2230" w:author="Vance xu" w:date="2026-09-15T09:48:16Z">
        <w:del w:id="2231" w:author="Henry" w:date="2026-09-15T11:47:07Z">
          <w:r>
            <w:rPr>
              <w:rFonts w:hint="eastAsia"/>
              <w:color w:val="000000"/>
              <w:lang w:eastAsia="zh"/>
              <w:woUserID w:val="2"/>
            </w:rPr>
            <w:delText>出现</w:delText>
          </w:r>
        </w:del>
      </w:ins>
      <w:ins w:id="2232" w:author="Vance xu" w:date="2026-09-15T09:48:20Z">
        <w:del w:id="2233" w:author="Henry" w:date="2026-09-15T11:47:07Z">
          <w:r>
            <w:rPr>
              <w:rFonts w:hint="eastAsia"/>
              <w:color w:val="000000"/>
              <w:lang w:eastAsia="zh"/>
              <w:woUserID w:val="2"/>
            </w:rPr>
            <w:delText>“</w:delText>
          </w:r>
        </w:del>
      </w:ins>
      <w:ins w:id="2234" w:author="Vance xu" w:date="2026-09-15T09:48:31Z">
        <w:del w:id="2235" w:author="Henry" w:date="2026-09-15T11:47:07Z">
          <w:r>
            <w:rPr>
              <w:rFonts w:hint="eastAsia"/>
              <w:color w:val="000000"/>
              <w:lang w:eastAsia="zh"/>
              <w:woUserID w:val="2"/>
            </w:rPr>
            <w:delText>省公司</w:delText>
          </w:r>
        </w:del>
      </w:ins>
      <w:ins w:id="2236" w:author="Vance xu" w:date="2026-09-15T09:51:27Z">
        <w:del w:id="2237" w:author="Henry" w:date="2026-09-15T11:47:07Z">
          <w:r>
            <w:rPr>
              <w:rFonts w:hint="eastAsia"/>
              <w:color w:val="000000"/>
              <w:lang w:eastAsia="zh"/>
              <w:woUserID w:val="2"/>
            </w:rPr>
            <w:delText>-</w:delText>
          </w:r>
        </w:del>
      </w:ins>
      <w:ins w:id="2238" w:author="Vance xu" w:date="2026-09-15T09:51:28Z">
        <w:del w:id="2239" w:author="Henry" w:date="2026-09-15T11:47:07Z">
          <w:r>
            <w:rPr>
              <w:rFonts w:hint="eastAsia"/>
              <w:color w:val="000000"/>
              <w:lang w:eastAsia="zh"/>
              <w:woUserID w:val="2"/>
            </w:rPr>
            <w:delText>**</w:delText>
          </w:r>
        </w:del>
      </w:ins>
      <w:ins w:id="2240" w:author="Vance xu" w:date="2026-09-15T09:51:34Z">
        <w:del w:id="2241" w:author="Henry" w:date="2026-09-15T11:47:07Z">
          <w:r>
            <w:rPr>
              <w:rFonts w:hint="eastAsia"/>
              <w:color w:val="000000"/>
              <w:lang w:eastAsia="zh"/>
              <w:woUserID w:val="2"/>
            </w:rPr>
            <w:delText>部</w:delText>
          </w:r>
        </w:del>
      </w:ins>
      <w:ins w:id="2242" w:author="Vance xu" w:date="2026-09-15T09:48:20Z">
        <w:del w:id="2243" w:author="Henry" w:date="2026-09-15T11:47:07Z">
          <w:r>
            <w:rPr>
              <w:rFonts w:hint="eastAsia"/>
              <w:color w:val="000000"/>
              <w:lang w:eastAsia="zh"/>
              <w:woUserID w:val="2"/>
            </w:rPr>
            <w:delText>”</w:delText>
          </w:r>
        </w:del>
      </w:ins>
      <w:ins w:id="2244" w:author="Vance xu" w:date="2026-09-15T09:48:34Z">
        <w:del w:id="2245" w:author="Henry" w:date="2026-09-15T11:47:07Z">
          <w:r>
            <w:rPr>
              <w:rFonts w:hint="eastAsia"/>
              <w:color w:val="000000"/>
              <w:lang w:eastAsia="zh"/>
              <w:woUserID w:val="2"/>
            </w:rPr>
            <w:delText>、</w:delText>
          </w:r>
        </w:del>
      </w:ins>
      <w:ins w:id="2246" w:author="Vance xu" w:date="2026-09-15T09:48:35Z">
        <w:del w:id="2247" w:author="Henry" w:date="2026-09-15T11:47:07Z">
          <w:r>
            <w:rPr>
              <w:rFonts w:hint="eastAsia"/>
              <w:color w:val="000000"/>
              <w:lang w:eastAsia="zh"/>
              <w:woUserID w:val="2"/>
            </w:rPr>
            <w:delText>“</w:delText>
          </w:r>
        </w:del>
      </w:ins>
      <w:ins w:id="2248" w:author="Vance xu" w:date="2026-09-15T09:48:39Z">
        <w:del w:id="2249" w:author="Henry" w:date="2026-09-15T11:47:07Z">
          <w:r>
            <w:rPr>
              <w:rFonts w:hint="eastAsia"/>
              <w:color w:val="000000"/>
              <w:lang w:eastAsia="zh"/>
              <w:woUserID w:val="2"/>
            </w:rPr>
            <w:delText>国网</w:delText>
          </w:r>
        </w:del>
      </w:ins>
      <w:ins w:id="2250" w:author="Vance xu" w:date="2026-09-15T09:48:51Z">
        <w:del w:id="2251" w:author="Henry" w:date="2026-09-15T11:47:07Z">
          <w:r>
            <w:rPr>
              <w:rFonts w:hint="eastAsia"/>
              <w:color w:val="000000"/>
              <w:lang w:eastAsia="zh"/>
              <w:woUserID w:val="2"/>
            </w:rPr>
            <w:delText>**</w:delText>
          </w:r>
        </w:del>
      </w:ins>
      <w:ins w:id="2252" w:author="Vance xu" w:date="2026-09-15T09:48:56Z">
        <w:del w:id="2253" w:author="Henry" w:date="2026-09-15T11:47:07Z">
          <w:r>
            <w:rPr>
              <w:rFonts w:hint="eastAsia"/>
              <w:color w:val="000000"/>
              <w:lang w:eastAsia="zh"/>
              <w:woUserID w:val="2"/>
            </w:rPr>
            <w:delText>部</w:delText>
          </w:r>
        </w:del>
      </w:ins>
      <w:ins w:id="2254" w:author="Vance xu" w:date="2026-09-15T09:48:35Z">
        <w:del w:id="2255" w:author="Henry" w:date="2026-09-15T11:47:07Z">
          <w:r>
            <w:rPr>
              <w:rFonts w:hint="eastAsia"/>
              <w:color w:val="000000"/>
              <w:lang w:eastAsia="zh"/>
              <w:woUserID w:val="2"/>
            </w:rPr>
            <w:delText>”</w:delText>
          </w:r>
        </w:del>
      </w:ins>
      <w:ins w:id="2256" w:author="Vance xu" w:date="2026-09-15T10:02:19Z">
        <w:del w:id="2257" w:author="Henry" w:date="2026-09-15T11:47:07Z">
          <w:r>
            <w:rPr>
              <w:rFonts w:hint="eastAsia"/>
              <w:color w:val="000000"/>
              <w:lang w:eastAsia="zh"/>
              <w:woUserID w:val="2"/>
            </w:rPr>
            <w:delText>“省公司物资部”</w:delText>
          </w:r>
        </w:del>
      </w:ins>
      <w:ins w:id="2258" w:author="Vance xu" w:date="2026-09-15T09:49:42Z">
        <w:del w:id="2259" w:author="Henry" w:date="2026-09-15T11:47:07Z">
          <w:r>
            <w:rPr>
              <w:rFonts w:hint="eastAsia"/>
              <w:color w:val="000000"/>
              <w:lang w:eastAsia="zh"/>
              <w:woUserID w:val="2"/>
            </w:rPr>
            <w:delText>等</w:delText>
          </w:r>
        </w:del>
      </w:ins>
      <w:ins w:id="2260" w:author="Vance xu" w:date="2026-09-15T09:49:46Z">
        <w:del w:id="2261" w:author="Henry" w:date="2026-09-15T11:47:07Z">
          <w:r>
            <w:rPr>
              <w:rFonts w:hint="eastAsia"/>
              <w:color w:val="000000"/>
              <w:lang w:eastAsia="zh"/>
              <w:woUserID w:val="2"/>
            </w:rPr>
            <w:delText>字段</w:delText>
          </w:r>
        </w:del>
      </w:ins>
      <w:ins w:id="2262" w:author="Vance xu" w:date="2026-09-15T09:49:48Z">
        <w:del w:id="2263" w:author="Henry" w:date="2026-09-15T11:47:07Z">
          <w:r>
            <w:rPr>
              <w:rFonts w:hint="eastAsia"/>
              <w:color w:val="000000"/>
              <w:lang w:eastAsia="zh"/>
              <w:woUserID w:val="2"/>
            </w:rPr>
            <w:delText>，</w:delText>
          </w:r>
        </w:del>
      </w:ins>
      <w:ins w:id="2264" w:author="Vance xu" w:date="2026-09-15T09:49:50Z">
        <w:del w:id="2265" w:author="Henry" w:date="2026-09-15T11:47:07Z">
          <w:r>
            <w:rPr>
              <w:rFonts w:hint="eastAsia"/>
              <w:color w:val="000000"/>
              <w:lang w:eastAsia="zh"/>
              <w:woUserID w:val="2"/>
            </w:rPr>
            <w:delText>仅有</w:delText>
          </w:r>
        </w:del>
      </w:ins>
      <w:ins w:id="2266" w:author="Vance xu" w:date="2026-09-15T09:50:22Z">
        <w:del w:id="2267" w:author="Henry" w:date="2026-09-15T11:47:07Z">
          <w:r>
            <w:rPr>
              <w:rFonts w:hint="eastAsia"/>
              <w:color w:val="000000"/>
              <w:lang w:eastAsia="zh"/>
              <w:woUserID w:val="2"/>
            </w:rPr>
            <w:delText>省公司</w:delText>
          </w:r>
        </w:del>
      </w:ins>
      <w:ins w:id="2268" w:author="Vance xu" w:date="2026-09-15T09:50:33Z">
        <w:del w:id="2269" w:author="Henry" w:date="2026-09-15T11:47:07Z">
          <w:r>
            <w:rPr>
              <w:rFonts w:hint="eastAsia"/>
              <w:color w:val="000000"/>
              <w:lang w:eastAsia="zh"/>
              <w:woUserID w:val="2"/>
            </w:rPr>
            <w:delText>这</w:delText>
          </w:r>
        </w:del>
      </w:ins>
      <w:ins w:id="2270" w:author="Vance xu" w:date="2026-09-15T09:50:34Z">
        <w:del w:id="2271" w:author="Henry" w:date="2026-09-15T11:47:07Z">
          <w:r>
            <w:rPr>
              <w:rFonts w:hint="eastAsia"/>
              <w:color w:val="000000"/>
              <w:lang w:eastAsia="zh"/>
              <w:woUserID w:val="2"/>
            </w:rPr>
            <w:delText>一级</w:delText>
          </w:r>
        </w:del>
      </w:ins>
      <w:ins w:id="2272" w:author="Vance xu" w:date="2026-09-15T09:50:36Z">
        <w:del w:id="2273" w:author="Henry" w:date="2026-09-15T11:47:07Z">
          <w:r>
            <w:rPr>
              <w:rFonts w:hint="eastAsia"/>
              <w:color w:val="000000"/>
              <w:lang w:eastAsia="zh"/>
              <w:woUserID w:val="2"/>
            </w:rPr>
            <w:delText>适用</w:delText>
          </w:r>
        </w:del>
      </w:ins>
      <w:ins w:id="2274" w:author="Vance xu" w:date="2026-09-15T09:50:38Z">
        <w:del w:id="2275" w:author="Henry" w:date="2026-09-15T11:47:07Z">
          <w:r>
            <w:rPr>
              <w:rFonts w:hint="eastAsia"/>
              <w:color w:val="000000"/>
              <w:lang w:eastAsia="zh"/>
              <w:woUserID w:val="2"/>
            </w:rPr>
            <w:delText>，</w:delText>
          </w:r>
        </w:del>
      </w:ins>
      <w:ins w:id="2276" w:author="Vance xu" w:date="2026-09-15T10:04:50Z">
        <w:del w:id="2277" w:author="Henry" w:date="2026-09-15T11:47:07Z">
          <w:r>
            <w:rPr>
              <w:rFonts w:hint="eastAsia"/>
              <w:color w:val="000000"/>
              <w:lang w:eastAsia="zh"/>
              <w:woUserID w:val="2"/>
            </w:rPr>
            <w:delText>在</w:delText>
          </w:r>
        </w:del>
      </w:ins>
      <w:ins w:id="2278" w:author="Vance xu" w:date="2026-09-15T09:51:07Z">
        <w:del w:id="2279" w:author="Henry" w:date="2026-09-15T11:47:07Z">
          <w:r>
            <w:rPr>
              <w:rFonts w:hint="eastAsia"/>
              <w:color w:val="000000"/>
              <w:lang w:eastAsia="zh"/>
              <w:woUserID w:val="2"/>
            </w:rPr>
            <w:delText>其他</w:delText>
          </w:r>
        </w:del>
      </w:ins>
      <w:ins w:id="2280" w:author="Vance xu" w:date="2026-09-15T09:51:09Z">
        <w:del w:id="2281" w:author="Henry" w:date="2026-09-15T11:47:07Z">
          <w:r>
            <w:rPr>
              <w:rFonts w:hint="eastAsia"/>
              <w:color w:val="000000"/>
              <w:lang w:eastAsia="zh"/>
              <w:woUserID w:val="2"/>
            </w:rPr>
            <w:delText>下属</w:delText>
          </w:r>
        </w:del>
      </w:ins>
      <w:ins w:id="2282" w:author="Vance xu" w:date="2026-09-15T09:51:13Z">
        <w:del w:id="2283" w:author="Henry" w:date="2026-09-15T11:47:07Z">
          <w:r>
            <w:rPr>
              <w:rFonts w:hint="eastAsia"/>
              <w:color w:val="000000"/>
              <w:lang w:eastAsia="zh"/>
              <w:woUserID w:val="2"/>
            </w:rPr>
            <w:delText>公司</w:delText>
          </w:r>
        </w:del>
      </w:ins>
      <w:ins w:id="2284" w:author="Vance xu" w:date="2026-09-15T10:05:14Z">
        <w:del w:id="2285" w:author="Henry" w:date="2026-09-15T11:47:07Z">
          <w:r>
            <w:rPr>
              <w:rFonts w:hint="eastAsia"/>
              <w:color w:val="000000"/>
              <w:lang w:eastAsia="zh"/>
              <w:woUserID w:val="2"/>
            </w:rPr>
            <w:delText>的</w:delText>
          </w:r>
        </w:del>
      </w:ins>
      <w:ins w:id="2286" w:author="Vance xu" w:date="2026-09-15T10:05:27Z">
        <w:del w:id="2287" w:author="Henry" w:date="2026-09-15T11:47:07Z">
          <w:r>
            <w:rPr>
              <w:rFonts w:hint="eastAsia"/>
              <w:color w:val="000000"/>
              <w:lang w:eastAsia="zh"/>
              <w:woUserID w:val="2"/>
            </w:rPr>
            <w:delText>岗位</w:delText>
          </w:r>
        </w:del>
      </w:ins>
      <w:ins w:id="2288" w:author="Vance xu" w:date="2026-09-15T10:05:29Z">
        <w:del w:id="2289" w:author="Henry" w:date="2026-09-15T11:47:07Z">
          <w:r>
            <w:rPr>
              <w:rFonts w:hint="eastAsia"/>
              <w:color w:val="000000"/>
              <w:lang w:eastAsia="zh"/>
              <w:woUserID w:val="2"/>
            </w:rPr>
            <w:delText>责任</w:delText>
          </w:r>
        </w:del>
      </w:ins>
      <w:ins w:id="2290" w:author="Vance xu" w:date="2026-09-15T10:05:31Z">
        <w:del w:id="2291" w:author="Henry" w:date="2026-09-15T11:47:07Z">
          <w:r>
            <w:rPr>
              <w:rFonts w:hint="eastAsia"/>
              <w:color w:val="000000"/>
              <w:lang w:eastAsia="zh"/>
              <w:woUserID w:val="2"/>
            </w:rPr>
            <w:delText>清单</w:delText>
          </w:r>
        </w:del>
      </w:ins>
      <w:ins w:id="2292" w:author="Vance xu" w:date="2026-09-15T10:05:32Z">
        <w:del w:id="2293" w:author="Henry" w:date="2026-09-15T11:47:07Z">
          <w:r>
            <w:rPr>
              <w:rFonts w:hint="eastAsia"/>
              <w:color w:val="000000"/>
              <w:lang w:eastAsia="zh"/>
              <w:woUserID w:val="2"/>
            </w:rPr>
            <w:delText>和</w:delText>
          </w:r>
        </w:del>
      </w:ins>
      <w:ins w:id="2294" w:author="Vance xu" w:date="2026-09-15T10:05:35Z">
        <w:del w:id="2295" w:author="Henry" w:date="2026-09-15T11:47:07Z">
          <w:r>
            <w:rPr>
              <w:rFonts w:hint="eastAsia"/>
              <w:color w:val="000000"/>
              <w:lang w:eastAsia="zh"/>
              <w:woUserID w:val="2"/>
            </w:rPr>
            <w:delText>不相容</w:delText>
          </w:r>
        </w:del>
      </w:ins>
      <w:ins w:id="2296" w:author="Vance xu" w:date="2026-09-15T10:05:36Z">
        <w:del w:id="2297" w:author="Henry" w:date="2026-09-15T11:47:07Z">
          <w:r>
            <w:rPr>
              <w:rFonts w:hint="eastAsia"/>
              <w:color w:val="000000"/>
              <w:lang w:eastAsia="zh"/>
              <w:woUserID w:val="2"/>
            </w:rPr>
            <w:delText>岗位</w:delText>
          </w:r>
        </w:del>
      </w:ins>
      <w:ins w:id="2298" w:author="Vance xu" w:date="2026-09-15T10:05:37Z">
        <w:del w:id="2299" w:author="Henry" w:date="2026-09-15T11:47:07Z">
          <w:r>
            <w:rPr>
              <w:rFonts w:hint="eastAsia"/>
              <w:color w:val="000000"/>
              <w:lang w:eastAsia="zh"/>
              <w:woUserID w:val="2"/>
            </w:rPr>
            <w:delText>清单</w:delText>
          </w:r>
        </w:del>
      </w:ins>
      <w:ins w:id="2300" w:author="Vance xu" w:date="2026-09-15T09:51:15Z">
        <w:del w:id="2301" w:author="Henry" w:date="2026-09-15T11:47:07Z">
          <w:r>
            <w:rPr>
              <w:rFonts w:hint="eastAsia"/>
              <w:color w:val="000000"/>
              <w:lang w:eastAsia="zh"/>
              <w:woUserID w:val="2"/>
            </w:rPr>
            <w:delText>不适用</w:delText>
          </w:r>
        </w:del>
      </w:ins>
      <w:ins w:id="2302" w:author="Vance xu" w:date="2026-09-15T09:51:17Z">
        <w:del w:id="2303" w:author="Henry" w:date="2026-09-15T11:47:07Z">
          <w:r>
            <w:rPr>
              <w:rFonts w:hint="eastAsia"/>
              <w:color w:val="000000"/>
              <w:lang w:eastAsia="zh"/>
              <w:woUserID w:val="2"/>
            </w:rPr>
            <w:delText>；</w:delText>
          </w:r>
        </w:del>
      </w:ins>
      <w:ins w:id="2304" w:author="Vance xu" w:date="2026-09-15T09:53:04Z">
        <w:del w:id="2305" w:author="Henry" w:date="2026-09-15T11:47:07Z">
          <w:r>
            <w:rPr>
              <w:rFonts w:hint="eastAsia"/>
              <w:color w:val="000000"/>
              <w:lang w:eastAsia="zh"/>
              <w:woUserID w:val="2"/>
            </w:rPr>
            <w:delText>仅</w:delText>
          </w:r>
        </w:del>
      </w:ins>
      <w:ins w:id="2306" w:author="Vance xu" w:date="2026-09-15T09:53:05Z">
        <w:del w:id="2307" w:author="Henry" w:date="2026-09-15T11:47:07Z">
          <w:r>
            <w:rPr>
              <w:rFonts w:hint="eastAsia"/>
              <w:color w:val="000000"/>
              <w:lang w:eastAsia="zh"/>
              <w:woUserID w:val="2"/>
            </w:rPr>
            <w:delText>出现</w:delText>
          </w:r>
        </w:del>
      </w:ins>
      <w:ins w:id="2308" w:author="Vance xu" w:date="2026-09-15T09:53:06Z">
        <w:del w:id="2309" w:author="Henry" w:date="2026-09-15T11:47:07Z">
          <w:r>
            <w:rPr>
              <w:rFonts w:hint="eastAsia"/>
              <w:color w:val="000000"/>
              <w:lang w:eastAsia="zh"/>
              <w:woUserID w:val="2"/>
            </w:rPr>
            <w:delText>“</w:delText>
          </w:r>
        </w:del>
      </w:ins>
      <w:ins w:id="2310" w:author="Vance xu" w:date="2026-09-15T09:53:07Z">
        <w:del w:id="2311" w:author="Henry" w:date="2026-09-15T11:47:07Z">
          <w:r>
            <w:rPr>
              <w:rFonts w:hint="eastAsia"/>
              <w:color w:val="000000"/>
              <w:lang w:eastAsia="zh"/>
              <w:woUserID w:val="2"/>
            </w:rPr>
            <w:delText>供服中心</w:delText>
          </w:r>
        </w:del>
      </w:ins>
      <w:ins w:id="2312" w:author="Vance xu" w:date="2026-09-15T09:53:06Z">
        <w:del w:id="2313" w:author="Henry" w:date="2026-09-15T11:47:07Z">
          <w:r>
            <w:rPr>
              <w:rFonts w:hint="eastAsia"/>
              <w:color w:val="000000"/>
              <w:lang w:eastAsia="zh"/>
              <w:woUserID w:val="2"/>
            </w:rPr>
            <w:delText>”</w:delText>
          </w:r>
        </w:del>
      </w:ins>
      <w:ins w:id="2314" w:author="Vance xu" w:date="2026-09-15T10:00:45Z">
        <w:del w:id="2315" w:author="Henry" w:date="2026-09-15T11:47:07Z">
          <w:r>
            <w:rPr>
              <w:rFonts w:hint="eastAsia"/>
              <w:color w:val="000000"/>
              <w:lang w:eastAsia="zh"/>
              <w:woUserID w:val="2"/>
            </w:rPr>
            <w:delText>“</w:delText>
          </w:r>
        </w:del>
      </w:ins>
      <w:ins w:id="2316" w:author="Vance xu" w:date="2026-09-15T10:00:48Z">
        <w:del w:id="2317" w:author="Henry" w:date="2026-09-15T11:47:07Z">
          <w:r>
            <w:rPr>
              <w:rFonts w:hint="eastAsia"/>
              <w:color w:val="000000"/>
              <w:lang w:eastAsia="zh"/>
              <w:woUserID w:val="2"/>
            </w:rPr>
            <w:delText>省供服中心</w:delText>
          </w:r>
        </w:del>
      </w:ins>
      <w:ins w:id="2318" w:author="Vance xu" w:date="2026-09-15T10:00:45Z">
        <w:del w:id="2319" w:author="Henry" w:date="2026-09-15T11:47:07Z">
          <w:r>
            <w:rPr>
              <w:rFonts w:hint="eastAsia"/>
              <w:color w:val="000000"/>
              <w:lang w:eastAsia="zh"/>
              <w:woUserID w:val="2"/>
            </w:rPr>
            <w:delText>”</w:delText>
          </w:r>
        </w:del>
      </w:ins>
      <w:ins w:id="2320" w:author="Vance xu" w:date="2026-09-15T09:53:10Z">
        <w:del w:id="2321" w:author="Henry" w:date="2026-09-15T11:47:07Z">
          <w:r>
            <w:rPr>
              <w:rFonts w:hint="eastAsia"/>
              <w:color w:val="000000"/>
              <w:lang w:eastAsia="zh"/>
              <w:woUserID w:val="2"/>
            </w:rPr>
            <w:delText>，只有</w:delText>
          </w:r>
        </w:del>
      </w:ins>
      <w:ins w:id="2322" w:author="Vance xu" w:date="2026-09-15T09:53:23Z">
        <w:del w:id="2323" w:author="Henry" w:date="2026-09-15T11:47:07Z">
          <w:r>
            <w:rPr>
              <w:rFonts w:hint="eastAsia"/>
              <w:color w:val="000000"/>
              <w:lang w:eastAsia="zh"/>
              <w:woUserID w:val="2"/>
            </w:rPr>
            <w:delText>“</w:delText>
          </w:r>
        </w:del>
      </w:ins>
      <w:ins w:id="2324" w:author="Vance xu" w:date="2026-09-15T09:53:12Z">
        <w:del w:id="2325" w:author="Henry" w:date="2026-09-15T11:47:07Z">
          <w:r>
            <w:rPr>
              <w:rFonts w:hint="eastAsia"/>
              <w:color w:val="000000"/>
              <w:lang w:eastAsia="zh"/>
              <w:woUserID w:val="2"/>
            </w:rPr>
            <w:delText>供服中心</w:delText>
          </w:r>
        </w:del>
      </w:ins>
      <w:ins w:id="2326" w:author="Vance xu" w:date="2026-09-15T09:53:26Z">
        <w:del w:id="2327" w:author="Henry" w:date="2026-09-15T11:47:07Z">
          <w:r>
            <w:rPr>
              <w:rFonts w:hint="eastAsia"/>
              <w:color w:val="000000"/>
              <w:lang w:eastAsia="zh"/>
              <w:woUserID w:val="2"/>
            </w:rPr>
            <w:delText>”</w:delText>
          </w:r>
        </w:del>
      </w:ins>
      <w:ins w:id="2328" w:author="Vance xu" w:date="2026-09-15T09:53:28Z">
        <w:del w:id="2329" w:author="Henry" w:date="2026-09-15T11:47:07Z">
          <w:r>
            <w:rPr>
              <w:rFonts w:hint="eastAsia"/>
              <w:color w:val="000000"/>
              <w:lang w:eastAsia="zh"/>
              <w:woUserID w:val="2"/>
            </w:rPr>
            <w:delText>这个</w:delText>
          </w:r>
        </w:del>
      </w:ins>
      <w:ins w:id="2330" w:author="Vance xu" w:date="2026-09-15T09:53:29Z">
        <w:del w:id="2331" w:author="Henry" w:date="2026-09-15T11:47:07Z">
          <w:r>
            <w:rPr>
              <w:rFonts w:hint="eastAsia"/>
              <w:color w:val="000000"/>
              <w:lang w:eastAsia="zh"/>
              <w:woUserID w:val="2"/>
            </w:rPr>
            <w:delText>会计</w:delText>
          </w:r>
        </w:del>
      </w:ins>
      <w:ins w:id="2332" w:author="Vance xu" w:date="2026-09-15T09:53:30Z">
        <w:del w:id="2333" w:author="Henry" w:date="2026-09-15T11:47:07Z">
          <w:r>
            <w:rPr>
              <w:rFonts w:hint="eastAsia"/>
              <w:color w:val="000000"/>
              <w:lang w:eastAsia="zh"/>
              <w:woUserID w:val="2"/>
            </w:rPr>
            <w:delText>主体</w:delText>
          </w:r>
        </w:del>
      </w:ins>
      <w:ins w:id="2334" w:author="Vance xu" w:date="2026-09-15T10:05:49Z">
        <w:del w:id="2335" w:author="Henry" w:date="2026-09-15T11:47:07Z">
          <w:r>
            <w:rPr>
              <w:rFonts w:hint="eastAsia"/>
              <w:color w:val="000000"/>
              <w:lang w:eastAsia="zh"/>
              <w:woUserID w:val="2"/>
            </w:rPr>
            <w:delText>的岗位责任清单和不相容岗位清单</w:delText>
          </w:r>
        </w:del>
      </w:ins>
      <w:ins w:id="2336" w:author="Vance xu" w:date="2026-09-15T09:57:18Z">
        <w:del w:id="2337" w:author="Henry" w:date="2026-09-15T11:47:07Z">
          <w:r>
            <w:rPr>
              <w:rFonts w:hint="eastAsia"/>
              <w:color w:val="000000"/>
              <w:lang w:eastAsia="zh"/>
              <w:woUserID w:val="2"/>
            </w:rPr>
            <w:delText>适用</w:delText>
          </w:r>
        </w:del>
      </w:ins>
      <w:ins w:id="2338" w:author="Vance xu" w:date="2026-09-15T09:56:18Z">
        <w:del w:id="2339" w:author="Henry" w:date="2026-09-15T11:47:07Z">
          <w:r>
            <w:rPr>
              <w:rFonts w:hint="eastAsia"/>
              <w:color w:val="000000"/>
              <w:lang w:eastAsia="zh"/>
              <w:woUserID w:val="2"/>
            </w:rPr>
            <w:delText>。</w:delText>
          </w:r>
        </w:del>
      </w:ins>
      <w:ins w:id="2340" w:author="Vance xu" w:date="2026-09-15T09:57:44Z">
        <w:del w:id="2341" w:author="Henry" w:date="2026-09-15T11:47:07Z">
          <w:r>
            <w:rPr>
              <w:rFonts w:hint="eastAsia"/>
              <w:color w:val="000000"/>
              <w:lang w:eastAsia="zh"/>
              <w:woUserID w:val="2"/>
            </w:rPr>
            <w:delText>仅</w:delText>
          </w:r>
        </w:del>
      </w:ins>
      <w:ins w:id="2342" w:author="Vance xu" w:date="2026-09-15T09:57:45Z">
        <w:del w:id="2343" w:author="Henry" w:date="2026-09-15T11:47:07Z">
          <w:r>
            <w:rPr>
              <w:rFonts w:hint="eastAsia"/>
              <w:color w:val="000000"/>
              <w:lang w:eastAsia="zh"/>
              <w:woUserID w:val="2"/>
            </w:rPr>
            <w:delText>出现</w:delText>
          </w:r>
        </w:del>
      </w:ins>
      <w:ins w:id="2344" w:author="Vance xu" w:date="2026-09-15T09:57:46Z">
        <w:del w:id="2345" w:author="Henry" w:date="2026-09-15T11:47:07Z">
          <w:r>
            <w:rPr>
              <w:rFonts w:hint="eastAsia"/>
              <w:color w:val="000000"/>
              <w:lang w:eastAsia="zh"/>
              <w:woUserID w:val="2"/>
            </w:rPr>
            <w:delText>“</w:delText>
          </w:r>
        </w:del>
      </w:ins>
      <w:ins w:id="2346" w:author="Vance xu" w:date="2026-09-15T09:57:47Z">
        <w:del w:id="2347" w:author="Henry" w:date="2026-09-15T11:47:07Z">
          <w:r>
            <w:rPr>
              <w:rFonts w:hint="eastAsia"/>
              <w:color w:val="000000"/>
              <w:lang w:eastAsia="zh"/>
              <w:woUserID w:val="2"/>
            </w:rPr>
            <w:delText>物资公司</w:delText>
          </w:r>
        </w:del>
      </w:ins>
      <w:ins w:id="2348" w:author="Vance xu" w:date="2026-09-15T09:57:58Z">
        <w:del w:id="2349" w:author="Henry" w:date="2026-09-15T11:47:07Z">
          <w:r>
            <w:rPr>
              <w:rFonts w:hint="eastAsia"/>
              <w:color w:val="000000"/>
              <w:lang w:eastAsia="zh"/>
              <w:woUserID w:val="2"/>
            </w:rPr>
            <w:delText>-</w:delText>
          </w:r>
        </w:del>
      </w:ins>
      <w:ins w:id="2350" w:author="Vance xu" w:date="2026-09-15T09:57:59Z">
        <w:del w:id="2351" w:author="Henry" w:date="2026-09-15T11:47:07Z">
          <w:r>
            <w:rPr>
              <w:rFonts w:hint="eastAsia"/>
              <w:color w:val="000000"/>
              <w:lang w:eastAsia="zh"/>
              <w:woUserID w:val="2"/>
            </w:rPr>
            <w:delText>*</w:delText>
          </w:r>
        </w:del>
      </w:ins>
      <w:ins w:id="2352" w:author="Vance xu" w:date="2026-09-15T09:58:00Z">
        <w:del w:id="2353" w:author="Henry" w:date="2026-09-15T11:47:07Z">
          <w:r>
            <w:rPr>
              <w:rFonts w:hint="eastAsia"/>
              <w:color w:val="000000"/>
              <w:lang w:eastAsia="zh"/>
              <w:woUserID w:val="2"/>
            </w:rPr>
            <w:delText>部</w:delText>
          </w:r>
        </w:del>
      </w:ins>
      <w:ins w:id="2354" w:author="Vance xu" w:date="2026-09-15T09:57:46Z">
        <w:del w:id="2355" w:author="Henry" w:date="2026-09-15T11:47:07Z">
          <w:r>
            <w:rPr>
              <w:rFonts w:hint="eastAsia"/>
              <w:color w:val="000000"/>
              <w:lang w:eastAsia="zh"/>
              <w:woUserID w:val="2"/>
            </w:rPr>
            <w:delText>”</w:delText>
          </w:r>
        </w:del>
      </w:ins>
      <w:ins w:id="2356" w:author="Vance xu" w:date="2026-09-15T09:58:02Z">
        <w:del w:id="2357" w:author="Henry" w:date="2026-09-15T11:47:07Z">
          <w:r>
            <w:rPr>
              <w:rFonts w:hint="eastAsia"/>
              <w:color w:val="000000"/>
              <w:lang w:eastAsia="zh"/>
              <w:woUserID w:val="2"/>
            </w:rPr>
            <w:delText>，只有</w:delText>
          </w:r>
        </w:del>
      </w:ins>
      <w:ins w:id="2358" w:author="Vance xu" w:date="2026-09-15T09:58:04Z">
        <w:del w:id="2359" w:author="Henry" w:date="2026-09-15T11:47:07Z">
          <w:r>
            <w:rPr>
              <w:rFonts w:hint="eastAsia"/>
              <w:color w:val="000000"/>
              <w:lang w:eastAsia="zh"/>
              <w:woUserID w:val="2"/>
            </w:rPr>
            <w:delText>“物资</w:delText>
          </w:r>
        </w:del>
      </w:ins>
      <w:ins w:id="2360" w:author="Vance xu" w:date="2026-09-15T09:58:05Z">
        <w:del w:id="2361" w:author="Henry" w:date="2026-09-15T11:47:07Z">
          <w:r>
            <w:rPr>
              <w:rFonts w:hint="eastAsia"/>
              <w:color w:val="000000"/>
              <w:lang w:eastAsia="zh"/>
              <w:woUserID w:val="2"/>
            </w:rPr>
            <w:delText>公司</w:delText>
          </w:r>
        </w:del>
      </w:ins>
      <w:ins w:id="2362" w:author="Vance xu" w:date="2026-09-15T09:58:04Z">
        <w:del w:id="2363" w:author="Henry" w:date="2026-09-15T11:47:07Z">
          <w:r>
            <w:rPr>
              <w:rFonts w:hint="eastAsia"/>
              <w:color w:val="000000"/>
              <w:lang w:eastAsia="zh"/>
              <w:woUserID w:val="2"/>
            </w:rPr>
            <w:delText>”</w:delText>
          </w:r>
        </w:del>
      </w:ins>
      <w:ins w:id="2364" w:author="Vance xu" w:date="2026-09-15T10:05:57Z">
        <w:del w:id="2365" w:author="Henry" w:date="2026-09-15T11:47:07Z">
          <w:r>
            <w:rPr>
              <w:rFonts w:hint="eastAsia"/>
              <w:color w:val="000000"/>
              <w:lang w:eastAsia="zh"/>
              <w:woUserID w:val="2"/>
            </w:rPr>
            <w:delText>的岗位责任清单和不相容岗位清单</w:delText>
          </w:r>
        </w:del>
      </w:ins>
      <w:ins w:id="2366" w:author="Vance xu" w:date="2026-09-15T09:58:09Z">
        <w:del w:id="2367" w:author="Henry" w:date="2026-09-15T11:47:07Z">
          <w:r>
            <w:rPr>
              <w:rFonts w:hint="eastAsia"/>
              <w:color w:val="000000"/>
              <w:lang w:eastAsia="zh"/>
              <w:woUserID w:val="2"/>
            </w:rPr>
            <w:delText>适用</w:delText>
          </w:r>
        </w:del>
      </w:ins>
      <w:ins w:id="2368" w:author="Vance xu" w:date="2026-09-15T09:58:19Z">
        <w:del w:id="2369" w:author="Henry" w:date="2026-09-15T11:47:07Z">
          <w:r>
            <w:rPr>
              <w:rFonts w:hint="eastAsia"/>
              <w:color w:val="000000"/>
              <w:lang w:eastAsia="zh"/>
              <w:woUserID w:val="2"/>
            </w:rPr>
            <w:delText>。仅</w:delText>
          </w:r>
        </w:del>
      </w:ins>
      <w:ins w:id="2370" w:author="Vance xu" w:date="2026-09-15T09:58:21Z">
        <w:del w:id="2371" w:author="Henry" w:date="2026-09-15T11:47:07Z">
          <w:r>
            <w:rPr>
              <w:rFonts w:hint="eastAsia"/>
              <w:color w:val="000000"/>
              <w:lang w:eastAsia="zh"/>
              <w:woUserID w:val="2"/>
            </w:rPr>
            <w:delText>出现</w:delText>
          </w:r>
        </w:del>
      </w:ins>
      <w:ins w:id="2372" w:author="Vance xu" w:date="2026-09-15T09:58:22Z">
        <w:del w:id="2373" w:author="Henry" w:date="2026-09-15T11:47:07Z">
          <w:r>
            <w:rPr>
              <w:rFonts w:hint="eastAsia"/>
              <w:color w:val="000000"/>
              <w:lang w:eastAsia="zh"/>
              <w:woUserID w:val="2"/>
            </w:rPr>
            <w:delText>“</w:delText>
          </w:r>
        </w:del>
      </w:ins>
      <w:ins w:id="2374" w:author="Vance xu" w:date="2026-09-15T09:58:23Z">
        <w:del w:id="2375" w:author="Henry" w:date="2026-09-15T11:47:07Z">
          <w:r>
            <w:rPr>
              <w:rFonts w:hint="eastAsia"/>
              <w:color w:val="000000"/>
              <w:lang w:eastAsia="zh"/>
              <w:woUserID w:val="2"/>
            </w:rPr>
            <w:delText>建设</w:delText>
          </w:r>
        </w:del>
      </w:ins>
      <w:ins w:id="2376" w:author="Vance xu" w:date="2026-09-15T09:58:24Z">
        <w:del w:id="2377" w:author="Henry" w:date="2026-09-15T11:47:07Z">
          <w:r>
            <w:rPr>
              <w:rFonts w:hint="eastAsia"/>
              <w:color w:val="000000"/>
              <w:lang w:eastAsia="zh"/>
              <w:woUserID w:val="2"/>
            </w:rPr>
            <w:delText>公司</w:delText>
          </w:r>
        </w:del>
      </w:ins>
      <w:ins w:id="2378" w:author="Vance xu" w:date="2026-09-15T09:58:34Z">
        <w:del w:id="2379" w:author="Henry" w:date="2026-09-15T11:47:07Z">
          <w:r>
            <w:rPr>
              <w:rFonts w:hint="eastAsia"/>
              <w:color w:val="000000"/>
              <w:lang w:eastAsia="zh"/>
              <w:woUserID w:val="2"/>
            </w:rPr>
            <w:delText>-*部</w:delText>
          </w:r>
        </w:del>
      </w:ins>
      <w:ins w:id="2380" w:author="Vance xu" w:date="2026-09-15T09:58:22Z">
        <w:del w:id="2381" w:author="Henry" w:date="2026-09-15T11:47:07Z">
          <w:r>
            <w:rPr>
              <w:rFonts w:hint="eastAsia"/>
              <w:color w:val="000000"/>
              <w:lang w:eastAsia="zh"/>
              <w:woUserID w:val="2"/>
            </w:rPr>
            <w:delText>”</w:delText>
          </w:r>
        </w:del>
      </w:ins>
      <w:ins w:id="2382" w:author="Vance xu" w:date="2026-09-15T09:58:37Z">
        <w:del w:id="2383" w:author="Henry" w:date="2026-09-15T11:47:07Z">
          <w:r>
            <w:rPr>
              <w:rFonts w:hint="eastAsia"/>
              <w:color w:val="000000"/>
              <w:lang w:eastAsia="zh"/>
              <w:woUserID w:val="2"/>
            </w:rPr>
            <w:delText>，</w:delText>
          </w:r>
        </w:del>
      </w:ins>
      <w:ins w:id="2384" w:author="Vance xu" w:date="2026-09-15T09:58:38Z">
        <w:del w:id="2385" w:author="Henry" w:date="2026-09-15T11:47:07Z">
          <w:r>
            <w:rPr>
              <w:rFonts w:hint="eastAsia"/>
              <w:color w:val="000000"/>
              <w:lang w:eastAsia="zh"/>
              <w:woUserID w:val="2"/>
            </w:rPr>
            <w:delText>只有</w:delText>
          </w:r>
        </w:del>
      </w:ins>
      <w:ins w:id="2386" w:author="Vance xu" w:date="2026-09-15T09:58:39Z">
        <w:del w:id="2387" w:author="Henry" w:date="2026-09-15T11:47:07Z">
          <w:r>
            <w:rPr>
              <w:rFonts w:hint="eastAsia"/>
              <w:color w:val="000000"/>
              <w:lang w:eastAsia="zh"/>
              <w:woUserID w:val="2"/>
            </w:rPr>
            <w:delText>“</w:delText>
          </w:r>
        </w:del>
      </w:ins>
      <w:ins w:id="2388" w:author="Vance xu" w:date="2026-09-15T09:58:40Z">
        <w:del w:id="2389" w:author="Henry" w:date="2026-09-15T11:47:07Z">
          <w:r>
            <w:rPr>
              <w:rFonts w:hint="eastAsia"/>
              <w:color w:val="000000"/>
              <w:lang w:eastAsia="zh"/>
              <w:woUserID w:val="2"/>
            </w:rPr>
            <w:delText>建设</w:delText>
          </w:r>
        </w:del>
      </w:ins>
      <w:ins w:id="2390" w:author="Vance xu" w:date="2026-09-15T09:58:41Z">
        <w:del w:id="2391" w:author="Henry" w:date="2026-09-15T11:47:07Z">
          <w:r>
            <w:rPr>
              <w:rFonts w:hint="eastAsia"/>
              <w:color w:val="000000"/>
              <w:lang w:eastAsia="zh"/>
              <w:woUserID w:val="2"/>
            </w:rPr>
            <w:delText>公司</w:delText>
          </w:r>
        </w:del>
      </w:ins>
      <w:ins w:id="2392" w:author="Vance xu" w:date="2026-09-15T09:58:39Z">
        <w:del w:id="2393" w:author="Henry" w:date="2026-09-15T11:47:07Z">
          <w:r>
            <w:rPr>
              <w:rFonts w:hint="eastAsia"/>
              <w:color w:val="000000"/>
              <w:lang w:eastAsia="zh"/>
              <w:woUserID w:val="2"/>
            </w:rPr>
            <w:delText>”</w:delText>
          </w:r>
        </w:del>
      </w:ins>
      <w:ins w:id="2394" w:author="Vance xu" w:date="2026-09-15T10:06:03Z">
        <w:del w:id="2395" w:author="Henry" w:date="2026-09-15T11:47:07Z">
          <w:r>
            <w:rPr>
              <w:rFonts w:hint="eastAsia"/>
              <w:color w:val="000000"/>
              <w:lang w:eastAsia="zh"/>
              <w:woUserID w:val="2"/>
            </w:rPr>
            <w:delText>的岗位责任清单和不相容岗位清单</w:delText>
          </w:r>
        </w:del>
      </w:ins>
      <w:ins w:id="2396" w:author="Vance xu" w:date="2026-09-15T09:58:47Z">
        <w:del w:id="2397" w:author="Henry" w:date="2026-09-15T11:47:07Z">
          <w:r>
            <w:rPr>
              <w:rFonts w:hint="eastAsia"/>
              <w:color w:val="000000"/>
              <w:lang w:eastAsia="zh"/>
              <w:woUserID w:val="2"/>
            </w:rPr>
            <w:delText>适用</w:delText>
          </w:r>
        </w:del>
      </w:ins>
      <w:ins w:id="2398" w:author="Vance xu" w:date="2026-09-15T09:58:49Z">
        <w:del w:id="2399" w:author="Henry" w:date="2026-09-15T11:47:07Z">
          <w:r>
            <w:rPr>
              <w:rFonts w:hint="eastAsia"/>
              <w:color w:val="000000"/>
              <w:lang w:eastAsia="zh"/>
              <w:woUserID w:val="2"/>
            </w:rPr>
            <w:delText>。</w:delText>
          </w:r>
        </w:del>
      </w:ins>
      <w:ins w:id="2400" w:author="Vance xu" w:date="2026-09-15T09:58:53Z">
        <w:del w:id="2401" w:author="Henry" w:date="2026-09-15T11:47:07Z">
          <w:r>
            <w:rPr>
              <w:rFonts w:hint="eastAsia"/>
              <w:color w:val="000000"/>
              <w:lang w:eastAsia="zh"/>
              <w:woUserID w:val="2"/>
            </w:rPr>
            <w:delText>仅出现</w:delText>
          </w:r>
        </w:del>
      </w:ins>
      <w:ins w:id="2402" w:author="Vance xu" w:date="2026-09-15T09:58:50Z">
        <w:del w:id="2403" w:author="Henry" w:date="2026-09-15T11:47:07Z">
          <w:r>
            <w:rPr>
              <w:rFonts w:hint="eastAsia"/>
              <w:color w:val="000000"/>
              <w:lang w:eastAsia="zh"/>
              <w:woUserID w:val="2"/>
            </w:rPr>
            <w:delText>“</w:delText>
          </w:r>
        </w:del>
      </w:ins>
      <w:ins w:id="2404" w:author="Vance xu" w:date="2026-09-15T09:59:46Z">
        <w:del w:id="2405" w:author="Henry" w:date="2026-09-15T11:47:07Z">
          <w:r>
            <w:rPr>
              <w:rFonts w:hint="eastAsia"/>
              <w:color w:val="000000"/>
              <w:lang w:eastAsia="zh"/>
              <w:woUserID w:val="2"/>
            </w:rPr>
            <w:delText>北京电力交易中心</w:delText>
          </w:r>
        </w:del>
      </w:ins>
      <w:ins w:id="2406" w:author="Vance xu" w:date="2026-09-15T09:58:50Z">
        <w:del w:id="2407" w:author="Henry" w:date="2026-09-15T11:47:07Z">
          <w:r>
            <w:rPr>
              <w:rFonts w:hint="eastAsia"/>
              <w:color w:val="000000"/>
              <w:lang w:eastAsia="zh"/>
              <w:woUserID w:val="2"/>
            </w:rPr>
            <w:delText>”</w:delText>
          </w:r>
        </w:del>
      </w:ins>
      <w:ins w:id="2408" w:author="Vance xu" w:date="2026-09-15T09:59:51Z">
        <w:del w:id="2409" w:author="Henry" w:date="2026-09-15T11:47:07Z">
          <w:r>
            <w:rPr>
              <w:rFonts w:hint="eastAsia"/>
              <w:color w:val="000000"/>
              <w:lang w:eastAsia="zh"/>
              <w:woUserID w:val="2"/>
            </w:rPr>
            <w:delText>，</w:delText>
          </w:r>
        </w:del>
      </w:ins>
      <w:ins w:id="2410" w:author="Vance xu" w:date="2026-09-15T10:06:08Z">
        <w:del w:id="2411" w:author="Henry" w:date="2026-09-15T11:47:07Z">
          <w:r>
            <w:rPr>
              <w:rFonts w:hint="eastAsia"/>
              <w:color w:val="000000"/>
              <w:lang w:eastAsia="zh"/>
              <w:woUserID w:val="2"/>
            </w:rPr>
            <w:delText>所有</w:delText>
          </w:r>
        </w:del>
      </w:ins>
      <w:ins w:id="2412" w:author="Vance xu" w:date="2026-09-15T10:06:09Z">
        <w:del w:id="2413" w:author="Henry" w:date="2026-09-15T11:47:07Z">
          <w:r>
            <w:rPr>
              <w:rFonts w:hint="eastAsia"/>
              <w:color w:val="000000"/>
              <w:lang w:eastAsia="zh"/>
              <w:woUserID w:val="2"/>
            </w:rPr>
            <w:delText>会计</w:delText>
          </w:r>
        </w:del>
      </w:ins>
      <w:ins w:id="2414" w:author="Vance xu" w:date="2026-09-15T10:06:10Z">
        <w:del w:id="2415" w:author="Henry" w:date="2026-09-15T11:47:07Z">
          <w:r>
            <w:rPr>
              <w:rFonts w:hint="eastAsia"/>
              <w:color w:val="000000"/>
              <w:lang w:eastAsia="zh"/>
              <w:woUserID w:val="2"/>
            </w:rPr>
            <w:delText>主体</w:delText>
          </w:r>
        </w:del>
      </w:ins>
      <w:ins w:id="2416" w:author="Vance xu" w:date="2026-09-15T09:59:57Z">
        <w:del w:id="2417" w:author="Henry" w:date="2026-09-15T11:47:07Z">
          <w:r>
            <w:rPr>
              <w:rFonts w:hint="eastAsia"/>
              <w:color w:val="000000"/>
              <w:lang w:eastAsia="zh"/>
              <w:woUserID w:val="2"/>
            </w:rPr>
            <w:delText>都不</w:delText>
          </w:r>
        </w:del>
      </w:ins>
      <w:ins w:id="2418" w:author="Vance xu" w:date="2026-09-15T09:59:59Z">
        <w:del w:id="2419" w:author="Henry" w:date="2026-09-15T11:47:07Z">
          <w:r>
            <w:rPr>
              <w:rFonts w:hint="eastAsia"/>
              <w:color w:val="000000"/>
              <w:lang w:eastAsia="zh"/>
              <w:woUserID w:val="2"/>
            </w:rPr>
            <w:delText>适用</w:delText>
          </w:r>
        </w:del>
      </w:ins>
      <w:ins w:id="2420" w:author="Vance xu" w:date="2026-09-15T10:00:00Z">
        <w:del w:id="2421" w:author="Henry" w:date="2026-09-15T11:47:07Z">
          <w:r>
            <w:rPr>
              <w:rFonts w:hint="eastAsia"/>
              <w:color w:val="000000"/>
              <w:lang w:eastAsia="zh"/>
              <w:woUserID w:val="2"/>
            </w:rPr>
            <w:delText>。</w:delText>
          </w:r>
        </w:del>
      </w:ins>
      <w:ins w:id="2422" w:author="Vance xu" w:date="2026-09-15T10:11:26Z">
        <w:del w:id="2423" w:author="Henry" w:date="2026-09-15T11:47:07Z">
          <w:r>
            <w:rPr>
              <w:rFonts w:hint="eastAsia"/>
              <w:color w:val="000000"/>
              <w:lang w:eastAsia="zh"/>
              <w:woUserID w:val="2"/>
            </w:rPr>
            <w:delText>仅</w:delText>
          </w:r>
        </w:del>
      </w:ins>
      <w:ins w:id="2424" w:author="Vance xu" w:date="2026-09-15T10:11:28Z">
        <w:del w:id="2425" w:author="Henry" w:date="2026-09-15T11:47:07Z">
          <w:r>
            <w:rPr>
              <w:rFonts w:hint="eastAsia"/>
              <w:color w:val="000000"/>
              <w:lang w:eastAsia="zh"/>
              <w:woUserID w:val="2"/>
            </w:rPr>
            <w:delText>出现</w:delText>
          </w:r>
        </w:del>
      </w:ins>
      <w:ins w:id="2426" w:author="Vance xu" w:date="2026-09-15T10:11:29Z">
        <w:del w:id="2427" w:author="Henry" w:date="2026-09-15T11:47:07Z">
          <w:r>
            <w:rPr>
              <w:rFonts w:hint="eastAsia"/>
              <w:color w:val="000000"/>
              <w:lang w:eastAsia="zh"/>
              <w:woUserID w:val="2"/>
            </w:rPr>
            <w:delText>“省公司、物资公司”</w:delText>
          </w:r>
        </w:del>
      </w:ins>
      <w:ins w:id="2428" w:author="Vance xu" w:date="2026-09-15T10:11:31Z">
        <w:del w:id="2429" w:author="Henry" w:date="2026-09-15T11:47:07Z">
          <w:r>
            <w:rPr>
              <w:rFonts w:hint="eastAsia"/>
              <w:color w:val="000000"/>
              <w:lang w:eastAsia="zh"/>
              <w:woUserID w:val="2"/>
            </w:rPr>
            <w:delText>的</w:delText>
          </w:r>
        </w:del>
      </w:ins>
      <w:ins w:id="2430" w:author="Vance xu" w:date="2026-09-15T10:11:33Z">
        <w:del w:id="2431" w:author="Henry" w:date="2026-09-15T11:47:07Z">
          <w:r>
            <w:rPr>
              <w:rFonts w:hint="eastAsia"/>
              <w:color w:val="000000"/>
              <w:lang w:eastAsia="zh"/>
              <w:woUserID w:val="2"/>
            </w:rPr>
            <w:delText>只有</w:delText>
          </w:r>
        </w:del>
      </w:ins>
      <w:ins w:id="2432" w:author="Vance xu" w:date="2026-09-15T10:11:37Z">
        <w:del w:id="2433" w:author="Henry" w:date="2026-09-15T11:47:07Z">
          <w:r>
            <w:rPr>
              <w:rFonts w:hint="eastAsia"/>
              <w:color w:val="000000"/>
              <w:lang w:eastAsia="zh"/>
              <w:woUserID w:val="2"/>
            </w:rPr>
            <w:delText>省公司</w:delText>
          </w:r>
        </w:del>
      </w:ins>
      <w:ins w:id="2434" w:author="Vance xu" w:date="2026-09-15T10:11:38Z">
        <w:del w:id="2435" w:author="Henry" w:date="2026-09-15T11:47:07Z">
          <w:r>
            <w:rPr>
              <w:rFonts w:hint="eastAsia"/>
              <w:color w:val="000000"/>
              <w:lang w:eastAsia="zh"/>
              <w:woUserID w:val="2"/>
            </w:rPr>
            <w:delText>和</w:delText>
          </w:r>
        </w:del>
      </w:ins>
      <w:ins w:id="2436" w:author="Vance xu" w:date="2026-09-15T10:11:40Z">
        <w:del w:id="2437" w:author="Henry" w:date="2026-09-15T11:47:07Z">
          <w:r>
            <w:rPr>
              <w:rFonts w:hint="eastAsia"/>
              <w:color w:val="000000"/>
              <w:lang w:eastAsia="zh"/>
              <w:woUserID w:val="2"/>
            </w:rPr>
            <w:delText>物资公司</w:delText>
          </w:r>
        </w:del>
      </w:ins>
      <w:ins w:id="2438" w:author="Vance xu" w:date="2026-09-15T10:11:44Z">
        <w:del w:id="2439" w:author="Henry" w:date="2026-09-15T11:47:07Z">
          <w:r>
            <w:rPr>
              <w:rFonts w:hint="eastAsia"/>
              <w:color w:val="000000"/>
              <w:lang w:eastAsia="zh"/>
              <w:woUserID w:val="2"/>
            </w:rPr>
            <w:delText>适用</w:delText>
          </w:r>
        </w:del>
      </w:ins>
      <w:ins w:id="2440" w:author="Vance xu" w:date="2026-09-15T10:11:52Z">
        <w:del w:id="2441" w:author="Henry" w:date="2026-09-15T11:47:07Z">
          <w:r>
            <w:rPr>
              <w:rFonts w:hint="eastAsia"/>
              <w:color w:val="000000"/>
              <w:lang w:eastAsia="zh"/>
              <w:woUserID w:val="2"/>
            </w:rPr>
            <w:delText>，</w:delText>
          </w:r>
        </w:del>
      </w:ins>
      <w:ins w:id="2442" w:author="Vance xu" w:date="2026-09-15T10:11:53Z">
        <w:del w:id="2443" w:author="Henry" w:date="2026-09-15T11:47:07Z">
          <w:r>
            <w:rPr>
              <w:rFonts w:hint="eastAsia"/>
              <w:color w:val="000000"/>
              <w:lang w:eastAsia="zh"/>
              <w:woUserID w:val="2"/>
            </w:rPr>
            <w:delText>其他</w:delText>
          </w:r>
        </w:del>
      </w:ins>
      <w:ins w:id="2444" w:author="Vance xu" w:date="2026-09-15T10:11:54Z">
        <w:del w:id="2445" w:author="Henry" w:date="2026-09-15T11:47:07Z">
          <w:r>
            <w:rPr>
              <w:rFonts w:hint="eastAsia"/>
              <w:color w:val="000000"/>
              <w:lang w:eastAsia="zh"/>
              <w:woUserID w:val="2"/>
            </w:rPr>
            <w:delText>单位</w:delText>
          </w:r>
        </w:del>
      </w:ins>
      <w:ins w:id="2446" w:author="Vance xu" w:date="2026-09-15T10:11:55Z">
        <w:del w:id="2447" w:author="Henry" w:date="2026-09-15T11:47:07Z">
          <w:r>
            <w:rPr>
              <w:rFonts w:hint="eastAsia"/>
              <w:color w:val="000000"/>
              <w:lang w:eastAsia="zh"/>
              <w:woUserID w:val="2"/>
            </w:rPr>
            <w:delText>不适用</w:delText>
          </w:r>
        </w:del>
      </w:ins>
      <w:ins w:id="2448" w:author="Vance xu" w:date="2026-09-15T10:11:50Z">
        <w:del w:id="2449" w:author="Henry" w:date="2026-09-15T11:47:07Z">
          <w:r>
            <w:rPr>
              <w:rFonts w:hint="eastAsia"/>
              <w:color w:val="000000"/>
              <w:lang w:eastAsia="zh"/>
              <w:woUserID w:val="2"/>
            </w:rPr>
            <w:delText>。</w:delText>
          </w:r>
        </w:del>
      </w:ins>
      <w:ins w:id="2450" w:author="Vance xu" w:date="2026-09-15T10:10:46Z">
        <w:del w:id="2451" w:author="Henry" w:date="2026-09-15T11:47:07Z">
          <w:r>
            <w:rPr>
              <w:rFonts w:hint="eastAsia"/>
              <w:color w:val="000000"/>
              <w:lang w:eastAsia="zh"/>
              <w:woUserID w:val="2"/>
            </w:rPr>
            <w:delText>出现</w:delText>
          </w:r>
        </w:del>
      </w:ins>
      <w:ins w:id="2452" w:author="Vance xu" w:date="2026-09-15T10:10:41Z">
        <w:del w:id="2453" w:author="Henry" w:date="2026-09-15T11:47:07Z">
          <w:r>
            <w:rPr>
              <w:rFonts w:hint="eastAsia"/>
              <w:color w:val="000000"/>
              <w:lang w:eastAsia="zh"/>
              <w:woUserID w:val="2"/>
            </w:rPr>
            <w:delText>冲突的，提示“请核实适用性匹配情况”。</w:delText>
          </w:r>
        </w:del>
      </w:ins>
    </w:p>
    <w:p w14:paraId="0A75CEDC">
      <w:pPr>
        <w:numPr>
          <w:ilvl w:val="-1"/>
          <w:numId w:val="0"/>
        </w:numPr>
        <w:snapToGrid w:val="0"/>
        <w:ind w:firstLine="0"/>
        <w:rPr>
          <w:del w:id="2455" w:author="Henry" w:date="2026-09-15T11:47:07Z"/>
          <w:rFonts w:hint="eastAsia" w:eastAsia="华文仿宋"/>
          <w:color w:val="000000"/>
          <w:lang w:eastAsia="zh"/>
          <w:rPrChange w:id="2456" w:author="Vance xu" w:date="2026-09-15T09:34:42Z">
            <w:rPr>
              <w:del w:id="2457" w:author="Henry" w:date="2026-09-15T11:47:07Z"/>
              <w:rFonts w:hint="eastAsia" w:eastAsia="华文仿宋"/>
              <w:color w:val="FF0000"/>
              <w:lang w:eastAsia="zh-CN"/>
            </w:rPr>
          </w:rPrChange>
          <w:woUserID w:val="2"/>
        </w:rPr>
        <w:pPrChange w:id="2454" w:author="Vance xu" w:date="2026-09-15T09:47:57Z">
          <w:pPr>
            <w:snapToGrid w:val="0"/>
          </w:pPr>
        </w:pPrChange>
      </w:pPr>
    </w:p>
    <w:p w14:paraId="328C21AD">
      <w:pPr>
        <w:pStyle w:val="3"/>
        <w:snapToGrid w:val="0"/>
      </w:pPr>
      <w:r>
        <w:t>三、审核意见填写要求</w:t>
      </w:r>
    </w:p>
    <w:p w14:paraId="0ED5E2D4">
      <w:pPr>
        <w:pStyle w:val="4"/>
        <w:snapToGrid w:val="0"/>
      </w:pPr>
      <w:r>
        <w:t>（一）统一追加审核意见列</w:t>
      </w:r>
    </w:p>
    <w:p w14:paraId="647E32DF">
      <w:pPr>
        <w:snapToGrid w:val="0"/>
      </w:pPr>
      <w:r>
        <w:t>全部审核意见填写在风控矩阵和相应清单业务工作表最右侧新增的一列，列名统一为“审核意见”。每张业务表仅设一列，已有明确的同用途列时复用，不重复追加。三清单分为多个工作表的，各工作表分别设置；字典、历史核对等辅助工作表不追加。</w:t>
      </w:r>
    </w:p>
    <w:p w14:paraId="4A2101FB">
      <w:pPr>
        <w:snapToGrid w:val="0"/>
      </w:pPr>
      <w:r>
        <w:t>有问题填写具体问题，没有问题保持单元格为空，不填写“通过”“正常”“无问题”“不适用”或“未审核”等文字。本期不审核及不适用的检查不产生意见；缺件、字段缺失、归属不明等导致无法检查的，应明确写出缺失内容或</w:t>
      </w:r>
      <w:del w:id="2458" w:author="Vance xu" w:date="2026-09-15T21:44:10Z">
        <w:r>
          <w:rPr/>
          <w:delText>待核实</w:delText>
        </w:r>
      </w:del>
      <w:r>
        <w:t>事项，避免以空白掩盖问题。</w:t>
      </w:r>
    </w:p>
    <w:p w14:paraId="65B4C92A">
      <w:pPr>
        <w:pStyle w:val="4"/>
        <w:snapToGrid w:val="0"/>
      </w:pPr>
      <w:r>
        <w:t>（二）按问题位置对应填写</w:t>
      </w:r>
    </w:p>
    <w:p w14:paraId="4C12273E">
      <w:pPr>
        <w:snapToGrid w:val="0"/>
      </w:pPr>
      <w:r>
        <w:t>能够定位到明细行的，在该行审核意见单元格填写。跨表问题以需核实或修改的记录为落点，并注明对应文件、工作表、单元格或措施编号；需要两表分别核实的，在各自相关行填写。同一行存在多个问题的，按规则顺序在同一单元格内分条换行，不另设意见列或以批注替代。</w:t>
      </w:r>
    </w:p>
    <w:p w14:paraId="4A8D471E">
      <w:pPr>
        <w:pStyle w:val="4"/>
        <w:snapToGrid w:val="0"/>
      </w:pPr>
      <w:r>
        <w:t>（三）明确资料级问题承载位置</w:t>
      </w:r>
    </w:p>
    <w:p w14:paraId="613A643D">
      <w:pPr>
        <w:snapToGrid w:val="0"/>
      </w:pPr>
      <w:r>
        <w:t>缺少配套文件、说明材料或整表字段等无法定位到具体措施的问题，写入该主体已提交矩阵或清单首条有效数据行的审核意见单元格，并以“【资料级】”标明，不归责于该行措施。空表可使用表头下首个可填写单元格，不向业务字段补造记录。</w:t>
      </w:r>
    </w:p>
    <w:p w14:paraId="1E2C9F51">
      <w:pPr>
        <w:snapToGrid w:val="0"/>
      </w:pPr>
      <w:r>
        <w:t>县公司或其他所属主体的矩阵、清单全部缺失时，将意见写入所属市公司报送包内可用矩阵或清单的上述位置，明确标注实际缺件主体全称。若整个报送包没有可写入的表格，保留待回填事项，待取得可用表格后写入审核意见列；未回填前不得将本次审核标记为已完成。</w:t>
      </w:r>
    </w:p>
    <w:p w14:paraId="2E028ADE">
      <w:pPr>
        <w:pStyle w:val="4"/>
        <w:snapToGrid w:val="0"/>
      </w:pPr>
      <w:r>
        <w:t>（四）统一意见表述和更新方式</w:t>
      </w:r>
    </w:p>
    <w:p w14:paraId="33D39C83">
      <w:pPr>
        <w:snapToGrid w:val="0"/>
      </w:pPr>
      <w:r>
        <w:t>意见应说明适用规则、实际问题及需补充或核实的事项。</w:t>
      </w:r>
      <w:del w:id="2459" w:author="Vance xu" w:date="2026-09-15T21:44:10Z">
        <w:r>
          <w:rPr/>
          <w:delText>待核实</w:delText>
        </w:r>
      </w:del>
      <w:r>
        <w:t>问题使用“</w:t>
      </w:r>
      <w:del w:id="2460" w:author="Vance xu" w:date="2026-09-15T21:44:10Z">
        <w:r>
          <w:rPr/>
          <w:delText>待核实</w:delText>
        </w:r>
      </w:del>
      <w:r>
        <w:t>”表述，不直接写成已确认错误。涉及其他主体时必须写明主体名称，避免将县公司问题误记为市公司本部问题。</w:t>
      </w:r>
    </w:p>
    <w:p w14:paraId="4607E2AD">
      <w:pPr>
        <w:snapToGrid w:val="0"/>
      </w:pPr>
      <w:r>
        <w:t>填写示例：“【资料级】【第1条】××县公司物资采购业务未检索到三清单Excel材料，请补充或明确文件位置。”；“【第5条】本措施已填写岗位职责及岗位名称，未填写实际执行人姓名，请补充。”；“【第9条】本行引用的控制措施编号在本主体当前矩阵中不存在，请核对。”</w:t>
      </w:r>
    </w:p>
    <w:p w14:paraId="0382C0BA">
      <w:pPr>
        <w:snapToGrid w:val="0"/>
        <w:rPr>
          <w:ins w:id="2461" w:author="Vance xu" w:date="2026-09-15T14:27:38Z"/>
        </w:rPr>
      </w:pPr>
      <w:r>
        <w:t>保留原有业务数据、修订格式及人工意见。复核时更新可识别的本次代码审核意见，避免重复累加；已整改的问题应清除相应代码审核意见，不擅自删除人工意见。</w:t>
      </w:r>
    </w:p>
    <w:p w14:paraId="39FB6548">
      <w:pPr>
        <w:snapToGrid w:val="0"/>
        <w:rPr>
          <w:rFonts w:hint="eastAsia"/>
          <w:lang w:eastAsia="zh"/>
          <w:woUserID w:val="2"/>
        </w:rPr>
        <w:pPrChange w:id="2462" w:author="Vance xu" w:date="2026-09-16T19:14:35Z">
          <w:pPr>
            <w:snapToGrid w:val="0"/>
          </w:pPr>
        </w:pPrChange>
      </w:pPr>
    </w:p>
    <w:sectPr>
      <w:footerReference r:id="rId7" w:type="default"/>
      <w:pgSz w:w="11906" w:h="16838"/>
      <w:pgMar w:top="2098" w:right="1474" w:bottom="1984" w:left="1587" w:header="850" w:footer="1304"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18607164089手机用户" w:date="2026-09-15T08:53:46Z" w:initials="">
    <w:p w14:paraId="20A54EB5">
      <w:pPr>
        <w:pStyle w:val="17"/>
        <w:rPr>
          <w:rFonts w:hint="eastAsia" w:eastAsia="华文仿宋"/>
          <w:lang w:eastAsia="zh"/>
        </w:rPr>
      </w:pPr>
      <w:bookmarkStart w:id="0" w:name="_T159295981_175619661"/>
      <w:r>
        <w:rPr>
          <w:rFonts w:hint="eastAsia"/>
          <w:lang w:eastAsia="zh"/>
        </w:rPr>
        <w:t>需注意目前提供的单个矩阵文件有以下几种：1.矩阵一个表格，三清单一个表格；2.三清单矩在一个表格；3.矩阵、三清单分成3个电子表格。</w:t>
      </w:r>
    </w:p>
    <w:bookmarkEnd w:id="0"/>
  </w:comment>
  <w:comment w:id="1" w:author="18607164089手机用户" w:date="2026-09-15T08:57:41Z" w:initials="">
    <w:p w14:paraId="2045C0E7">
      <w:pPr>
        <w:pStyle w:val="17"/>
        <w:rPr>
          <w:rFonts w:hint="eastAsia" w:eastAsia="华文仿宋"/>
          <w:lang w:eastAsia="zh"/>
        </w:rPr>
      </w:pPr>
      <w:bookmarkStart w:id="1" w:name="_T190599317_175619661"/>
      <w:r>
        <w:rPr>
          <w:rFonts w:hint="eastAsia"/>
          <w:lang w:eastAsia="zh"/>
        </w:rPr>
        <w:t>以后通用的话，建议这里改成“二级单位发布版应用版矩阵”</w:t>
      </w:r>
    </w:p>
    <w:bookmarkEnd w:id="1"/>
  </w:comment>
  <w:comment w:id="2" w:author="18607164089手机用户" w:date="2026-09-15T09:08:32Z" w:initials="">
    <w:p w14:paraId="75300ED8">
      <w:pPr>
        <w:pStyle w:val="17"/>
        <w:rPr>
          <w:rFonts w:hint="eastAsia" w:eastAsia="华文仿宋"/>
          <w:lang w:eastAsia="zh"/>
        </w:rPr>
      </w:pPr>
      <w:bookmarkStart w:id="2" w:name="_T2134604467_175619661"/>
      <w:r>
        <w:rPr>
          <w:rFonts w:hint="eastAsia"/>
          <w:lang w:eastAsia="zh"/>
        </w:rPr>
        <w:t>有一个控制措施编号，拆解成2个工作内容的，然后同一人分别在两个不同的工作内容担任经办、审核角色。</w:t>
      </w:r>
    </w:p>
    <w:bookmarkEnd w:id="2"/>
  </w:comment>
  <w:comment w:id="3" w:author="18607164089手机用户" w:date="2026-09-15T09:08:32Z" w:initials="">
    <w:p w14:paraId="4029FB6B">
      <w:pPr>
        <w:pStyle w:val="17"/>
        <w:rPr>
          <w:rFonts w:hint="eastAsia" w:eastAsia="华文仿宋"/>
          <w:lang w:eastAsia="zh"/>
        </w:rPr>
      </w:pPr>
      <w:r>
        <w:rPr>
          <w:rFonts w:hint="eastAsia"/>
          <w:lang w:eastAsia="zh"/>
        </w:rPr>
        <w:t>有一个控制措施编号，拆解成2个工作内容的，然后同一人分别在两个不同的工作内容担任经办、审核角色。</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0A54EB5" w15:done="0"/>
  <w15:commentEx w15:paraId="2045C0E7" w15:done="0"/>
  <w15:commentEx w15:paraId="75300ED8" w15:done="0"/>
  <w15:commentEx w15:paraId="4029FB6B"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AFF" w:usb1="C0007841" w:usb2="00000009" w:usb3="00000000" w:csb0="400001FF" w:csb1="FFFF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华文仿宋">
    <w:panose1 w:val="02010600040101010101"/>
    <w:charset w:val="86"/>
    <w:family w:val="auto"/>
    <w:pitch w:val="default"/>
    <w:sig w:usb0="00000287" w:usb1="080F0000" w:usb2="00000000" w:usb3="00000000" w:csb0="0004009F" w:csb1="DFD70000"/>
  </w:font>
  <w:font w:name="Heiti SC">
    <w:altName w:val="汉仪书宋二KW"/>
    <w:panose1 w:val="00000000000000000000"/>
    <w:charset w:val="00"/>
    <w:family w:val="auto"/>
    <w:pitch w:val="default"/>
    <w:sig w:usb0="00000000" w:usb1="00000000" w:usb2="00000000" w:usb3="00000000" w:csb0="00000000" w:csb1="00000000"/>
  </w:font>
  <w:font w:name="华文楷体">
    <w:panose1 w:val="02010600040101010101"/>
    <w:charset w:val="86"/>
    <w:family w:val="auto"/>
    <w:pitch w:val="default"/>
    <w:sig w:usb0="00000287" w:usb1="080F0000" w:usb2="00000000" w:usb3="00000000" w:csb0="0004009F" w:csb1="DFD70000"/>
  </w:font>
  <w:font w:name="Courier">
    <w:altName w:val="Courier New"/>
    <w:panose1 w:val="02000500000000000000"/>
    <w:charset w:val="00"/>
    <w:family w:val="auto"/>
    <w:pitch w:val="default"/>
    <w:sig w:usb0="00000000" w:usb1="00000000" w:usb2="00000000" w:usb3="00000000" w:csb0="00000001" w:csb1="00000000"/>
  </w:font>
  <w:font w:name="华文宋体">
    <w:panose1 w:val="02010600040101010101"/>
    <w:charset w:val="86"/>
    <w:family w:val="auto"/>
    <w:pitch w:val="default"/>
    <w:sig w:usb0="00000287" w:usb1="080F0000" w:usb2="00000000" w:usb3="00000000" w:csb0="0004009F" w:csb1="DFD70000"/>
  </w:font>
  <w:font w:name="Songti SC">
    <w:altName w:val="汉仪书宋二KW"/>
    <w:panose1 w:val="00000000000000000000"/>
    <w:charset w:val="00"/>
    <w:family w:val="auto"/>
    <w:pitch w:val="default"/>
    <w:sig w:usb0="00000000" w:usb1="00000000" w:usb2="00000000" w:usb3="00000000" w:csb0="00000000" w:csb1="00000000"/>
  </w:font>
  <w:font w:name="Open Sans">
    <w:panose1 w:val="020B0606030504020204"/>
    <w:charset w:val="00"/>
    <w:family w:val="auto"/>
    <w:pitch w:val="default"/>
    <w:sig w:usb0="E00002EF" w:usb1="4000205B" w:usb2="00000028" w:usb3="00000000" w:csb0="2000019F" w:csb1="00000000"/>
  </w:font>
  <w:font w:name="方正仿宋_GB2312">
    <w:altName w:val="Times New Roman"/>
    <w:panose1 w:val="00000000000000000000"/>
    <w:charset w:val="00"/>
    <w:family w:val="auto"/>
    <w:pitch w:val="default"/>
    <w:sig w:usb0="00000000" w:usb1="00000000" w:usb2="00000000" w:usb3="00000000" w:csb0="00000000" w:csb1="00000000"/>
  </w:font>
  <w:font w:name="仿宋_GB2312">
    <w:altName w:val="Times New Roman"/>
    <w:panose1 w:val="00000000000000000000"/>
    <w:charset w:val="00"/>
    <w:family w:val="auto"/>
    <w:pitch w:val="default"/>
    <w:sig w:usb0="00000000" w:usb1="00000000" w:usb2="00000000" w:usb3="00000000" w:csb0="00000000" w:csb1="00000000"/>
  </w:font>
  <w:font w:name="方正仿宋_GBK">
    <w:altName w:val="Times New Roman"/>
    <w:panose1 w:val="00000000000000000000"/>
    <w:charset w:val="00"/>
    <w:family w:val="auto"/>
    <w:pitch w:val="default"/>
    <w:sig w:usb0="00000000" w:usb1="00000000" w:usb2="00000000" w:usb3="00000000" w:csb0="00000000"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F17A22">
    <w:pPr>
      <w:pStyle w:val="25"/>
      <w:spacing w:line="400" w:lineRule="exact"/>
      <w:ind w:firstLine="0"/>
      <w:jc w:val="center"/>
    </w:pPr>
    <w:r>
      <w:t xml:space="preserve">— </w:t>
    </w:r>
    <w:r>
      <w:fldChar w:fldCharType="begin"/>
    </w:r>
    <w:r>
      <w:instrText xml:space="preserve">PAGE</w:instrText>
    </w:r>
    <w:r>
      <w:fldChar w:fldCharType="separate"/>
    </w:r>
    <w:r>
      <w:t>1</w:t>
    </w:r>
    <w:r>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FF823F"/>
    <w:multiLevelType w:val="multilevel"/>
    <w:tmpl w:val="EFFF823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FDFF5154"/>
    <w:multiLevelType w:val="singleLevel"/>
    <w:tmpl w:val="FDFF5154"/>
    <w:lvl w:ilvl="0" w:tentative="0">
      <w:start w:val="2"/>
      <w:numFmt w:val="decimal"/>
      <w:suff w:val="nothing"/>
      <w:lvlText w:val="%1、"/>
      <w:lvlJc w:val="left"/>
    </w:lvl>
  </w:abstractNum>
  <w:abstractNum w:abstractNumId="2">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8">
    <w:nsid w:val="6FE27FB3"/>
    <w:multiLevelType w:val="singleLevel"/>
    <w:tmpl w:val="6FE27FB3"/>
    <w:lvl w:ilvl="0" w:tentative="0">
      <w:start w:val="16"/>
      <w:numFmt w:val="chineseCounting"/>
      <w:suff w:val="nothing"/>
      <w:lvlText w:val="（%1）"/>
      <w:lvlJc w:val="left"/>
      <w:rPr>
        <w:rFonts w:hint="eastAsia"/>
      </w:rPr>
    </w:lvl>
  </w:abstractNum>
  <w:num w:numId="1">
    <w:abstractNumId w:val="3"/>
  </w:num>
  <w:num w:numId="2">
    <w:abstractNumId w:val="6"/>
  </w:num>
  <w:num w:numId="3">
    <w:abstractNumId w:val="7"/>
  </w:num>
  <w:num w:numId="4">
    <w:abstractNumId w:val="4"/>
  </w:num>
  <w:num w:numId="5">
    <w:abstractNumId w:val="2"/>
  </w:num>
  <w:num w:numId="6">
    <w:abstractNumId w:val="5"/>
  </w:num>
  <w:num w:numId="7">
    <w:abstractNumId w:val="1"/>
  </w:num>
  <w:num w:numId="8">
    <w:abstractNumId w:val="0"/>
  </w:num>
  <w:num w:numId="9">
    <w:abstractNumId w:val="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Vance xu">
    <w15:presenceInfo w15:providerId="WPS Office" w15:userId="402678536"/>
  </w15:person>
  <w15:person w15:author="18607164089手机用户">
    <w15:presenceInfo w15:providerId="WPS Office" w15:userId="942132702"/>
  </w15:person>
  <w15:person w15:author="你说的都对">
    <w15:presenceInfo w15:providerId="WPS Office" w15:userId="2412295570"/>
  </w15:person>
  <w15:person w15:author="WPS_1717553954">
    <w15:presenceInfo w15:providerId="WPS Office" w15:userId="644004516"/>
  </w15:person>
  <w15:person w15:author="尹兴盛">
    <w15:presenceInfo w15:providerId="WPS Office" w15:userId="1214554560"/>
  </w15:person>
  <w15:person w15:author="Henry">
    <w15:presenceInfo w15:providerId="WPS Office" w15:userId="2627065533"/>
  </w15:person>
  <w15:person w15:author="fxzsb">
    <w15:presenceInfo w15:providerId="WPS Office" w15:userId="30300101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trackRevisions w:val="1"/>
  <w:documentProtection w:enforcement="0"/>
  <w:defaultTabStop w:val="7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C53E63"/>
    <w:rsid w:val="0FBEAF68"/>
    <w:rsid w:val="0FFF64CF"/>
    <w:rsid w:val="135CEAD8"/>
    <w:rsid w:val="15DFB9C1"/>
    <w:rsid w:val="179E2882"/>
    <w:rsid w:val="1AFF052F"/>
    <w:rsid w:val="1D556238"/>
    <w:rsid w:val="1DBBE112"/>
    <w:rsid w:val="1DFD205B"/>
    <w:rsid w:val="1DFEAAB0"/>
    <w:rsid w:val="1EF74DDB"/>
    <w:rsid w:val="1F732971"/>
    <w:rsid w:val="1F93E9EB"/>
    <w:rsid w:val="1FC6343B"/>
    <w:rsid w:val="1FEF8C60"/>
    <w:rsid w:val="1FFD9F85"/>
    <w:rsid w:val="26736032"/>
    <w:rsid w:val="2AF63A4D"/>
    <w:rsid w:val="2FDA9BFC"/>
    <w:rsid w:val="346B8BE9"/>
    <w:rsid w:val="34FFFA2C"/>
    <w:rsid w:val="357BC426"/>
    <w:rsid w:val="35DF5FF5"/>
    <w:rsid w:val="37BF2286"/>
    <w:rsid w:val="37EF02DA"/>
    <w:rsid w:val="39752D3D"/>
    <w:rsid w:val="39DCB6F9"/>
    <w:rsid w:val="3AF0F8E1"/>
    <w:rsid w:val="3BD72039"/>
    <w:rsid w:val="3BFCBA80"/>
    <w:rsid w:val="3C3E25C6"/>
    <w:rsid w:val="3CD7E2AF"/>
    <w:rsid w:val="3D2BD08F"/>
    <w:rsid w:val="3DBF9CE3"/>
    <w:rsid w:val="3DDF7EB8"/>
    <w:rsid w:val="3DE6ABC5"/>
    <w:rsid w:val="3DE79916"/>
    <w:rsid w:val="3DFBB149"/>
    <w:rsid w:val="3DFC62E6"/>
    <w:rsid w:val="3E6F2DE3"/>
    <w:rsid w:val="3EA2BA46"/>
    <w:rsid w:val="3EA71B4F"/>
    <w:rsid w:val="3EFBF380"/>
    <w:rsid w:val="3F5F4B00"/>
    <w:rsid w:val="3F7D0304"/>
    <w:rsid w:val="3FBA7222"/>
    <w:rsid w:val="3FBB96FC"/>
    <w:rsid w:val="3FBFB1AC"/>
    <w:rsid w:val="3FCE900E"/>
    <w:rsid w:val="3FDE8D6A"/>
    <w:rsid w:val="3FE9B302"/>
    <w:rsid w:val="3FEF6513"/>
    <w:rsid w:val="3FFB3F6B"/>
    <w:rsid w:val="3FFFAAD2"/>
    <w:rsid w:val="455DFAFD"/>
    <w:rsid w:val="47FB0EBC"/>
    <w:rsid w:val="47FED538"/>
    <w:rsid w:val="4BFDFEF5"/>
    <w:rsid w:val="4CBB5870"/>
    <w:rsid w:val="4EEFCDAD"/>
    <w:rsid w:val="4F58EF90"/>
    <w:rsid w:val="4FE7A6BD"/>
    <w:rsid w:val="51590840"/>
    <w:rsid w:val="51B72515"/>
    <w:rsid w:val="5356AE3E"/>
    <w:rsid w:val="53A56989"/>
    <w:rsid w:val="53AE72FB"/>
    <w:rsid w:val="53FC91E2"/>
    <w:rsid w:val="53FF6886"/>
    <w:rsid w:val="53FF93AD"/>
    <w:rsid w:val="53FFED0A"/>
    <w:rsid w:val="543CCD56"/>
    <w:rsid w:val="55FF7678"/>
    <w:rsid w:val="56475EBA"/>
    <w:rsid w:val="56EF3CDE"/>
    <w:rsid w:val="579CD669"/>
    <w:rsid w:val="57BA161E"/>
    <w:rsid w:val="57BE4D21"/>
    <w:rsid w:val="59FEE609"/>
    <w:rsid w:val="5B6F5013"/>
    <w:rsid w:val="5BDF6157"/>
    <w:rsid w:val="5DDD4F38"/>
    <w:rsid w:val="5DDFBAC8"/>
    <w:rsid w:val="5DE96067"/>
    <w:rsid w:val="5EAEF412"/>
    <w:rsid w:val="5EEF09A2"/>
    <w:rsid w:val="5EFFDD05"/>
    <w:rsid w:val="5F7CE28B"/>
    <w:rsid w:val="5F7D91B4"/>
    <w:rsid w:val="5FDD82DE"/>
    <w:rsid w:val="5FE76BE9"/>
    <w:rsid w:val="5FF0D86C"/>
    <w:rsid w:val="5FFB05E4"/>
    <w:rsid w:val="5FFB8133"/>
    <w:rsid w:val="5FFDFBB2"/>
    <w:rsid w:val="5FFDFFE3"/>
    <w:rsid w:val="60EF8AF6"/>
    <w:rsid w:val="638F19ED"/>
    <w:rsid w:val="639F57CE"/>
    <w:rsid w:val="63DFFA89"/>
    <w:rsid w:val="64F7B784"/>
    <w:rsid w:val="667608EE"/>
    <w:rsid w:val="66F500FF"/>
    <w:rsid w:val="67F717EF"/>
    <w:rsid w:val="69DEF49D"/>
    <w:rsid w:val="6A3E45B6"/>
    <w:rsid w:val="6ABD1721"/>
    <w:rsid w:val="6BBE27A1"/>
    <w:rsid w:val="6BEB5015"/>
    <w:rsid w:val="6BF7E1C2"/>
    <w:rsid w:val="6DDFA360"/>
    <w:rsid w:val="6DFBAAFE"/>
    <w:rsid w:val="6DFD508C"/>
    <w:rsid w:val="6EAD59E8"/>
    <w:rsid w:val="6F7A94FE"/>
    <w:rsid w:val="6F7FF257"/>
    <w:rsid w:val="6FF24CB0"/>
    <w:rsid w:val="6FFF6B49"/>
    <w:rsid w:val="6FFFD3FE"/>
    <w:rsid w:val="707F4F67"/>
    <w:rsid w:val="70DB60D8"/>
    <w:rsid w:val="7279AA68"/>
    <w:rsid w:val="73711688"/>
    <w:rsid w:val="73736C9C"/>
    <w:rsid w:val="75BE21EC"/>
    <w:rsid w:val="75CEE7B4"/>
    <w:rsid w:val="75D72BA6"/>
    <w:rsid w:val="75F31548"/>
    <w:rsid w:val="75F84BC5"/>
    <w:rsid w:val="764FB36D"/>
    <w:rsid w:val="769F8AB5"/>
    <w:rsid w:val="76AB1DDA"/>
    <w:rsid w:val="76FFFE04"/>
    <w:rsid w:val="775FD34B"/>
    <w:rsid w:val="777CDB4A"/>
    <w:rsid w:val="777DC52E"/>
    <w:rsid w:val="77E999C4"/>
    <w:rsid w:val="77F60440"/>
    <w:rsid w:val="77F90459"/>
    <w:rsid w:val="77FDEA11"/>
    <w:rsid w:val="785F2402"/>
    <w:rsid w:val="787D788E"/>
    <w:rsid w:val="78DF8E4A"/>
    <w:rsid w:val="78FBA450"/>
    <w:rsid w:val="78FFA5B5"/>
    <w:rsid w:val="79DBEDA7"/>
    <w:rsid w:val="79E79371"/>
    <w:rsid w:val="7ABF38BC"/>
    <w:rsid w:val="7ADF7059"/>
    <w:rsid w:val="7AF88664"/>
    <w:rsid w:val="7BAFE5AA"/>
    <w:rsid w:val="7BB46D65"/>
    <w:rsid w:val="7BEFD1DB"/>
    <w:rsid w:val="7BFB6E15"/>
    <w:rsid w:val="7BFF6274"/>
    <w:rsid w:val="7CBF31DC"/>
    <w:rsid w:val="7D3AFCCF"/>
    <w:rsid w:val="7D77E620"/>
    <w:rsid w:val="7D7ABAA2"/>
    <w:rsid w:val="7DBFCAF8"/>
    <w:rsid w:val="7DDF8A95"/>
    <w:rsid w:val="7DF16E74"/>
    <w:rsid w:val="7DFF560C"/>
    <w:rsid w:val="7DFF6B45"/>
    <w:rsid w:val="7DFFAC76"/>
    <w:rsid w:val="7E6FE34B"/>
    <w:rsid w:val="7E7F4141"/>
    <w:rsid w:val="7E9F2819"/>
    <w:rsid w:val="7EC31479"/>
    <w:rsid w:val="7EDF0E57"/>
    <w:rsid w:val="7EE56B6E"/>
    <w:rsid w:val="7EFC97C0"/>
    <w:rsid w:val="7EFFBEEC"/>
    <w:rsid w:val="7F2BD5EC"/>
    <w:rsid w:val="7F37F748"/>
    <w:rsid w:val="7F3D0633"/>
    <w:rsid w:val="7F56B995"/>
    <w:rsid w:val="7F5B3605"/>
    <w:rsid w:val="7F5FBBD6"/>
    <w:rsid w:val="7F605CBE"/>
    <w:rsid w:val="7F69EE19"/>
    <w:rsid w:val="7F7B9E68"/>
    <w:rsid w:val="7F7E14E4"/>
    <w:rsid w:val="7F7F6266"/>
    <w:rsid w:val="7F7FB9D0"/>
    <w:rsid w:val="7F9FD8A3"/>
    <w:rsid w:val="7FABFE9F"/>
    <w:rsid w:val="7FBF749F"/>
    <w:rsid w:val="7FBFCD26"/>
    <w:rsid w:val="7FCE4193"/>
    <w:rsid w:val="7FCF3119"/>
    <w:rsid w:val="7FDFBCBB"/>
    <w:rsid w:val="7FEF3FDD"/>
    <w:rsid w:val="7FEFFAA8"/>
    <w:rsid w:val="7FF7386A"/>
    <w:rsid w:val="7FF759EC"/>
    <w:rsid w:val="7FF8F71D"/>
    <w:rsid w:val="7FFADA9D"/>
    <w:rsid w:val="7FFD37CB"/>
    <w:rsid w:val="7FFE69A6"/>
    <w:rsid w:val="7FFE7EA3"/>
    <w:rsid w:val="7FFEB222"/>
    <w:rsid w:val="7FFF0254"/>
    <w:rsid w:val="8AE563E1"/>
    <w:rsid w:val="8DFFC41E"/>
    <w:rsid w:val="987F39EB"/>
    <w:rsid w:val="9FF543B6"/>
    <w:rsid w:val="A7EB596F"/>
    <w:rsid w:val="A9FC1E1C"/>
    <w:rsid w:val="AEDD984D"/>
    <w:rsid w:val="AFE59E37"/>
    <w:rsid w:val="AFEF7153"/>
    <w:rsid w:val="AFF7F9B1"/>
    <w:rsid w:val="B16D7528"/>
    <w:rsid w:val="B75795FE"/>
    <w:rsid w:val="B75D1E61"/>
    <w:rsid w:val="B7B6F7F0"/>
    <w:rsid w:val="B7FF8F50"/>
    <w:rsid w:val="B9F9647F"/>
    <w:rsid w:val="BB7F9D03"/>
    <w:rsid w:val="BBCFAE0A"/>
    <w:rsid w:val="BBFA64D2"/>
    <w:rsid w:val="BD3B86CF"/>
    <w:rsid w:val="BD7EA594"/>
    <w:rsid w:val="BDBB9CB1"/>
    <w:rsid w:val="BDFBE2D9"/>
    <w:rsid w:val="BE75F4B2"/>
    <w:rsid w:val="BEEFE133"/>
    <w:rsid w:val="BEF355C6"/>
    <w:rsid w:val="BF5F3DB4"/>
    <w:rsid w:val="BF6543C1"/>
    <w:rsid w:val="BF7E9567"/>
    <w:rsid w:val="BFF6AC53"/>
    <w:rsid w:val="BFFAE01D"/>
    <w:rsid w:val="C77E948E"/>
    <w:rsid w:val="C7BDFF96"/>
    <w:rsid w:val="C7F7E380"/>
    <w:rsid w:val="CBF9D2DC"/>
    <w:rsid w:val="CFBB8DD4"/>
    <w:rsid w:val="CFFF490E"/>
    <w:rsid w:val="D3B996AD"/>
    <w:rsid w:val="D3FFE9FC"/>
    <w:rsid w:val="D53B275F"/>
    <w:rsid w:val="D5BED280"/>
    <w:rsid w:val="D666A897"/>
    <w:rsid w:val="D79F4B09"/>
    <w:rsid w:val="D79FB057"/>
    <w:rsid w:val="D7BE9227"/>
    <w:rsid w:val="D7FADEC8"/>
    <w:rsid w:val="D7FF9301"/>
    <w:rsid w:val="D7FF994A"/>
    <w:rsid w:val="D8A4366F"/>
    <w:rsid w:val="DA4F71A3"/>
    <w:rsid w:val="DB5234AC"/>
    <w:rsid w:val="DB9F4164"/>
    <w:rsid w:val="DC3BEB4C"/>
    <w:rsid w:val="DC532160"/>
    <w:rsid w:val="DCDFA5C1"/>
    <w:rsid w:val="DD3769C6"/>
    <w:rsid w:val="DDFC070C"/>
    <w:rsid w:val="DDFF5F55"/>
    <w:rsid w:val="DEF5A5B0"/>
    <w:rsid w:val="DF4F424E"/>
    <w:rsid w:val="DF5FE684"/>
    <w:rsid w:val="DF6337E3"/>
    <w:rsid w:val="DFFD51E5"/>
    <w:rsid w:val="E3EF5E42"/>
    <w:rsid w:val="E3FB674B"/>
    <w:rsid w:val="E6DF9326"/>
    <w:rsid w:val="E6EF6047"/>
    <w:rsid w:val="E7B70AB3"/>
    <w:rsid w:val="E7EF3010"/>
    <w:rsid w:val="E8DB3114"/>
    <w:rsid w:val="EB7F0908"/>
    <w:rsid w:val="EB9E2E40"/>
    <w:rsid w:val="EBDFCE15"/>
    <w:rsid w:val="EBFB4529"/>
    <w:rsid w:val="ECF7DB2A"/>
    <w:rsid w:val="ED576D48"/>
    <w:rsid w:val="EDDAD601"/>
    <w:rsid w:val="EDEFEC70"/>
    <w:rsid w:val="EDFF15C9"/>
    <w:rsid w:val="EDFFA589"/>
    <w:rsid w:val="EE8FBFD0"/>
    <w:rsid w:val="EECF2D35"/>
    <w:rsid w:val="EEF566BD"/>
    <w:rsid w:val="EF748222"/>
    <w:rsid w:val="EF7B4571"/>
    <w:rsid w:val="EFCE3B5A"/>
    <w:rsid w:val="EFDFCCF7"/>
    <w:rsid w:val="EFEF3F68"/>
    <w:rsid w:val="EFFD87E8"/>
    <w:rsid w:val="F1ED62D0"/>
    <w:rsid w:val="F1FE6DFA"/>
    <w:rsid w:val="F3BF383A"/>
    <w:rsid w:val="F3DFC0E7"/>
    <w:rsid w:val="F5AECD95"/>
    <w:rsid w:val="F5FF44B0"/>
    <w:rsid w:val="F66D2713"/>
    <w:rsid w:val="F6D36F6E"/>
    <w:rsid w:val="F6F69FCE"/>
    <w:rsid w:val="F77FBB19"/>
    <w:rsid w:val="F7BD4082"/>
    <w:rsid w:val="F7BE4916"/>
    <w:rsid w:val="F7CD4520"/>
    <w:rsid w:val="F7DFFE68"/>
    <w:rsid w:val="F7F25324"/>
    <w:rsid w:val="F7F57C50"/>
    <w:rsid w:val="F7FFF83B"/>
    <w:rsid w:val="F92DD5D2"/>
    <w:rsid w:val="F93EF135"/>
    <w:rsid w:val="F9F683F1"/>
    <w:rsid w:val="F9FDE62B"/>
    <w:rsid w:val="FAEB86BE"/>
    <w:rsid w:val="FAFBE2CE"/>
    <w:rsid w:val="FB6D5183"/>
    <w:rsid w:val="FB779555"/>
    <w:rsid w:val="FB9DE10B"/>
    <w:rsid w:val="FBE794F6"/>
    <w:rsid w:val="FBF6DA88"/>
    <w:rsid w:val="FBFBE86E"/>
    <w:rsid w:val="FBFF8A32"/>
    <w:rsid w:val="FBFFCDF2"/>
    <w:rsid w:val="FCB7849A"/>
    <w:rsid w:val="FD1BCE1A"/>
    <w:rsid w:val="FD6CAF1D"/>
    <w:rsid w:val="FD82D874"/>
    <w:rsid w:val="FDBCA745"/>
    <w:rsid w:val="FDF6C51D"/>
    <w:rsid w:val="FE6FC474"/>
    <w:rsid w:val="FE7DFC83"/>
    <w:rsid w:val="FEBB8F02"/>
    <w:rsid w:val="FEBF1B6C"/>
    <w:rsid w:val="FEBF8284"/>
    <w:rsid w:val="FEFBBED4"/>
    <w:rsid w:val="FEFDA311"/>
    <w:rsid w:val="FF390CA4"/>
    <w:rsid w:val="FF394D58"/>
    <w:rsid w:val="FF7F2D7B"/>
    <w:rsid w:val="FF7F8B3A"/>
    <w:rsid w:val="FFA6E551"/>
    <w:rsid w:val="FFBD0172"/>
    <w:rsid w:val="FFBF10F5"/>
    <w:rsid w:val="FFDD39D6"/>
    <w:rsid w:val="FFDD7AA6"/>
    <w:rsid w:val="FFDFB76E"/>
    <w:rsid w:val="FFE7CACF"/>
    <w:rsid w:val="FFE97F45"/>
    <w:rsid w:val="FFEECC88"/>
    <w:rsid w:val="FFF255A0"/>
    <w:rsid w:val="FFF7DC93"/>
    <w:rsid w:val="FFF9EBA8"/>
    <w:rsid w:val="FFFA84C3"/>
    <w:rsid w:val="FFFB48DD"/>
    <w:rsid w:val="FFFBE71D"/>
    <w:rsid w:val="FFFFD3C1"/>
    <w:rsid w:val="FFFFFAB2"/>
  </w:rsids>
  <m:mathPr>
    <m:mathFont m:val="Cambria Math"/>
    <m:brkBin m:val="before"/>
    <m:brkBinSub m:val="--"/>
    <m:smallFrac m:val="0"/>
    <m:dispDef/>
    <m:lMargin m:val="0"/>
    <m:rMargin m:val="0"/>
    <m:defJc m:val="centerGroup"/>
    <m:wrapIndent m:val="1440"/>
    <m:intLim m:val="subSup"/>
    <m:naryLim m:val="undOvr"/>
  </m:mathPr>
  <w:doNotAutoCompressPictures/>
  <w:themeFontLang w:val="zh-CN" w:eastAsia="zh-CN"/>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before="0" w:after="0" w:line="560" w:lineRule="exact"/>
      <w:ind w:firstLine="640"/>
      <w:jc w:val="both"/>
    </w:pPr>
    <w:rPr>
      <w:rFonts w:ascii="华文仿宋" w:hAnsi="华文仿宋" w:eastAsia="华文仿宋" w:cs="华文仿宋"/>
      <w:color w:val="000000"/>
      <w:sz w:val="32"/>
      <w:szCs w:val="22"/>
      <w:lang w:val="zh-CN" w:eastAsia="zh-CN" w:bidi="ar-SA"/>
    </w:rPr>
  </w:style>
  <w:style w:type="paragraph" w:styleId="3">
    <w:name w:val="heading 1"/>
    <w:basedOn w:val="1"/>
    <w:next w:val="1"/>
    <w:link w:val="140"/>
    <w:qFormat/>
    <w:uiPriority w:val="9"/>
    <w:pPr>
      <w:keepNext/>
      <w:keepLines/>
      <w:widowControl/>
      <w:spacing w:before="0" w:after="0" w:line="560" w:lineRule="exact"/>
      <w:ind w:firstLine="640"/>
      <w:jc w:val="both"/>
      <w:outlineLvl w:val="0"/>
    </w:pPr>
    <w:rPr>
      <w:rFonts w:ascii="Heiti SC" w:hAnsi="Heiti SC" w:eastAsia="Heiti SC" w:cs="Heiti SC"/>
      <w:bCs/>
      <w:color w:val="000000"/>
      <w:sz w:val="32"/>
      <w:szCs w:val="28"/>
      <w:lang w:val="zh-CN" w:eastAsia="zh-CN"/>
    </w:rPr>
  </w:style>
  <w:style w:type="paragraph" w:styleId="4">
    <w:name w:val="heading 2"/>
    <w:basedOn w:val="1"/>
    <w:next w:val="1"/>
    <w:link w:val="141"/>
    <w:unhideWhenUsed/>
    <w:qFormat/>
    <w:uiPriority w:val="9"/>
    <w:pPr>
      <w:keepNext/>
      <w:keepLines/>
      <w:widowControl/>
      <w:spacing w:before="0" w:after="0" w:line="560" w:lineRule="exact"/>
      <w:ind w:firstLine="640"/>
      <w:jc w:val="both"/>
      <w:outlineLvl w:val="1"/>
    </w:pPr>
    <w:rPr>
      <w:rFonts w:ascii="华文楷体" w:hAnsi="华文楷体" w:eastAsia="华文楷体" w:cs="华文楷体"/>
      <w:b/>
      <w:bCs/>
      <w:color w:val="000000"/>
      <w:sz w:val="32"/>
      <w:szCs w:val="26"/>
      <w:lang w:val="zh-CN" w:eastAsia="zh-CN"/>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semiHidden/>
    <w:unhideWhenUsed/>
    <w:qFormat/>
    <w:uiPriority w:val="99"/>
    <w:pPr>
      <w:jc w:val="left"/>
    </w:pPr>
  </w:style>
  <w:style w:type="paragraph" w:styleId="18">
    <w:name w:val="Body Text 3"/>
    <w:basedOn w:val="1"/>
    <w:link w:val="148"/>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6"/>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footer"/>
    <w:basedOn w:val="1"/>
    <w:link w:val="138"/>
    <w:unhideWhenUsed/>
    <w:qFormat/>
    <w:uiPriority w:val="99"/>
    <w:pPr>
      <w:widowControl/>
      <w:tabs>
        <w:tab w:val="center" w:pos="4680"/>
        <w:tab w:val="right" w:pos="9360"/>
      </w:tabs>
      <w:spacing w:before="0" w:after="0" w:line="560" w:lineRule="exact"/>
    </w:pPr>
    <w:rPr>
      <w:rFonts w:ascii="华文宋体" w:hAnsi="华文宋体" w:eastAsia="华文宋体" w:cs="华文宋体"/>
      <w:color w:val="000000"/>
      <w:sz w:val="28"/>
      <w:lang w:val="zh-CN" w:eastAsia="zh-CN"/>
    </w:rPr>
  </w:style>
  <w:style w:type="paragraph" w:styleId="26">
    <w:name w:val="header"/>
    <w:basedOn w:val="1"/>
    <w:link w:val="137"/>
    <w:unhideWhenUsed/>
    <w:qFormat/>
    <w:uiPriority w:val="99"/>
    <w:pPr>
      <w:tabs>
        <w:tab w:val="center" w:pos="4680"/>
        <w:tab w:val="right" w:pos="9360"/>
      </w:tabs>
      <w:spacing w:after="0" w:line="240" w:lineRule="auto"/>
    </w:pPr>
  </w:style>
  <w:style w:type="paragraph" w:styleId="27">
    <w:name w:val="Subtitle"/>
    <w:basedOn w:val="1"/>
    <w:next w:val="1"/>
    <w:link w:val="144"/>
    <w:qFormat/>
    <w:uiPriority w:val="11"/>
    <w:pPr>
      <w:keepNext/>
      <w:widowControl/>
      <w:spacing w:before="0" w:after="280" w:line="560" w:lineRule="exact"/>
      <w:jc w:val="center"/>
    </w:pPr>
    <w:rPr>
      <w:rFonts w:ascii="华文楷体" w:hAnsi="华文楷体" w:eastAsia="华文楷体" w:cs="华文楷体"/>
      <w:iCs/>
      <w:color w:val="000000"/>
      <w:spacing w:val="15"/>
      <w:sz w:val="32"/>
      <w:szCs w:val="24"/>
      <w:lang w:val="zh-CN" w:eastAsia="zh-CN"/>
    </w:rPr>
  </w:style>
  <w:style w:type="paragraph" w:styleId="28">
    <w:name w:val="List"/>
    <w:basedOn w:val="1"/>
    <w:unhideWhenUsed/>
    <w:qFormat/>
    <w:uiPriority w:val="99"/>
    <w:pPr>
      <w:ind w:left="360" w:hanging="360"/>
      <w:contextualSpacing/>
    </w:pPr>
  </w:style>
  <w:style w:type="paragraph" w:styleId="29">
    <w:name w:val="Body Text 2"/>
    <w:basedOn w:val="1"/>
    <w:link w:val="147"/>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Normal (Web)"/>
    <w:basedOn w:val="1"/>
    <w:semiHidden/>
    <w:unhideWhenUsed/>
    <w:uiPriority w:val="99"/>
    <w:rPr>
      <w:sz w:val="24"/>
    </w:r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3"/>
    <w:qFormat/>
    <w:uiPriority w:val="10"/>
    <w:pPr>
      <w:keepNext/>
      <w:widowControl/>
      <w:spacing w:before="0" w:after="0" w:line="680" w:lineRule="exact"/>
      <w:contextualSpacing/>
      <w:jc w:val="center"/>
    </w:pPr>
    <w:rPr>
      <w:rFonts w:ascii="Songti SC" w:hAnsi="Songti SC" w:eastAsia="Songti SC" w:cs="Songti SC"/>
      <w:b/>
      <w:color w:val="000000"/>
      <w:spacing w:val="5"/>
      <w:kern w:val="28"/>
      <w:sz w:val="44"/>
      <w:szCs w:val="52"/>
      <w:lang w:val="zh-CN" w:eastAsia="zh-CN"/>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6"/>
    <w:qFormat/>
    <w:uiPriority w:val="99"/>
  </w:style>
  <w:style w:type="character" w:customStyle="1" w:styleId="138">
    <w:name w:val="Footer Char"/>
    <w:basedOn w:val="134"/>
    <w:link w:val="25"/>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20"/>
    <w:qFormat/>
    <w:uiPriority w:val="99"/>
  </w:style>
  <w:style w:type="character" w:customStyle="1" w:styleId="147">
    <w:name w:val="Body Text 2 Char"/>
    <w:basedOn w:val="134"/>
    <w:link w:val="29"/>
    <w:uiPriority w:val="99"/>
  </w:style>
  <w:style w:type="character" w:customStyle="1" w:styleId="148">
    <w:name w:val="Body Text 3 Char"/>
    <w:basedOn w:val="134"/>
    <w:link w:val="18"/>
    <w:qFormat/>
    <w:uiPriority w:val="99"/>
    <w:rPr>
      <w:sz w:val="16"/>
      <w:szCs w:val="16"/>
    </w:rPr>
  </w:style>
  <w:style w:type="character" w:customStyle="1" w:styleId="149">
    <w:name w:val="Macro Text Char"/>
    <w:basedOn w:val="134"/>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uiPriority w:val="29"/>
    <w:rPr>
      <w:i/>
      <w:iCs/>
      <w:color w:val="000000" w:themeColor="text1"/>
      <w14:textFill>
        <w14:solidFill>
          <w14:schemeClr w14:val="tx1"/>
        </w14:solidFill>
      </w14:textFill>
    </w:rPr>
  </w:style>
  <w:style w:type="character" w:customStyle="1" w:styleId="152">
    <w:name w:val="Heading 4 Char"/>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qFormat/>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11</Pages>
  <Words>4763</Words>
  <Characters>4798</Characters>
  <Lines>1</Lines>
  <Paragraphs>1</Paragraphs>
  <TotalTime>0</TotalTime>
  <ScaleCrop>false</ScaleCrop>
  <LinksUpToDate>false</LinksUpToDate>
  <CharactersWithSpaces>4798</CharactersWithSpaces>
  <Application>WPS Office WWO_wpscloud_20260916174450-7bfc4fa662</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2013-12-31T07:15:00Z</dcterms:created>
  <dc:creator>fxzsb</dc:creator>
  <cp:lastModifiedBy>fxzsb</cp:lastModifiedBy>
  <dcterms:modified xsi:type="dcterms:W3CDTF">2026-09-28T22:48:01Z</dcterms:modified>
  <dc:subject>会计主体资料归集、十二项审核规则及审核意见回填要求</dc:subject>
  <dc:title>风控矩阵及三清单审核规则</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eyJoZGlkIjoiM2FkY2I1YTMxZTAzY2ZmYjNiN2FmMjViNDliMmUwYmMiLCJ1c2VySWQiOiIyODIxOTk2NDYifQ==</vt:lpwstr>
  </property>
  <property fmtid="{D5CDD505-2E9C-101B-9397-08002B2CF9AE}" pid="3" name="KSOProductBuildVer">
    <vt:lpwstr>2052-12.9.0.29121</vt:lpwstr>
  </property>
  <property fmtid="{D5CDD505-2E9C-101B-9397-08002B2CF9AE}" pid="4" name="ICV">
    <vt:lpwstr>77BBD426B2B2E451217EBA6A930AF47F_43</vt:lpwstr>
  </property>
</Properties>
</file>