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0" w:author="你说的都对" w:date="2026-10-15T10:40:26Z">
        <w:r>
          <w:rPr>
            <w:rFonts w:hint="eastAsia" w:ascii="华文仿宋" w:hAnsi="华文仿宋" w:eastAsia="华文仿宋" w:cs="华文仿宋"/>
            <w:color w:val="000000"/>
            <w:kern w:val="0"/>
            <w:sz w:val="32"/>
            <w:szCs w:val="32"/>
            <w:lang w:val="en-US" w:eastAsia="zh-CN" w:bidi="ar"/>
            <w:woUserID w:val="6"/>
          </w:rPr>
          <w:delText>以</w:delText>
        </w:r>
      </w:del>
      <w:del w:id="1" w:author="你说的都对" w:date="2026-10-15T10:40:25Z">
        <w:r>
          <w:rPr>
            <w:rFonts w:hint="eastAsia" w:ascii="华文仿宋" w:hAnsi="华文仿宋" w:eastAsia="华文仿宋" w:cs="华文仿宋"/>
            <w:color w:val="000000"/>
            <w:kern w:val="0"/>
            <w:sz w:val="32"/>
            <w:szCs w:val="32"/>
            <w:lang w:val="en-US" w:eastAsia="zh-CN" w:bidi="ar"/>
            <w:woUserID w:val="6"/>
          </w:rPr>
          <w:delText>下十二</w:delText>
        </w:r>
      </w:del>
      <w:del w:id="2" w:author="你说的都对" w:date="2026-10-15T10:40:24Z">
        <w:r>
          <w:rPr>
            <w:rFonts w:hint="eastAsia" w:ascii="华文仿宋" w:hAnsi="华文仿宋" w:eastAsia="华文仿宋" w:cs="华文仿宋"/>
            <w:color w:val="000000"/>
            <w:kern w:val="0"/>
            <w:sz w:val="32"/>
            <w:szCs w:val="32"/>
            <w:lang w:val="en-US" w:eastAsia="zh-CN" w:bidi="ar"/>
            <w:woUserID w:val="6"/>
          </w:rPr>
          <w:delText>项规则与原十二条审核要点对应。</w:delText>
        </w:r>
      </w:del>
      <w:r>
        <w:rPr>
          <w:rFonts w:hint="eastAsia" w:ascii="华文仿宋" w:hAnsi="华文仿宋" w:eastAsia="华文仿宋" w:cs="华文仿宋"/>
          <w:color w:val="000000"/>
          <w:kern w:val="0"/>
          <w:sz w:val="32"/>
          <w:szCs w:val="32"/>
          <w:lang w:val="en-US" w:eastAsia="zh-CN" w:bidi="ar"/>
          <w:woUserID w:val="6"/>
        </w:rPr>
        <w:t>发现明确问题或因资料不足无法完成检查的，按第三部分要求填写审核意见；无问题的，审核意见留空。</w:t>
      </w:r>
    </w:p>
    <w:p w14:paraId="7BCE8383">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Change w:id="3" w:author="信仰" w:date="2026-10-15T22:02:25Z">
          <w:pPr>
            <w:keepNext/>
            <w:keepLines/>
            <w:widowControl/>
            <w:suppressLineNumbers w:val="0"/>
            <w:snapToGrid w:val="0"/>
            <w:spacing w:before="0" w:beforeAutospacing="0" w:after="0" w:afterAutospacing="0" w:line="560" w:lineRule="exact"/>
            <w:ind w:left="0" w:right="0" w:firstLine="640"/>
            <w:jc w:val="both"/>
            <w:outlineLvl w:val="1"/>
          </w:pPr>
        </w:pPrChange>
      </w:pPr>
      <w:ins w:id="4" w:author="信仰" w:date="2026-10-15T22:02:25Z">
        <w:r>
          <w:rPr>
            <w:rFonts w:hint="eastAsia" w:ascii="Arial" w:hAnsi="Arial" w:eastAsia="微软雅黑" w:cs="Times New Roman"/>
            <w:b/>
            <w:kern w:val="2"/>
            <w:sz w:val="32"/>
            <w:szCs w:val="24"/>
            <w:lang w:val="en-US" w:eastAsia="zh-CN" w:bidi="ar-SA"/>
            <w:woUserID w:val="6"/>
          </w:rPr>
          <w:t>（一）</w:t>
        </w:r>
      </w:ins>
      <w:del w:id="5" w:author="你说的都对" w:date="2026-10-15T12:38:04Z">
        <w:r>
          <w:rPr>
            <w:rFonts w:hint="eastAsia"/>
            <w:lang w:val="en-US" w:eastAsia="zh-CN"/>
            <w:woUserID w:val="6"/>
          </w:rPr>
          <w:delText>（一）</w:delText>
        </w:r>
      </w:del>
      <w:r>
        <w:rPr>
          <w:rFonts w:hint="eastAsia"/>
          <w:lang w:val="en-US" w:eastAsia="zh-CN"/>
          <w:woUserID w:val="6"/>
        </w:rPr>
        <w:t>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pStyle w:val="3"/>
        <w:keepNext/>
        <w:keepLines/>
        <w:widowControl/>
        <w:numPr>
          <w:ins w:id="7" w:author="你说的都对" w:date="2026-10-15T12:40:39Z"/>
        </w:numPr>
        <w:suppressLineNumbers w:val="0"/>
        <w:snapToGrid w:val="0"/>
        <w:spacing w:before="0" w:beforeAutospacing="0" w:after="0" w:afterAutospacing="0"/>
        <w:ind w:right="0" w:firstLine="0"/>
        <w:outlineLvl w:val="1"/>
        <w:rPr>
          <w:del w:id="8" w:author="信仰" w:date="2026-10-15T21:19:22Z"/>
          <w:rFonts w:hint="eastAsia"/>
          <w:woUserID w:val="6"/>
        </w:rPr>
        <w:pPrChange w:id="6" w:author="你说的都对" w:date="2026-10-15T12:40:39Z">
          <w:pPr>
            <w:keepNext/>
            <w:keepLines/>
            <w:widowControl/>
            <w:suppressLineNumbers w:val="0"/>
            <w:snapToGrid w:val="0"/>
            <w:spacing w:before="0" w:beforeAutospacing="0" w:after="0" w:afterAutospacing="0" w:line="560" w:lineRule="exact"/>
            <w:ind w:left="0" w:right="0" w:firstLine="640"/>
            <w:jc w:val="both"/>
            <w:outlineLvl w:val="1"/>
          </w:pPr>
        </w:pPrChange>
      </w:pPr>
      <w:del w:id="9" w:author="你说的都对" w:date="2026-10-15T12:38:07Z">
        <w:r>
          <w:rPr>
            <w:rFonts w:hint="eastAsia"/>
            <w:lang w:val="en-US" w:eastAsia="zh-CN"/>
            <w:woUserID w:val="6"/>
          </w:rPr>
          <w:delText>（二）</w:delText>
        </w:r>
      </w:del>
      <w:del w:id="10" w:author="信仰" w:date="2026-10-15T21:19:22Z">
        <w:r>
          <w:rPr>
            <w:rFonts w:hint="eastAsia"/>
            <w:lang w:val="en-US" w:eastAsia="zh-CN"/>
            <w:woUserID w:val="6"/>
          </w:rPr>
          <w:delText>会计主体与提交资料对应情况</w:delText>
        </w:r>
      </w:del>
    </w:p>
    <w:p w14:paraId="46570602">
      <w:pPr>
        <w:keepNext w:val="0"/>
        <w:keepLines w:val="0"/>
        <w:widowControl/>
        <w:suppressLineNumbers w:val="0"/>
        <w:snapToGrid w:val="0"/>
        <w:spacing w:before="0" w:beforeAutospacing="0" w:after="0" w:afterAutospacing="0" w:line="560" w:lineRule="exact"/>
        <w:ind w:left="0" w:right="0" w:firstLine="640"/>
        <w:jc w:val="both"/>
        <w:rPr>
          <w:del w:id="11" w:author="信仰" w:date="2026-10-15T21:19:22Z"/>
          <w:rFonts w:hint="eastAsia" w:ascii="华文仿宋" w:hAnsi="华文仿宋" w:eastAsia="华文仿宋" w:cs="华文仿宋"/>
          <w:color w:val="000000"/>
          <w:kern w:val="0"/>
          <w:sz w:val="32"/>
          <w:szCs w:val="32"/>
          <w:woUserID w:val="6"/>
        </w:rPr>
      </w:pPr>
      <w:del w:id="12" w:author="信仰" w:date="2026-10-15T21:19:22Z">
        <w:r>
          <w:rPr>
            <w:rFonts w:hint="eastAsia" w:ascii="华文仿宋" w:hAnsi="华文仿宋" w:eastAsia="华文仿宋" w:cs="华文仿宋"/>
            <w:color w:val="000000"/>
            <w:kern w:val="0"/>
            <w:sz w:val="32"/>
            <w:szCs w:val="32"/>
            <w:lang w:val="en-US" w:eastAsia="zh-CN" w:bidi="ar"/>
            <w:woUserID w:val="6"/>
          </w:rPr>
          <w:delText>以会计主体清单逐项核对主体材料，检查主体缺失、主体名称无法对应、多个主体合并提交及清单外主体等差异。按主体对应关系判断，不直接以主体数量与文件数量相比较。</w:delText>
        </w:r>
      </w:del>
    </w:p>
    <w:p w14:paraId="139D2A2E">
      <w:pPr>
        <w:keepNext w:val="0"/>
        <w:keepLines w:val="0"/>
        <w:widowControl/>
        <w:suppressLineNumbers w:val="0"/>
        <w:snapToGrid w:val="0"/>
        <w:spacing w:before="0" w:beforeAutospacing="0" w:after="0" w:afterAutospacing="0" w:line="560" w:lineRule="exact"/>
        <w:ind w:left="0" w:right="0" w:firstLine="640"/>
        <w:jc w:val="both"/>
        <w:rPr>
          <w:del w:id="13" w:author="信仰" w:date="2026-10-15T21:19:22Z"/>
          <w:rFonts w:hint="eastAsia" w:ascii="华文仿宋" w:hAnsi="华文仿宋" w:eastAsia="华文仿宋" w:cs="华文仿宋"/>
          <w:color w:val="000000"/>
          <w:kern w:val="0"/>
          <w:sz w:val="32"/>
          <w:szCs w:val="32"/>
          <w:woUserID w:val="6"/>
        </w:rPr>
      </w:pPr>
      <w:del w:id="14" w:author="信仰" w:date="2026-10-15T21:19:22Z">
        <w:r>
          <w:rPr>
            <w:rFonts w:hint="eastAsia" w:ascii="华文仿宋" w:hAnsi="华文仿宋" w:eastAsia="华文仿宋" w:cs="华文仿宋"/>
            <w:color w:val="000000"/>
            <w:kern w:val="0"/>
            <w:sz w:val="32"/>
            <w:szCs w:val="32"/>
            <w:lang w:val="en-US" w:eastAsia="zh-CN" w:bidi="ar"/>
            <w:woUserID w:val="6"/>
          </w:rPr>
          <w:delTex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delText>
        </w:r>
      </w:del>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15" w:author="信仰" w:date="2026-10-15T21:19:22Z">
        <w:r>
          <w:rPr>
            <w:rFonts w:hint="eastAsia" w:ascii="华文仿宋" w:hAnsi="华文仿宋" w:eastAsia="华文仿宋" w:cs="华文仿宋"/>
            <w:color w:val="000000"/>
            <w:kern w:val="0"/>
            <w:sz w:val="32"/>
            <w:szCs w:val="32"/>
            <w:lang w:val="en-US" w:eastAsia="zh-CN" w:bidi="ar"/>
            <w:woUserID w:val="6"/>
          </w:rPr>
          <w:delTex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delText>
        </w:r>
      </w:del>
    </w:p>
    <w:p w14:paraId="31C3E8F8">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Change w:id="16" w:author="信仰" w:date="2026-10-15T22:02:25Z">
          <w:pPr>
            <w:keepNext/>
            <w:keepLines/>
            <w:widowControl/>
            <w:suppressLineNumbers w:val="0"/>
            <w:snapToGrid w:val="0"/>
            <w:spacing w:before="0" w:beforeAutospacing="0" w:after="0" w:afterAutospacing="0" w:line="560" w:lineRule="exact"/>
            <w:ind w:left="0" w:right="0" w:firstLine="640"/>
            <w:jc w:val="both"/>
            <w:outlineLvl w:val="1"/>
          </w:pPr>
        </w:pPrChange>
      </w:pPr>
      <w:ins w:id="17" w:author="信仰" w:date="2026-10-15T22:02:25Z">
        <w:r>
          <w:rPr>
            <w:rFonts w:hint="eastAsia" w:ascii="Arial" w:hAnsi="Arial" w:eastAsia="微软雅黑" w:cs="Times New Roman"/>
            <w:b/>
            <w:kern w:val="2"/>
            <w:sz w:val="32"/>
            <w:szCs w:val="24"/>
            <w:lang w:val="en-US" w:eastAsia="zh-CN" w:bidi="ar-SA"/>
            <w:woUserID w:val="6"/>
          </w:rPr>
          <w:t>（二）</w:t>
        </w:r>
      </w:ins>
      <w:del w:id="18" w:author="你说的都对" w:date="2026-10-15T12:38:11Z">
        <w:r>
          <w:rPr>
            <w:rFonts w:hint="eastAsia"/>
            <w:lang w:val="en-US" w:eastAsia="zh-CN"/>
            <w:woUserID w:val="6"/>
          </w:rPr>
          <w:delText>（三）</w:delText>
        </w:r>
      </w:del>
      <w:r>
        <w:rPr>
          <w:rFonts w:hint="eastAsia"/>
          <w:lang w:val="en-US" w:eastAsia="zh-CN"/>
          <w:woUserID w:val="6"/>
        </w:rPr>
        <w:t>基准字段及适用性填写情况</w:t>
      </w:r>
    </w:p>
    <w:p w14:paraId="60C54545">
      <w:pPr>
        <w:keepNext w:val="0"/>
        <w:keepLines w:val="0"/>
        <w:widowControl/>
        <w:suppressLineNumbers w:val="0"/>
        <w:snapToGrid w:val="0"/>
        <w:spacing w:before="0" w:beforeAutospacing="0" w:after="0" w:afterAutospacing="0" w:line="560" w:lineRule="exact"/>
        <w:ind w:left="0" w:right="0" w:firstLine="640"/>
        <w:jc w:val="both"/>
        <w:rPr>
          <w:ins w:id="19" w:author="信仰" w:date="2026-10-15T22:07:18Z"/>
          <w:rFonts w:hint="eastAsia" w:ascii="华文仿宋" w:hAnsi="华文仿宋" w:eastAsia="华文仿宋" w:cs="华文仿宋"/>
          <w:color w:val="EE0000"/>
          <w:kern w:val="0"/>
          <w:sz w:val="32"/>
          <w:szCs w:val="32"/>
          <w:lang w:val="en-US"/>
          <w:woUserID w:val="3"/>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20"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ins w:id="21" w:author="信仰" w:date="2026-10-15T22:07:18Z">
        <w:r>
          <w:rPr>
            <w:rFonts w:hint="eastAsia" w:ascii="华文仿宋" w:hAnsi="华文仿宋" w:eastAsia="华文仿宋" w:cs="华文仿宋"/>
            <w:color w:val="EE0000"/>
            <w:kern w:val="0"/>
            <w:sz w:val="32"/>
            <w:szCs w:val="32"/>
            <w:lang w:val="en-US" w:eastAsia="zh-CN" w:bidi="ar"/>
            <w:woUserID w:val="3"/>
          </w:rPr>
          <w:t>如有与重庆公司版本字段差异，则提示具体差异字段。</w:t>
        </w:r>
      </w:ins>
    </w:p>
    <w:p w14:paraId="624B4135">
      <w:pPr>
        <w:keepNext w:val="0"/>
        <w:keepLines w:val="0"/>
        <w:widowControl/>
        <w:suppressLineNumbers w:val="0"/>
        <w:snapToGrid w:val="0"/>
        <w:spacing w:before="0" w:beforeAutospacing="0" w:after="0" w:afterAutospacing="0" w:line="560" w:lineRule="exact"/>
        <w:ind w:left="0" w:right="0" w:firstLine="640"/>
        <w:jc w:val="both"/>
        <w:rPr>
          <w:del w:id="22" w:author="信仰" w:date="2026-10-15T22:07:21Z"/>
          <w:rFonts w:hint="eastAsia" w:ascii="华文仿宋" w:hAnsi="华文仿宋" w:eastAsia="华文仿宋" w:cs="华文仿宋"/>
          <w:color w:val="000000"/>
          <w:kern w:val="0"/>
          <w:sz w:val="32"/>
          <w:szCs w:val="32"/>
          <w:woUserID w:val="6"/>
        </w:rPr>
      </w:pPr>
    </w:p>
    <w:p w14:paraId="04BE453E">
      <w:pPr>
        <w:keepNext w:val="0"/>
        <w:keepLines w:val="0"/>
        <w:widowControl/>
        <w:suppressLineNumbers w:val="0"/>
        <w:snapToGrid w:val="0"/>
        <w:spacing w:before="0" w:beforeAutospacing="0" w:after="0" w:afterAutospacing="0" w:line="560" w:lineRule="exact"/>
        <w:ind w:left="0" w:right="0" w:firstLine="640"/>
        <w:jc w:val="both"/>
        <w:rPr>
          <w:del w:id="23" w:author="信仰" w:date="2026-10-15T22:07:27Z"/>
          <w:rFonts w:hint="eastAsia" w:ascii="华文仿宋" w:hAnsi="华文仿宋" w:eastAsia="华文仿宋" w:cs="华文仿宋"/>
          <w:color w:val="000000"/>
          <w:kern w:val="0"/>
          <w:sz w:val="32"/>
          <w:szCs w:val="32"/>
          <w:woUserID w:val="6"/>
        </w:rPr>
      </w:pPr>
      <w:del w:id="24" w:author="信仰" w:date="2026-10-15T22:07:25Z">
        <w:r>
          <w:rPr>
            <w:rFonts w:hint="eastAsia" w:ascii="华文仿宋" w:hAnsi="华文仿宋" w:eastAsia="华文仿宋" w:cs="华文仿宋"/>
            <w:color w:val="000000"/>
            <w:kern w:val="0"/>
            <w:sz w:val="32"/>
            <w:szCs w:val="32"/>
            <w:lang w:val="en-US" w:eastAsia="zh-CN" w:bidi="ar"/>
            <w:woUserID w:val="6"/>
          </w:rPr>
          <w:delText>未匹配、匹配不唯一或模板无法读取时，不比较基准字段，不新增上述责任主体辅助列；在“审核意见”列注明“未匹配到对应模板，请确认模板对应关系。”送审资料仍执行适用性及其他不依赖模板的审核规则</w:delText>
        </w:r>
      </w:del>
      <w:del w:id="25" w:author="信仰" w:date="2026-10-15T22:07:26Z">
        <w:r>
          <w:rPr>
            <w:rFonts w:hint="eastAsia" w:ascii="华文仿宋" w:hAnsi="华文仿宋" w:eastAsia="华文仿宋" w:cs="华文仿宋"/>
            <w:color w:val="000000"/>
            <w:kern w:val="0"/>
            <w:sz w:val="32"/>
            <w:szCs w:val="32"/>
            <w:lang w:val="en-US" w:eastAsia="zh-CN" w:bidi="ar"/>
            <w:woUserID w:val="6"/>
          </w:rPr>
          <w:delText>。</w:delText>
        </w:r>
      </w:del>
    </w:p>
    <w:p w14:paraId="4CCB1587">
      <w:pPr>
        <w:keepNext w:val="0"/>
        <w:keepLines w:val="0"/>
        <w:widowControl/>
        <w:suppressLineNumbers w:val="0"/>
        <w:snapToGrid w:val="0"/>
        <w:spacing w:before="0" w:beforeAutospacing="0" w:after="0" w:afterAutospacing="0" w:line="560" w:lineRule="exact"/>
        <w:ind w:left="0" w:right="0" w:firstLine="640"/>
        <w:jc w:val="both"/>
        <w:rPr>
          <w:del w:id="26" w:author="信仰" w:date="2026-10-12T23:33:26Z"/>
          <w:rFonts w:hint="eastAsia" w:ascii="华文仿宋" w:hAnsi="华文仿宋" w:eastAsia="华文仿宋" w:cs="华文仿宋"/>
          <w:color w:val="000000"/>
          <w:kern w:val="0"/>
          <w:sz w:val="32"/>
          <w:szCs w:val="32"/>
          <w:woUserID w:val="6"/>
        </w:rPr>
      </w:pPr>
      <w:del w:id="27"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ins w:id="28" w:author="信仰" w:date="2026-10-15T21:48:05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w:t>
      </w:r>
      <w:del w:id="29" w:author="信仰" w:date="2026-10-15T18:45:22Z">
        <w:r>
          <w:rPr>
            <w:rFonts w:hint="eastAsia" w:ascii="华文仿宋" w:hAnsi="华文仿宋" w:eastAsia="华文仿宋" w:cs="华文仿宋"/>
            <w:color w:val="000000"/>
            <w:kern w:val="0"/>
            <w:sz w:val="32"/>
            <w:szCs w:val="32"/>
            <w:lang w:val="en-US" w:eastAsia="zh-CN" w:bidi="ar"/>
            <w:woUserID w:val="6"/>
          </w:rPr>
          <w:delText>，也不影响“是否适用及原因”作为最后一个业务字段的判断</w:delText>
        </w:r>
      </w:del>
      <w:r>
        <w:rPr>
          <w:rFonts w:hint="eastAsia" w:ascii="华文仿宋" w:hAnsi="华文仿宋" w:eastAsia="华文仿宋" w:cs="华文仿宋"/>
          <w:color w:val="000000"/>
          <w:kern w:val="0"/>
          <w:sz w:val="32"/>
          <w:szCs w:val="32"/>
          <w:lang w:val="en-US" w:eastAsia="zh-CN" w:bidi="ar"/>
          <w:woUserID w:val="6"/>
        </w:rPr>
        <w:t>。</w:t>
      </w:r>
    </w:p>
    <w:p w14:paraId="55E208EE">
      <w:pPr>
        <w:pStyle w:val="3"/>
        <w:keepNext/>
        <w:keepLines/>
        <w:widowControl/>
        <w:numPr>
          <w:ilvl w:val="1"/>
          <w:numId w:val="0"/>
        </w:numPr>
        <w:suppressLineNumbers w:val="0"/>
        <w:snapToGrid w:val="0"/>
        <w:spacing w:before="0" w:beforeAutospacing="0" w:after="0" w:afterAutospacing="0"/>
        <w:ind w:right="0" w:firstLine="0"/>
        <w:outlineLvl w:val="1"/>
        <w:rPr>
          <w:ins w:id="31" w:author="信仰" w:date="2026-10-15T21:48:06Z"/>
          <w:rFonts w:hint="eastAsia"/>
          <w:lang w:val="en-US"/>
          <w:woUserID w:val="3"/>
        </w:rPr>
        <w:pPrChange w:id="30" w:author="信仰" w:date="2026-10-15T22:02:25Z">
          <w:pPr>
            <w:pStyle w:val="3"/>
            <w:keepNext/>
            <w:keepLines/>
            <w:widowControl/>
            <w:suppressLineNumbers w:val="0"/>
            <w:snapToGrid w:val="0"/>
            <w:spacing w:before="0" w:beforeAutospacing="0" w:after="0" w:afterAutospacing="0"/>
            <w:ind w:right="0" w:firstLine="0"/>
            <w:outlineLvl w:val="1"/>
          </w:pPr>
        </w:pPrChange>
      </w:pPr>
      <w:ins w:id="32" w:author="信仰" w:date="2026-10-15T22:02:25Z">
        <w:r>
          <w:rPr>
            <w:rFonts w:hint="eastAsia" w:ascii="Arial" w:hAnsi="Arial" w:eastAsia="微软雅黑" w:cs="Times New Roman"/>
            <w:b/>
            <w:kern w:val="2"/>
            <w:sz w:val="32"/>
            <w:szCs w:val="24"/>
            <w:lang w:val="en-US" w:eastAsia="zh-CN" w:bidi="ar-SA"/>
            <w:woUserID w:val="3"/>
          </w:rPr>
          <w:t>（三）</w:t>
        </w:r>
      </w:ins>
      <w:ins w:id="33" w:author="信仰" w:date="2026-10-15T21:48:06Z">
        <w:r>
          <w:rPr>
            <w:rFonts w:hint="eastAsia"/>
            <w:lang w:val="en-US" w:eastAsia="zh-CN"/>
            <w:woUserID w:val="3"/>
          </w:rPr>
          <w:t>矩阵中责任主体规范性审核</w:t>
        </w:r>
      </w:ins>
    </w:p>
    <w:p w14:paraId="49B239D6">
      <w:pPr>
        <w:keepNext w:val="0"/>
        <w:keepLines w:val="0"/>
        <w:widowControl/>
        <w:suppressLineNumbers w:val="0"/>
        <w:spacing w:before="0" w:beforeAutospacing="0" w:after="0" w:afterAutospacing="0" w:line="560" w:lineRule="exact"/>
        <w:ind w:left="0" w:right="0" w:firstLine="640"/>
        <w:jc w:val="both"/>
        <w:rPr>
          <w:ins w:id="34" w:author="信仰" w:date="2026-10-15T21:48:06Z"/>
          <w:rFonts w:hint="eastAsia" w:ascii="华文仿宋" w:hAnsi="华文仿宋" w:eastAsia="华文仿宋" w:cs="华文仿宋"/>
          <w:color w:val="FF0000"/>
          <w:kern w:val="0"/>
          <w:sz w:val="32"/>
          <w:szCs w:val="32"/>
          <w:lang w:val="en-US" w:bidi="ar"/>
          <w:woUserID w:val="3"/>
        </w:rPr>
      </w:pPr>
      <w:ins w:id="35" w:author="信仰" w:date="2026-10-15T21:48:06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矩阵中的责任主体填写形式应当为“公司名称-部门名称-岗位名称”。如果填写为“各级单位-部门名称-岗位名称”则提示“请将责任主体修改为‘公司名称-部门名称-岗位名称’的形式</w:t>
        </w:r>
      </w:ins>
      <w:ins w:id="36" w:author="信仰" w:date="2026-10-15T21:48:06Z">
        <w:r>
          <w:rPr>
            <w:rFonts w:hint="eastAsia" w:ascii="华文仿宋" w:hAnsi="华文仿宋" w:eastAsia="华文仿宋" w:cs="华文仿宋"/>
            <w:color w:val="FF0000"/>
            <w:kern w:val="0"/>
            <w:sz w:val="32"/>
            <w:szCs w:val="32"/>
            <w:lang w:val="en-US" w:eastAsia="zh" w:bidi="ar"/>
            <w:woUserID w:val="3"/>
          </w:rPr>
          <w:t>”</w:t>
        </w:r>
      </w:ins>
      <w:ins w:id="37" w:author="信仰" w:date="2026-10-15T21:48:06Z">
        <w:r>
          <w:rPr>
            <w:rFonts w:hint="eastAsia" w:ascii="华文仿宋" w:hAnsi="华文仿宋" w:eastAsia="华文仿宋" w:cs="华文仿宋"/>
            <w:color w:val="FF0000"/>
            <w:kern w:val="0"/>
            <w:sz w:val="32"/>
            <w:szCs w:val="32"/>
            <w:lang w:val="en-US" w:eastAsia="zh-CN" w:bidi="ar"/>
            <w:woUserID w:val="3"/>
          </w:rPr>
          <w:t>；如果填写为“部门名称-岗位名称”则提示“需在矩阵责任主体中补充公司名称”。部门名称中不能出现“公司”二字，否则提示“请核实部门名称是否准</w:t>
        </w:r>
      </w:ins>
      <w:ins w:id="38" w:author="信仰" w:date="2026-10-15T21:48:06Z">
        <w:r>
          <w:rPr>
            <w:rFonts w:hint="eastAsia" w:ascii="华文仿宋" w:hAnsi="华文仿宋" w:eastAsia="华文仿宋" w:cs="华文仿宋"/>
            <w:color w:val="FF0000"/>
            <w:kern w:val="0"/>
            <w:sz w:val="32"/>
            <w:szCs w:val="32"/>
            <w:lang w:val="en-US" w:eastAsia="zh" w:bidi="ar"/>
            <w:woUserID w:val="3"/>
          </w:rPr>
          <w:t>确</w:t>
        </w:r>
      </w:ins>
      <w:ins w:id="39" w:author="信仰" w:date="2026-10-15T21:48:06Z">
        <w:r>
          <w:rPr>
            <w:rFonts w:hint="eastAsia" w:ascii="华文仿宋" w:hAnsi="华文仿宋" w:eastAsia="华文仿宋" w:cs="华文仿宋"/>
            <w:color w:val="FF0000"/>
            <w:kern w:val="0"/>
            <w:sz w:val="32"/>
            <w:szCs w:val="32"/>
            <w:lang w:val="en-US" w:eastAsia="zh-CN" w:bidi="ar"/>
            <w:woUserID w:val="3"/>
          </w:rPr>
          <w:t>”。</w:t>
        </w:r>
      </w:ins>
    </w:p>
    <w:p w14:paraId="4A30DB13">
      <w:pPr>
        <w:keepNext w:val="0"/>
        <w:keepLines w:val="0"/>
        <w:widowControl/>
        <w:suppressLineNumbers w:val="0"/>
        <w:snapToGrid w:val="0"/>
        <w:spacing w:before="0" w:beforeAutospacing="0" w:after="0" w:afterAutospacing="0" w:line="560" w:lineRule="exact"/>
        <w:ind w:left="0" w:right="0" w:firstLine="640"/>
        <w:jc w:val="both"/>
        <w:rPr>
          <w:del w:id="40" w:author="信仰" w:date="2026-10-15T21:48:18Z"/>
          <w:rFonts w:hint="eastAsia" w:ascii="华文仿宋" w:hAnsi="华文仿宋" w:eastAsia="华文仿宋" w:cs="华文仿宋"/>
          <w:color w:val="000000"/>
          <w:kern w:val="0"/>
          <w:sz w:val="32"/>
          <w:szCs w:val="32"/>
          <w:lang w:val="en-US" w:eastAsia="zh-CN" w:bidi="ar"/>
          <w:woUserID w:val="6"/>
        </w:rPr>
      </w:pPr>
    </w:p>
    <w:p w14:paraId="7AAA29C5">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Change w:id="41" w:author="信仰" w:date="2026-10-15T22:02:25Z">
          <w:pPr>
            <w:keepNext/>
            <w:keepLines/>
            <w:widowControl/>
            <w:suppressLineNumbers w:val="0"/>
            <w:snapToGrid w:val="0"/>
            <w:spacing w:before="0" w:beforeAutospacing="0" w:after="0" w:afterAutospacing="0" w:line="560" w:lineRule="exact"/>
            <w:ind w:left="0" w:right="0" w:firstLine="640"/>
            <w:jc w:val="both"/>
            <w:outlineLvl w:val="1"/>
          </w:pPr>
        </w:pPrChange>
      </w:pPr>
      <w:ins w:id="42" w:author="信仰" w:date="2026-10-15T22:02:25Z">
        <w:r>
          <w:rPr>
            <w:rFonts w:hint="eastAsia" w:ascii="Arial" w:hAnsi="Arial" w:eastAsia="微软雅黑" w:cs="Times New Roman"/>
            <w:b/>
            <w:kern w:val="2"/>
            <w:sz w:val="32"/>
            <w:szCs w:val="24"/>
            <w:lang w:val="en-US" w:eastAsia="zh-CN" w:bidi="ar-SA"/>
            <w:woUserID w:val="6"/>
          </w:rPr>
          <w:t>（四）</w:t>
        </w:r>
      </w:ins>
      <w:del w:id="43" w:author="你说的都对" w:date="2026-10-15T12:38:15Z">
        <w:r>
          <w:rPr>
            <w:rFonts w:hint="eastAsia"/>
            <w:lang w:val="en-US" w:eastAsia="zh-CN"/>
            <w:woUserID w:val="6"/>
          </w:rPr>
          <w:delText>（五）</w:delText>
        </w:r>
      </w:del>
      <w:r>
        <w:rPr>
          <w:rFonts w:hint="eastAsia"/>
          <w:lang w:val="en-US" w:eastAsia="zh-CN"/>
          <w:woUserID w:val="6"/>
        </w:rPr>
        <w:t>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w:t>
      </w:r>
      <w:ins w:id="44" w:author="信仰" w:date="2026-10-15T22:08:20Z">
        <w:r>
          <w:rPr>
            <w:rFonts w:hint="eastAsia" w:ascii="华文仿宋" w:hAnsi="华文仿宋" w:eastAsia="华文仿宋" w:cs="华文仿宋"/>
            <w:color w:val="000000"/>
            <w:kern w:val="0"/>
            <w:sz w:val="32"/>
            <w:szCs w:val="32"/>
            <w:lang w:val="en-US" w:eastAsia="zh" w:bidi="ar"/>
            <w:woUserID w:val="3"/>
          </w:rPr>
          <w:t>。</w:t>
        </w:r>
      </w:ins>
      <w:del w:id="45" w:author="信仰" w:date="2026-10-15T22:08:20Z">
        <w:r>
          <w:rPr>
            <w:rFonts w:hint="eastAsia" w:ascii="华文仿宋" w:hAnsi="华文仿宋" w:eastAsia="华文仿宋" w:cs="华文仿宋"/>
            <w:color w:val="000000"/>
            <w:kern w:val="0"/>
            <w:sz w:val="32"/>
            <w:szCs w:val="32"/>
            <w:lang w:val="en-US" w:eastAsia="zh-CN" w:bidi="ar"/>
            <w:woUserID w:val="6"/>
          </w:rPr>
          <w:delText>，</w:delText>
        </w:r>
      </w:del>
      <w:ins w:id="46" w:author="信仰" w:date="2026-10-15T22:08:14Z">
        <w:r>
          <w:rPr>
            <w:rFonts w:hint="eastAsia" w:ascii="华文仿宋" w:hAnsi="华文仿宋" w:eastAsia="华文仿宋" w:cs="华文仿宋"/>
            <w:color w:val="FF0000"/>
            <w:sz w:val="32"/>
            <w:szCs w:val="32"/>
            <w:lang w:val="en-US" w:eastAsia="zh-CN" w:bidi="ar"/>
            <w:woUserID w:val="3"/>
          </w:rPr>
          <w:t>部门列</w:t>
        </w:r>
      </w:ins>
      <w:ins w:id="47" w:author="信仰" w:date="2026-10-15T23:35:30Z">
        <w:r>
          <w:rPr>
            <w:rFonts w:hint="eastAsia" w:ascii="华文仿宋" w:hAnsi="华文仿宋" w:eastAsia="华文仿宋" w:cs="华文仿宋"/>
            <w:color w:val="FF0000"/>
            <w:sz w:val="32"/>
            <w:szCs w:val="32"/>
            <w:lang w:val="en-US" w:eastAsia="zh" w:bidi="ar"/>
            <w:woUserID w:val="3"/>
          </w:rPr>
          <w:t>中</w:t>
        </w:r>
      </w:ins>
      <w:ins w:id="48" w:author="信仰" w:date="2026-10-15T22:08:14Z">
        <w:r>
          <w:rPr>
            <w:rFonts w:hint="eastAsia" w:ascii="华文仿宋" w:hAnsi="华文仿宋" w:eastAsia="华文仿宋" w:cs="华文仿宋"/>
            <w:color w:val="FF0000"/>
            <w:sz w:val="32"/>
            <w:szCs w:val="32"/>
            <w:lang w:val="en-US" w:eastAsia="zh-CN" w:bidi="ar"/>
            <w:woUserID w:val="3"/>
          </w:rPr>
          <w:t>，部门</w:t>
        </w:r>
      </w:ins>
      <w:ins w:id="49" w:author="信仰" w:date="2026-10-15T23:36:13Z">
        <w:r>
          <w:rPr>
            <w:rFonts w:hint="eastAsia" w:ascii="华文仿宋" w:hAnsi="华文仿宋" w:eastAsia="华文仿宋" w:cs="华文仿宋"/>
            <w:color w:val="FF0000"/>
            <w:sz w:val="32"/>
            <w:szCs w:val="32"/>
            <w:lang w:val="en-US" w:eastAsia="zh" w:bidi="ar"/>
            <w:woUserID w:val="3"/>
          </w:rPr>
          <w:t>名称</w:t>
        </w:r>
      </w:ins>
      <w:ins w:id="50" w:author="信仰" w:date="2026-10-15T23:36:32Z">
        <w:r>
          <w:rPr>
            <w:rFonts w:hint="eastAsia" w:ascii="华文仿宋" w:hAnsi="华文仿宋" w:eastAsia="华文仿宋" w:cs="华文仿宋"/>
            <w:color w:val="FF0000"/>
            <w:sz w:val="32"/>
            <w:szCs w:val="32"/>
            <w:lang w:val="en-US" w:eastAsia="zh" w:bidi="ar"/>
            <w:woUserID w:val="3"/>
          </w:rPr>
          <w:t>未</w:t>
        </w:r>
      </w:ins>
      <w:ins w:id="51" w:author="信仰" w:date="2026-10-15T23:36:33Z">
        <w:r>
          <w:rPr>
            <w:rFonts w:hint="eastAsia" w:ascii="华文仿宋" w:hAnsi="华文仿宋" w:eastAsia="华文仿宋" w:cs="华文仿宋"/>
            <w:color w:val="FF0000"/>
            <w:sz w:val="32"/>
            <w:szCs w:val="32"/>
            <w:lang w:val="en-US" w:eastAsia="zh" w:bidi="ar"/>
            <w:woUserID w:val="3"/>
          </w:rPr>
          <w:t>填写</w:t>
        </w:r>
      </w:ins>
      <w:ins w:id="52" w:author="信仰" w:date="2026-10-15T22:08:14Z">
        <w:r>
          <w:rPr>
            <w:rFonts w:hint="eastAsia" w:ascii="华文仿宋" w:hAnsi="华文仿宋" w:eastAsia="华文仿宋" w:cs="华文仿宋"/>
            <w:color w:val="FF0000"/>
            <w:sz w:val="32"/>
            <w:szCs w:val="32"/>
            <w:lang w:val="en-US" w:eastAsia="zh-CN" w:bidi="ar"/>
            <w:woUserID w:val="3"/>
          </w:rPr>
          <w:t>，出现含等……待定等关键词指出“请明确到具体部门”。</w:t>
        </w:r>
      </w:ins>
      <w:del w:id="53" w:author="信仰" w:date="2026-10-15T22:07:55Z">
        <w:r>
          <w:rPr>
            <w:rFonts w:hint="eastAsia" w:ascii="华文仿宋" w:hAnsi="华文仿宋" w:eastAsia="华文仿宋" w:cs="华文仿宋"/>
            <w:color w:val="000000"/>
            <w:kern w:val="0"/>
            <w:sz w:val="32"/>
            <w:szCs w:val="32"/>
            <w:lang w:val="en-US" w:eastAsia="zh-CN" w:bidi="ar"/>
            <w:woUserID w:val="6"/>
          </w:rPr>
          <w:delText>但是“****部门-****部”不作未具体到具体部门的情况，比如株洲公司会写项目管理部门-建设部、项目管理部门-配网管理部、资产使用保管部门-变检公司等类似表述已经</w:delText>
        </w:r>
      </w:del>
      <w:r>
        <w:rPr>
          <w:rFonts w:hint="eastAsia" w:ascii="华文仿宋" w:hAnsi="华文仿宋" w:eastAsia="华文仿宋" w:cs="华文仿宋"/>
          <w:color w:val="000000"/>
          <w:kern w:val="0"/>
          <w:sz w:val="32"/>
          <w:szCs w:val="32"/>
          <w:lang w:val="en-US" w:eastAsia="zh-CN" w:bidi="ar"/>
          <w:woUserID w:val="6"/>
        </w:rPr>
        <w:t>。</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ins w:id="54" w:author="信仰" w:date="2026-10-15T22:09:02Z">
        <w:r>
          <w:rPr>
            <w:rFonts w:hint="eastAsia" w:ascii="华文仿宋" w:hAnsi="华文仿宋" w:eastAsia="华文仿宋" w:cs="华文仿宋"/>
            <w:color w:val="FF0000"/>
            <w:sz w:val="32"/>
            <w:szCs w:val="32"/>
            <w:lang w:val="en-US" w:eastAsia="zh-CN" w:bidi="ar"/>
            <w:woUserID w:val="3"/>
          </w:rPr>
          <w:t>岗位名称列</w:t>
        </w:r>
      </w:ins>
      <w:ins w:id="55" w:author="信仰" w:date="2026-10-15T23:36:58Z">
        <w:r>
          <w:rPr>
            <w:rFonts w:hint="eastAsia" w:ascii="华文仿宋" w:hAnsi="华文仿宋" w:eastAsia="华文仿宋" w:cs="华文仿宋"/>
            <w:color w:val="FF0000"/>
            <w:sz w:val="32"/>
            <w:szCs w:val="32"/>
            <w:lang w:val="en-US" w:eastAsia="zh" w:bidi="ar"/>
            <w:woUserID w:val="3"/>
          </w:rPr>
          <w:t>中</w:t>
        </w:r>
      </w:ins>
      <w:ins w:id="56" w:author="信仰" w:date="2026-10-15T22:09:02Z">
        <w:r>
          <w:rPr>
            <w:rFonts w:hint="eastAsia" w:ascii="华文仿宋" w:hAnsi="华文仿宋" w:eastAsia="华文仿宋" w:cs="华文仿宋"/>
            <w:color w:val="FF0000"/>
            <w:sz w:val="32"/>
            <w:szCs w:val="32"/>
            <w:lang w:val="en-US" w:eastAsia="zh-CN" w:bidi="ar"/>
            <w:woUserID w:val="3"/>
          </w:rPr>
          <w:t>，岗位名称</w:t>
        </w:r>
      </w:ins>
      <w:ins w:id="57" w:author="信仰" w:date="2026-10-15T23:37:02Z">
        <w:r>
          <w:rPr>
            <w:rFonts w:hint="eastAsia" w:ascii="华文仿宋" w:hAnsi="华文仿宋" w:eastAsia="华文仿宋" w:cs="华文仿宋"/>
            <w:color w:val="FF0000"/>
            <w:sz w:val="32"/>
            <w:szCs w:val="32"/>
            <w:lang w:val="en-US" w:eastAsia="zh" w:bidi="ar"/>
            <w:woUserID w:val="3"/>
          </w:rPr>
          <w:t>未</w:t>
        </w:r>
      </w:ins>
      <w:ins w:id="58" w:author="信仰" w:date="2026-10-15T23:37:03Z">
        <w:r>
          <w:rPr>
            <w:rFonts w:hint="eastAsia" w:ascii="华文仿宋" w:hAnsi="华文仿宋" w:eastAsia="华文仿宋" w:cs="华文仿宋"/>
            <w:color w:val="FF0000"/>
            <w:sz w:val="32"/>
            <w:szCs w:val="32"/>
            <w:lang w:val="en-US" w:eastAsia="zh" w:bidi="ar"/>
            <w:woUserID w:val="3"/>
          </w:rPr>
          <w:t>填写</w:t>
        </w:r>
      </w:ins>
      <w:ins w:id="59" w:author="信仰" w:date="2026-10-15T22:09:02Z">
        <w:r>
          <w:rPr>
            <w:rFonts w:hint="eastAsia" w:ascii="华文仿宋" w:hAnsi="华文仿宋" w:eastAsia="华文仿宋" w:cs="华文仿宋"/>
            <w:color w:val="FF0000"/>
            <w:sz w:val="32"/>
            <w:szCs w:val="32"/>
            <w:lang w:val="en-US" w:eastAsia="zh-CN" w:bidi="ar"/>
            <w:woUserID w:val="3"/>
          </w:rPr>
          <w:t>，出现含等……待定等关键词指出“请具体到岗位名称”。</w:t>
        </w:r>
      </w:ins>
    </w:p>
    <w:p w14:paraId="05C75ADD">
      <w:pPr>
        <w:keepNext w:val="0"/>
        <w:keepLines w:val="0"/>
        <w:widowControl/>
        <w:suppressLineNumbers w:val="0"/>
        <w:snapToGrid w:val="0"/>
        <w:spacing w:before="0" w:beforeAutospacing="0" w:after="0" w:afterAutospacing="0" w:line="560" w:lineRule="exact"/>
        <w:ind w:left="0" w:right="0" w:firstLine="640"/>
        <w:jc w:val="both"/>
        <w:rPr>
          <w:ins w:id="60" w:author="信仰" w:date="2026-10-15T21:49:00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人员姓名列</w:t>
      </w:r>
      <w:ins w:id="61" w:author="信仰" w:date="2026-10-15T23:37:25Z">
        <w:r>
          <w:rPr>
            <w:rFonts w:hint="eastAsia" w:ascii="华文仿宋" w:hAnsi="华文仿宋" w:eastAsia="华文仿宋" w:cs="华文仿宋"/>
            <w:color w:val="000000"/>
            <w:kern w:val="0"/>
            <w:sz w:val="32"/>
            <w:szCs w:val="32"/>
            <w:lang w:val="en-US" w:eastAsia="zh" w:bidi="ar"/>
            <w:woUserID w:val="3"/>
          </w:rPr>
          <w:t>中</w:t>
        </w:r>
      </w:ins>
      <w:r>
        <w:rPr>
          <w:rFonts w:hint="eastAsia" w:ascii="华文仿宋" w:hAnsi="华文仿宋" w:eastAsia="华文仿宋" w:cs="华文仿宋"/>
          <w:color w:val="000000"/>
          <w:kern w:val="0"/>
          <w:sz w:val="32"/>
          <w:szCs w:val="32"/>
          <w:lang w:val="en-US" w:eastAsia="zh-CN" w:bidi="ar"/>
          <w:woUserID w:val="6"/>
        </w:rPr>
        <w:t>，</w:t>
      </w:r>
      <w:del w:id="62" w:author="信仰" w:date="2026-10-15T23:37:27Z">
        <w:r>
          <w:rPr>
            <w:rFonts w:hint="eastAsia" w:ascii="华文仿宋" w:hAnsi="华文仿宋" w:eastAsia="华文仿宋" w:cs="华文仿宋"/>
            <w:color w:val="000000"/>
            <w:kern w:val="0"/>
            <w:sz w:val="32"/>
            <w:szCs w:val="32"/>
            <w:lang w:val="en-US" w:eastAsia="zh-CN" w:bidi="ar"/>
            <w:woUserID w:val="6"/>
          </w:rPr>
          <w:delText>没有</w:delText>
        </w:r>
      </w:del>
      <w:r>
        <w:rPr>
          <w:rFonts w:hint="eastAsia" w:ascii="华文仿宋" w:hAnsi="华文仿宋" w:eastAsia="华文仿宋" w:cs="华文仿宋"/>
          <w:color w:val="000000"/>
          <w:kern w:val="0"/>
          <w:sz w:val="32"/>
          <w:szCs w:val="32"/>
          <w:lang w:val="en-US" w:eastAsia="zh-CN" w:bidi="ar"/>
          <w:woUserID w:val="6"/>
        </w:rPr>
        <w:t>人员</w:t>
      </w:r>
      <w:ins w:id="63" w:author="信仰" w:date="2026-10-15T23:37:31Z">
        <w:r>
          <w:rPr>
            <w:rFonts w:hint="eastAsia" w:ascii="华文仿宋" w:hAnsi="华文仿宋" w:eastAsia="华文仿宋" w:cs="华文仿宋"/>
            <w:color w:val="000000"/>
            <w:kern w:val="0"/>
            <w:sz w:val="32"/>
            <w:szCs w:val="32"/>
            <w:lang w:val="en-US" w:eastAsia="zh" w:bidi="ar"/>
            <w:woUserID w:val="3"/>
          </w:rPr>
          <w:t>姓名</w:t>
        </w:r>
      </w:ins>
      <w:ins w:id="64" w:author="信仰" w:date="2026-10-15T23:37:32Z">
        <w:r>
          <w:rPr>
            <w:rFonts w:hint="eastAsia" w:ascii="华文仿宋" w:hAnsi="华文仿宋" w:eastAsia="华文仿宋" w:cs="华文仿宋"/>
            <w:color w:val="000000"/>
            <w:kern w:val="0"/>
            <w:sz w:val="32"/>
            <w:szCs w:val="32"/>
            <w:lang w:val="en-US" w:eastAsia="zh" w:bidi="ar"/>
            <w:woUserID w:val="3"/>
          </w:rPr>
          <w:t>未</w:t>
        </w:r>
      </w:ins>
      <w:ins w:id="65" w:author="信仰" w:date="2026-10-15T23:37:33Z">
        <w:r>
          <w:rPr>
            <w:rFonts w:hint="eastAsia" w:ascii="华文仿宋" w:hAnsi="华文仿宋" w:eastAsia="华文仿宋" w:cs="华文仿宋"/>
            <w:color w:val="000000"/>
            <w:kern w:val="0"/>
            <w:sz w:val="32"/>
            <w:szCs w:val="32"/>
            <w:lang w:val="en-US" w:eastAsia="zh" w:bidi="ar"/>
            <w:woUserID w:val="3"/>
          </w:rPr>
          <w:t>填写</w:t>
        </w:r>
      </w:ins>
      <w:del w:id="66" w:author="信仰" w:date="2026-10-15T23:37:28Z">
        <w:r>
          <w:rPr>
            <w:rFonts w:hint="eastAsia" w:ascii="华文仿宋" w:hAnsi="华文仿宋" w:eastAsia="华文仿宋" w:cs="华文仿宋"/>
            <w:color w:val="000000"/>
            <w:kern w:val="0"/>
            <w:sz w:val="32"/>
            <w:szCs w:val="32"/>
            <w:lang w:val="en-US" w:eastAsia="zh-CN" w:bidi="ar"/>
            <w:woUserID w:val="6"/>
          </w:rPr>
          <w:delText>字段</w:delText>
        </w:r>
      </w:del>
      <w:r>
        <w:rPr>
          <w:rFonts w:hint="eastAsia" w:ascii="华文仿宋" w:hAnsi="华文仿宋" w:eastAsia="华文仿宋" w:cs="华文仿宋"/>
          <w:color w:val="000000"/>
          <w:kern w:val="0"/>
          <w:sz w:val="32"/>
          <w:szCs w:val="32"/>
          <w:lang w:val="en-US" w:eastAsia="zh-CN" w:bidi="ar"/>
          <w:woUserID w:val="6"/>
        </w:rPr>
        <w:t>，出现含等……、</w:t>
      </w:r>
      <w:ins w:id="67" w:author="信仰" w:date="2026-10-15T22:09:40Z">
        <w:r>
          <w:rPr>
            <w:rFonts w:hint="eastAsia" w:ascii="华文仿宋" w:hAnsi="华文仿宋" w:eastAsia="华文仿宋" w:cs="华文仿宋"/>
            <w:color w:val="000000"/>
            <w:sz w:val="32"/>
            <w:szCs w:val="32"/>
            <w:lang w:val="en-US" w:eastAsia="zh-CN" w:bidi="ar"/>
            <w:woUserID w:val="3"/>
          </w:rPr>
          <w:t>外包、附件</w:t>
        </w:r>
      </w:ins>
      <w:ins w:id="68" w:author="信仰" w:date="2026-10-15T22:09:54Z">
        <w:r>
          <w:rPr>
            <w:rFonts w:hint="eastAsia" w:ascii="华文仿宋" w:hAnsi="华文仿宋" w:eastAsia="华文仿宋" w:cs="华文仿宋"/>
            <w:color w:val="000000"/>
            <w:sz w:val="32"/>
            <w:szCs w:val="32"/>
            <w:lang w:val="en-US" w:eastAsia="zh-CN" w:bidi="ar"/>
            <w:woUserID w:val="3"/>
          </w:rPr>
          <w:t>、不详、</w:t>
        </w:r>
      </w:ins>
      <w:r>
        <w:rPr>
          <w:rFonts w:hint="eastAsia" w:ascii="华文仿宋" w:hAnsi="华文仿宋" w:eastAsia="华文仿宋" w:cs="华文仿宋"/>
          <w:color w:val="000000"/>
          <w:kern w:val="0"/>
          <w:sz w:val="32"/>
          <w:szCs w:val="32"/>
          <w:lang w:val="en-US" w:eastAsia="zh-CN" w:bidi="ar"/>
          <w:woUserID w:val="6"/>
        </w:rPr>
        <w:t>待定等关键词指出“请具体到人员”。</w:t>
      </w:r>
    </w:p>
    <w:p w14:paraId="28C84A7A">
      <w:pPr>
        <w:pStyle w:val="3"/>
        <w:widowControl/>
        <w:numPr>
          <w:ilvl w:val="1"/>
          <w:numId w:val="0"/>
        </w:numPr>
        <w:snapToGrid w:val="0"/>
        <w:spacing w:before="0" w:after="0"/>
        <w:ind w:left="0" w:firstLine="0"/>
        <w:rPr>
          <w:ins w:id="70" w:author="信仰" w:date="2026-10-15T21:49:23Z"/>
          <w:rFonts w:hint="eastAsia"/>
          <w:bCs w:val="0"/>
          <w:lang w:val="en-US" w:eastAsia="zh" w:bidi="ar"/>
          <w:rPrChange w:id="71" w:author="信仰" w:date="2026-10-15T22:02:15Z">
            <w:rPr>
              <w:ins w:id="72" w:author="信仰" w:date="2026-10-15T21:49:23Z"/>
              <w:bCs/>
              <w:lang w:val="en-US"/>
              <w:woUserID w:val="3"/>
            </w:rPr>
          </w:rPrChange>
          <w:woUserID w:val="3"/>
        </w:rPr>
        <w:pPrChange w:id="69" w:author="信仰" w:date="2026-10-15T22:02:25Z">
          <w:pPr>
            <w:pStyle w:val="3"/>
            <w:widowControl/>
            <w:numPr>
              <w:ilvl w:val="1"/>
              <w:numId w:val="3"/>
            </w:numPr>
            <w:ind w:left="0" w:firstLine="0"/>
          </w:pPr>
        </w:pPrChange>
      </w:pPr>
      <w:ins w:id="73" w:author="信仰" w:date="2026-10-15T22:02:25Z">
        <w:r>
          <w:rPr>
            <w:rFonts w:hint="eastAsia" w:ascii="Arial" w:hAnsi="Arial" w:eastAsia="微软雅黑" w:cs="Times New Roman"/>
            <w:b/>
            <w:bCs w:val="0"/>
            <w:kern w:val="2"/>
            <w:sz w:val="32"/>
            <w:szCs w:val="24"/>
            <w:lang w:val="en-US" w:eastAsia="zh" w:bidi="ar"/>
            <w:woUserID w:val="3"/>
          </w:rPr>
          <w:t>（五）</w:t>
        </w:r>
      </w:ins>
      <w:ins w:id="74" w:author="信仰" w:date="2026-10-15T21:49:23Z">
        <w:r>
          <w:rPr>
            <w:rFonts w:hint="eastAsia" w:ascii="Arial" w:hAnsi="Arial" w:eastAsia="微软雅黑" w:cs="Times New Roman"/>
            <w:bCs w:val="0"/>
            <w:lang w:eastAsia="zh" w:bidi="ar"/>
            <w:rPrChange w:id="75" w:author="信仰" w:date="2026-10-15T22:02:15Z">
              <w:rPr>
                <w:rFonts w:hint="eastAsia" w:ascii="Arial" w:hAnsi="Arial" w:eastAsia="微软雅黑" w:cs="微软雅黑"/>
                <w:bCs/>
                <w:lang w:eastAsia="zh-CN"/>
                <w:woUserID w:val="3"/>
              </w:rPr>
            </w:rPrChange>
            <w:woUserID w:val="3"/>
          </w:rPr>
          <w:t>岗位清单中人员姓名规范性审核</w:t>
        </w:r>
      </w:ins>
    </w:p>
    <w:p w14:paraId="10F9A5F0">
      <w:pPr>
        <w:keepNext w:val="0"/>
        <w:keepLines w:val="0"/>
        <w:widowControl/>
        <w:suppressLineNumbers w:val="0"/>
        <w:spacing w:before="0" w:beforeAutospacing="0" w:after="0" w:afterAutospacing="0" w:line="560" w:lineRule="exact"/>
        <w:ind w:left="0" w:right="0" w:firstLine="640"/>
        <w:jc w:val="both"/>
        <w:rPr>
          <w:ins w:id="76" w:author="信仰" w:date="2026-10-15T21:50:20Z"/>
          <w:rFonts w:hint="eastAsia" w:ascii="宋体" w:hAnsi="宋体" w:eastAsia="宋体" w:cs="宋体"/>
          <w:bCs/>
          <w:color w:val="000000"/>
          <w:kern w:val="2"/>
          <w:sz w:val="32"/>
          <w:szCs w:val="32"/>
          <w:lang w:val="en-US" w:eastAsia="zh-CN" w:bidi="ar"/>
          <w:woUserID w:val="3"/>
        </w:rPr>
      </w:pPr>
      <w:ins w:id="77" w:author="信仰" w:date="2026-10-15T21:49:23Z">
        <w:r>
          <w:rPr>
            <w:rFonts w:hint="eastAsia" w:ascii="宋体" w:hAnsi="宋体" w:eastAsia="宋体" w:cs="宋体"/>
            <w:bCs/>
            <w:color w:val="000000"/>
            <w:kern w:val="2"/>
            <w:sz w:val="32"/>
            <w:szCs w:val="32"/>
            <w:lang w:val="en-US" w:eastAsia="zh-CN" w:bidi="ar"/>
            <w:woUserID w:val="3"/>
          </w:rPr>
          <w:t>检查岗位内控责任清单中人员姓名填写是否规范，每行中只能填写一个人员姓名。有空格、顿号、逗号、换行、</w:t>
        </w:r>
      </w:ins>
      <w:ins w:id="78" w:author="信仰" w:date="2026-10-15T21:49:23Z">
        <w:r>
          <w:rPr>
            <w:rFonts w:hint="eastAsia" w:ascii="宋体" w:hAnsi="宋体" w:eastAsia="宋体" w:cs="宋体"/>
            <w:bCs/>
            <w:color w:val="EE0000"/>
            <w:kern w:val="2"/>
            <w:sz w:val="32"/>
            <w:szCs w:val="32"/>
            <w:lang w:val="en-US" w:eastAsia="zh-CN" w:bidi="ar"/>
            <w:woUserID w:val="3"/>
          </w:rPr>
          <w:t>姓名字数多</w:t>
        </w:r>
      </w:ins>
      <w:ins w:id="79" w:author="信仰" w:date="2026-10-15T22:19:16Z">
        <w:r>
          <w:rPr>
            <w:rFonts w:hint="eastAsia" w:ascii="宋体" w:hAnsi="宋体" w:eastAsia="宋体" w:cs="宋体"/>
            <w:bCs/>
            <w:color w:val="EE0000"/>
            <w:kern w:val="2"/>
            <w:sz w:val="32"/>
            <w:szCs w:val="32"/>
            <w:lang w:val="en-US" w:eastAsia="zh" w:bidi="ar"/>
            <w:woUserID w:val="3"/>
          </w:rPr>
          <w:t>于</w:t>
        </w:r>
      </w:ins>
      <w:ins w:id="80" w:author="信仰" w:date="2026-10-15T21:49:23Z">
        <w:r>
          <w:rPr>
            <w:rFonts w:hint="eastAsia" w:ascii="宋体" w:hAnsi="宋体" w:eastAsia="宋体" w:cs="宋体"/>
            <w:bCs/>
            <w:color w:val="EE0000"/>
            <w:kern w:val="2"/>
            <w:sz w:val="32"/>
            <w:szCs w:val="32"/>
            <w:lang w:val="en-US" w:eastAsia="zh-CN" w:bidi="ar"/>
            <w:woUserID w:val="3"/>
          </w:rPr>
          <w:t>4个字</w:t>
        </w:r>
      </w:ins>
      <w:ins w:id="81" w:author="信仰" w:date="2026-10-15T21:49:23Z">
        <w:r>
          <w:rPr>
            <w:rFonts w:hint="eastAsia" w:ascii="宋体" w:hAnsi="宋体" w:eastAsia="宋体" w:cs="宋体"/>
            <w:bCs/>
            <w:color w:val="000000"/>
            <w:kern w:val="2"/>
            <w:sz w:val="32"/>
            <w:szCs w:val="32"/>
            <w:lang w:val="en-US" w:eastAsia="zh-CN" w:bidi="ar"/>
            <w:woUserID w:val="3"/>
          </w:rPr>
          <w:t>均视为多个人员。如果有多个人员则提示：每行岗位名称中只能有一个对应人员，若有多人，则应分多行填写。</w:t>
        </w:r>
      </w:ins>
    </w:p>
    <w:p w14:paraId="171684FA">
      <w:pPr>
        <w:pStyle w:val="3"/>
        <w:keepNext/>
        <w:keepLines/>
        <w:widowControl/>
        <w:numPr>
          <w:ilvl w:val="1"/>
          <w:numId w:val="0"/>
        </w:numPr>
        <w:suppressLineNumbers w:val="0"/>
        <w:snapToGrid w:val="0"/>
        <w:spacing w:before="0" w:beforeAutospacing="0" w:after="0" w:afterAutospacing="0"/>
        <w:ind w:right="0" w:firstLine="0"/>
        <w:outlineLvl w:val="1"/>
        <w:rPr>
          <w:ins w:id="83" w:author="信仰" w:date="2026-10-15T21:50:21Z"/>
          <w:rFonts w:hint="eastAsia"/>
          <w:lang w:val="en-US"/>
          <w:woUserID w:val="3"/>
        </w:rPr>
        <w:pPrChange w:id="82" w:author="信仰" w:date="2026-10-15T22:02:25Z">
          <w:pPr>
            <w:pStyle w:val="3"/>
            <w:keepNext/>
            <w:keepLines/>
            <w:widowControl/>
            <w:suppressLineNumbers w:val="0"/>
            <w:snapToGrid w:val="0"/>
            <w:spacing w:before="0" w:beforeAutospacing="0" w:after="0" w:afterAutospacing="0"/>
            <w:ind w:right="0" w:firstLine="0"/>
            <w:outlineLvl w:val="1"/>
          </w:pPr>
        </w:pPrChange>
      </w:pPr>
      <w:ins w:id="84" w:author="信仰" w:date="2026-10-15T22:02:25Z">
        <w:r>
          <w:rPr>
            <w:rFonts w:hint="eastAsia" w:ascii="Arial" w:hAnsi="Arial" w:eastAsia="微软雅黑" w:cs="Times New Roman"/>
            <w:b/>
            <w:kern w:val="2"/>
            <w:sz w:val="32"/>
            <w:szCs w:val="24"/>
            <w:lang w:val="en-US" w:eastAsia="zh-CN" w:bidi="ar-SA"/>
            <w:woUserID w:val="3"/>
          </w:rPr>
          <w:t>（六）</w:t>
        </w:r>
      </w:ins>
      <w:ins w:id="85" w:author="信仰" w:date="2026-10-15T21:50:21Z">
        <w:r>
          <w:rPr>
            <w:rFonts w:hint="eastAsia"/>
            <w:lang w:val="en-US" w:eastAsia="zh"/>
            <w:woUserID w:val="3"/>
          </w:rPr>
          <w:t>岗位清单中一人多岗</w:t>
        </w:r>
      </w:ins>
      <w:ins w:id="86" w:author="信仰" w:date="2026-10-15T21:50:21Z">
        <w:r>
          <w:rPr>
            <w:rFonts w:hint="eastAsia"/>
            <w:lang w:val="en-US" w:eastAsia="zh-CN"/>
            <w:woUserID w:val="3"/>
          </w:rPr>
          <w:t>审核</w:t>
        </w:r>
      </w:ins>
    </w:p>
    <w:p w14:paraId="780BD270">
      <w:pPr>
        <w:keepNext w:val="0"/>
        <w:keepLines w:val="0"/>
        <w:widowControl/>
        <w:suppressLineNumbers w:val="0"/>
        <w:spacing w:before="0" w:beforeAutospacing="0" w:after="0" w:afterAutospacing="0" w:line="560" w:lineRule="exact"/>
        <w:ind w:left="0" w:right="0" w:firstLine="640"/>
        <w:jc w:val="both"/>
        <w:rPr>
          <w:ins w:id="87" w:author="信仰" w:date="2026-10-15T21:50:21Z"/>
          <w:rFonts w:hint="eastAsia" w:ascii="宋体" w:hAnsi="宋体" w:eastAsia="宋体" w:cs="宋体"/>
          <w:bCs/>
          <w:color w:val="FF0000"/>
          <w:kern w:val="2"/>
          <w:sz w:val="32"/>
          <w:szCs w:val="32"/>
          <w:lang w:val="en-US" w:eastAsia="zh" w:bidi="ar"/>
          <w:woUserID w:val="3"/>
        </w:rPr>
      </w:pPr>
      <w:ins w:id="88" w:author="信仰" w:date="2026-10-15T21:50:21Z">
        <w:r>
          <w:rPr>
            <w:rFonts w:hint="eastAsia" w:ascii="宋体" w:hAnsi="宋体" w:eastAsia="宋体" w:cs="宋体"/>
            <w:bCs/>
            <w:color w:val="000000"/>
            <w:kern w:val="2"/>
            <w:sz w:val="32"/>
            <w:szCs w:val="32"/>
            <w:lang w:val="en-US" w:eastAsia="zh-CN" w:bidi="ar"/>
            <w:woUserID w:val="3"/>
          </w:rPr>
          <w:t>检查岗位内控责任清单中</w:t>
        </w:r>
      </w:ins>
      <w:ins w:id="89" w:author="信仰" w:date="2026-10-15T21:50:21Z">
        <w:r>
          <w:rPr>
            <w:rFonts w:hint="eastAsia" w:ascii="宋体" w:hAnsi="宋体" w:eastAsia="宋体" w:cs="宋体"/>
            <w:bCs/>
            <w:color w:val="000000"/>
            <w:kern w:val="2"/>
            <w:sz w:val="32"/>
            <w:szCs w:val="32"/>
            <w:lang w:val="en-US" w:eastAsia="zh" w:bidi="ar"/>
            <w:woUserID w:val="3"/>
          </w:rPr>
          <w:t>同一</w:t>
        </w:r>
      </w:ins>
      <w:ins w:id="90" w:author="信仰" w:date="2026-10-15T21:50:21Z">
        <w:r>
          <w:rPr>
            <w:rFonts w:hint="eastAsia" w:ascii="宋体" w:hAnsi="宋体" w:eastAsia="宋体" w:cs="宋体"/>
            <w:bCs/>
            <w:color w:val="000000"/>
            <w:kern w:val="2"/>
            <w:sz w:val="32"/>
            <w:szCs w:val="32"/>
            <w:lang w:val="en-US" w:eastAsia="zh-CN" w:bidi="ar"/>
            <w:woUserID w:val="3"/>
          </w:rPr>
          <w:t>人员姓名是否</w:t>
        </w:r>
      </w:ins>
      <w:ins w:id="91" w:author="信仰" w:date="2026-10-15T21:50:21Z">
        <w:r>
          <w:rPr>
            <w:rFonts w:hint="eastAsia" w:ascii="宋体" w:hAnsi="宋体" w:eastAsia="宋体" w:cs="宋体"/>
            <w:bCs/>
            <w:color w:val="000000"/>
            <w:kern w:val="2"/>
            <w:sz w:val="32"/>
            <w:szCs w:val="32"/>
            <w:lang w:val="en-US" w:eastAsia="zh" w:bidi="ar"/>
            <w:woUserID w:val="3"/>
          </w:rPr>
          <w:t>只对应一个岗位名称</w:t>
        </w:r>
      </w:ins>
      <w:ins w:id="92" w:author="信仰" w:date="2026-10-15T21:50:21Z">
        <w:r>
          <w:rPr>
            <w:rFonts w:hint="eastAsia" w:ascii="宋体" w:hAnsi="宋体" w:eastAsia="宋体" w:cs="宋体"/>
            <w:bCs/>
            <w:color w:val="000000"/>
            <w:kern w:val="2"/>
            <w:sz w:val="32"/>
            <w:szCs w:val="32"/>
            <w:lang w:val="en-US" w:eastAsia="zh-CN" w:bidi="ar"/>
            <w:woUserID w:val="3"/>
          </w:rPr>
          <w:t>，</w:t>
        </w:r>
      </w:ins>
      <w:ins w:id="93" w:author="信仰" w:date="2026-10-15T21:50:21Z">
        <w:r>
          <w:rPr>
            <w:rFonts w:hint="eastAsia" w:ascii="宋体" w:hAnsi="宋体" w:eastAsia="宋体" w:cs="宋体"/>
            <w:bCs/>
            <w:color w:val="000000"/>
            <w:kern w:val="2"/>
            <w:sz w:val="32"/>
            <w:szCs w:val="32"/>
            <w:lang w:val="en-US" w:eastAsia="zh" w:bidi="ar"/>
            <w:woUserID w:val="3"/>
          </w:rPr>
          <w:t>如果有一个人员姓名对应多个岗位名称则提示：请核实是否为一人多岗。</w:t>
        </w:r>
      </w:ins>
    </w:p>
    <w:p w14:paraId="7C9CAECF">
      <w:pPr>
        <w:pStyle w:val="3"/>
        <w:keepNext/>
        <w:keepLines/>
        <w:widowControl/>
        <w:numPr>
          <w:ilvl w:val="1"/>
          <w:numId w:val="0"/>
        </w:numPr>
        <w:suppressLineNumbers w:val="0"/>
        <w:snapToGrid w:val="0"/>
        <w:spacing w:before="0" w:beforeAutospacing="0" w:after="0" w:afterAutospacing="0"/>
        <w:ind w:right="0" w:firstLine="0"/>
        <w:outlineLvl w:val="1"/>
        <w:rPr>
          <w:ins w:id="95" w:author="信仰" w:date="2026-10-15T21:50:55Z"/>
          <w:rFonts w:hint="eastAsia"/>
          <w:woUserID w:val="3"/>
        </w:rPr>
        <w:pPrChange w:id="94" w:author="信仰" w:date="2026-10-15T22:02:25Z">
          <w:pPr>
            <w:pStyle w:val="3"/>
            <w:keepNext/>
            <w:keepLines/>
            <w:widowControl/>
            <w:suppressLineNumbers w:val="0"/>
            <w:snapToGrid w:val="0"/>
            <w:spacing w:before="0" w:beforeAutospacing="0" w:after="0" w:afterAutospacing="0"/>
            <w:ind w:right="0" w:firstLine="0"/>
            <w:outlineLvl w:val="1"/>
          </w:pPr>
        </w:pPrChange>
      </w:pPr>
      <w:ins w:id="96" w:author="信仰" w:date="2026-10-15T22:02:25Z">
        <w:r>
          <w:rPr>
            <w:rFonts w:hint="eastAsia" w:ascii="Arial" w:hAnsi="Arial" w:eastAsia="微软雅黑" w:cs="Times New Roman"/>
            <w:b/>
            <w:kern w:val="2"/>
            <w:sz w:val="32"/>
            <w:szCs w:val="24"/>
            <w:lang w:val="en-US" w:eastAsia="zh-CN" w:bidi="ar-SA"/>
            <w:woUserID w:val="3"/>
          </w:rPr>
          <w:t>（七）</w:t>
        </w:r>
      </w:ins>
      <w:ins w:id="97" w:author="信仰" w:date="2026-10-15T21:58:41Z">
        <w:r>
          <w:rPr>
            <w:rFonts w:hint="eastAsia"/>
            <w:lang w:val="en-US" w:eastAsia="zh"/>
            <w:woUserID w:val="3"/>
          </w:rPr>
          <w:t>岗位清单中</w:t>
        </w:r>
      </w:ins>
      <w:ins w:id="98" w:author="信仰" w:date="2026-10-15T21:50:55Z">
        <w:r>
          <w:rPr>
            <w:rFonts w:hint="eastAsia"/>
            <w:lang w:val="en-US" w:eastAsia="zh-CN"/>
            <w:woUserID w:val="3"/>
          </w:rPr>
          <w:t>角色与责任类型对应</w:t>
        </w:r>
      </w:ins>
    </w:p>
    <w:p w14:paraId="3C87FCBF">
      <w:pPr>
        <w:keepNext w:val="0"/>
        <w:keepLines w:val="0"/>
        <w:widowControl/>
        <w:suppressLineNumbers w:val="0"/>
        <w:snapToGrid w:val="0"/>
        <w:spacing w:before="0" w:beforeAutospacing="0" w:after="0" w:afterAutospacing="0" w:line="560" w:lineRule="exact"/>
        <w:ind w:left="0" w:right="0" w:firstLine="640"/>
        <w:jc w:val="both"/>
        <w:rPr>
          <w:ins w:id="99" w:author="信仰" w:date="2026-10-15T21:50:55Z"/>
          <w:rFonts w:hint="eastAsia" w:ascii="华文仿宋" w:hAnsi="华文仿宋" w:eastAsia="华文仿宋" w:cs="华文仿宋"/>
          <w:color w:val="000000"/>
          <w:kern w:val="0"/>
          <w:sz w:val="32"/>
          <w:szCs w:val="32"/>
          <w:woUserID w:val="3"/>
        </w:rPr>
      </w:pPr>
      <w:ins w:id="100" w:author="信仰" w:date="2026-10-15T21:50:55Z">
        <w:r>
          <w:rPr>
            <w:rFonts w:hint="eastAsia" w:ascii="华文仿宋" w:hAnsi="华文仿宋" w:eastAsia="华文仿宋" w:cs="华文仿宋"/>
            <w:color w:val="000000"/>
            <w:kern w:val="0"/>
            <w:sz w:val="32"/>
            <w:szCs w:val="32"/>
            <w:lang w:val="en-US" w:eastAsia="zh-CN" w:bidi="ar"/>
            <w:woUserID w:val="3"/>
          </w:rPr>
          <w:t>检查口径：按“经办对应主体责任、审核对应审核责任、审批对应审批责任</w:t>
        </w:r>
      </w:ins>
      <w:ins w:id="101"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102" w:author="信仰" w:date="2026-10-15T21:50:55Z">
        <w:r>
          <w:rPr>
            <w:rFonts w:hint="eastAsia" w:ascii="华文仿宋" w:hAnsi="华文仿宋" w:eastAsia="华文仿宋" w:cs="华文仿宋"/>
            <w:color w:val="000000"/>
            <w:kern w:val="0"/>
            <w:sz w:val="32"/>
            <w:szCs w:val="32"/>
            <w:lang w:val="en-US" w:eastAsia="zh-CN" w:bidi="ar"/>
            <w:woUserID w:val="3"/>
          </w:rPr>
          <w:t>”的对应关系执行检查。</w:t>
        </w:r>
      </w:ins>
    </w:p>
    <w:p w14:paraId="71373DE5">
      <w:pPr>
        <w:keepNext w:val="0"/>
        <w:keepLines w:val="0"/>
        <w:widowControl/>
        <w:suppressLineNumbers w:val="0"/>
        <w:snapToGrid w:val="0"/>
        <w:spacing w:before="0" w:beforeAutospacing="0" w:after="0" w:afterAutospacing="0" w:line="560" w:lineRule="exact"/>
        <w:ind w:left="0" w:right="0" w:firstLine="640"/>
        <w:jc w:val="both"/>
        <w:rPr>
          <w:ins w:id="103" w:author="信仰" w:date="2026-10-15T21:50:55Z"/>
          <w:rFonts w:hint="eastAsia" w:ascii="华文仿宋" w:hAnsi="华文仿宋" w:eastAsia="华文仿宋" w:cs="华文仿宋"/>
          <w:color w:val="000000"/>
          <w:kern w:val="0"/>
          <w:sz w:val="32"/>
          <w:szCs w:val="32"/>
          <w:woUserID w:val="3"/>
        </w:rPr>
      </w:pPr>
      <w:ins w:id="104" w:author="信仰" w:date="2026-10-15T21:50:55Z">
        <w:r>
          <w:rPr>
            <w:rFonts w:hint="eastAsia" w:ascii="华文仿宋" w:hAnsi="华文仿宋" w:eastAsia="华文仿宋" w:cs="华文仿宋"/>
            <w:color w:val="000000"/>
            <w:kern w:val="0"/>
            <w:sz w:val="32"/>
            <w:szCs w:val="32"/>
            <w:lang w:val="en-US" w:eastAsia="zh-CN" w:bidi="ar"/>
            <w:woUserID w:val="3"/>
          </w:rPr>
          <w:t>一、岗位清单存在明确角色字段时</w:t>
        </w:r>
      </w:ins>
    </w:p>
    <w:p w14:paraId="3EACED4C">
      <w:pPr>
        <w:keepNext w:val="0"/>
        <w:keepLines w:val="0"/>
        <w:widowControl/>
        <w:suppressLineNumbers w:val="0"/>
        <w:snapToGrid w:val="0"/>
        <w:spacing w:before="0" w:beforeAutospacing="0" w:after="0" w:afterAutospacing="0" w:line="560" w:lineRule="exact"/>
        <w:ind w:left="0" w:right="0" w:firstLine="0"/>
        <w:jc w:val="both"/>
        <w:rPr>
          <w:ins w:id="105" w:author="信仰" w:date="2026-10-15T21:50:55Z"/>
          <w:rFonts w:hint="eastAsia" w:ascii="华文仿宋" w:hAnsi="华文仿宋" w:eastAsia="华文仿宋" w:cs="华文仿宋"/>
          <w:color w:val="000000"/>
          <w:kern w:val="0"/>
          <w:sz w:val="32"/>
          <w:szCs w:val="32"/>
          <w:woUserID w:val="3"/>
        </w:rPr>
      </w:pPr>
      <w:ins w:id="106" w:author="信仰" w:date="2026-10-15T21:50:55Z">
        <w:r>
          <w:rPr>
            <w:rFonts w:hint="eastAsia" w:ascii="华文仿宋" w:hAnsi="华文仿宋" w:eastAsia="华文仿宋" w:cs="华文仿宋"/>
            <w:color w:val="000000"/>
            <w:kern w:val="0"/>
            <w:sz w:val="32"/>
            <w:szCs w:val="32"/>
            <w:lang w:val="en-US" w:eastAsia="zh-CN" w:bidi="ar"/>
            <w:woUserID w:val="3"/>
          </w:rPr>
          <w:t>将角色字段与岗位职责中的责任类型进行比对，存在明确不一致的，指出具体角色与责任表述之间的冲突，并给出提示词：“经办对应主体责任、审核对应审核责任、审批对应审批责任</w:t>
        </w:r>
      </w:ins>
      <w:ins w:id="107"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108" w:author="信仰" w:date="2026-10-15T21:50:55Z">
        <w:r>
          <w:rPr>
            <w:rFonts w:hint="eastAsia" w:ascii="华文仿宋" w:hAnsi="华文仿宋" w:eastAsia="华文仿宋" w:cs="华文仿宋"/>
            <w:color w:val="000000"/>
            <w:kern w:val="0"/>
            <w:sz w:val="32"/>
            <w:szCs w:val="32"/>
            <w:lang w:val="en-US" w:eastAsia="zh-CN" w:bidi="ar"/>
            <w:woUserID w:val="3"/>
          </w:rPr>
          <w:t>。”，不需要多的提示词。</w:t>
        </w:r>
      </w:ins>
    </w:p>
    <w:p w14:paraId="0284CC15">
      <w:pPr>
        <w:keepNext w:val="0"/>
        <w:keepLines w:val="0"/>
        <w:widowControl/>
        <w:suppressLineNumbers w:val="0"/>
        <w:snapToGrid w:val="0"/>
        <w:spacing w:before="0" w:beforeAutospacing="0" w:after="0" w:afterAutospacing="0" w:line="560" w:lineRule="exact"/>
        <w:ind w:left="0" w:right="0" w:firstLine="640"/>
        <w:jc w:val="both"/>
        <w:rPr>
          <w:ins w:id="109" w:author="信仰" w:date="2026-10-15T21:50:55Z"/>
          <w:rFonts w:hint="eastAsia" w:ascii="华文仿宋" w:hAnsi="华文仿宋" w:eastAsia="华文仿宋" w:cs="华文仿宋"/>
          <w:color w:val="000000"/>
          <w:kern w:val="0"/>
          <w:sz w:val="32"/>
          <w:szCs w:val="32"/>
          <w:woUserID w:val="3"/>
        </w:rPr>
      </w:pPr>
      <w:ins w:id="110" w:author="信仰" w:date="2026-10-15T22:10:43Z">
        <w:r>
          <w:rPr>
            <w:rFonts w:hint="eastAsia" w:ascii="华文仿宋" w:hAnsi="华文仿宋" w:eastAsia="华文仿宋" w:cs="华文仿宋"/>
            <w:color w:val="000000"/>
            <w:kern w:val="0"/>
            <w:sz w:val="32"/>
            <w:szCs w:val="32"/>
            <w:lang w:val="en-US" w:eastAsia="zh" w:bidi="ar"/>
            <w:woUserID w:val="3"/>
          </w:rPr>
          <w:t>二</w:t>
        </w:r>
      </w:ins>
      <w:ins w:id="111"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w:t>
        </w:r>
      </w:ins>
    </w:p>
    <w:p w14:paraId="08510B99">
      <w:pPr>
        <w:keepNext w:val="0"/>
        <w:keepLines w:val="0"/>
        <w:widowControl/>
        <w:suppressLineNumbers w:val="0"/>
        <w:snapToGrid w:val="0"/>
        <w:spacing w:before="0" w:beforeAutospacing="0" w:after="0" w:afterAutospacing="0" w:line="560" w:lineRule="exact"/>
        <w:ind w:left="0" w:right="0" w:firstLine="640"/>
        <w:jc w:val="both"/>
        <w:rPr>
          <w:ins w:id="112" w:author="信仰" w:date="2026-10-15T21:50:55Z"/>
          <w:rFonts w:hint="eastAsia" w:ascii="华文仿宋" w:hAnsi="华文仿宋" w:eastAsia="华文仿宋" w:cs="华文仿宋"/>
          <w:color w:val="000000"/>
          <w:kern w:val="0"/>
          <w:sz w:val="32"/>
          <w:szCs w:val="32"/>
          <w:woUserID w:val="3"/>
        </w:rPr>
      </w:pPr>
      <w:ins w:id="113"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同一岗位存在多个责任类型混杂、且无法明确区分的，只要满足经办对应主体责任、审核对应审核责任、审批对应审批责任</w:t>
        </w:r>
      </w:ins>
      <w:ins w:id="114"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115" w:author="信仰" w:date="2026-10-15T21:50:55Z">
        <w:r>
          <w:rPr>
            <w:rFonts w:hint="eastAsia" w:ascii="华文仿宋" w:hAnsi="华文仿宋" w:eastAsia="华文仿宋" w:cs="华文仿宋"/>
            <w:color w:val="000000"/>
            <w:kern w:val="0"/>
            <w:sz w:val="32"/>
            <w:szCs w:val="32"/>
            <w:lang w:val="en-US" w:eastAsia="zh-CN" w:bidi="ar"/>
            <w:woUserID w:val="3"/>
          </w:rPr>
          <w:t>之一就不再提示。</w:t>
        </w:r>
      </w:ins>
    </w:p>
    <w:p w14:paraId="6EE413A7">
      <w:pPr>
        <w:pStyle w:val="3"/>
        <w:keepNext/>
        <w:keepLines/>
        <w:widowControl/>
        <w:numPr>
          <w:ilvl w:val="1"/>
          <w:numId w:val="0"/>
        </w:numPr>
        <w:suppressLineNumbers w:val="0"/>
        <w:snapToGrid w:val="0"/>
        <w:spacing w:before="0" w:beforeAutospacing="0" w:after="0" w:afterAutospacing="0"/>
        <w:ind w:right="0" w:firstLine="0"/>
        <w:outlineLvl w:val="1"/>
        <w:rPr>
          <w:ins w:id="117" w:author="信仰" w:date="2026-10-15T21:51:57Z"/>
          <w:rFonts w:hint="eastAsia"/>
          <w:woUserID w:val="3"/>
        </w:rPr>
        <w:pPrChange w:id="116" w:author="信仰" w:date="2026-10-15T22:02:25Z">
          <w:pPr>
            <w:pStyle w:val="3"/>
            <w:keepNext/>
            <w:keepLines/>
            <w:widowControl/>
            <w:suppressLineNumbers w:val="0"/>
            <w:snapToGrid w:val="0"/>
            <w:spacing w:before="0" w:beforeAutospacing="0" w:after="0" w:afterAutospacing="0"/>
            <w:ind w:right="0" w:firstLine="0"/>
            <w:outlineLvl w:val="1"/>
          </w:pPr>
        </w:pPrChange>
      </w:pPr>
      <w:ins w:id="118" w:author="信仰" w:date="2026-10-15T22:02:25Z">
        <w:r>
          <w:rPr>
            <w:rFonts w:hint="eastAsia" w:ascii="Arial" w:hAnsi="Arial" w:eastAsia="微软雅黑" w:cs="Times New Roman"/>
            <w:b/>
            <w:kern w:val="2"/>
            <w:sz w:val="32"/>
            <w:szCs w:val="24"/>
            <w:lang w:val="en-US" w:eastAsia="zh-CN" w:bidi="ar-SA"/>
            <w:woUserID w:val="3"/>
          </w:rPr>
          <w:t>（八）</w:t>
        </w:r>
      </w:ins>
      <w:ins w:id="119" w:author="信仰" w:date="2026-10-15T22:03:25Z">
        <w:r>
          <w:rPr>
            <w:rFonts w:hint="eastAsia" w:cs="Times New Roman"/>
            <w:b/>
            <w:kern w:val="2"/>
            <w:sz w:val="32"/>
            <w:szCs w:val="24"/>
            <w:lang w:val="en-US" w:eastAsia="zh" w:bidi="ar-SA"/>
            <w:woUserID w:val="3"/>
          </w:rPr>
          <w:t>岗位清单</w:t>
        </w:r>
      </w:ins>
      <w:ins w:id="120" w:author="信仰" w:date="2026-10-15T22:03:26Z">
        <w:r>
          <w:rPr>
            <w:rFonts w:hint="eastAsia" w:cs="Times New Roman"/>
            <w:b/>
            <w:kern w:val="2"/>
            <w:sz w:val="32"/>
            <w:szCs w:val="24"/>
            <w:lang w:val="en-US" w:eastAsia="zh" w:bidi="ar-SA"/>
            <w:woUserID w:val="3"/>
          </w:rPr>
          <w:t>中</w:t>
        </w:r>
      </w:ins>
      <w:ins w:id="121" w:author="信仰" w:date="2026-10-15T21:51:57Z">
        <w:r>
          <w:rPr>
            <w:rFonts w:hint="eastAsia"/>
            <w:lang w:val="en-US" w:eastAsia="zh-CN"/>
            <w:woUserID w:val="3"/>
          </w:rPr>
          <w:t>经办与审核人员分离</w:t>
        </w:r>
      </w:ins>
    </w:p>
    <w:p w14:paraId="0BC8C951">
      <w:pPr>
        <w:keepNext w:val="0"/>
        <w:keepLines w:val="0"/>
        <w:widowControl/>
        <w:suppressLineNumbers w:val="0"/>
        <w:snapToGrid w:val="0"/>
        <w:spacing w:before="0" w:beforeAutospacing="0" w:after="0" w:afterAutospacing="0" w:line="560" w:lineRule="exact"/>
        <w:ind w:left="0" w:right="0" w:firstLine="640" w:firstLineChars="200"/>
        <w:jc w:val="both"/>
        <w:rPr>
          <w:ins w:id="123" w:author="信仰" w:date="2026-10-15T21:51:57Z"/>
          <w:rFonts w:hint="eastAsia" w:ascii="华文仿宋" w:hAnsi="华文仿宋" w:eastAsia="华文仿宋" w:cs="华文仿宋"/>
          <w:color w:val="000000"/>
          <w:kern w:val="0"/>
          <w:sz w:val="32"/>
          <w:szCs w:val="32"/>
          <w:lang w:val="en-US" w:eastAsia="zh-CN" w:bidi="ar"/>
          <w:woUserID w:val="3"/>
        </w:rPr>
        <w:pPrChange w:id="122" w:author="信仰" w:date="2026-10-15T22:21:08Z">
          <w:pPr>
            <w:keepNext w:val="0"/>
            <w:keepLines w:val="0"/>
            <w:widowControl/>
            <w:suppressLineNumbers w:val="0"/>
            <w:snapToGrid w:val="0"/>
            <w:spacing w:before="0" w:beforeAutospacing="0" w:after="0" w:afterAutospacing="0" w:line="560" w:lineRule="exact"/>
            <w:ind w:left="0" w:right="0" w:firstLine="0"/>
            <w:jc w:val="both"/>
          </w:pPr>
        </w:pPrChange>
      </w:pPr>
      <w:ins w:id="124" w:author="信仰" w:date="2026-10-15T21:51:57Z">
        <w:r>
          <w:rPr>
            <w:rFonts w:hint="eastAsia" w:ascii="华文仿宋" w:hAnsi="华文仿宋" w:eastAsia="华文仿宋" w:cs="华文仿宋"/>
            <w:color w:val="000000"/>
            <w:kern w:val="0"/>
            <w:sz w:val="32"/>
            <w:szCs w:val="32"/>
            <w:lang w:val="en-US" w:eastAsia="zh-CN" w:bidi="ar"/>
            <w:woUserID w:val="3"/>
          </w:rPr>
          <w:t>所有矩阵按“会计主体＋业务类别＋控制措施编号”汇总</w:t>
        </w:r>
      </w:ins>
      <w:ins w:id="125" w:author="信仰" w:date="2026-10-15T21:51:57Z">
        <w:r>
          <w:rPr>
            <w:rFonts w:hint="eastAsia" w:ascii="华文仿宋" w:hAnsi="华文仿宋" w:eastAsia="华文仿宋" w:cs="华文仿宋"/>
            <w:color w:val="000000"/>
            <w:kern w:val="0"/>
            <w:sz w:val="32"/>
            <w:szCs w:val="32"/>
            <w:lang w:val="en-US" w:eastAsia="zh" w:bidi="ar"/>
            <w:woUserID w:val="3"/>
          </w:rPr>
          <w:t>。</w:t>
        </w:r>
      </w:ins>
      <w:ins w:id="126" w:author="信仰" w:date="2026-10-15T21:51:57Z">
        <w:r>
          <w:rPr>
            <w:rFonts w:hint="eastAsia" w:ascii="华文仿宋" w:hAnsi="华文仿宋" w:eastAsia="华文仿宋" w:cs="华文仿宋"/>
            <w:color w:val="000000"/>
            <w:sz w:val="32"/>
            <w:szCs w:val="32"/>
            <w:lang w:val="en-US" w:eastAsia="zh-CN" w:bidi="ar"/>
            <w:woUserID w:val="3"/>
          </w:rPr>
          <w:t>检查</w:t>
        </w:r>
      </w:ins>
      <w:ins w:id="127" w:author="信仰" w:date="2026-10-15T21:51:57Z">
        <w:r>
          <w:rPr>
            <w:rFonts w:hint="eastAsia" w:ascii="华文仿宋" w:hAnsi="华文仿宋" w:eastAsia="华文仿宋" w:cs="华文仿宋"/>
            <w:color w:val="000000"/>
            <w:kern w:val="0"/>
            <w:sz w:val="32"/>
            <w:szCs w:val="32"/>
            <w:lang w:val="en-US" w:eastAsia="zh-CN" w:bidi="ar"/>
            <w:woUserID w:val="3"/>
          </w:rPr>
          <w:t>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ins>
    </w:p>
    <w:p w14:paraId="6BECD7F9">
      <w:pPr>
        <w:keepNext w:val="0"/>
        <w:keepLines w:val="0"/>
        <w:widowControl/>
        <w:suppressLineNumbers w:val="0"/>
        <w:snapToGrid w:val="0"/>
        <w:spacing w:before="0" w:beforeAutospacing="0" w:after="0" w:afterAutospacing="0" w:line="560" w:lineRule="exact"/>
        <w:ind w:left="0" w:right="0" w:firstLine="640" w:firstLineChars="200"/>
        <w:jc w:val="both"/>
        <w:rPr>
          <w:ins w:id="129" w:author="信仰" w:date="2026-10-15T21:51:57Z"/>
          <w:rFonts w:hint="eastAsia" w:ascii="华文仿宋" w:hAnsi="华文仿宋" w:eastAsia="华文仿宋" w:cs="华文仿宋"/>
          <w:color w:val="000000"/>
          <w:kern w:val="0"/>
          <w:sz w:val="32"/>
          <w:szCs w:val="32"/>
          <w:lang w:val="en-US" w:bidi="ar"/>
          <w:woUserID w:val="3"/>
        </w:rPr>
        <w:pPrChange w:id="128" w:author="信仰" w:date="2026-10-15T22:21:08Z">
          <w:pPr>
            <w:keepNext w:val="0"/>
            <w:keepLines w:val="0"/>
            <w:widowControl/>
            <w:suppressLineNumbers w:val="0"/>
            <w:snapToGrid w:val="0"/>
            <w:spacing w:before="0" w:beforeAutospacing="0" w:after="0" w:afterAutospacing="0" w:line="560" w:lineRule="exact"/>
            <w:ind w:left="0" w:right="0"/>
            <w:jc w:val="both"/>
          </w:pPr>
        </w:pPrChange>
      </w:pPr>
      <w:ins w:id="130" w:author="信仰" w:date="2026-10-15T21:51:57Z">
        <w:r>
          <w:rPr>
            <w:rFonts w:hint="eastAsia" w:ascii="华文仿宋" w:hAnsi="华文仿宋" w:eastAsia="华文仿宋" w:cs="华文仿宋"/>
            <w:color w:val="000000"/>
            <w:kern w:val="0"/>
            <w:sz w:val="32"/>
            <w:szCs w:val="32"/>
            <w:lang w:val="en-US" w:eastAsia="zh-CN" w:bidi="ar"/>
            <w:woUserID w:val="3"/>
          </w:rPr>
          <w:t>检查角色填写经办与监督的是否为同一人，同一人的继续检查岗位职责描述除了“主体”和“监督”字段不一致外，其余字段一致，还需要核查部门列、人员姓名列、岗位职责列、控制措施编号列是否都一致，都一致提示“同一条措施，同样的岗位职责，经办监督不能同一人”。不同主体或不同措施之间的人员重合不按本条认定为冲突。</w:t>
        </w:r>
      </w:ins>
    </w:p>
    <w:p w14:paraId="2E2E0884">
      <w:pPr>
        <w:keepNext w:val="0"/>
        <w:keepLines w:val="0"/>
        <w:widowControl/>
        <w:suppressLineNumbers w:val="0"/>
        <w:snapToGrid w:val="0"/>
        <w:spacing w:before="0" w:beforeAutospacing="0" w:after="0" w:afterAutospacing="0" w:line="560" w:lineRule="exact"/>
        <w:ind w:left="0" w:right="0" w:firstLine="640" w:firstLineChars="200"/>
        <w:jc w:val="both"/>
        <w:rPr>
          <w:ins w:id="132" w:author="信仰" w:date="2026-10-15T21:51:57Z"/>
          <w:rFonts w:hint="eastAsia" w:ascii="华文仿宋" w:hAnsi="华文仿宋" w:eastAsia="华文仿宋" w:cs="华文仿宋"/>
          <w:color w:val="000000"/>
          <w:kern w:val="0"/>
          <w:sz w:val="32"/>
          <w:szCs w:val="32"/>
          <w:woUserID w:val="3"/>
        </w:rPr>
        <w:pPrChange w:id="131" w:author="信仰" w:date="2026-10-15T22:21:08Z">
          <w:pPr>
            <w:keepNext w:val="0"/>
            <w:keepLines w:val="0"/>
            <w:widowControl/>
            <w:suppressLineNumbers w:val="0"/>
            <w:snapToGrid w:val="0"/>
            <w:spacing w:before="0" w:beforeAutospacing="0" w:after="0" w:afterAutospacing="0" w:line="560" w:lineRule="exact"/>
            <w:ind w:left="0" w:right="0" w:firstLine="0"/>
            <w:jc w:val="both"/>
          </w:pPr>
        </w:pPrChange>
      </w:pPr>
      <w:ins w:id="133" w:author="信仰" w:date="2026-10-15T21:51:57Z">
        <w:r>
          <w:rPr>
            <w:rFonts w:hint="eastAsia" w:ascii="华文仿宋" w:hAnsi="华文仿宋" w:eastAsia="华文仿宋" w:cs="华文仿宋"/>
            <w:color w:val="000000"/>
            <w:kern w:val="0"/>
            <w:sz w:val="32"/>
            <w:szCs w:val="32"/>
            <w:lang w:val="en-US" w:eastAsia="zh-CN" w:bidi="ar"/>
            <w:woUserID w:val="3"/>
          </w:rPr>
          <w:t>矩阵找不到“会计主体＋业务类别＋控制措施编号”的情况下，再从控制措施列内容上对应核查。</w:t>
        </w:r>
      </w:ins>
    </w:p>
    <w:p w14:paraId="64B34D05">
      <w:pPr>
        <w:keepNext w:val="0"/>
        <w:keepLines w:val="0"/>
        <w:widowControl/>
        <w:suppressLineNumbers w:val="0"/>
        <w:snapToGrid w:val="0"/>
        <w:spacing w:before="0" w:beforeAutospacing="0" w:after="0" w:afterAutospacing="0" w:line="560" w:lineRule="exact"/>
        <w:ind w:left="0" w:right="0" w:firstLine="640"/>
        <w:jc w:val="both"/>
        <w:rPr>
          <w:ins w:id="134" w:author="信仰" w:date="2026-10-15T21:51:57Z"/>
          <w:rFonts w:hint="eastAsia" w:ascii="华文仿宋" w:hAnsi="华文仿宋" w:eastAsia="华文仿宋" w:cs="华文仿宋"/>
          <w:color w:val="000000"/>
          <w:kern w:val="0"/>
          <w:sz w:val="32"/>
          <w:szCs w:val="32"/>
          <w:woUserID w:val="3"/>
        </w:rPr>
      </w:pPr>
      <w:ins w:id="135" w:author="信仰" w:date="2026-10-15T21:51:57Z">
        <w:r>
          <w:rPr>
            <w:rFonts w:hint="eastAsia" w:ascii="华文仿宋" w:hAnsi="华文仿宋" w:eastAsia="华文仿宋" w:cs="华文仿宋"/>
            <w:color w:val="000000"/>
            <w:kern w:val="0"/>
            <w:sz w:val="32"/>
            <w:szCs w:val="32"/>
            <w:lang w:val="en-US" w:eastAsia="zh-CN" w:bidi="ar"/>
            <w:woUserID w:val="3"/>
          </w:rPr>
          <w:t>角色字段有值时，只能是“经办”“审核”“审批”</w:t>
        </w:r>
      </w:ins>
      <w:ins w:id="136" w:author="信仰" w:date="2026-10-15T21:51:57Z">
        <w:r>
          <w:rPr>
            <w:rFonts w:hint="eastAsia" w:ascii="华文仿宋" w:hAnsi="华文仿宋" w:eastAsia="华文仿宋" w:cs="华文仿宋"/>
            <w:color w:val="000000"/>
            <w:sz w:val="32"/>
            <w:szCs w:val="32"/>
            <w:lang w:val="en-US" w:eastAsia="zh-CN" w:bidi="ar"/>
            <w:woUserID w:val="3"/>
          </w:rPr>
          <w:t>“监督”四</w:t>
        </w:r>
      </w:ins>
      <w:ins w:id="137" w:author="信仰" w:date="2026-10-15T21:51:57Z">
        <w:r>
          <w:rPr>
            <w:rFonts w:hint="eastAsia" w:ascii="华文仿宋" w:hAnsi="华文仿宋" w:eastAsia="华文仿宋" w:cs="华文仿宋"/>
            <w:color w:val="000000"/>
            <w:kern w:val="0"/>
            <w:sz w:val="32"/>
            <w:szCs w:val="32"/>
            <w:lang w:val="en-US" w:eastAsia="zh-CN" w:bidi="ar"/>
            <w:woUserID w:val="3"/>
          </w:rPr>
          <w:t>个角色中的一个，如果不是这</w:t>
        </w:r>
      </w:ins>
      <w:ins w:id="138" w:author="信仰" w:date="2026-10-15T21:51:57Z">
        <w:r>
          <w:rPr>
            <w:rFonts w:hint="eastAsia" w:ascii="华文仿宋" w:hAnsi="华文仿宋" w:eastAsia="华文仿宋" w:cs="华文仿宋"/>
            <w:color w:val="000000"/>
            <w:kern w:val="0"/>
            <w:sz w:val="32"/>
            <w:szCs w:val="32"/>
            <w:lang w:val="en-US" w:eastAsia="zh" w:bidi="ar"/>
            <w:woUserID w:val="3"/>
          </w:rPr>
          <w:t>四</w:t>
        </w:r>
      </w:ins>
      <w:ins w:id="139" w:author="信仰" w:date="2026-10-15T21:51:57Z">
        <w:r>
          <w:rPr>
            <w:rFonts w:hint="eastAsia" w:ascii="华文仿宋" w:hAnsi="华文仿宋" w:eastAsia="华文仿宋" w:cs="华文仿宋"/>
            <w:color w:val="000000"/>
            <w:kern w:val="0"/>
            <w:sz w:val="32"/>
            <w:szCs w:val="32"/>
            <w:lang w:val="en-US" w:eastAsia="zh-CN" w:bidi="ar"/>
            <w:woUserID w:val="3"/>
          </w:rPr>
          <w:t>个中的一个需要提示“请核实角色。”，没有值时，提示词“请补充明确角色”。确认同一人同时经办和审核的，指出冲突岗位和人员。</w:t>
        </w:r>
      </w:ins>
    </w:p>
    <w:p w14:paraId="3E53D780">
      <w:pPr>
        <w:keepNext w:val="0"/>
        <w:keepLines w:val="0"/>
        <w:widowControl/>
        <w:suppressLineNumbers w:val="0"/>
        <w:snapToGrid w:val="0"/>
        <w:spacing w:before="0" w:beforeAutospacing="0" w:after="0" w:afterAutospacing="0" w:line="560" w:lineRule="exact"/>
        <w:ind w:left="0" w:right="0" w:firstLine="640"/>
        <w:jc w:val="both"/>
        <w:rPr>
          <w:ins w:id="140" w:author="信仰" w:date="2026-10-15T21:51:57Z"/>
          <w:rFonts w:hint="eastAsia" w:ascii="华文仿宋" w:hAnsi="华文仿宋" w:eastAsia="华文仿宋" w:cs="华文仿宋"/>
          <w:color w:val="000000"/>
          <w:kern w:val="0"/>
          <w:sz w:val="32"/>
          <w:szCs w:val="32"/>
          <w:woUserID w:val="3"/>
        </w:rPr>
      </w:pPr>
      <w:ins w:id="141" w:author="信仰" w:date="2026-10-15T21:51:57Z">
        <w:r>
          <w:rPr>
            <w:rFonts w:hint="eastAsia" w:ascii="华文仿宋" w:hAnsi="华文仿宋" w:eastAsia="华文仿宋" w:cs="华文仿宋"/>
            <w:color w:val="000000"/>
            <w:kern w:val="0"/>
            <w:sz w:val="32"/>
            <w:szCs w:val="32"/>
            <w:lang w:val="en-US" w:eastAsia="zh-CN" w:bidi="ar"/>
            <w:woUserID w:val="3"/>
          </w:rPr>
          <w:t>缺少姓名或无法识别角色时，填写具体缺失及事项，不能认定不存在冲突。本期只检查</w:t>
        </w:r>
      </w:ins>
      <w:ins w:id="142" w:author="信仰" w:date="2026-10-15T21:51:57Z">
        <w:r>
          <w:rPr>
            <w:rFonts w:hint="eastAsia" w:ascii="华文仿宋" w:hAnsi="华文仿宋" w:eastAsia="华文仿宋" w:cs="华文仿宋"/>
            <w:color w:val="000000"/>
            <w:kern w:val="0"/>
            <w:sz w:val="32"/>
            <w:szCs w:val="32"/>
            <w:lang w:val="en-US" w:eastAsia="zh" w:bidi="ar"/>
            <w:woUserID w:val="3"/>
          </w:rPr>
          <w:t>“</w:t>
        </w:r>
      </w:ins>
      <w:ins w:id="143" w:author="信仰" w:date="2026-10-15T21:51:57Z">
        <w:r>
          <w:rPr>
            <w:rFonts w:hint="eastAsia" w:ascii="华文仿宋" w:hAnsi="华文仿宋" w:eastAsia="华文仿宋" w:cs="华文仿宋"/>
            <w:color w:val="000000"/>
            <w:kern w:val="0"/>
            <w:sz w:val="32"/>
            <w:szCs w:val="32"/>
            <w:lang w:val="en-US" w:eastAsia="zh-CN" w:bidi="ar"/>
            <w:woUserID w:val="3"/>
          </w:rPr>
          <w:t>经办与审核</w:t>
        </w:r>
      </w:ins>
      <w:ins w:id="144" w:author="信仰" w:date="2026-10-15T21:51:57Z">
        <w:r>
          <w:rPr>
            <w:rFonts w:hint="eastAsia" w:ascii="华文仿宋" w:hAnsi="华文仿宋" w:eastAsia="华文仿宋" w:cs="华文仿宋"/>
            <w:color w:val="000000"/>
            <w:kern w:val="0"/>
            <w:sz w:val="32"/>
            <w:szCs w:val="32"/>
            <w:lang w:val="en-US" w:eastAsia="zh" w:bidi="ar"/>
            <w:woUserID w:val="3"/>
          </w:rPr>
          <w:t>”及“经办与监督”</w:t>
        </w:r>
      </w:ins>
      <w:ins w:id="145" w:author="信仰" w:date="2026-10-15T21:51:57Z">
        <w:r>
          <w:rPr>
            <w:rFonts w:hint="eastAsia" w:ascii="华文仿宋" w:hAnsi="华文仿宋" w:eastAsia="华文仿宋" w:cs="华文仿宋"/>
            <w:color w:val="000000"/>
            <w:kern w:val="0"/>
            <w:sz w:val="32"/>
            <w:szCs w:val="32"/>
            <w:lang w:val="en-US" w:eastAsia="zh-CN" w:bidi="ar"/>
            <w:woUserID w:val="3"/>
          </w:rPr>
          <w:t>，不自动扩大为所有角色之间禁止兼任。</w:t>
        </w:r>
      </w:ins>
    </w:p>
    <w:p w14:paraId="75A26EB7">
      <w:pPr>
        <w:pStyle w:val="3"/>
        <w:keepNext/>
        <w:keepLines/>
        <w:widowControl/>
        <w:numPr>
          <w:ilvl w:val="1"/>
          <w:numId w:val="0"/>
        </w:numPr>
        <w:suppressLineNumbers w:val="0"/>
        <w:snapToGrid w:val="0"/>
        <w:spacing w:before="0" w:beforeAutospacing="0" w:after="0" w:afterAutospacing="0"/>
        <w:ind w:right="0" w:firstLine="0"/>
        <w:outlineLvl w:val="1"/>
        <w:rPr>
          <w:ins w:id="147" w:author="信仰" w:date="2026-10-15T21:53:16Z"/>
          <w:rFonts w:hint="eastAsia"/>
          <w:woUserID w:val="3"/>
        </w:rPr>
        <w:pPrChange w:id="146" w:author="信仰" w:date="2026-10-15T22:02:25Z">
          <w:pPr>
            <w:pStyle w:val="3"/>
            <w:keepNext/>
            <w:keepLines/>
            <w:widowControl/>
            <w:suppressLineNumbers w:val="0"/>
            <w:snapToGrid w:val="0"/>
            <w:spacing w:before="0" w:beforeAutospacing="0" w:after="0" w:afterAutospacing="0"/>
            <w:ind w:right="0" w:firstLine="0"/>
            <w:outlineLvl w:val="1"/>
          </w:pPr>
        </w:pPrChange>
      </w:pPr>
      <w:ins w:id="148" w:author="信仰" w:date="2026-10-15T22:02:25Z">
        <w:r>
          <w:rPr>
            <w:rFonts w:hint="eastAsia" w:ascii="Arial" w:hAnsi="Arial" w:eastAsia="微软雅黑" w:cs="Times New Roman"/>
            <w:b/>
            <w:kern w:val="2"/>
            <w:sz w:val="32"/>
            <w:szCs w:val="24"/>
            <w:lang w:val="en-US" w:eastAsia="zh-CN" w:bidi="ar-SA"/>
            <w:woUserID w:val="3"/>
          </w:rPr>
          <w:t>（九）</w:t>
        </w:r>
      </w:ins>
      <w:ins w:id="149" w:author="信仰" w:date="2026-10-15T22:03:42Z">
        <w:r>
          <w:rPr>
            <w:rFonts w:hint="eastAsia" w:cs="Times New Roman"/>
            <w:b/>
            <w:kern w:val="2"/>
            <w:sz w:val="32"/>
            <w:szCs w:val="24"/>
            <w:lang w:val="en-US" w:eastAsia="zh" w:bidi="ar-SA"/>
            <w:woUserID w:val="3"/>
          </w:rPr>
          <w:t>岗位</w:t>
        </w:r>
      </w:ins>
      <w:ins w:id="150" w:author="信仰" w:date="2026-10-15T22:03:43Z">
        <w:r>
          <w:rPr>
            <w:rFonts w:hint="eastAsia" w:cs="Times New Roman"/>
            <w:b/>
            <w:kern w:val="2"/>
            <w:sz w:val="32"/>
            <w:szCs w:val="24"/>
            <w:lang w:val="en-US" w:eastAsia="zh" w:bidi="ar-SA"/>
            <w:woUserID w:val="3"/>
          </w:rPr>
          <w:t>清单</w:t>
        </w:r>
      </w:ins>
      <w:ins w:id="151" w:author="信仰" w:date="2026-10-15T22:03:44Z">
        <w:r>
          <w:rPr>
            <w:rFonts w:hint="eastAsia" w:cs="Times New Roman"/>
            <w:b/>
            <w:kern w:val="2"/>
            <w:sz w:val="32"/>
            <w:szCs w:val="24"/>
            <w:lang w:val="en-US" w:eastAsia="zh" w:bidi="ar-SA"/>
            <w:woUserID w:val="3"/>
          </w:rPr>
          <w:t>中</w:t>
        </w:r>
      </w:ins>
      <w:ins w:id="152" w:author="信仰" w:date="2026-10-15T21:53:16Z">
        <w:r>
          <w:rPr>
            <w:rFonts w:hint="default" w:ascii="Arial" w:hAnsi="Arial" w:eastAsia="微软雅黑" w:cs="Times New Roman"/>
            <w:b w:val="0"/>
            <w:bCs w:val="0"/>
            <w:color w:val="000000"/>
            <w:kern w:val="2"/>
            <w:sz w:val="32"/>
            <w:szCs w:val="24"/>
            <w:lang w:val="en-US" w:eastAsia="zh-CN" w:bidi="ar"/>
            <w:woUserID w:val="3"/>
          </w:rPr>
          <w:t>岗位职责基本责任表述</w:t>
        </w:r>
      </w:ins>
    </w:p>
    <w:p w14:paraId="7DBE805F">
      <w:pPr>
        <w:keepNext w:val="0"/>
        <w:keepLines w:val="0"/>
        <w:widowControl/>
        <w:suppressLineNumbers w:val="0"/>
        <w:spacing w:before="0" w:beforeAutospacing="0" w:after="0" w:afterAutospacing="0" w:line="560" w:lineRule="exact"/>
        <w:ind w:left="0" w:right="0" w:firstLine="0"/>
        <w:jc w:val="both"/>
        <w:rPr>
          <w:ins w:id="153" w:author="信仰" w:date="2026-10-15T21:53:16Z"/>
          <w:rFonts w:hint="eastAsia" w:ascii="华文仿宋" w:hAnsi="华文仿宋" w:eastAsia="华文仿宋" w:cs="华文仿宋"/>
          <w:color w:val="000000"/>
          <w:kern w:val="0"/>
          <w:sz w:val="32"/>
          <w:szCs w:val="32"/>
          <w:woUserID w:val="3"/>
        </w:rPr>
      </w:pPr>
      <w:ins w:id="154" w:author="信仰" w:date="2026-10-15T21:53:16Z">
        <w:r>
          <w:rPr>
            <w:rFonts w:hint="eastAsia" w:ascii="华文仿宋" w:hAnsi="华文仿宋" w:eastAsia="华文仿宋" w:cs="华文仿宋"/>
            <w:color w:val="000000"/>
            <w:kern w:val="0"/>
            <w:sz w:val="32"/>
            <w:szCs w:val="32"/>
            <w:lang w:val="en-US" w:eastAsia="zh-CN" w:bidi="ar"/>
            <w:woUserID w:val="3"/>
          </w:rPr>
          <w:t>检查每条有效岗位职责是否同时满足以下两个条件：</w:t>
        </w:r>
      </w:ins>
    </w:p>
    <w:p w14:paraId="711C0F05">
      <w:pPr>
        <w:keepNext w:val="0"/>
        <w:keepLines w:val="0"/>
        <w:widowControl/>
        <w:suppressLineNumbers w:val="0"/>
        <w:spacing w:before="0" w:beforeAutospacing="0" w:after="0" w:afterAutospacing="0" w:line="560" w:lineRule="exact"/>
        <w:ind w:left="0" w:right="0" w:firstLine="640"/>
        <w:jc w:val="both"/>
        <w:rPr>
          <w:ins w:id="155" w:author="信仰" w:date="2026-10-15T21:53:16Z"/>
          <w:rFonts w:hint="eastAsia" w:ascii="华文仿宋" w:hAnsi="华文仿宋" w:eastAsia="华文仿宋" w:cs="华文仿宋"/>
          <w:color w:val="000000"/>
          <w:kern w:val="0"/>
          <w:sz w:val="32"/>
          <w:szCs w:val="32"/>
          <w:woUserID w:val="3"/>
        </w:rPr>
      </w:pPr>
      <w:ins w:id="156" w:author="信仰" w:date="2026-10-15T21:53:16Z">
        <w:r>
          <w:rPr>
            <w:rFonts w:hint="eastAsia" w:ascii="华文仿宋" w:hAnsi="华文仿宋" w:eastAsia="华文仿宋" w:cs="华文仿宋"/>
            <w:color w:val="000000"/>
            <w:kern w:val="0"/>
            <w:sz w:val="32"/>
            <w:szCs w:val="32"/>
            <w:lang w:val="en-US" w:eastAsia="zh-CN" w:bidi="ar"/>
            <w:woUserID w:val="3"/>
          </w:rPr>
          <w:tab/>
        </w:r>
      </w:ins>
      <w:ins w:id="157" w:author="信仰" w:date="2026-10-15T21:53:16Z">
        <w:r>
          <w:rPr>
            <w:rFonts w:hint="eastAsia" w:ascii="华文仿宋" w:hAnsi="华文仿宋" w:eastAsia="华文仿宋" w:cs="华文仿宋"/>
            <w:color w:val="000000"/>
            <w:kern w:val="0"/>
            <w:sz w:val="32"/>
            <w:szCs w:val="32"/>
            <w:lang w:val="en-US" w:eastAsia="zh-CN" w:bidi="ar"/>
            <w:woUserID w:val="3"/>
          </w:rPr>
          <w:t>至少包含“一致性、准确性、真实性、完整性、有效性、及时性、合规性”中的任一项；</w:t>
        </w:r>
      </w:ins>
    </w:p>
    <w:p w14:paraId="7013B629">
      <w:pPr>
        <w:keepNext w:val="0"/>
        <w:keepLines w:val="0"/>
        <w:widowControl/>
        <w:suppressLineNumbers w:val="0"/>
        <w:spacing w:before="0" w:beforeAutospacing="0" w:after="0" w:afterAutospacing="0" w:line="560" w:lineRule="exact"/>
        <w:ind w:left="0" w:right="0" w:firstLine="640"/>
        <w:jc w:val="both"/>
        <w:rPr>
          <w:ins w:id="158" w:author="信仰" w:date="2026-10-15T22:11:16Z"/>
          <w:rFonts w:hint="eastAsia" w:ascii="华文仿宋" w:hAnsi="华文仿宋" w:eastAsia="华文仿宋" w:cs="华文仿宋"/>
          <w:color w:val="000000"/>
          <w:kern w:val="0"/>
          <w:sz w:val="32"/>
          <w:szCs w:val="32"/>
          <w:lang w:val="en-US" w:eastAsia="zh-CN" w:bidi="ar"/>
          <w:woUserID w:val="3"/>
        </w:rPr>
      </w:pPr>
      <w:ins w:id="159" w:author="信仰" w:date="2026-10-15T21:53:16Z">
        <w:r>
          <w:rPr>
            <w:rFonts w:hint="eastAsia" w:ascii="华文仿宋" w:hAnsi="华文仿宋" w:eastAsia="华文仿宋" w:cs="华文仿宋"/>
            <w:color w:val="000000"/>
            <w:kern w:val="0"/>
            <w:sz w:val="32"/>
            <w:szCs w:val="32"/>
            <w:lang w:val="en-US" w:eastAsia="zh-CN" w:bidi="ar"/>
            <w:woUserID w:val="3"/>
          </w:rPr>
          <w:tab/>
        </w:r>
      </w:ins>
      <w:ins w:id="160" w:author="信仰" w:date="2026-10-15T21:53:16Z">
        <w:r>
          <w:rPr>
            <w:rFonts w:hint="eastAsia" w:ascii="华文仿宋" w:hAnsi="华文仿宋" w:eastAsia="华文仿宋" w:cs="华文仿宋"/>
            <w:color w:val="000000"/>
            <w:kern w:val="0"/>
            <w:sz w:val="32"/>
            <w:szCs w:val="32"/>
            <w:lang w:val="en-US" w:eastAsia="zh-CN" w:bidi="ar"/>
            <w:woUserID w:val="3"/>
          </w:rPr>
          <w:t>至少包含“主体责任、审核责任、审批责任</w:t>
        </w:r>
      </w:ins>
      <w:ins w:id="161" w:author="信仰" w:date="2026-10-15T21:53:16Z">
        <w:r>
          <w:rPr>
            <w:rFonts w:hint="eastAsia" w:ascii="华文仿宋" w:hAnsi="华文仿宋" w:eastAsia="华文仿宋" w:cs="华文仿宋"/>
            <w:color w:val="000000"/>
            <w:sz w:val="32"/>
            <w:szCs w:val="32"/>
            <w:lang w:val="en-US" w:eastAsia="zh-CN" w:bidi="ar"/>
            <w:woUserID w:val="3"/>
          </w:rPr>
          <w:t>、监督责任</w:t>
        </w:r>
      </w:ins>
      <w:ins w:id="162" w:author="信仰" w:date="2026-10-15T21:53:16Z">
        <w:r>
          <w:rPr>
            <w:rFonts w:hint="eastAsia" w:ascii="华文仿宋" w:hAnsi="华文仿宋" w:eastAsia="华文仿宋" w:cs="华文仿宋"/>
            <w:color w:val="000000"/>
            <w:kern w:val="0"/>
            <w:sz w:val="32"/>
            <w:szCs w:val="32"/>
            <w:lang w:val="en-US" w:eastAsia="zh-CN" w:bidi="ar"/>
            <w:woUserID w:val="3"/>
          </w:rPr>
          <w:t>”中的任一项。</w:t>
        </w:r>
      </w:ins>
    </w:p>
    <w:p w14:paraId="146A17E0">
      <w:pPr>
        <w:keepNext w:val="0"/>
        <w:keepLines w:val="0"/>
        <w:widowControl/>
        <w:suppressLineNumbers w:val="0"/>
        <w:snapToGrid w:val="0"/>
        <w:spacing w:before="0" w:beforeAutospacing="0" w:after="0" w:afterAutospacing="0" w:line="560" w:lineRule="exact"/>
        <w:ind w:left="0" w:right="0" w:firstLine="640"/>
        <w:jc w:val="both"/>
        <w:rPr>
          <w:ins w:id="163" w:author="信仰" w:date="2026-10-15T22:11:22Z"/>
          <w:rFonts w:hint="eastAsia" w:ascii="华文仿宋" w:hAnsi="华文仿宋" w:eastAsia="华文仿宋" w:cs="华文仿宋"/>
          <w:color w:val="000000"/>
          <w:kern w:val="0"/>
          <w:sz w:val="32"/>
          <w:szCs w:val="32"/>
          <w:lang w:val="en-US" w:bidi="ar"/>
          <w:woUserID w:val="3"/>
        </w:rPr>
      </w:pPr>
      <w:ins w:id="164" w:author="信仰" w:date="2026-10-15T22:11:22Z">
        <w:r>
          <w:rPr>
            <w:rFonts w:hint="eastAsia" w:ascii="华文仿宋" w:hAnsi="华文仿宋" w:eastAsia="华文仿宋" w:cs="华文仿宋"/>
            <w:color w:val="000000"/>
            <w:kern w:val="0"/>
            <w:sz w:val="32"/>
            <w:szCs w:val="32"/>
            <w:lang w:val="en-US" w:eastAsia="zh-CN" w:bidi="ar"/>
            <w:woUserID w:val="3"/>
          </w:rPr>
          <w:t>如果没有包含“一致性、准确性、真实性、完整性、有效性、及时性、合规性”中的任一项，请提示“对……的一致性/准确性/</w:t>
        </w:r>
      </w:ins>
      <w:ins w:id="165" w:author="信仰" w:date="2026-10-15T22:11:22Z">
        <w:r>
          <w:rPr>
            <w:rFonts w:hint="eastAsia" w:ascii="仿宋_GB2312" w:hAnsi="宋体" w:eastAsia="仿宋_GB2312" w:cs="仿宋_GB2312"/>
            <w:color w:val="000000"/>
            <w:kern w:val="0"/>
            <w:sz w:val="32"/>
            <w:szCs w:val="32"/>
            <w:lang w:val="en-US" w:eastAsia="zh-CN" w:bidi="ar"/>
            <w:woUserID w:val="3"/>
          </w:rPr>
          <w:t>真实</w:t>
        </w:r>
      </w:ins>
      <w:ins w:id="166" w:author="信仰" w:date="2026-10-15T22:11:22Z">
        <w:r>
          <w:rPr>
            <w:rFonts w:hint="eastAsia" w:ascii="华文仿宋" w:hAnsi="华文仿宋" w:eastAsia="华文仿宋" w:cs="华文仿宋"/>
            <w:color w:val="000000"/>
            <w:kern w:val="0"/>
            <w:sz w:val="32"/>
            <w:szCs w:val="32"/>
            <w:lang w:val="en-US" w:eastAsia="zh-CN" w:bidi="ar"/>
            <w:woUserID w:val="3"/>
          </w:rPr>
          <w:t>性/</w:t>
        </w:r>
      </w:ins>
      <w:ins w:id="167" w:author="信仰" w:date="2026-10-15T22:11:22Z">
        <w:r>
          <w:rPr>
            <w:rFonts w:hint="eastAsia" w:ascii="宋体" w:hAnsi="宋体" w:eastAsia="宋体" w:cs="宋体"/>
            <w:color w:val="000000"/>
            <w:kern w:val="0"/>
            <w:sz w:val="31"/>
            <w:szCs w:val="31"/>
            <w:lang w:val="en-US" w:eastAsia="zh-CN" w:bidi="ar"/>
            <w:woUserID w:val="3"/>
          </w:rPr>
          <w:t>完整性/有效性/及时性/</w:t>
        </w:r>
      </w:ins>
      <w:ins w:id="168" w:author="信仰" w:date="2026-10-15T22:11:22Z">
        <w:r>
          <w:rPr>
            <w:rFonts w:hint="eastAsia" w:ascii="华文仿宋" w:hAnsi="华文仿宋" w:eastAsia="华文仿宋" w:cs="华文仿宋"/>
            <w:color w:val="000000"/>
            <w:kern w:val="0"/>
            <w:sz w:val="32"/>
            <w:szCs w:val="32"/>
            <w:lang w:val="en-US" w:eastAsia="zh-CN" w:bidi="ar"/>
            <w:woUserID w:val="3"/>
          </w:rPr>
          <w:t>合规性……”</w:t>
        </w:r>
      </w:ins>
    </w:p>
    <w:p w14:paraId="578F2D28">
      <w:pPr>
        <w:keepNext w:val="0"/>
        <w:keepLines w:val="0"/>
        <w:widowControl/>
        <w:suppressLineNumbers w:val="0"/>
        <w:snapToGrid w:val="0"/>
        <w:spacing w:before="0" w:beforeAutospacing="0" w:after="0" w:afterAutospacing="0" w:line="560" w:lineRule="exact"/>
        <w:ind w:left="0" w:right="0" w:firstLine="640"/>
        <w:jc w:val="both"/>
        <w:rPr>
          <w:del w:id="170" w:author="信仰" w:date="2026-10-15T21:53:25Z"/>
          <w:rFonts w:hint="eastAsia" w:ascii="华文仿宋" w:hAnsi="华文仿宋" w:eastAsia="华文仿宋" w:cs="华文仿宋"/>
          <w:color w:val="000000"/>
          <w:kern w:val="0"/>
          <w:sz w:val="32"/>
          <w:szCs w:val="32"/>
          <w:lang w:val="en-US" w:eastAsia="zh-CN" w:bidi="ar"/>
          <w:woUserID w:val="6"/>
        </w:rPr>
        <w:pPrChange w:id="169"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ins w:id="171" w:author="信仰" w:date="2026-10-15T22:11:22Z">
        <w:r>
          <w:rPr>
            <w:rFonts w:hint="eastAsia" w:ascii="华文仿宋" w:hAnsi="华文仿宋" w:eastAsia="华文仿宋" w:cs="华文仿宋"/>
            <w:color w:val="000000"/>
            <w:kern w:val="0"/>
            <w:sz w:val="32"/>
            <w:szCs w:val="32"/>
            <w:lang w:val="en-US" w:eastAsia="zh-CN" w:bidi="ar"/>
            <w:woUserID w:val="3"/>
          </w:rPr>
          <w:t>如果没有包含“主体责任、审核责任、审批责任</w:t>
        </w:r>
      </w:ins>
      <w:ins w:id="172" w:author="信仰" w:date="2026-10-15T22:11:22Z">
        <w:r>
          <w:rPr>
            <w:rFonts w:hint="eastAsia" w:ascii="华文仿宋" w:hAnsi="华文仿宋" w:eastAsia="华文仿宋" w:cs="华文仿宋"/>
            <w:color w:val="000000"/>
            <w:kern w:val="2"/>
            <w:sz w:val="32"/>
            <w:szCs w:val="32"/>
            <w:lang w:val="en-US" w:eastAsia="zh-CN" w:bidi="ar"/>
            <w:woUserID w:val="3"/>
          </w:rPr>
          <w:t>、监督责任</w:t>
        </w:r>
      </w:ins>
      <w:ins w:id="173" w:author="信仰" w:date="2026-10-15T22:11:22Z">
        <w:r>
          <w:rPr>
            <w:rFonts w:hint="eastAsia" w:ascii="华文仿宋" w:hAnsi="华文仿宋" w:eastAsia="华文仿宋" w:cs="华文仿宋"/>
            <w:color w:val="000000"/>
            <w:kern w:val="0"/>
            <w:sz w:val="32"/>
            <w:szCs w:val="32"/>
            <w:lang w:val="en-US" w:eastAsia="zh-CN" w:bidi="ar"/>
            <w:woUserID w:val="3"/>
          </w:rPr>
          <w:t>”中的任一项，请提示“……负主体/审核/审批</w:t>
        </w:r>
      </w:ins>
      <w:ins w:id="174" w:author="信仰" w:date="2026-10-15T22:11:22Z">
        <w:r>
          <w:rPr>
            <w:rFonts w:hint="eastAsia" w:ascii="华文仿宋" w:hAnsi="华文仿宋" w:eastAsia="华文仿宋" w:cs="华文仿宋"/>
            <w:color w:val="000000"/>
            <w:kern w:val="2"/>
            <w:sz w:val="32"/>
            <w:szCs w:val="32"/>
            <w:lang w:val="en-US" w:eastAsia="zh-CN" w:bidi="ar"/>
            <w:woUserID w:val="3"/>
          </w:rPr>
          <w:t>/监督</w:t>
        </w:r>
      </w:ins>
      <w:ins w:id="175" w:author="信仰" w:date="2026-10-15T22:11:22Z">
        <w:r>
          <w:rPr>
            <w:rFonts w:hint="eastAsia" w:ascii="华文仿宋" w:hAnsi="华文仿宋" w:eastAsia="华文仿宋" w:cs="华文仿宋"/>
            <w:color w:val="000000"/>
            <w:kern w:val="0"/>
            <w:sz w:val="32"/>
            <w:szCs w:val="32"/>
            <w:lang w:val="en-US" w:eastAsia="zh-CN" w:bidi="ar"/>
            <w:woUserID w:val="3"/>
          </w:rPr>
          <w:t>责任。”</w:t>
        </w:r>
      </w:ins>
    </w:p>
    <w:p w14:paraId="18404E71">
      <w:pPr>
        <w:keepNext w:val="0"/>
        <w:keepLines w:val="0"/>
        <w:widowControl/>
        <w:suppressLineNumbers w:val="0"/>
        <w:snapToGrid w:val="0"/>
        <w:spacing w:before="0" w:beforeAutospacing="0" w:after="0" w:afterAutospacing="0" w:line="560" w:lineRule="exact"/>
        <w:ind w:left="0" w:right="0" w:firstLine="640"/>
        <w:jc w:val="both"/>
        <w:outlineLvl w:val="1"/>
        <w:rPr>
          <w:del w:id="177" w:author="信仰" w:date="2026-10-15T21:53:25Z"/>
          <w:rFonts w:hint="eastAsia"/>
          <w:woUserID w:val="6"/>
        </w:rPr>
        <w:pPrChange w:id="176" w:author="信仰" w:date="2026-10-15T22:11:31Z">
          <w:pPr>
            <w:keepNext/>
            <w:keepLines/>
            <w:widowControl/>
            <w:suppressLineNumbers w:val="0"/>
            <w:snapToGrid w:val="0"/>
            <w:spacing w:before="0" w:beforeAutospacing="0" w:after="0" w:afterAutospacing="0" w:line="560" w:lineRule="exact"/>
            <w:ind w:left="0" w:right="0" w:firstLine="640"/>
            <w:jc w:val="both"/>
            <w:outlineLvl w:val="1"/>
          </w:pPr>
        </w:pPrChange>
      </w:pPr>
      <w:del w:id="178" w:author="信仰" w:date="2026-10-15T21:53:25Z">
        <w:r>
          <w:rPr>
            <w:rFonts w:hint="eastAsia"/>
            <w:lang w:val="en-US" w:eastAsia="zh-CN"/>
            <w:woUserID w:val="6"/>
          </w:rPr>
          <w:delText>（六）不相容岗位清单存在性</w:delText>
        </w:r>
      </w:del>
    </w:p>
    <w:p w14:paraId="5664A80E">
      <w:pPr>
        <w:keepNext w:val="0"/>
        <w:keepLines w:val="0"/>
        <w:widowControl/>
        <w:suppressLineNumbers w:val="0"/>
        <w:snapToGrid w:val="0"/>
        <w:spacing w:before="0" w:beforeAutospacing="0" w:after="0" w:afterAutospacing="0" w:line="560" w:lineRule="exact"/>
        <w:ind w:left="0" w:right="0" w:firstLine="640"/>
        <w:jc w:val="both"/>
        <w:rPr>
          <w:del w:id="180" w:author="信仰" w:date="2026-10-15T21:53:25Z"/>
          <w:rFonts w:hint="eastAsia" w:ascii="华文仿宋" w:hAnsi="华文仿宋" w:eastAsia="华文仿宋" w:cs="华文仿宋"/>
          <w:color w:val="000000"/>
          <w:kern w:val="0"/>
          <w:sz w:val="32"/>
          <w:szCs w:val="32"/>
          <w:woUserID w:val="6"/>
        </w:rPr>
        <w:pPrChange w:id="179"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181" w:author="信仰" w:date="2026-10-15T21:53:25Z">
        <w:r>
          <w:rPr>
            <w:rFonts w:hint="eastAsia" w:ascii="华文仿宋" w:hAnsi="华文仿宋" w:eastAsia="华文仿宋" w:cs="华文仿宋"/>
            <w:color w:val="000000"/>
            <w:kern w:val="0"/>
            <w:sz w:val="32"/>
            <w:szCs w:val="32"/>
            <w:lang w:val="en-US" w:eastAsia="zh-CN" w:bidi="ar"/>
            <w:woUserID w:val="6"/>
          </w:rPr>
          <w:delText>检查范围：仅检查是否提供了独立的不相容岗位清单（可以是单独文件、独立工作表，或在原表中有明确划分的填报区域）。</w:delText>
        </w:r>
      </w:del>
    </w:p>
    <w:p w14:paraId="1319F2AD">
      <w:pPr>
        <w:keepNext w:val="0"/>
        <w:keepLines w:val="0"/>
        <w:widowControl/>
        <w:suppressLineNumbers w:val="0"/>
        <w:snapToGrid w:val="0"/>
        <w:spacing w:before="0" w:beforeAutospacing="0" w:after="0" w:afterAutospacing="0" w:line="560" w:lineRule="exact"/>
        <w:ind w:left="0" w:right="0" w:firstLine="640"/>
        <w:jc w:val="both"/>
        <w:rPr>
          <w:del w:id="183" w:author="信仰" w:date="2026-10-15T21:53:25Z"/>
          <w:rFonts w:hint="eastAsia" w:ascii="华文仿宋" w:hAnsi="华文仿宋" w:eastAsia="华文仿宋" w:cs="华文仿宋"/>
          <w:color w:val="000000"/>
          <w:kern w:val="0"/>
          <w:sz w:val="32"/>
          <w:szCs w:val="32"/>
          <w:woUserID w:val="6"/>
        </w:rPr>
        <w:pPrChange w:id="182"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184" w:author="信仰" w:date="2026-10-15T21:53:25Z">
        <w:r>
          <w:rPr>
            <w:rFonts w:hint="eastAsia" w:ascii="华文仿宋" w:hAnsi="华文仿宋" w:eastAsia="华文仿宋" w:cs="华文仿宋"/>
            <w:color w:val="000000"/>
            <w:kern w:val="0"/>
            <w:sz w:val="32"/>
            <w:szCs w:val="32"/>
            <w:lang w:val="en-US" w:eastAsia="zh-CN" w:bidi="ar"/>
            <w:woUserID w:val="6"/>
          </w:rPr>
          <w:delText>容忍情形：清单虽已提供但无明细内容，或填写“无”“不涉及”的，不因内容空白而提出问题。</w:delText>
        </w:r>
      </w:del>
    </w:p>
    <w:p w14:paraId="3DFECBA9">
      <w:pPr>
        <w:keepNext w:val="0"/>
        <w:keepLines w:val="0"/>
        <w:widowControl/>
        <w:suppressLineNumbers w:val="0"/>
        <w:snapToGrid w:val="0"/>
        <w:spacing w:before="0" w:beforeAutospacing="0" w:after="0" w:afterAutospacing="0" w:line="560" w:lineRule="exact"/>
        <w:ind w:left="0" w:right="0" w:firstLine="640"/>
        <w:jc w:val="both"/>
        <w:rPr>
          <w:del w:id="186" w:author="信仰" w:date="2026-10-15T21:53:25Z"/>
          <w:rFonts w:hint="eastAsia" w:ascii="华文仿宋" w:hAnsi="华文仿宋" w:eastAsia="华文仿宋" w:cs="华文仿宋"/>
          <w:color w:val="000000"/>
          <w:kern w:val="0"/>
          <w:sz w:val="32"/>
          <w:szCs w:val="32"/>
          <w:woUserID w:val="6"/>
        </w:rPr>
        <w:pPrChange w:id="185"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187" w:author="信仰" w:date="2026-10-15T21:53:25Z">
        <w:r>
          <w:rPr>
            <w:rFonts w:hint="eastAsia" w:ascii="华文仿宋" w:hAnsi="华文仿宋" w:eastAsia="华文仿宋" w:cs="华文仿宋"/>
            <w:color w:val="000000"/>
            <w:kern w:val="0"/>
            <w:sz w:val="32"/>
            <w:szCs w:val="32"/>
            <w:lang w:val="en-US" w:eastAsia="zh-CN" w:bidi="ar"/>
            <w:woUserID w:val="6"/>
          </w:rPr>
          <w:delText>不审核事项：按照“跨部门岗位天然不相容、无需填写”以及“经办与审核岗位无需列举”的口径；不审核以下内容：清单覆盖是否全面；岗位组合是否合理；清单与矩阵是否逐项对应。</w:delText>
        </w:r>
      </w:del>
    </w:p>
    <w:p w14:paraId="52407F12">
      <w:pPr>
        <w:keepNext w:val="0"/>
        <w:keepLines w:val="0"/>
        <w:widowControl/>
        <w:suppressLineNumbers w:val="0"/>
        <w:snapToGrid w:val="0"/>
        <w:spacing w:before="0" w:beforeAutospacing="0" w:after="0" w:afterAutospacing="0" w:line="560" w:lineRule="exact"/>
        <w:ind w:left="0" w:right="0" w:firstLine="640"/>
        <w:jc w:val="both"/>
        <w:rPr>
          <w:del w:id="189" w:author="信仰" w:date="2026-10-15T21:53:25Z"/>
          <w:rFonts w:hint="eastAsia" w:ascii="华文仿宋" w:hAnsi="华文仿宋" w:eastAsia="华文仿宋" w:cs="华文仿宋"/>
          <w:color w:val="000000"/>
          <w:kern w:val="0"/>
          <w:sz w:val="32"/>
          <w:szCs w:val="32"/>
          <w:woUserID w:val="6"/>
        </w:rPr>
        <w:pPrChange w:id="188"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190" w:author="信仰" w:date="2026-10-15T21:53:25Z">
        <w:r>
          <w:rPr>
            <w:rFonts w:hint="eastAsia" w:ascii="华文仿宋" w:hAnsi="华文仿宋" w:eastAsia="华文仿宋" w:cs="华文仿宋"/>
            <w:color w:val="000000"/>
            <w:kern w:val="0"/>
            <w:sz w:val="32"/>
            <w:szCs w:val="32"/>
            <w:lang w:val="en-US" w:eastAsia="zh-CN" w:bidi="ar"/>
            <w:woUserID w:val="6"/>
          </w:rPr>
          <w:delText>应提问题情形：如缺失上述清单（无独立文件、无独立工作表、亦无明确填报区域），则提出问题。</w:delText>
        </w:r>
      </w:del>
    </w:p>
    <w:p w14:paraId="55D75804">
      <w:pPr>
        <w:keepNext w:val="0"/>
        <w:keepLines w:val="0"/>
        <w:widowControl/>
        <w:suppressLineNumbers w:val="0"/>
        <w:snapToGrid w:val="0"/>
        <w:spacing w:before="0" w:beforeAutospacing="0" w:after="0" w:afterAutospacing="0" w:line="560" w:lineRule="exact"/>
        <w:ind w:left="0" w:right="0" w:firstLine="640"/>
        <w:jc w:val="both"/>
        <w:rPr>
          <w:del w:id="192" w:author="信仰" w:date="2026-10-15T21:53:25Z"/>
          <w:rFonts w:hint="eastAsia" w:ascii="华文仿宋" w:hAnsi="华文仿宋" w:eastAsia="华文仿宋" w:cs="华文仿宋"/>
          <w:color w:val="000000"/>
          <w:kern w:val="0"/>
          <w:sz w:val="32"/>
          <w:szCs w:val="32"/>
          <w:woUserID w:val="6"/>
        </w:rPr>
        <w:pPrChange w:id="191"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193" w:author="信仰" w:date="2026-10-15T21:53:25Z">
        <w:r>
          <w:rPr>
            <w:rFonts w:hint="eastAsia" w:ascii="华文仿宋" w:hAnsi="华文仿宋" w:eastAsia="华文仿宋" w:cs="华文仿宋"/>
            <w:color w:val="000000"/>
            <w:kern w:val="0"/>
            <w:sz w:val="32"/>
            <w:szCs w:val="32"/>
            <w:lang w:val="en-US" w:eastAsia="zh-CN" w:bidi="ar"/>
            <w:woUserID w:val="6"/>
          </w:rPr>
          <w:delText>例外事项：第八项人员冲突检查、第十二项已有明细的排序检查仍按原要求正常执行，不受上述口径影响。</w:delText>
        </w:r>
      </w:del>
    </w:p>
    <w:p w14:paraId="2208B4D4">
      <w:pPr>
        <w:keepNext w:val="0"/>
        <w:keepLines w:val="0"/>
        <w:widowControl/>
        <w:suppressLineNumbers w:val="0"/>
        <w:snapToGrid w:val="0"/>
        <w:spacing w:before="0" w:beforeAutospacing="0" w:after="0" w:afterAutospacing="0" w:line="560" w:lineRule="exact"/>
        <w:ind w:left="0" w:right="0" w:firstLine="640"/>
        <w:jc w:val="both"/>
        <w:rPr>
          <w:del w:id="195" w:author="信仰" w:date="2026-10-15T21:51:41Z"/>
          <w:rFonts w:hint="eastAsia" w:ascii="华文仿宋" w:hAnsi="华文仿宋" w:eastAsia="华文仿宋" w:cs="华文仿宋"/>
          <w:color w:val="000000"/>
          <w:kern w:val="0"/>
          <w:sz w:val="32"/>
          <w:szCs w:val="32"/>
          <w:woUserID w:val="6"/>
        </w:rPr>
        <w:pPrChange w:id="194" w:author="信仰" w:date="2026-10-15T22:11:31Z">
          <w:pPr>
            <w:keepNext w:val="0"/>
            <w:keepLines w:val="0"/>
            <w:widowControl/>
            <w:suppressLineNumbers w:val="0"/>
            <w:snapToGrid w:val="0"/>
            <w:spacing w:before="0" w:beforeAutospacing="0" w:after="0" w:afterAutospacing="0" w:line="560" w:lineRule="exact"/>
            <w:ind w:left="0" w:right="0" w:firstLine="0"/>
            <w:jc w:val="left"/>
          </w:pPr>
        </w:pPrChange>
      </w:pPr>
      <w:r>
        <w:rPr>
          <w:rFonts w:hint="eastAsia" w:ascii="华文仿宋" w:hAnsi="华文仿宋" w:eastAsia="华文仿宋" w:cs="华文仿宋"/>
          <w:color w:val="000000"/>
          <w:kern w:val="0"/>
          <w:sz w:val="32"/>
          <w:szCs w:val="32"/>
          <w:lang w:val="en-US" w:eastAsia="zh-CN" w:bidi="ar"/>
          <w:woUserID w:val="6"/>
        </w:rPr>
        <w:t xml:space="preserve"> </w:t>
      </w:r>
    </w:p>
    <w:p w14:paraId="75924738">
      <w:pPr>
        <w:keepNext w:val="0"/>
        <w:keepLines w:val="0"/>
        <w:widowControl/>
        <w:suppressLineNumbers w:val="0"/>
        <w:snapToGrid w:val="0"/>
        <w:spacing w:before="0" w:beforeAutospacing="0" w:after="0" w:afterAutospacing="0" w:line="560" w:lineRule="exact"/>
        <w:ind w:left="0" w:right="0" w:firstLine="640"/>
        <w:jc w:val="both"/>
        <w:outlineLvl w:val="1"/>
        <w:rPr>
          <w:del w:id="197" w:author="信仰" w:date="2026-10-15T21:51:39Z"/>
          <w:rFonts w:hint="eastAsia"/>
          <w:woUserID w:val="6"/>
        </w:rPr>
        <w:pPrChange w:id="196" w:author="信仰" w:date="2026-10-15T22:11:31Z">
          <w:pPr>
            <w:keepNext/>
            <w:keepLines/>
            <w:widowControl/>
            <w:suppressLineNumbers w:val="0"/>
            <w:snapToGrid w:val="0"/>
            <w:spacing w:before="0" w:beforeAutospacing="0" w:after="0" w:afterAutospacing="0" w:line="560" w:lineRule="exact"/>
            <w:ind w:left="0" w:right="0" w:firstLine="640"/>
            <w:jc w:val="both"/>
            <w:outlineLvl w:val="1"/>
          </w:pPr>
        </w:pPrChange>
      </w:pPr>
      <w:del w:id="198" w:author="你说的都对" w:date="2026-10-15T12:38:21Z">
        <w:r>
          <w:rPr>
            <w:rFonts w:hint="eastAsia"/>
            <w:lang w:val="en-US" w:eastAsia="zh-CN"/>
            <w:woUserID w:val="6"/>
          </w:rPr>
          <w:delText>（八）</w:delText>
        </w:r>
      </w:del>
      <w:del w:id="199" w:author="信仰" w:date="2026-10-15T21:51:39Z">
        <w:r>
          <w:rPr>
            <w:rFonts w:hint="eastAsia"/>
            <w:lang w:val="en-US" w:eastAsia="zh-CN"/>
            <w:woUserID w:val="6"/>
          </w:rPr>
          <w:delText>经办与审核人员分离</w:delText>
        </w:r>
      </w:del>
    </w:p>
    <w:p w14:paraId="70C97531">
      <w:pPr>
        <w:keepNext w:val="0"/>
        <w:keepLines w:val="0"/>
        <w:widowControl/>
        <w:suppressLineNumbers w:val="0"/>
        <w:snapToGrid w:val="0"/>
        <w:spacing w:before="0" w:beforeAutospacing="0" w:after="0" w:afterAutospacing="0" w:line="560" w:lineRule="exact"/>
        <w:ind w:left="0" w:right="0" w:firstLine="640"/>
        <w:jc w:val="both"/>
        <w:rPr>
          <w:del w:id="201" w:author="信仰" w:date="2026-10-15T21:51:39Z"/>
          <w:rFonts w:hint="eastAsia" w:ascii="华文仿宋" w:hAnsi="华文仿宋" w:eastAsia="华文仿宋" w:cs="华文仿宋"/>
          <w:color w:val="000000"/>
          <w:kern w:val="0"/>
          <w:sz w:val="32"/>
          <w:szCs w:val="32"/>
          <w:lang w:val="en-US" w:eastAsia="zh-CN" w:bidi="ar"/>
          <w:woUserID w:val="6"/>
        </w:rPr>
        <w:pPrChange w:id="200"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202" w:author="信仰" w:date="2026-10-15T21:51:39Z">
        <w:r>
          <w:rPr>
            <w:rFonts w:hint="eastAsia" w:ascii="华文仿宋" w:hAnsi="华文仿宋" w:eastAsia="华文仿宋" w:cs="华文仿宋"/>
            <w:color w:val="000000"/>
            <w:kern w:val="0"/>
            <w:sz w:val="32"/>
            <w:szCs w:val="32"/>
            <w:lang w:val="en-US" w:eastAsia="zh-CN" w:bidi="ar"/>
            <w:woUserID w:val="6"/>
          </w:rPr>
          <w:delTex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delText>
        </w:r>
      </w:del>
    </w:p>
    <w:p w14:paraId="7AE0F699">
      <w:pPr>
        <w:keepNext w:val="0"/>
        <w:keepLines w:val="0"/>
        <w:widowControl/>
        <w:suppressLineNumbers w:val="0"/>
        <w:snapToGrid w:val="0"/>
        <w:spacing w:before="0" w:beforeAutospacing="0" w:after="0" w:afterAutospacing="0" w:line="560" w:lineRule="exact"/>
        <w:ind w:left="0" w:right="0" w:firstLine="640"/>
        <w:jc w:val="both"/>
        <w:rPr>
          <w:del w:id="204" w:author="信仰" w:date="2026-10-15T21:51:39Z"/>
          <w:rFonts w:hint="eastAsia" w:ascii="华文仿宋" w:hAnsi="华文仿宋" w:eastAsia="华文仿宋" w:cs="华文仿宋"/>
          <w:color w:val="000000"/>
          <w:kern w:val="0"/>
          <w:sz w:val="32"/>
          <w:szCs w:val="32"/>
          <w:woUserID w:val="6"/>
        </w:rPr>
        <w:pPrChange w:id="203"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205" w:author="信仰" w:date="2026-10-15T21:51:39Z">
        <w:r>
          <w:rPr>
            <w:rFonts w:hint="eastAsia" w:ascii="华文仿宋" w:hAnsi="华文仿宋" w:eastAsia="华文仿宋" w:cs="华文仿宋"/>
            <w:color w:val="000000"/>
            <w:kern w:val="0"/>
            <w:sz w:val="32"/>
            <w:szCs w:val="32"/>
            <w:lang w:val="en-US" w:eastAsia="zh-CN" w:bidi="ar"/>
            <w:woUserID w:val="6"/>
          </w:rPr>
          <w:delText>矩阵找不到“会计主体＋业务类别＋控制措施编号”的情况下，再从控制措施列内容上对应核查。</w:delText>
        </w:r>
      </w:del>
    </w:p>
    <w:p w14:paraId="29C554BC">
      <w:pPr>
        <w:keepNext w:val="0"/>
        <w:keepLines w:val="0"/>
        <w:widowControl/>
        <w:suppressLineNumbers w:val="0"/>
        <w:snapToGrid w:val="0"/>
        <w:spacing w:before="0" w:beforeAutospacing="0" w:after="0" w:afterAutospacing="0" w:line="560" w:lineRule="exact"/>
        <w:ind w:left="0" w:right="0" w:firstLine="640"/>
        <w:jc w:val="both"/>
        <w:rPr>
          <w:del w:id="207" w:author="信仰" w:date="2026-10-15T21:51:39Z"/>
          <w:rFonts w:hint="eastAsia" w:ascii="华文仿宋" w:hAnsi="华文仿宋" w:eastAsia="华文仿宋" w:cs="华文仿宋"/>
          <w:color w:val="000000"/>
          <w:kern w:val="0"/>
          <w:sz w:val="32"/>
          <w:szCs w:val="32"/>
          <w:woUserID w:val="6"/>
        </w:rPr>
        <w:pPrChange w:id="206"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08" w:author="信仰" w:date="2026-10-15T21:51:39Z">
        <w:r>
          <w:rPr>
            <w:rFonts w:hint="eastAsia" w:ascii="华文仿宋" w:hAnsi="华文仿宋" w:eastAsia="华文仿宋" w:cs="华文仿宋"/>
            <w:color w:val="000000"/>
            <w:kern w:val="0"/>
            <w:sz w:val="32"/>
            <w:szCs w:val="32"/>
            <w:lang w:val="en-US" w:eastAsia="zh-CN" w:bidi="ar"/>
            <w:woUserID w:val="6"/>
          </w:rPr>
          <w:delText>角色字段有值时，只能是“经办”“审核”“审批”三个角色中的一个，如果不是这三个中的一个需要提示“请核实角色。”，没有值时，提示词“请补充明确角色”。确认同一人同时经办和审核的，指出冲突岗位和人员。</w:delText>
        </w:r>
      </w:del>
    </w:p>
    <w:p w14:paraId="49E82730">
      <w:pPr>
        <w:keepNext w:val="0"/>
        <w:keepLines w:val="0"/>
        <w:widowControl/>
        <w:suppressLineNumbers w:val="0"/>
        <w:snapToGrid w:val="0"/>
        <w:spacing w:before="0" w:beforeAutospacing="0" w:after="0" w:afterAutospacing="0" w:line="560" w:lineRule="exact"/>
        <w:ind w:left="0" w:right="0" w:firstLine="640"/>
        <w:jc w:val="both"/>
        <w:rPr>
          <w:del w:id="210" w:author="信仰" w:date="2026-10-15T21:55:37Z"/>
          <w:rFonts w:hint="eastAsia" w:ascii="华文仿宋" w:hAnsi="华文仿宋" w:eastAsia="华文仿宋" w:cs="华文仿宋"/>
          <w:color w:val="000000"/>
          <w:kern w:val="0"/>
          <w:sz w:val="32"/>
          <w:szCs w:val="32"/>
          <w:woUserID w:val="6"/>
        </w:rPr>
        <w:pPrChange w:id="209"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11" w:author="信仰" w:date="2026-10-15T21:51:39Z">
        <w:r>
          <w:rPr>
            <w:rFonts w:hint="eastAsia" w:ascii="华文仿宋" w:hAnsi="华文仿宋" w:eastAsia="华文仿宋" w:cs="华文仿宋"/>
            <w:color w:val="000000"/>
            <w:kern w:val="0"/>
            <w:sz w:val="32"/>
            <w:szCs w:val="32"/>
            <w:lang w:val="en-US" w:eastAsia="zh-CN" w:bidi="ar"/>
            <w:woUserID w:val="6"/>
          </w:rPr>
          <w:delText>缺少姓名或无法识别角色时，填写具体缺失及事项，不能认定不存在冲突。本期只检查经办与审核，不自动扩大为所有角色之间禁止兼任。</w:delText>
        </w:r>
      </w:del>
    </w:p>
    <w:p w14:paraId="1779B799">
      <w:pPr>
        <w:keepNext w:val="0"/>
        <w:keepLines w:val="0"/>
        <w:widowControl/>
        <w:suppressLineNumbers w:val="0"/>
        <w:snapToGrid w:val="0"/>
        <w:spacing w:before="0" w:beforeAutospacing="0" w:after="0" w:afterAutospacing="0" w:line="560" w:lineRule="exact"/>
        <w:ind w:left="0" w:right="0" w:firstLine="640"/>
        <w:jc w:val="both"/>
        <w:outlineLvl w:val="9"/>
        <w:rPr>
          <w:del w:id="213" w:author="信仰" w:date="2026-10-14T22:10:26Z"/>
          <w:rFonts w:hint="eastAsia" w:ascii="华文楷体" w:hAnsi="华文楷体" w:eastAsia="华文楷体" w:cs="华文楷体"/>
          <w:b/>
          <w:bCs/>
          <w:color w:val="000000"/>
          <w:kern w:val="2"/>
          <w:szCs w:val="32"/>
          <w:woUserID w:val="6"/>
        </w:rPr>
        <w:pPrChange w:id="212" w:author="信仰" w:date="2026-10-15T22:11:31Z">
          <w:pPr>
            <w:keepNext/>
            <w:keepLines/>
            <w:widowControl/>
            <w:suppressLineNumbers w:val="0"/>
            <w:snapToGrid w:val="0"/>
            <w:spacing w:before="0" w:beforeAutospacing="0" w:after="0" w:afterAutospacing="0" w:line="560" w:lineRule="exact"/>
            <w:ind w:left="0" w:right="0" w:firstLine="640"/>
            <w:jc w:val="both"/>
            <w:outlineLvl w:val="1"/>
          </w:pPr>
        </w:pPrChange>
      </w:pPr>
      <w:del w:id="214" w:author="信仰" w:date="2026-10-14T22:10:35Z">
        <w:r>
          <w:rPr>
            <w:rFonts w:hint="eastAsia"/>
            <w:lang w:val="en-US" w:eastAsia="zh-CN"/>
            <w:woUserID w:val="6"/>
          </w:rPr>
          <w:delText>（九）</w:delText>
        </w:r>
      </w:del>
      <w:del w:id="215" w:author="信仰" w:date="2026-10-14T22:10:26Z">
        <w:r>
          <w:rPr>
            <w:rFonts w:hint="eastAsia" w:ascii="华文楷体" w:hAnsi="华文楷体" w:eastAsia="华文楷体" w:cs="华文楷体"/>
            <w:b/>
            <w:bCs/>
            <w:color w:val="000000"/>
            <w:kern w:val="2"/>
            <w:szCs w:val="32"/>
            <w:lang w:val="en-US" w:eastAsia="zh-CN" w:bidi="ar"/>
            <w:woUserID w:val="6"/>
          </w:rPr>
          <w:delText>措施编号及载体引用一致性</w:delText>
        </w:r>
      </w:del>
    </w:p>
    <w:p w14:paraId="07D12F29">
      <w:pPr>
        <w:keepNext w:val="0"/>
        <w:keepLines w:val="0"/>
        <w:widowControl/>
        <w:suppressLineNumbers w:val="0"/>
        <w:snapToGrid w:val="0"/>
        <w:spacing w:before="0" w:beforeAutospacing="0" w:after="0" w:afterAutospacing="0" w:line="560" w:lineRule="exact"/>
        <w:ind w:left="0" w:right="0" w:firstLine="640"/>
        <w:jc w:val="both"/>
        <w:rPr>
          <w:del w:id="217" w:author="信仰" w:date="2026-10-14T22:10:26Z"/>
          <w:rFonts w:hint="eastAsia" w:ascii="华文仿宋" w:hAnsi="华文仿宋" w:eastAsia="华文仿宋" w:cs="华文仿宋"/>
          <w:color w:val="000000"/>
          <w:kern w:val="0"/>
          <w:szCs w:val="32"/>
          <w:woUserID w:val="6"/>
        </w:rPr>
        <w:pPrChange w:id="216"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218" w:author="信仰" w:date="2026-10-14T22:10:26Z">
        <w:r>
          <w:rPr>
            <w:rFonts w:hint="eastAsia" w:ascii="华文仿宋" w:hAnsi="华文仿宋" w:eastAsia="华文仿宋" w:cs="华文仿宋"/>
            <w:color w:val="000000"/>
            <w:kern w:val="0"/>
            <w:szCs w:val="32"/>
            <w:lang w:val="en-US" w:eastAsia="zh-CN" w:bidi="ar"/>
            <w:woUserID w:val="6"/>
          </w:rPr>
          <w:delTex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delText>
        </w:r>
      </w:del>
    </w:p>
    <w:p w14:paraId="1B5F4170">
      <w:pPr>
        <w:keepNext w:val="0"/>
        <w:keepLines w:val="0"/>
        <w:widowControl/>
        <w:suppressLineNumbers w:val="0"/>
        <w:snapToGrid w:val="0"/>
        <w:spacing w:before="0" w:beforeAutospacing="0" w:after="0" w:afterAutospacing="0" w:line="560" w:lineRule="exact"/>
        <w:ind w:left="0" w:right="0" w:firstLine="640"/>
        <w:jc w:val="both"/>
        <w:rPr>
          <w:del w:id="220" w:author="信仰" w:date="2026-10-14T22:10:26Z"/>
          <w:rFonts w:hint="eastAsia" w:ascii="华文仿宋" w:hAnsi="华文仿宋" w:eastAsia="华文仿宋" w:cs="华文仿宋"/>
          <w:color w:val="000000"/>
          <w:kern w:val="0"/>
          <w:szCs w:val="32"/>
          <w:woUserID w:val="6"/>
        </w:rPr>
        <w:pPrChange w:id="219"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21" w:author="信仰" w:date="2026-10-14T22:10:26Z">
        <w:r>
          <w:rPr>
            <w:rFonts w:hint="eastAsia" w:ascii="华文仿宋" w:hAnsi="华文仿宋" w:eastAsia="华文仿宋" w:cs="华文仿宋"/>
            <w:color w:val="000000"/>
            <w:kern w:val="0"/>
            <w:szCs w:val="32"/>
            <w:lang w:val="en-US" w:eastAsia="zh-CN" w:bidi="ar"/>
            <w:woUserID w:val="6"/>
          </w:rPr>
          <w:delTex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delText>
        </w:r>
      </w:del>
    </w:p>
    <w:p w14:paraId="56CBB23E">
      <w:pPr>
        <w:keepNext w:val="0"/>
        <w:keepLines w:val="0"/>
        <w:widowControl/>
        <w:suppressLineNumbers w:val="0"/>
        <w:snapToGrid w:val="0"/>
        <w:spacing w:before="0" w:beforeAutospacing="0" w:after="0" w:afterAutospacing="0" w:line="560" w:lineRule="exact"/>
        <w:ind w:left="0" w:right="0" w:firstLine="640"/>
        <w:jc w:val="both"/>
        <w:rPr>
          <w:del w:id="223" w:author="信仰" w:date="2026-10-14T22:10:41Z"/>
          <w:rFonts w:hint="eastAsia" w:ascii="华文仿宋" w:hAnsi="华文仿宋" w:eastAsia="华文仿宋" w:cs="华文仿宋"/>
          <w:color w:val="000000"/>
          <w:kern w:val="0"/>
          <w:szCs w:val="32"/>
          <w:woUserID w:val="6"/>
        </w:rPr>
        <w:pPrChange w:id="222"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24" w:author="信仰" w:date="2026-10-14T22:10:26Z">
        <w:r>
          <w:rPr>
            <w:rFonts w:hint="eastAsia" w:ascii="华文仿宋" w:hAnsi="华文仿宋" w:eastAsia="华文仿宋" w:cs="华文仿宋"/>
            <w:color w:val="000000"/>
            <w:kern w:val="0"/>
            <w:szCs w:val="32"/>
            <w:lang w:val="en-US" w:eastAsia="zh-CN" w:bidi="ar"/>
            <w:woUserID w:val="6"/>
          </w:rPr>
          <w:delTex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delText>
        </w:r>
      </w:del>
    </w:p>
    <w:p w14:paraId="3EE2F5D9">
      <w:pPr>
        <w:keepNext w:val="0"/>
        <w:keepLines w:val="0"/>
        <w:widowControl/>
        <w:suppressLineNumbers w:val="0"/>
        <w:snapToGrid w:val="0"/>
        <w:spacing w:before="0" w:beforeAutospacing="0" w:after="0" w:afterAutospacing="0" w:line="560" w:lineRule="exact"/>
        <w:ind w:left="0" w:right="0" w:firstLine="640"/>
        <w:jc w:val="both"/>
        <w:outlineLvl w:val="1"/>
        <w:rPr>
          <w:del w:id="226" w:author="信仰" w:date="2026-10-15T21:52:25Z"/>
          <w:rFonts w:hint="eastAsia"/>
          <w:woUserID w:val="6"/>
        </w:rPr>
        <w:pPrChange w:id="225" w:author="信仰" w:date="2026-10-15T22:11:31Z">
          <w:pPr>
            <w:keepNext/>
            <w:keepLines/>
            <w:widowControl/>
            <w:suppressLineNumbers w:val="0"/>
            <w:snapToGrid w:val="0"/>
            <w:spacing w:before="0" w:beforeAutospacing="0" w:after="0" w:afterAutospacing="0" w:line="560" w:lineRule="exact"/>
            <w:ind w:left="0" w:right="0" w:firstLine="640"/>
            <w:jc w:val="both"/>
            <w:outlineLvl w:val="1"/>
          </w:pPr>
        </w:pPrChange>
      </w:pPr>
      <w:del w:id="227" w:author="你说的都对" w:date="2026-10-15T12:38:33Z">
        <w:r>
          <w:rPr>
            <w:rFonts w:hint="default" w:ascii="Arial" w:hAnsi="Arial" w:eastAsia="微软雅黑" w:cs="Times New Roman"/>
            <w:b w:val="0"/>
            <w:bCs w:val="0"/>
            <w:color w:val="000000"/>
            <w:kern w:val="2"/>
            <w:sz w:val="32"/>
            <w:szCs w:val="24"/>
            <w:lang w:val="en-US" w:eastAsia="zh-CN" w:bidi="ar"/>
            <w:rPrChange w:id="228" w:author="信仰" w:date="2026-10-15T10:52:01Z">
              <w:rPr>
                <w:rFonts w:hint="eastAsia" w:ascii="华文楷体" w:hAnsi="华文楷体" w:eastAsia="华文楷体" w:cs="华文楷体"/>
                <w:b/>
                <w:bCs/>
                <w:color w:val="000000"/>
                <w:kern w:val="2"/>
                <w:sz w:val="32"/>
                <w:szCs w:val="32"/>
                <w:lang w:val="en-US" w:eastAsia="zh-CN" w:bidi="ar"/>
                <w:woUserID w:val="6"/>
              </w:rPr>
            </w:rPrChange>
            <w:woUserID w:val="6"/>
          </w:rPr>
          <w:delText>（十）</w:delText>
        </w:r>
      </w:del>
      <w:del w:id="229" w:author="信仰" w:date="2026-10-15T21:52:25Z">
        <w:r>
          <w:rPr>
            <w:rFonts w:hint="default" w:ascii="Arial" w:hAnsi="Arial" w:eastAsia="微软雅黑" w:cs="Times New Roman"/>
            <w:b w:val="0"/>
            <w:bCs w:val="0"/>
            <w:color w:val="000000"/>
            <w:kern w:val="2"/>
            <w:sz w:val="32"/>
            <w:szCs w:val="24"/>
            <w:lang w:val="en-US" w:eastAsia="zh-CN" w:bidi="ar"/>
            <w:rPrChange w:id="230" w:author="信仰" w:date="2026-10-15T10:52:01Z">
              <w:rPr>
                <w:rFonts w:hint="eastAsia" w:ascii="华文楷体" w:hAnsi="华文楷体" w:eastAsia="华文楷体" w:cs="华文楷体"/>
                <w:b/>
                <w:bCs/>
                <w:color w:val="000000"/>
                <w:kern w:val="2"/>
                <w:sz w:val="32"/>
                <w:szCs w:val="32"/>
                <w:lang w:val="en-US" w:eastAsia="zh-CN" w:bidi="ar"/>
                <w:woUserID w:val="6"/>
              </w:rPr>
            </w:rPrChange>
            <w:woUserID w:val="6"/>
          </w:rPr>
          <w:delText>岗位职责基本责任表述</w:delText>
        </w:r>
      </w:del>
    </w:p>
    <w:p w14:paraId="2D9897AF">
      <w:pPr>
        <w:keepNext w:val="0"/>
        <w:keepLines w:val="0"/>
        <w:widowControl/>
        <w:suppressLineNumbers w:val="0"/>
        <w:snapToGrid w:val="0"/>
        <w:spacing w:before="0" w:beforeAutospacing="0" w:after="0" w:afterAutospacing="0" w:line="560" w:lineRule="exact"/>
        <w:ind w:left="0" w:right="0" w:firstLine="640"/>
        <w:jc w:val="both"/>
        <w:rPr>
          <w:del w:id="232" w:author="信仰" w:date="2026-10-15T21:52:25Z"/>
          <w:rFonts w:hint="eastAsia" w:ascii="华文仿宋" w:hAnsi="华文仿宋" w:eastAsia="华文仿宋" w:cs="华文仿宋"/>
          <w:color w:val="000000"/>
          <w:kern w:val="0"/>
          <w:sz w:val="32"/>
          <w:szCs w:val="32"/>
          <w:woUserID w:val="6"/>
        </w:rPr>
        <w:pPrChange w:id="231" w:author="信仰" w:date="2026-10-15T22:11:31Z">
          <w:pPr>
            <w:keepNext w:val="0"/>
            <w:keepLines w:val="0"/>
            <w:widowControl/>
            <w:suppressLineNumbers w:val="0"/>
            <w:spacing w:before="0" w:beforeAutospacing="0" w:after="0" w:afterAutospacing="0" w:line="560" w:lineRule="exact"/>
            <w:ind w:left="0" w:right="0" w:firstLine="0"/>
            <w:jc w:val="both"/>
          </w:pPr>
        </w:pPrChange>
      </w:pPr>
      <w:del w:id="233" w:author="信仰" w:date="2026-10-15T21:52:25Z">
        <w:r>
          <w:rPr>
            <w:rFonts w:hint="eastAsia" w:ascii="华文仿宋" w:hAnsi="华文仿宋" w:eastAsia="华文仿宋" w:cs="华文仿宋"/>
            <w:color w:val="000000"/>
            <w:kern w:val="0"/>
            <w:sz w:val="32"/>
            <w:szCs w:val="32"/>
            <w:lang w:val="en-US" w:eastAsia="zh-CN" w:bidi="ar"/>
            <w:woUserID w:val="6"/>
          </w:rPr>
          <w:delText>检查每条有效岗位职责是否同时满足以下两个条件：</w:delText>
        </w:r>
      </w:del>
    </w:p>
    <w:p w14:paraId="1807D9B8">
      <w:pPr>
        <w:keepNext w:val="0"/>
        <w:keepLines w:val="0"/>
        <w:widowControl/>
        <w:suppressLineNumbers w:val="0"/>
        <w:snapToGrid w:val="0"/>
        <w:spacing w:before="0" w:beforeAutospacing="0" w:after="0" w:afterAutospacing="0" w:line="560" w:lineRule="exact"/>
        <w:ind w:left="0" w:right="0" w:firstLine="640"/>
        <w:jc w:val="both"/>
        <w:rPr>
          <w:del w:id="235" w:author="信仰" w:date="2026-10-15T21:52:25Z"/>
          <w:rFonts w:hint="eastAsia" w:ascii="华文仿宋" w:hAnsi="华文仿宋" w:eastAsia="华文仿宋" w:cs="华文仿宋"/>
          <w:color w:val="000000"/>
          <w:kern w:val="0"/>
          <w:sz w:val="32"/>
          <w:szCs w:val="32"/>
          <w:woUserID w:val="6"/>
        </w:rPr>
        <w:pPrChange w:id="234" w:author="信仰" w:date="2026-10-15T22:11:31Z">
          <w:pPr>
            <w:keepNext w:val="0"/>
            <w:keepLines w:val="0"/>
            <w:widowControl/>
            <w:suppressLineNumbers w:val="0"/>
            <w:spacing w:before="0" w:beforeAutospacing="0" w:after="0" w:afterAutospacing="0" w:line="560" w:lineRule="exact"/>
            <w:ind w:left="0" w:right="0" w:firstLine="640"/>
            <w:jc w:val="both"/>
          </w:pPr>
        </w:pPrChange>
      </w:pPr>
      <w:del w:id="236" w:author="信仰" w:date="2026-10-15T21:52:25Z">
        <w:r>
          <w:rPr>
            <w:rFonts w:hint="eastAsia" w:ascii="华文仿宋" w:hAnsi="华文仿宋" w:eastAsia="华文仿宋" w:cs="华文仿宋"/>
            <w:color w:val="000000"/>
            <w:kern w:val="0"/>
            <w:sz w:val="32"/>
            <w:szCs w:val="32"/>
            <w:lang w:val="en-US" w:eastAsia="zh-CN" w:bidi="ar"/>
            <w:woUserID w:val="6"/>
          </w:rPr>
          <w:tab/>
        </w:r>
      </w:del>
      <w:del w:id="237" w:author="信仰" w:date="2026-10-15T21:52:25Z">
        <w:r>
          <w:rPr>
            <w:rFonts w:hint="eastAsia" w:ascii="华文仿宋" w:hAnsi="华文仿宋" w:eastAsia="华文仿宋" w:cs="华文仿宋"/>
            <w:color w:val="000000"/>
            <w:kern w:val="0"/>
            <w:sz w:val="32"/>
            <w:szCs w:val="32"/>
            <w:lang w:val="en-US" w:eastAsia="zh-CN" w:bidi="ar"/>
            <w:woUserID w:val="6"/>
          </w:rPr>
          <w:delText>至少包含“一致性、准确性、真实性、完整性、有效性、及时性、合规性”中的任一项；</w:delText>
        </w:r>
      </w:del>
    </w:p>
    <w:p w14:paraId="269FADEB">
      <w:pPr>
        <w:keepNext w:val="0"/>
        <w:keepLines w:val="0"/>
        <w:widowControl/>
        <w:suppressLineNumbers w:val="0"/>
        <w:snapToGrid w:val="0"/>
        <w:spacing w:before="0" w:beforeAutospacing="0" w:after="0" w:afterAutospacing="0" w:line="560" w:lineRule="exact"/>
        <w:ind w:left="0" w:right="0" w:firstLine="640"/>
        <w:jc w:val="both"/>
        <w:rPr>
          <w:del w:id="239" w:author="信仰" w:date="2026-10-15T21:52:25Z"/>
          <w:rFonts w:hint="eastAsia" w:ascii="华文仿宋" w:hAnsi="华文仿宋" w:eastAsia="华文仿宋" w:cs="华文仿宋"/>
          <w:color w:val="000000"/>
          <w:kern w:val="0"/>
          <w:sz w:val="32"/>
          <w:szCs w:val="32"/>
          <w:woUserID w:val="6"/>
        </w:rPr>
        <w:pPrChange w:id="238" w:author="信仰" w:date="2026-10-15T22:11:31Z">
          <w:pPr>
            <w:keepNext w:val="0"/>
            <w:keepLines w:val="0"/>
            <w:widowControl/>
            <w:suppressLineNumbers w:val="0"/>
            <w:spacing w:before="0" w:beforeAutospacing="0" w:after="0" w:afterAutospacing="0" w:line="560" w:lineRule="exact"/>
            <w:ind w:left="0" w:right="0" w:firstLine="640"/>
            <w:jc w:val="both"/>
          </w:pPr>
        </w:pPrChange>
      </w:pPr>
      <w:del w:id="240" w:author="信仰" w:date="2026-10-15T21:52:25Z">
        <w:r>
          <w:rPr>
            <w:rFonts w:hint="eastAsia" w:ascii="华文仿宋" w:hAnsi="华文仿宋" w:eastAsia="华文仿宋" w:cs="华文仿宋"/>
            <w:color w:val="000000"/>
            <w:kern w:val="0"/>
            <w:sz w:val="32"/>
            <w:szCs w:val="32"/>
            <w:lang w:val="en-US" w:eastAsia="zh-CN" w:bidi="ar"/>
            <w:woUserID w:val="6"/>
          </w:rPr>
          <w:tab/>
        </w:r>
      </w:del>
      <w:del w:id="241" w:author="信仰" w:date="2026-10-15T21:52:25Z">
        <w:r>
          <w:rPr>
            <w:rFonts w:hint="eastAsia" w:ascii="华文仿宋" w:hAnsi="华文仿宋" w:eastAsia="华文仿宋" w:cs="华文仿宋"/>
            <w:color w:val="000000"/>
            <w:kern w:val="0"/>
            <w:sz w:val="32"/>
            <w:szCs w:val="32"/>
            <w:lang w:val="en-US" w:eastAsia="zh-CN" w:bidi="ar"/>
            <w:woUserID w:val="6"/>
          </w:rPr>
          <w:delText>至少包含“主体责任、审核责任、审批责任”中的任一项。</w:delText>
        </w:r>
      </w:del>
    </w:p>
    <w:p w14:paraId="4F6B3270">
      <w:pPr>
        <w:keepNext w:val="0"/>
        <w:keepLines w:val="0"/>
        <w:widowControl/>
        <w:suppressLineNumbers w:val="0"/>
        <w:snapToGrid w:val="0"/>
        <w:spacing w:before="0" w:beforeAutospacing="0" w:after="0" w:afterAutospacing="0" w:line="560" w:lineRule="exact"/>
        <w:ind w:left="0" w:right="0" w:firstLine="640"/>
        <w:jc w:val="both"/>
        <w:rPr>
          <w:del w:id="243" w:author="信仰" w:date="2026-10-15T21:55:38Z"/>
          <w:rFonts w:hint="eastAsia" w:ascii="华文仿宋" w:hAnsi="华文仿宋" w:eastAsia="华文仿宋" w:cs="华文仿宋"/>
          <w:color w:val="000000"/>
          <w:kern w:val="0"/>
          <w:sz w:val="32"/>
          <w:szCs w:val="32"/>
          <w:woUserID w:val="6"/>
        </w:rPr>
        <w:pPrChange w:id="242"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44" w:author="信仰" w:date="2026-10-15T21:52:25Z">
        <w:r>
          <w:rPr>
            <w:rFonts w:hint="eastAsia" w:ascii="华文仿宋" w:hAnsi="华文仿宋" w:eastAsia="华文仿宋" w:cs="华文仿宋"/>
            <w:color w:val="000000"/>
            <w:kern w:val="0"/>
            <w:sz w:val="32"/>
            <w:szCs w:val="32"/>
            <w:lang w:val="en-US" w:eastAsia="zh-CN" w:bidi="ar"/>
            <w:woUserID w:val="6"/>
          </w:rPr>
          <w:delText>如果没有满足条件，请提示“岗位职责请按照国网标准句式编制，“对……的</w:delText>
        </w:r>
      </w:del>
      <w:del w:id="245"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一致性/准确性/</w:delText>
        </w:r>
      </w:del>
      <w:del w:id="246" w:author="信仰" w:date="2026-10-15T21:52:25Z">
        <w:r>
          <w:rPr>
            <w:rFonts w:hint="default" w:ascii="仿宋_GB2312" w:hAnsi="宋体" w:eastAsia="仿宋_GB2312" w:cs="仿宋_GB2312"/>
            <w:b w:val="0"/>
            <w:bCs w:val="0"/>
            <w:color w:val="000000"/>
            <w:kern w:val="0"/>
            <w:sz w:val="32"/>
            <w:szCs w:val="32"/>
            <w:lang w:val="en-US" w:eastAsia="zh-CN" w:bidi="ar"/>
            <w:woUserID w:val="6"/>
          </w:rPr>
          <w:delText>真实</w:delText>
        </w:r>
      </w:del>
      <w:del w:id="247"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性/</w:delText>
        </w:r>
      </w:del>
      <w:del w:id="248" w:author="信仰" w:date="2026-10-15T21:52:25Z">
        <w:r>
          <w:rPr>
            <w:rFonts w:hint="eastAsia" w:ascii="宋体" w:hAnsi="宋体" w:eastAsia="宋体" w:cs="宋体"/>
            <w:b w:val="0"/>
            <w:bCs w:val="0"/>
            <w:color w:val="000000"/>
            <w:kern w:val="0"/>
            <w:sz w:val="31"/>
            <w:szCs w:val="31"/>
            <w:lang w:val="en-US" w:eastAsia="zh-CN" w:bidi="ar"/>
            <w:woUserID w:val="6"/>
          </w:rPr>
          <w:delText>完整性/有效性/及时性/</w:delText>
        </w:r>
      </w:del>
      <w:del w:id="249"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合规性</w:delText>
        </w:r>
      </w:del>
      <w:del w:id="250" w:author="信仰" w:date="2026-10-15T21:52:25Z">
        <w:r>
          <w:rPr>
            <w:rFonts w:hint="eastAsia" w:ascii="华文仿宋" w:hAnsi="华文仿宋" w:eastAsia="华文仿宋" w:cs="华文仿宋"/>
            <w:color w:val="000000"/>
            <w:kern w:val="0"/>
            <w:sz w:val="32"/>
            <w:szCs w:val="32"/>
            <w:lang w:val="en-US" w:eastAsia="zh-CN" w:bidi="ar"/>
            <w:woUserID w:val="6"/>
          </w:rPr>
          <w:delText>负主体/审核/审批责任。”。</w:delText>
        </w:r>
      </w:del>
    </w:p>
    <w:p w14:paraId="271C96F8">
      <w:pPr>
        <w:keepNext w:val="0"/>
        <w:keepLines w:val="0"/>
        <w:widowControl/>
        <w:suppressLineNumbers w:val="0"/>
        <w:snapToGrid w:val="0"/>
        <w:spacing w:before="0" w:beforeAutospacing="0" w:after="0" w:afterAutospacing="0" w:line="560" w:lineRule="exact"/>
        <w:ind w:left="0" w:right="0" w:firstLine="640"/>
        <w:jc w:val="both"/>
        <w:outlineLvl w:val="1"/>
        <w:rPr>
          <w:del w:id="252" w:author="信仰" w:date="2026-10-15T21:50:44Z"/>
          <w:rFonts w:hint="eastAsia"/>
          <w:woUserID w:val="6"/>
        </w:rPr>
        <w:pPrChange w:id="251" w:author="信仰" w:date="2026-10-15T22:11:31Z">
          <w:pPr>
            <w:keepNext/>
            <w:keepLines/>
            <w:widowControl/>
            <w:suppressLineNumbers w:val="0"/>
            <w:snapToGrid w:val="0"/>
            <w:spacing w:before="0" w:beforeAutospacing="0" w:after="0" w:afterAutospacing="0" w:line="560" w:lineRule="exact"/>
            <w:ind w:left="0" w:right="0" w:firstLine="640"/>
            <w:jc w:val="both"/>
            <w:outlineLvl w:val="1"/>
          </w:pPr>
        </w:pPrChange>
      </w:pPr>
      <w:del w:id="253" w:author="你说的都对" w:date="2026-10-15T12:38:36Z">
        <w:r>
          <w:rPr>
            <w:rFonts w:hint="eastAsia"/>
            <w:lang w:val="en-US" w:eastAsia="zh-CN"/>
            <w:woUserID w:val="6"/>
          </w:rPr>
          <w:delText>（十一）</w:delText>
        </w:r>
      </w:del>
      <w:del w:id="254" w:author="信仰" w:date="2026-10-15T21:50:44Z">
        <w:r>
          <w:rPr>
            <w:rFonts w:hint="eastAsia"/>
            <w:lang w:val="en-US" w:eastAsia="zh-CN"/>
            <w:woUserID w:val="6"/>
          </w:rPr>
          <w:delText>角色与责任类型对应</w:delText>
        </w:r>
      </w:del>
    </w:p>
    <w:p w14:paraId="05821476">
      <w:pPr>
        <w:keepNext w:val="0"/>
        <w:keepLines w:val="0"/>
        <w:widowControl/>
        <w:suppressLineNumbers w:val="0"/>
        <w:snapToGrid w:val="0"/>
        <w:spacing w:before="0" w:beforeAutospacing="0" w:after="0" w:afterAutospacing="0" w:line="560" w:lineRule="exact"/>
        <w:ind w:left="0" w:right="0" w:firstLine="640"/>
        <w:jc w:val="both"/>
        <w:rPr>
          <w:del w:id="256" w:author="信仰" w:date="2026-10-15T21:50:44Z"/>
          <w:rFonts w:hint="eastAsia" w:ascii="华文仿宋" w:hAnsi="华文仿宋" w:eastAsia="华文仿宋" w:cs="华文仿宋"/>
          <w:color w:val="000000"/>
          <w:kern w:val="0"/>
          <w:sz w:val="32"/>
          <w:szCs w:val="32"/>
          <w:woUserID w:val="6"/>
        </w:rPr>
        <w:pPrChange w:id="255"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57" w:author="信仰" w:date="2026-10-15T21:50:44Z">
        <w:r>
          <w:rPr>
            <w:rFonts w:hint="eastAsia" w:ascii="华文仿宋" w:hAnsi="华文仿宋" w:eastAsia="华文仿宋" w:cs="华文仿宋"/>
            <w:color w:val="000000"/>
            <w:kern w:val="0"/>
            <w:sz w:val="32"/>
            <w:szCs w:val="32"/>
            <w:lang w:val="en-US" w:eastAsia="zh-CN" w:bidi="ar"/>
            <w:woUserID w:val="6"/>
          </w:rPr>
          <w:delText>检查口径：按“经办对应主体责任、审核对应审核责任、审批对应审批责任”的对应关系执行检查。</w:delText>
        </w:r>
      </w:del>
    </w:p>
    <w:p w14:paraId="78A691DD">
      <w:pPr>
        <w:keepNext w:val="0"/>
        <w:keepLines w:val="0"/>
        <w:widowControl/>
        <w:suppressLineNumbers w:val="0"/>
        <w:snapToGrid w:val="0"/>
        <w:spacing w:before="0" w:beforeAutospacing="0" w:after="0" w:afterAutospacing="0" w:line="560" w:lineRule="exact"/>
        <w:ind w:left="0" w:right="0" w:firstLine="640"/>
        <w:jc w:val="both"/>
        <w:rPr>
          <w:del w:id="259" w:author="信仰" w:date="2026-10-15T21:50:44Z"/>
          <w:rFonts w:hint="eastAsia" w:ascii="华文仿宋" w:hAnsi="华文仿宋" w:eastAsia="华文仿宋" w:cs="华文仿宋"/>
          <w:color w:val="000000"/>
          <w:kern w:val="0"/>
          <w:sz w:val="32"/>
          <w:szCs w:val="32"/>
          <w:woUserID w:val="6"/>
        </w:rPr>
        <w:pPrChange w:id="258"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60" w:author="信仰" w:date="2026-10-15T21:50:44Z">
        <w:r>
          <w:rPr>
            <w:rFonts w:hint="eastAsia" w:ascii="华文仿宋" w:hAnsi="华文仿宋" w:eastAsia="华文仿宋" w:cs="华文仿宋"/>
            <w:color w:val="000000"/>
            <w:kern w:val="0"/>
            <w:sz w:val="32"/>
            <w:szCs w:val="32"/>
            <w:lang w:val="en-US" w:eastAsia="zh-CN" w:bidi="ar"/>
            <w:woUserID w:val="6"/>
          </w:rPr>
          <w:delText>一、岗位清单存在明确角色字段时</w:delText>
        </w:r>
      </w:del>
    </w:p>
    <w:p w14:paraId="55EB6C01">
      <w:pPr>
        <w:keepNext w:val="0"/>
        <w:keepLines w:val="0"/>
        <w:widowControl/>
        <w:suppressLineNumbers w:val="0"/>
        <w:snapToGrid w:val="0"/>
        <w:spacing w:before="0" w:beforeAutospacing="0" w:after="0" w:afterAutospacing="0" w:line="560" w:lineRule="exact"/>
        <w:ind w:left="0" w:right="0" w:firstLine="640"/>
        <w:jc w:val="both"/>
        <w:rPr>
          <w:del w:id="262" w:author="信仰" w:date="2026-10-15T21:50:44Z"/>
          <w:rFonts w:hint="eastAsia" w:ascii="华文仿宋" w:hAnsi="华文仿宋" w:eastAsia="华文仿宋" w:cs="华文仿宋"/>
          <w:color w:val="000000"/>
          <w:kern w:val="0"/>
          <w:sz w:val="32"/>
          <w:szCs w:val="32"/>
          <w:woUserID w:val="6"/>
        </w:rPr>
        <w:pPrChange w:id="261"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263" w:author="信仰" w:date="2026-10-15T21:50:44Z">
        <w:r>
          <w:rPr>
            <w:rFonts w:hint="eastAsia" w:ascii="华文仿宋" w:hAnsi="华文仿宋" w:eastAsia="华文仿宋" w:cs="华文仿宋"/>
            <w:color w:val="000000"/>
            <w:kern w:val="0"/>
            <w:sz w:val="32"/>
            <w:szCs w:val="32"/>
            <w:lang w:val="en-US" w:eastAsia="zh-CN" w:bidi="ar"/>
            <w:woUserID w:val="6"/>
          </w:rPr>
          <w:delText>将角色字段与岗位职责中的责任类型进行比对，存在明确不一致的，指出具体角色与责任表述之间的冲突，并给出提示词：“经办对应主体责任、审核对应审核责任、审批对应审批责任。”，不需要多的提示词。</w:delText>
        </w:r>
      </w:del>
    </w:p>
    <w:p w14:paraId="5D8FDD3A">
      <w:pPr>
        <w:keepNext w:val="0"/>
        <w:keepLines w:val="0"/>
        <w:widowControl/>
        <w:suppressLineNumbers w:val="0"/>
        <w:snapToGrid w:val="0"/>
        <w:spacing w:before="0" w:beforeAutospacing="0" w:after="0" w:afterAutospacing="0" w:line="560" w:lineRule="exact"/>
        <w:ind w:left="0" w:right="0" w:firstLine="640"/>
        <w:jc w:val="both"/>
        <w:rPr>
          <w:del w:id="265" w:author="信仰" w:date="2026-10-15T21:50:44Z"/>
          <w:rFonts w:hint="eastAsia" w:ascii="华文仿宋" w:hAnsi="华文仿宋" w:eastAsia="华文仿宋" w:cs="华文仿宋"/>
          <w:color w:val="000000"/>
          <w:kern w:val="0"/>
          <w:sz w:val="32"/>
          <w:szCs w:val="32"/>
          <w:woUserID w:val="6"/>
        </w:rPr>
        <w:pPrChange w:id="264"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66" w:author="信仰" w:date="2026-10-15T21:50:44Z">
        <w:r>
          <w:rPr>
            <w:rFonts w:hint="eastAsia" w:ascii="华文仿宋" w:hAnsi="华文仿宋" w:eastAsia="华文仿宋" w:cs="华文仿宋"/>
            <w:color w:val="000000"/>
            <w:kern w:val="0"/>
            <w:sz w:val="32"/>
            <w:szCs w:val="32"/>
            <w:lang w:val="en-US" w:eastAsia="zh-CN" w:bidi="ar"/>
            <w:woUserID w:val="6"/>
          </w:rPr>
          <w:delText>二、岗位清单无角色字段时</w:delText>
        </w:r>
      </w:del>
    </w:p>
    <w:p w14:paraId="1D496562">
      <w:pPr>
        <w:keepNext w:val="0"/>
        <w:keepLines w:val="0"/>
        <w:widowControl/>
        <w:suppressLineNumbers w:val="0"/>
        <w:snapToGrid w:val="0"/>
        <w:spacing w:before="0" w:beforeAutospacing="0" w:after="0" w:afterAutospacing="0" w:line="560" w:lineRule="exact"/>
        <w:ind w:left="0" w:right="0" w:firstLine="640"/>
        <w:jc w:val="both"/>
        <w:rPr>
          <w:del w:id="268" w:author="信仰" w:date="2026-10-15T21:50:44Z"/>
          <w:rFonts w:hint="eastAsia" w:ascii="华文仿宋" w:hAnsi="华文仿宋" w:eastAsia="华文仿宋" w:cs="华文仿宋"/>
          <w:color w:val="000000"/>
          <w:kern w:val="0"/>
          <w:sz w:val="32"/>
          <w:szCs w:val="32"/>
          <w:woUserID w:val="6"/>
        </w:rPr>
        <w:pPrChange w:id="267" w:author="信仰" w:date="2026-10-15T22:11:31Z">
          <w:pPr>
            <w:keepNext w:val="0"/>
            <w:keepLines w:val="0"/>
            <w:widowControl/>
            <w:suppressLineNumbers w:val="0"/>
            <w:snapToGrid w:val="0"/>
            <w:spacing w:before="0" w:beforeAutospacing="0" w:after="0" w:afterAutospacing="0" w:line="560" w:lineRule="exact"/>
            <w:ind w:left="0" w:right="0" w:firstLine="0"/>
            <w:jc w:val="both"/>
          </w:pPr>
        </w:pPrChange>
      </w:pPr>
      <w:del w:id="269" w:author="信仰" w:date="2026-10-15T21:50:44Z">
        <w:r>
          <w:rPr>
            <w:rFonts w:hint="eastAsia" w:ascii="华文仿宋" w:hAnsi="华文仿宋" w:eastAsia="华文仿宋" w:cs="华文仿宋"/>
            <w:color w:val="000000"/>
            <w:kern w:val="0"/>
            <w:sz w:val="32"/>
            <w:szCs w:val="32"/>
            <w:lang w:val="en-US" w:eastAsia="zh-CN" w:bidi="ar"/>
            <w:woUserID w:val="6"/>
          </w:rPr>
          <w:delText>可从“负主体责任”“负审核责任”“负审批责任”等明确表述中提取角色，提取结果仅供第八项检查使用，但不得据此声称已完成独立的一致性验证。</w:delText>
        </w:r>
      </w:del>
    </w:p>
    <w:p w14:paraId="2A33EC4F">
      <w:pPr>
        <w:keepNext w:val="0"/>
        <w:keepLines w:val="0"/>
        <w:widowControl/>
        <w:suppressLineNumbers w:val="0"/>
        <w:snapToGrid w:val="0"/>
        <w:spacing w:before="0" w:beforeAutospacing="0" w:after="0" w:afterAutospacing="0" w:line="560" w:lineRule="exact"/>
        <w:ind w:left="0" w:right="0" w:firstLine="640"/>
        <w:jc w:val="both"/>
        <w:rPr>
          <w:del w:id="271" w:author="信仰" w:date="2026-10-15T21:50:44Z"/>
          <w:rFonts w:hint="eastAsia" w:ascii="华文仿宋" w:hAnsi="华文仿宋" w:eastAsia="华文仿宋" w:cs="华文仿宋"/>
          <w:color w:val="000000"/>
          <w:kern w:val="0"/>
          <w:sz w:val="32"/>
          <w:szCs w:val="32"/>
          <w:woUserID w:val="6"/>
        </w:rPr>
        <w:pPrChange w:id="270"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72" w:author="信仰" w:date="2026-10-15T21:50:44Z">
        <w:r>
          <w:rPr>
            <w:rFonts w:hint="eastAsia" w:ascii="华文仿宋" w:hAnsi="华文仿宋" w:eastAsia="华文仿宋" w:cs="华文仿宋"/>
            <w:color w:val="000000"/>
            <w:kern w:val="0"/>
            <w:sz w:val="32"/>
            <w:szCs w:val="32"/>
            <w:lang w:val="en-US" w:eastAsia="zh-CN" w:bidi="ar"/>
            <w:woUserID w:val="6"/>
          </w:rPr>
          <w:delText>三、禁止事项</w:delText>
        </w:r>
      </w:del>
    </w:p>
    <w:p w14:paraId="66A047E2">
      <w:pPr>
        <w:keepNext w:val="0"/>
        <w:keepLines w:val="0"/>
        <w:widowControl/>
        <w:suppressLineNumbers w:val="0"/>
        <w:snapToGrid w:val="0"/>
        <w:spacing w:before="0" w:beforeAutospacing="0" w:after="0" w:afterAutospacing="0" w:line="560" w:lineRule="exact"/>
        <w:ind w:left="0" w:right="0" w:firstLine="640"/>
        <w:jc w:val="both"/>
        <w:rPr>
          <w:del w:id="274" w:author="信仰" w:date="2026-10-15T21:50:44Z"/>
          <w:rFonts w:hint="eastAsia" w:ascii="华文仿宋" w:hAnsi="华文仿宋" w:eastAsia="华文仿宋" w:cs="华文仿宋"/>
          <w:color w:val="000000"/>
          <w:kern w:val="0"/>
          <w:sz w:val="32"/>
          <w:szCs w:val="32"/>
          <w:woUserID w:val="6"/>
        </w:rPr>
        <w:pPrChange w:id="273"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75" w:author="信仰" w:date="2026-10-15T21:50:44Z">
        <w:r>
          <w:rPr>
            <w:rFonts w:hint="eastAsia" w:ascii="华文仿宋" w:hAnsi="华文仿宋" w:eastAsia="华文仿宋" w:cs="华文仿宋"/>
            <w:color w:val="000000"/>
            <w:kern w:val="0"/>
            <w:sz w:val="32"/>
            <w:szCs w:val="32"/>
            <w:lang w:val="en-US" w:eastAsia="zh-CN" w:bidi="ar"/>
            <w:woUserID w:val="6"/>
          </w:rPr>
          <w:delText>不得仅凭岗位名称或职责描述中的普通动作词推断角色。</w:delText>
        </w:r>
      </w:del>
    </w:p>
    <w:p w14:paraId="4EC244C7">
      <w:pPr>
        <w:keepNext w:val="0"/>
        <w:keepLines w:val="0"/>
        <w:widowControl/>
        <w:suppressLineNumbers w:val="0"/>
        <w:snapToGrid w:val="0"/>
        <w:spacing w:before="0" w:beforeAutospacing="0" w:after="0" w:afterAutospacing="0" w:line="560" w:lineRule="exact"/>
        <w:ind w:left="0" w:right="0" w:firstLine="640"/>
        <w:jc w:val="both"/>
        <w:rPr>
          <w:del w:id="277" w:author="信仰" w:date="2026-10-15T21:50:44Z"/>
          <w:rFonts w:hint="eastAsia" w:ascii="华文仿宋" w:hAnsi="华文仿宋" w:eastAsia="华文仿宋" w:cs="华文仿宋"/>
          <w:color w:val="000000"/>
          <w:kern w:val="0"/>
          <w:sz w:val="32"/>
          <w:szCs w:val="32"/>
          <w:woUserID w:val="6"/>
        </w:rPr>
        <w:pPrChange w:id="276"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78" w:author="信仰" w:date="2026-10-15T21:50:44Z">
        <w:r>
          <w:rPr>
            <w:rFonts w:hint="eastAsia" w:ascii="华文仿宋" w:hAnsi="华文仿宋" w:eastAsia="华文仿宋" w:cs="华文仿宋"/>
            <w:color w:val="000000"/>
            <w:kern w:val="0"/>
            <w:sz w:val="32"/>
            <w:szCs w:val="32"/>
            <w:lang w:val="en-US" w:eastAsia="zh-CN" w:bidi="ar"/>
            <w:woUserID w:val="6"/>
          </w:rPr>
          <w:delText>四、同一岗位存在多个责任类型</w:delText>
        </w:r>
      </w:del>
    </w:p>
    <w:p w14:paraId="69B7742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Change w:id="279" w:author="信仰" w:date="2026-10-15T22:11:31Z">
          <w:pPr>
            <w:keepNext w:val="0"/>
            <w:keepLines w:val="0"/>
            <w:widowControl/>
            <w:suppressLineNumbers w:val="0"/>
            <w:snapToGrid w:val="0"/>
            <w:spacing w:before="0" w:beforeAutospacing="0" w:after="0" w:afterAutospacing="0" w:line="560" w:lineRule="exact"/>
            <w:ind w:left="0" w:right="0" w:firstLine="640"/>
            <w:jc w:val="both"/>
          </w:pPr>
        </w:pPrChange>
      </w:pPr>
      <w:del w:id="280" w:author="信仰" w:date="2026-10-15T21:50:44Z">
        <w:r>
          <w:rPr>
            <w:rFonts w:hint="eastAsia" w:ascii="华文仿宋" w:hAnsi="华文仿宋" w:eastAsia="华文仿宋" w:cs="华文仿宋"/>
            <w:color w:val="000000"/>
            <w:kern w:val="0"/>
            <w:sz w:val="32"/>
            <w:szCs w:val="32"/>
            <w:lang w:val="en-US" w:eastAsia="zh-CN" w:bidi="ar"/>
            <w:woUserID w:val="6"/>
          </w:rPr>
          <w:delText>同一岗位存在多个责任类型混杂、且无法明确区分的，只要满足经办对应主体责任、审核对应审核责任、审批对应审批责任之一就不再提示。</w:delText>
        </w:r>
      </w:del>
    </w:p>
    <w:p w14:paraId="0FEE2122">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Change w:id="281" w:author="信仰" w:date="2026-10-15T22:02:25Z">
          <w:pPr>
            <w:keepNext/>
            <w:keepLines/>
            <w:widowControl/>
            <w:suppressLineNumbers w:val="0"/>
            <w:snapToGrid w:val="0"/>
            <w:spacing w:before="0" w:beforeAutospacing="0" w:after="0" w:afterAutospacing="0" w:line="560" w:lineRule="exact"/>
            <w:ind w:left="0" w:right="0" w:firstLine="640"/>
            <w:jc w:val="both"/>
            <w:outlineLvl w:val="1"/>
          </w:pPr>
        </w:pPrChange>
      </w:pPr>
      <w:ins w:id="282" w:author="信仰" w:date="2026-10-15T22:02:25Z">
        <w:r>
          <w:rPr>
            <w:rFonts w:hint="eastAsia" w:ascii="Arial" w:hAnsi="Arial" w:eastAsia="微软雅黑" w:cs="Times New Roman"/>
            <w:b/>
            <w:kern w:val="2"/>
            <w:sz w:val="32"/>
            <w:szCs w:val="24"/>
            <w:lang w:val="en-US" w:eastAsia="zh-CN" w:bidi="ar-SA"/>
            <w:woUserID w:val="6"/>
          </w:rPr>
          <w:t>（十）</w:t>
        </w:r>
      </w:ins>
      <w:del w:id="283" w:author="你说的都对" w:date="2026-10-15T12:38:39Z">
        <w:r>
          <w:rPr>
            <w:rFonts w:hint="eastAsia"/>
            <w:lang w:val="en-US" w:eastAsia="zh-CN"/>
            <w:woUserID w:val="6"/>
          </w:rPr>
          <w:delText>（十</w:delText>
        </w:r>
      </w:del>
      <w:ins w:id="284" w:author="信仰" w:date="2026-10-14T22:12:09Z">
        <w:del w:id="285" w:author="你说的都对" w:date="2026-10-15T12:38:39Z">
          <w:r>
            <w:rPr>
              <w:rFonts w:hint="eastAsia"/>
              <w:lang w:val="en-US" w:eastAsia="zh"/>
              <w:woUserID w:val="3"/>
            </w:rPr>
            <w:delText>二</w:delText>
          </w:r>
        </w:del>
      </w:ins>
      <w:del w:id="286" w:author="信仰" w:date="2026-10-14T22:12:09Z">
        <w:r>
          <w:rPr>
            <w:rFonts w:hint="eastAsia"/>
            <w:lang w:val="en-US" w:eastAsia="zh-CN"/>
            <w:woUserID w:val="6"/>
          </w:rPr>
          <w:delText>五</w:delText>
        </w:r>
      </w:del>
      <w:del w:id="287" w:author="你说的都对" w:date="2026-10-15T12:38:39Z">
        <w:r>
          <w:rPr>
            <w:rFonts w:hint="eastAsia"/>
            <w:lang w:val="en-US" w:eastAsia="zh-CN"/>
            <w:woUserID w:val="6"/>
          </w:rPr>
          <w:delText>）</w:delText>
        </w:r>
      </w:del>
      <w:r>
        <w:rPr>
          <w:rFonts w:hint="eastAsia"/>
          <w:lang w:val="en-US" w:eastAsia="zh-CN"/>
          <w:woUserID w:val="6"/>
        </w:rPr>
        <w:t>岗位</w:t>
      </w:r>
      <w:del w:id="288" w:author="信仰" w:date="2026-10-15T22:11:39Z">
        <w:r>
          <w:rPr>
            <w:rFonts w:hint="eastAsia"/>
            <w:lang w:val="en-US" w:eastAsia="zh-CN"/>
            <w:woUserID w:val="6"/>
          </w:rPr>
          <w:delText>职责</w:delText>
        </w:r>
      </w:del>
      <w:r>
        <w:rPr>
          <w:rFonts w:hint="eastAsia"/>
          <w:lang w:val="en-US" w:eastAsia="zh-CN"/>
          <w:woUserID w:val="6"/>
        </w:rPr>
        <w:t>清单中重复项筛查</w:t>
      </w:r>
    </w:p>
    <w:p w14:paraId="76360AC8">
      <w:pPr>
        <w:keepNext w:val="0"/>
        <w:keepLines w:val="0"/>
        <w:widowControl/>
        <w:suppressLineNumbers w:val="0"/>
        <w:snapToGrid w:val="0"/>
        <w:spacing w:before="0" w:beforeAutospacing="0" w:after="0" w:afterAutospacing="0" w:line="560" w:lineRule="exact"/>
        <w:ind w:left="0" w:right="0" w:firstLine="640" w:firstLineChars="200"/>
        <w:jc w:val="both"/>
        <w:rPr>
          <w:ins w:id="290" w:author="信仰" w:date="2026-10-15T21:54:16Z"/>
          <w:rFonts w:hint="eastAsia" w:ascii="华文仿宋" w:hAnsi="华文仿宋" w:eastAsia="华文仿宋" w:cs="华文仿宋"/>
          <w:color w:val="000000"/>
          <w:kern w:val="0"/>
          <w:sz w:val="32"/>
          <w:szCs w:val="32"/>
          <w:lang w:val="en-US" w:eastAsia="zh-CN" w:bidi="ar"/>
          <w:woUserID w:val="6"/>
        </w:rPr>
        <w:pPrChange w:id="289" w:author="信仰" w:date="2026-10-15T22:23:09Z">
          <w:pPr>
            <w:keepNext w:val="0"/>
            <w:keepLines w:val="0"/>
            <w:widowControl/>
            <w:suppressLineNumbers w:val="0"/>
            <w:snapToGrid w:val="0"/>
            <w:spacing w:before="0" w:beforeAutospacing="0" w:after="0" w:afterAutospacing="0" w:line="560" w:lineRule="exact"/>
            <w:ind w:left="0" w:right="0" w:firstLine="0" w:firstLineChars="0"/>
            <w:jc w:val="both"/>
          </w:pPr>
        </w:pPrChange>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1730F768">
      <w:pPr>
        <w:pStyle w:val="3"/>
        <w:keepNext/>
        <w:keepLines/>
        <w:widowControl/>
        <w:numPr>
          <w:ilvl w:val="1"/>
          <w:numId w:val="0"/>
        </w:numPr>
        <w:suppressLineNumbers w:val="0"/>
        <w:snapToGrid w:val="0"/>
        <w:spacing w:before="0" w:beforeAutospacing="0" w:after="0" w:afterAutospacing="0"/>
        <w:ind w:right="0" w:firstLine="0"/>
        <w:outlineLvl w:val="1"/>
        <w:rPr>
          <w:ins w:id="292" w:author="信仰" w:date="2026-10-15T21:54:17Z"/>
          <w:rFonts w:hint="eastAsia"/>
          <w:lang w:val="en-US" w:eastAsia="zh-CN"/>
          <w:woUserID w:val="3"/>
        </w:rPr>
        <w:pPrChange w:id="291" w:author="信仰" w:date="2026-10-15T22:02:25Z">
          <w:pPr>
            <w:pStyle w:val="3"/>
            <w:keepNext/>
            <w:keepLines/>
            <w:widowControl/>
            <w:suppressLineNumbers w:val="0"/>
            <w:snapToGrid w:val="0"/>
            <w:spacing w:before="0" w:beforeAutospacing="0" w:after="0" w:afterAutospacing="0"/>
            <w:ind w:right="0" w:firstLine="0"/>
            <w:outlineLvl w:val="1"/>
          </w:pPr>
        </w:pPrChange>
      </w:pPr>
      <w:ins w:id="293" w:author="信仰" w:date="2026-10-15T22:02:25Z">
        <w:r>
          <w:rPr>
            <w:rFonts w:hint="eastAsia" w:ascii="Arial" w:hAnsi="Arial" w:eastAsia="微软雅黑" w:cs="Times New Roman"/>
            <w:b/>
            <w:kern w:val="2"/>
            <w:sz w:val="32"/>
            <w:szCs w:val="24"/>
            <w:lang w:val="en-US" w:eastAsia="zh-CN" w:bidi="ar-SA"/>
            <w:woUserID w:val="3"/>
          </w:rPr>
          <w:t>（十一）</w:t>
        </w:r>
      </w:ins>
      <w:ins w:id="294" w:author="信仰" w:date="2026-10-15T21:54:17Z">
        <w:r>
          <w:rPr>
            <w:rFonts w:hint="eastAsia"/>
            <w:lang w:val="en-US" w:eastAsia="zh-CN"/>
            <w:woUserID w:val="3"/>
          </w:rPr>
          <w:t>岗位清单与矩阵一致性审核</w:t>
        </w:r>
      </w:ins>
    </w:p>
    <w:p w14:paraId="3A1A798A">
      <w:pPr>
        <w:keepNext w:val="0"/>
        <w:keepLines w:val="0"/>
        <w:widowControl/>
        <w:suppressLineNumbers w:val="0"/>
        <w:snapToGrid w:val="0"/>
        <w:spacing w:before="0" w:beforeAutospacing="0" w:after="0" w:afterAutospacing="0" w:line="560" w:lineRule="exact"/>
        <w:ind w:left="0" w:right="0" w:firstLine="640" w:firstLineChars="200"/>
        <w:jc w:val="both"/>
        <w:rPr>
          <w:ins w:id="296" w:author="信仰" w:date="2026-10-15T21:54:17Z"/>
          <w:rFonts w:hint="eastAsia" w:ascii="华文仿宋" w:hAnsi="华文仿宋" w:eastAsia="华文仿宋" w:cs="华文仿宋"/>
          <w:color w:val="000000"/>
          <w:kern w:val="0"/>
          <w:sz w:val="32"/>
          <w:szCs w:val="32"/>
          <w:lang w:val="en-US" w:bidi="ar"/>
          <w:rPrChange w:id="297" w:author="信仰" w:date="2026-10-15T22:11:59Z">
            <w:rPr>
              <w:ins w:id="298" w:author="信仰" w:date="2026-10-15T21:54:17Z"/>
              <w:rFonts w:hint="eastAsia" w:ascii="华文仿宋" w:hAnsi="华文仿宋" w:eastAsia="华文仿宋" w:cs="华文仿宋"/>
              <w:color w:val="000000"/>
              <w:kern w:val="0"/>
              <w:szCs w:val="32"/>
              <w:lang w:val="en-US" w:bidi="ar"/>
              <w:woUserID w:val="3"/>
            </w:rPr>
          </w:rPrChange>
          <w:woUserID w:val="6"/>
        </w:rPr>
        <w:pPrChange w:id="295" w:author="信仰" w:date="2026-10-15T22:23:22Z">
          <w:pPr>
            <w:keepNext w:val="0"/>
            <w:keepLines w:val="0"/>
            <w:widowControl/>
            <w:suppressLineNumbers w:val="0"/>
            <w:snapToGrid w:val="0"/>
            <w:spacing w:before="0" w:beforeAutospacing="0" w:after="0" w:afterAutospacing="0" w:line="560" w:lineRule="exact"/>
            <w:ind w:left="0" w:right="0"/>
            <w:jc w:val="both"/>
          </w:pPr>
        </w:pPrChange>
      </w:pPr>
      <w:ins w:id="299" w:author="信仰" w:date="2026-10-15T21:54:17Z">
        <w:r>
          <w:rPr>
            <w:rFonts w:hint="eastAsia" w:ascii="华文仿宋" w:hAnsi="华文仿宋" w:eastAsia="华文仿宋" w:cs="华文仿宋"/>
            <w:color w:val="000000"/>
            <w:kern w:val="0"/>
            <w:sz w:val="32"/>
            <w:szCs w:val="32"/>
            <w:lang w:val="en-US" w:eastAsia="zh-CN" w:bidi="ar"/>
            <w:rPrChange w:id="300" w:author="信仰" w:date="2026-10-15T22:11:59Z">
              <w:rPr>
                <w:rFonts w:hint="eastAsia" w:ascii="华文仿宋" w:hAnsi="华文仿宋" w:eastAsia="华文仿宋" w:cs="华文仿宋"/>
                <w:color w:val="000000"/>
                <w:kern w:val="0"/>
                <w:szCs w:val="32"/>
                <w:lang w:val="en-US" w:eastAsia="zh-CN" w:bidi="ar"/>
                <w:woUserID w:val="3"/>
              </w:rPr>
            </w:rPrChange>
            <w:woUserID w:val="6"/>
          </w:rPr>
          <w:t>将岗位内控责任清单中的控制措施编号与矩阵中的控制措施编号相互比对。</w:t>
        </w:r>
      </w:ins>
      <w:ins w:id="301" w:author="信仰" w:date="2026-10-15T21:54:17Z">
        <w:r>
          <w:rPr>
            <w:rFonts w:hint="eastAsia" w:ascii="华文仿宋" w:hAnsi="华文仿宋" w:eastAsia="华文仿宋" w:cs="华文仿宋"/>
            <w:color w:val="000000"/>
            <w:kern w:val="0"/>
            <w:sz w:val="32"/>
            <w:szCs w:val="32"/>
            <w:lang w:val="en-US" w:eastAsia="zh-CN" w:bidi="ar"/>
            <w:rPrChange w:id="302" w:author="信仰" w:date="2026-10-15T22:11:59Z">
              <w:rPr>
                <w:rFonts w:hint="eastAsia" w:ascii="华文仿宋" w:hAnsi="华文仿宋" w:eastAsia="华文仿宋" w:cs="华文仿宋"/>
                <w:color w:val="FF0000"/>
                <w:kern w:val="0"/>
                <w:szCs w:val="32"/>
                <w:lang w:val="en-US" w:eastAsia="zh-CN" w:bidi="ar"/>
                <w:woUserID w:val="3"/>
              </w:rPr>
            </w:rPrChange>
            <w:woUserID w:val="6"/>
          </w:rPr>
          <w:t>如果矩阵中有的控制措施编号在岗位内控责任清单中没有，则在矩阵中提示“请核实岗位内控责任清单编制是否完整”；如果岗位内控责任清单中有的控制措施编号在矩阵中没有，则在岗位内控责任清单中提示“矩阵中没有该条控制措施请核实是否需要保留”。</w:t>
        </w:r>
      </w:ins>
    </w:p>
    <w:p w14:paraId="7088B977">
      <w:pPr>
        <w:pStyle w:val="3"/>
        <w:keepNext/>
        <w:keepLines/>
        <w:widowControl/>
        <w:numPr>
          <w:ilvl w:val="1"/>
          <w:numId w:val="0"/>
        </w:numPr>
        <w:suppressLineNumbers w:val="0"/>
        <w:snapToGrid w:val="0"/>
        <w:spacing w:before="0" w:beforeAutospacing="0" w:after="0" w:afterAutospacing="0"/>
        <w:ind w:right="0" w:firstLine="0"/>
        <w:outlineLvl w:val="1"/>
        <w:rPr>
          <w:ins w:id="304" w:author="信仰" w:date="2026-10-15T21:55:14Z"/>
          <w:rFonts w:hint="eastAsia"/>
          <w:lang w:val="en-US"/>
          <w:woUserID w:val="3"/>
        </w:rPr>
        <w:pPrChange w:id="303" w:author="信仰" w:date="2026-10-15T22:02:25Z">
          <w:pPr>
            <w:pStyle w:val="3"/>
            <w:keepNext/>
            <w:keepLines/>
            <w:widowControl/>
            <w:suppressLineNumbers w:val="0"/>
            <w:snapToGrid w:val="0"/>
            <w:spacing w:before="0" w:beforeAutospacing="0" w:after="0" w:afterAutospacing="0"/>
            <w:ind w:right="0" w:firstLine="0"/>
            <w:outlineLvl w:val="1"/>
          </w:pPr>
        </w:pPrChange>
      </w:pPr>
      <w:ins w:id="305" w:author="信仰" w:date="2026-10-15T22:02:25Z">
        <w:r>
          <w:rPr>
            <w:rFonts w:hint="eastAsia" w:ascii="Arial" w:hAnsi="Arial" w:eastAsia="微软雅黑" w:cs="Times New Roman"/>
            <w:b/>
            <w:kern w:val="2"/>
            <w:sz w:val="32"/>
            <w:szCs w:val="24"/>
            <w:lang w:val="en-US" w:eastAsia="zh-CN" w:bidi="ar-SA"/>
            <w:woUserID w:val="3"/>
          </w:rPr>
          <w:t>（十二）</w:t>
        </w:r>
      </w:ins>
      <w:ins w:id="306" w:author="信仰" w:date="2026-10-15T21:55:14Z">
        <w:r>
          <w:rPr>
            <w:rFonts w:hint="eastAsia"/>
            <w:lang w:val="en-US" w:eastAsia="zh-CN"/>
            <w:woUserID w:val="3"/>
          </w:rPr>
          <w:t>矩阵中责任主体与岗位清单一致性审核</w:t>
        </w:r>
      </w:ins>
    </w:p>
    <w:p w14:paraId="29CDF915">
      <w:pPr>
        <w:keepNext w:val="0"/>
        <w:keepLines w:val="0"/>
        <w:widowControl/>
        <w:suppressLineNumbers w:val="0"/>
        <w:spacing w:before="0" w:beforeAutospacing="0" w:after="0" w:afterAutospacing="0" w:line="560" w:lineRule="exact"/>
        <w:ind w:left="0" w:right="0" w:firstLine="640"/>
        <w:jc w:val="both"/>
        <w:rPr>
          <w:ins w:id="307" w:author="信仰" w:date="2026-10-15T21:55:14Z"/>
          <w:rFonts w:hint="eastAsia" w:ascii="华文仿宋" w:hAnsi="华文仿宋" w:eastAsia="华文仿宋" w:cs="华文仿宋"/>
          <w:color w:val="FF0000"/>
          <w:kern w:val="0"/>
          <w:sz w:val="32"/>
          <w:szCs w:val="32"/>
          <w:lang w:val="en-US" w:bidi="ar"/>
          <w:woUserID w:val="3"/>
        </w:rPr>
      </w:pPr>
      <w:ins w:id="308"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部门和岗位名称与矩阵中责任主体比对。将岗位内控责任清单中的部门名称与矩阵责任主体中的部门名称进行相互比对，如果矩阵中有的部门名称在岗位内控责任清单中没有，则在矩阵中提示“请核实岗位内控责任清单中的部门名称是否完整”；如果岗位内控责任清单中有的部门名称在矩阵中没有，则在岗位内控责任清单中提示“请核实矩阵中的部门名称是否完整”；如果矩阵中部门名称包含以下部门名称（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则不予提示。</w:t>
        </w:r>
      </w:ins>
    </w:p>
    <w:p w14:paraId="321B8A4B">
      <w:pPr>
        <w:keepNext w:val="0"/>
        <w:keepLines w:val="0"/>
        <w:widowControl/>
        <w:suppressLineNumbers w:val="0"/>
        <w:spacing w:before="0" w:beforeAutospacing="0" w:after="0" w:afterAutospacing="0" w:line="560" w:lineRule="exact"/>
        <w:ind w:left="0" w:right="0" w:firstLine="640"/>
        <w:jc w:val="both"/>
        <w:rPr>
          <w:ins w:id="309" w:author="信仰" w:date="2026-10-15T21:55:14Z"/>
          <w:rFonts w:hint="eastAsia" w:ascii="华文仿宋" w:hAnsi="华文仿宋" w:eastAsia="华文仿宋" w:cs="华文仿宋"/>
          <w:color w:val="FF0000"/>
          <w:kern w:val="0"/>
          <w:sz w:val="32"/>
          <w:szCs w:val="32"/>
          <w:lang w:val="en-US" w:bidi="ar"/>
          <w:woUserID w:val="3"/>
        </w:rPr>
      </w:pPr>
      <w:ins w:id="310"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岗位名称与矩阵责任主体中的岗位名称进行相互比对，如果矩阵中有的岗位名称在岗位内控责任清单中没有，则在矩阵中提示“请核实岗位内控责任清单中的岗位名称是否完整”；如果岗位内控责任清单中有的岗位名称在矩阵中没有，则在岗位内控责任清单中提示“请核实矩阵中的岗位名称是否完整”；如果矩阵中岗位名称包含以下岗位名称（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则不予提示。</w:t>
        </w:r>
      </w:ins>
    </w:p>
    <w:p w14:paraId="77C718C9">
      <w:pPr>
        <w:keepNext w:val="0"/>
        <w:keepLines w:val="0"/>
        <w:widowControl/>
        <w:numPr>
          <w:ilvl w:val="0"/>
          <w:numId w:val="0"/>
        </w:numPr>
        <w:suppressLineNumbers w:val="0"/>
        <w:snapToGrid/>
        <w:spacing w:before="0" w:beforeAutospacing="0" w:after="0" w:afterAutospacing="0" w:line="560" w:lineRule="exact"/>
        <w:ind w:left="0" w:right="0" w:firstLine="640" w:firstLineChars="0"/>
        <w:jc w:val="both"/>
        <w:outlineLvl w:val="9"/>
        <w:rPr>
          <w:ins w:id="312" w:author="信仰" w:date="2026-10-15T21:53:37Z"/>
          <w:rFonts w:hint="eastAsia" w:ascii="华文仿宋" w:hAnsi="华文仿宋" w:eastAsia="华文仿宋" w:cs="华文仿宋"/>
          <w:color w:val="000000"/>
          <w:kern w:val="0"/>
          <w:sz w:val="32"/>
          <w:szCs w:val="32"/>
          <w:lang w:val="en-US" w:eastAsia="zh-CN" w:bidi="ar"/>
          <w:woUserID w:val="6"/>
        </w:rPr>
        <w:pPrChange w:id="311" w:author="信仰" w:date="2026-10-15T22:12:31Z">
          <w:pPr>
            <w:keepNext w:val="0"/>
            <w:keepLines w:val="0"/>
            <w:widowControl/>
            <w:suppressLineNumbers w:val="0"/>
            <w:snapToGrid w:val="0"/>
            <w:spacing w:before="0" w:beforeAutospacing="0" w:after="0" w:afterAutospacing="0" w:line="560" w:lineRule="exact"/>
            <w:ind w:left="0" w:right="0" w:firstLine="0" w:firstLineChars="0"/>
            <w:jc w:val="both"/>
          </w:pPr>
        </w:pPrChange>
      </w:pPr>
      <w:ins w:id="313" w:author="信仰" w:date="2026-10-15T21:55:14Z">
        <w:r>
          <w:rPr>
            <w:rFonts w:hint="eastAsia" w:ascii="华文仿宋" w:hAnsi="华文仿宋" w:eastAsia="华文仿宋" w:cs="华文仿宋"/>
            <w:color w:val="FF0000"/>
            <w:kern w:val="0"/>
            <w:sz w:val="32"/>
            <w:szCs w:val="32"/>
            <w:lang w:val="en-US" w:eastAsia="zh-CN" w:bidi="ar"/>
            <w:woUserID w:val="3"/>
          </w:rPr>
          <w:t>检查岗位内控责任清单中是否包含以下部门名称</w:t>
        </w:r>
      </w:ins>
      <w:ins w:id="314"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315" w:author="信仰" w:date="2026-10-15T21:55:14Z">
        <w:r>
          <w:rPr>
            <w:rFonts w:hint="eastAsia" w:ascii="华文仿宋" w:hAnsi="华文仿宋" w:eastAsia="华文仿宋" w:cs="华文仿宋"/>
            <w:color w:val="FF0000"/>
            <w:kern w:val="0"/>
            <w:sz w:val="32"/>
            <w:szCs w:val="32"/>
            <w:lang w:val="en-US" w:eastAsia="zh-CN" w:bidi="ar"/>
            <w:woUserID w:val="3"/>
          </w:rPr>
          <w:t>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w:t>
        </w:r>
      </w:ins>
      <w:ins w:id="316"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317"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，如果包含则提示“请明确到具体部门”；检查岗位内控责任清单中是否包含以下岗位名称</w:t>
        </w:r>
      </w:ins>
      <w:ins w:id="318"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319" w:author="信仰" w:date="2026-10-15T21:55:14Z">
        <w:r>
          <w:rPr>
            <w:rFonts w:hint="eastAsia" w:ascii="华文仿宋" w:hAnsi="华文仿宋" w:eastAsia="华文仿宋" w:cs="华文仿宋"/>
            <w:color w:val="FF0000"/>
            <w:kern w:val="0"/>
            <w:sz w:val="32"/>
            <w:szCs w:val="32"/>
            <w:lang w:val="en-US" w:eastAsia="zh-CN" w:bidi="ar"/>
            <w:woUserID w:val="3"/>
          </w:rPr>
          <w:t>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w:t>
        </w:r>
      </w:ins>
      <w:ins w:id="320"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321"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，如果包含则提示“请明确到具体岗位”。</w:t>
        </w:r>
      </w:ins>
    </w:p>
    <w:p w14:paraId="063AADAD">
      <w:pPr>
        <w:pStyle w:val="3"/>
        <w:keepNext/>
        <w:keepLines/>
        <w:widowControl/>
        <w:numPr>
          <w:ilvl w:val="1"/>
          <w:numId w:val="0"/>
        </w:numPr>
        <w:suppressLineNumbers w:val="0"/>
        <w:snapToGrid w:val="0"/>
        <w:spacing w:before="0" w:beforeAutospacing="0" w:after="0" w:afterAutospacing="0"/>
        <w:ind w:right="0" w:firstLine="0"/>
        <w:outlineLvl w:val="1"/>
        <w:rPr>
          <w:ins w:id="323" w:author="信仰" w:date="2026-10-15T21:53:38Z"/>
          <w:rFonts w:hint="eastAsia" w:eastAsia="微软雅黑"/>
          <w:lang w:eastAsia="zh"/>
          <w:woUserID w:val="3"/>
        </w:rPr>
        <w:pPrChange w:id="322" w:author="信仰" w:date="2026-10-15T22:02:25Z">
          <w:pPr>
            <w:pStyle w:val="3"/>
            <w:keepNext/>
            <w:keepLines/>
            <w:widowControl/>
            <w:suppressLineNumbers w:val="0"/>
            <w:snapToGrid w:val="0"/>
            <w:spacing w:before="0" w:beforeAutospacing="0" w:after="0" w:afterAutospacing="0"/>
            <w:ind w:right="0" w:firstLine="0"/>
            <w:outlineLvl w:val="1"/>
          </w:pPr>
        </w:pPrChange>
      </w:pPr>
      <w:ins w:id="324" w:author="信仰" w:date="2026-10-15T22:02:25Z">
        <w:r>
          <w:rPr>
            <w:rFonts w:hint="eastAsia" w:ascii="Arial" w:hAnsi="Arial" w:eastAsia="微软雅黑" w:cs="Times New Roman"/>
            <w:b/>
            <w:kern w:val="2"/>
            <w:sz w:val="32"/>
            <w:szCs w:val="24"/>
            <w:lang w:val="en-US" w:eastAsia="zh-CN" w:bidi="ar-SA"/>
            <w:woUserID w:val="3"/>
          </w:rPr>
          <w:t>（十三）</w:t>
        </w:r>
      </w:ins>
      <w:ins w:id="325" w:author="信仰" w:date="2026-10-15T21:53:38Z">
        <w:r>
          <w:rPr>
            <w:rFonts w:hint="eastAsia"/>
            <w:lang w:val="en-US" w:eastAsia="zh-CN"/>
            <w:woUserID w:val="3"/>
          </w:rPr>
          <w:t>不相容岗位清单</w:t>
        </w:r>
      </w:ins>
      <w:ins w:id="326" w:author="信仰" w:date="2026-10-15T22:04:37Z">
        <w:r>
          <w:rPr>
            <w:rFonts w:hint="eastAsia"/>
            <w:lang w:val="en-US" w:eastAsia="zh"/>
            <w:woUserID w:val="3"/>
          </w:rPr>
          <w:t>审核</w:t>
        </w:r>
      </w:ins>
    </w:p>
    <w:p w14:paraId="60C85FC9">
      <w:pPr>
        <w:keepNext w:val="0"/>
        <w:keepLines w:val="0"/>
        <w:widowControl/>
        <w:suppressLineNumbers w:val="0"/>
        <w:snapToGrid w:val="0"/>
        <w:spacing w:before="0" w:beforeAutospacing="0" w:after="0" w:afterAutospacing="0" w:line="560" w:lineRule="exact"/>
        <w:ind w:left="0" w:right="0" w:firstLine="640"/>
        <w:jc w:val="both"/>
        <w:rPr>
          <w:ins w:id="327" w:author="信仰" w:date="2026-10-15T21:53:38Z"/>
          <w:rFonts w:hint="eastAsia" w:ascii="华文仿宋" w:hAnsi="华文仿宋" w:eastAsia="华文仿宋" w:cs="华文仿宋"/>
          <w:color w:val="000000"/>
          <w:kern w:val="0"/>
          <w:sz w:val="32"/>
          <w:szCs w:val="32"/>
          <w:woUserID w:val="3"/>
        </w:rPr>
      </w:pPr>
      <w:ins w:id="328" w:author="信仰" w:date="2026-10-15T21:53:38Z">
        <w:r>
          <w:rPr>
            <w:rFonts w:hint="eastAsia" w:ascii="华文仿宋" w:hAnsi="华文仿宋" w:eastAsia="华文仿宋" w:cs="华文仿宋"/>
            <w:color w:val="000000"/>
            <w:kern w:val="0"/>
            <w:sz w:val="32"/>
            <w:szCs w:val="32"/>
            <w:lang w:val="en-US" w:eastAsia="zh-CN" w:bidi="ar"/>
            <w:woUserID w:val="3"/>
          </w:rPr>
          <w:t>检查范围：仅检查是否提供了独立的不相容岗位清单（可以是单独文件、独立工作表，或在原表中有明确划分的填报区域）。</w:t>
        </w:r>
      </w:ins>
    </w:p>
    <w:p w14:paraId="698079C0">
      <w:pPr>
        <w:keepNext w:val="0"/>
        <w:keepLines w:val="0"/>
        <w:widowControl/>
        <w:suppressLineNumbers w:val="0"/>
        <w:snapToGrid w:val="0"/>
        <w:spacing w:before="0" w:beforeAutospacing="0" w:after="0" w:afterAutospacing="0" w:line="560" w:lineRule="exact"/>
        <w:ind w:left="0" w:right="0" w:firstLine="640"/>
        <w:jc w:val="both"/>
        <w:rPr>
          <w:ins w:id="329" w:author="信仰" w:date="2026-10-15T22:12:39Z"/>
          <w:rFonts w:hint="eastAsia" w:ascii="华文仿宋" w:hAnsi="华文仿宋" w:eastAsia="华文仿宋" w:cs="华文仿宋"/>
          <w:color w:val="000000"/>
          <w:kern w:val="0"/>
          <w:sz w:val="32"/>
          <w:szCs w:val="32"/>
          <w:lang w:val="en-US" w:eastAsia="zh-CN" w:bidi="ar"/>
          <w:woUserID w:val="3"/>
        </w:rPr>
      </w:pPr>
    </w:p>
    <w:p w14:paraId="0AD7098D">
      <w:pPr>
        <w:keepNext w:val="0"/>
        <w:keepLines w:val="0"/>
        <w:widowControl/>
        <w:suppressLineNumbers w:val="0"/>
        <w:snapToGrid w:val="0"/>
        <w:spacing w:before="0" w:beforeAutospacing="0" w:after="0" w:afterAutospacing="0" w:line="560" w:lineRule="exact"/>
        <w:ind w:left="0" w:right="0" w:firstLine="640"/>
        <w:jc w:val="both"/>
        <w:rPr>
          <w:ins w:id="330" w:author="信仰" w:date="2026-10-15T22:12:50Z"/>
          <w:rFonts w:hint="eastAsia" w:ascii="华文仿宋" w:hAnsi="华文仿宋" w:eastAsia="华文仿宋" w:cs="华文仿宋"/>
          <w:color w:val="000000"/>
          <w:kern w:val="0"/>
          <w:sz w:val="32"/>
          <w:szCs w:val="32"/>
          <w:lang w:val="en-US" w:bidi="ar"/>
          <w:woUserID w:val="3"/>
        </w:rPr>
      </w:pPr>
      <w:ins w:id="331" w:author="信仰" w:date="2026-10-15T22:12:50Z">
        <w:r>
          <w:rPr>
            <w:rFonts w:hint="eastAsia" w:ascii="华文仿宋" w:hAnsi="华文仿宋" w:eastAsia="华文仿宋" w:cs="华文仿宋"/>
            <w:color w:val="000000"/>
            <w:kern w:val="0"/>
            <w:sz w:val="32"/>
            <w:szCs w:val="32"/>
            <w:lang w:val="en-US" w:eastAsia="zh-CN" w:bidi="ar"/>
            <w:woUserID w:val="3"/>
          </w:rPr>
          <w:t>矩阵中“不相容岗位”列有“√”的控制措施编号，应该在不相容岗位清单有对应的控制措施编号且岗位A、岗位B不能为空，否则在矩阵中提示“请补充不相容岗位清单”；不相容岗位清单中已有的控制措施编号在矩阵中对应的控制措施编号行的“不相容岗位”列应当有“√”，否则在矩阵中提示“请核实是否存在不相容岗位”。</w:t>
        </w:r>
      </w:ins>
    </w:p>
    <w:p w14:paraId="5A4F8803">
      <w:pPr>
        <w:keepNext w:val="0"/>
        <w:keepLines w:val="0"/>
        <w:widowControl/>
        <w:suppressLineNumbers w:val="0"/>
        <w:snapToGrid w:val="0"/>
        <w:spacing w:before="0" w:beforeAutospacing="0" w:after="0" w:afterAutospacing="0" w:line="560" w:lineRule="exact"/>
        <w:ind w:left="0" w:right="0" w:firstLine="640"/>
        <w:jc w:val="both"/>
        <w:rPr>
          <w:ins w:id="332" w:author="信仰" w:date="2026-10-15T22:12:50Z"/>
          <w:rFonts w:hint="eastAsia" w:ascii="华文仿宋" w:hAnsi="华文仿宋" w:eastAsia="华文仿宋" w:cs="华文仿宋"/>
          <w:color w:val="000000"/>
          <w:kern w:val="0"/>
          <w:sz w:val="32"/>
          <w:szCs w:val="32"/>
          <w:lang w:val="en-US" w:bidi="ar"/>
          <w:woUserID w:val="3"/>
        </w:rPr>
      </w:pPr>
      <w:ins w:id="333" w:author="信仰" w:date="2026-10-15T22:12:50Z">
        <w:r>
          <w:rPr>
            <w:rFonts w:hint="eastAsia" w:ascii="华文仿宋" w:hAnsi="华文仿宋" w:eastAsia="华文仿宋" w:cs="华文仿宋"/>
            <w:color w:val="000000"/>
            <w:kern w:val="0"/>
            <w:sz w:val="32"/>
            <w:szCs w:val="32"/>
            <w:lang w:val="en-US" w:eastAsia="zh-CN" w:bidi="ar"/>
            <w:woUserID w:val="3"/>
          </w:rPr>
          <w:t>不相容岗位清单中，岗位以“部门-岗位”的形式填写，同一控制措施下，岗位A、岗位B等岗位名称中的部门应当是同一部门，否则在不相容岗位清单中提示“跨部门岗位天然不相容无需填写，请核实矩阵不相容岗位标记是否准确”。</w:t>
        </w:r>
      </w:ins>
    </w:p>
    <w:p w14:paraId="40524278">
      <w:pPr>
        <w:keepNext w:val="0"/>
        <w:keepLines w:val="0"/>
        <w:widowControl/>
        <w:suppressLineNumbers w:val="0"/>
        <w:snapToGrid w:val="0"/>
        <w:spacing w:before="0" w:beforeAutospacing="0" w:after="0" w:afterAutospacing="0" w:line="560" w:lineRule="exact"/>
        <w:ind w:left="0" w:right="0" w:firstLine="640"/>
        <w:jc w:val="both"/>
        <w:rPr>
          <w:ins w:id="334" w:author="信仰" w:date="2026-10-15T22:12:41Z"/>
          <w:rFonts w:hint="eastAsia" w:ascii="华文仿宋" w:hAnsi="华文仿宋" w:eastAsia="华文仿宋" w:cs="华文仿宋"/>
          <w:color w:val="000000"/>
          <w:kern w:val="0"/>
          <w:sz w:val="32"/>
          <w:szCs w:val="32"/>
          <w:lang w:val="en-US" w:eastAsia="zh-CN" w:bidi="ar"/>
          <w:woUserID w:val="3"/>
        </w:rPr>
      </w:pPr>
      <w:ins w:id="335" w:author="信仰" w:date="2026-10-15T22:12:50Z">
        <w:r>
          <w:rPr>
            <w:rFonts w:hint="eastAsia" w:ascii="华文仿宋" w:hAnsi="华文仿宋" w:eastAsia="华文仿宋" w:cs="华文仿宋"/>
            <w:color w:val="000000"/>
            <w:sz w:val="32"/>
            <w:szCs w:val="32"/>
            <w:lang w:val="en-US" w:eastAsia="zh-CN" w:bidi="ar"/>
            <w:woUserID w:val="3"/>
          </w:rPr>
          <w:t>不相容岗位清单中，同一控制措施下，岗位A、岗位B等岗位名称不能相同，否则在不相容岗位清单中提示“岗位名称相同，请确认是否为不相容岗位”。</w:t>
        </w:r>
      </w:ins>
    </w:p>
    <w:p w14:paraId="734C298C">
      <w:pPr>
        <w:keepNext w:val="0"/>
        <w:keepLines w:val="0"/>
        <w:widowControl/>
        <w:suppressLineNumbers w:val="0"/>
        <w:snapToGrid w:val="0"/>
        <w:spacing w:before="0" w:beforeAutospacing="0" w:after="0" w:afterAutospacing="0" w:line="560" w:lineRule="exact"/>
        <w:ind w:left="0" w:right="0" w:firstLine="640"/>
        <w:jc w:val="both"/>
        <w:rPr>
          <w:ins w:id="336" w:author="信仰" w:date="2026-10-15T21:53:38Z"/>
          <w:rFonts w:hint="eastAsia" w:ascii="华文仿宋" w:hAnsi="华文仿宋" w:eastAsia="华文仿宋" w:cs="华文仿宋"/>
          <w:color w:val="000000"/>
          <w:kern w:val="0"/>
          <w:sz w:val="32"/>
          <w:szCs w:val="32"/>
          <w:woUserID w:val="3"/>
        </w:rPr>
      </w:pPr>
      <w:ins w:id="337" w:author="信仰" w:date="2026-10-15T21:53:38Z">
        <w:r>
          <w:rPr>
            <w:rFonts w:hint="eastAsia" w:ascii="华文仿宋" w:hAnsi="华文仿宋" w:eastAsia="华文仿宋" w:cs="华文仿宋"/>
            <w:color w:val="000000"/>
            <w:kern w:val="0"/>
            <w:sz w:val="32"/>
            <w:szCs w:val="32"/>
            <w:lang w:val="en-US" w:eastAsia="zh-CN" w:bidi="ar"/>
            <w:woUserID w:val="3"/>
          </w:rPr>
          <w:t>容忍情形：清单虽已提供但无明细内容，或填写“无”“不涉及”的，不因内容空白而提出问题。</w:t>
        </w:r>
      </w:ins>
    </w:p>
    <w:p w14:paraId="6E73D712">
      <w:pPr>
        <w:keepNext w:val="0"/>
        <w:keepLines w:val="0"/>
        <w:widowControl/>
        <w:suppressLineNumbers w:val="0"/>
        <w:snapToGrid w:val="0"/>
        <w:spacing w:before="0" w:beforeAutospacing="0" w:after="0" w:afterAutospacing="0" w:line="560" w:lineRule="exact"/>
        <w:ind w:left="0" w:right="0" w:firstLine="0"/>
        <w:jc w:val="both"/>
        <w:rPr>
          <w:ins w:id="338" w:author="信仰" w:date="2026-10-15T21:53:38Z"/>
          <w:rFonts w:hint="eastAsia" w:ascii="华文仿宋" w:hAnsi="华文仿宋" w:eastAsia="华文仿宋" w:cs="华文仿宋"/>
          <w:color w:val="000000"/>
          <w:kern w:val="0"/>
          <w:sz w:val="32"/>
          <w:szCs w:val="32"/>
          <w:woUserID w:val="3"/>
        </w:rPr>
      </w:pPr>
      <w:ins w:id="339" w:author="信仰" w:date="2026-10-15T21:53:38Z">
        <w:r>
          <w:rPr>
            <w:rFonts w:hint="eastAsia" w:ascii="华文仿宋" w:hAnsi="华文仿宋" w:eastAsia="华文仿宋" w:cs="华文仿宋"/>
            <w:color w:val="000000"/>
            <w:kern w:val="0"/>
            <w:sz w:val="32"/>
            <w:szCs w:val="32"/>
            <w:lang w:val="en-US" w:eastAsia="zh-CN" w:bidi="ar"/>
            <w:woUserID w:val="3"/>
          </w:rPr>
          <w:t>应提问题情形：如缺失上述清单（无独立文件、无独立工作表、亦无明确填报区域），则提出问题。</w:t>
        </w:r>
      </w:ins>
    </w:p>
    <w:p w14:paraId="59EC9CB3">
      <w:pPr>
        <w:keepNext w:val="0"/>
        <w:keepLines w:val="0"/>
        <w:widowControl/>
        <w:suppressLineNumbers w:val="0"/>
        <w:snapToGrid w:val="0"/>
        <w:spacing w:before="0" w:beforeAutospacing="0" w:after="0" w:afterAutospacing="0" w:line="560" w:lineRule="exact"/>
        <w:ind w:left="0" w:right="0" w:firstLine="640"/>
        <w:jc w:val="both"/>
        <w:rPr>
          <w:ins w:id="340" w:author="信仰" w:date="2026-10-15T22:04:52Z"/>
          <w:rFonts w:hint="eastAsia" w:ascii="华文仿宋" w:hAnsi="华文仿宋" w:eastAsia="华文仿宋" w:cs="华文仿宋"/>
          <w:color w:val="000000"/>
          <w:kern w:val="0"/>
          <w:sz w:val="32"/>
          <w:szCs w:val="32"/>
          <w:lang w:val="en-US" w:eastAsia="zh-CN" w:bidi="ar"/>
          <w:woUserID w:val="3"/>
        </w:rPr>
      </w:pPr>
      <w:ins w:id="341" w:author="信仰" w:date="2026-10-15T21:53:38Z">
        <w:r>
          <w:rPr>
            <w:rFonts w:hint="eastAsia" w:ascii="华文仿宋" w:hAnsi="华文仿宋" w:eastAsia="华文仿宋" w:cs="华文仿宋"/>
            <w:color w:val="000000"/>
            <w:kern w:val="0"/>
            <w:sz w:val="32"/>
            <w:szCs w:val="32"/>
            <w:lang w:val="en-US" w:eastAsia="zh-CN" w:bidi="ar"/>
            <w:woUserID w:val="3"/>
          </w:rPr>
          <w:t>例外事项：第</w:t>
        </w:r>
      </w:ins>
      <w:ins w:id="342" w:author="信仰" w:date="2026-10-15T23:34:46Z">
        <w:r>
          <w:rPr>
            <w:rFonts w:hint="eastAsia" w:ascii="华文仿宋" w:hAnsi="华文仿宋" w:eastAsia="华文仿宋" w:cs="华文仿宋"/>
            <w:color w:val="000000"/>
            <w:kern w:val="0"/>
            <w:sz w:val="32"/>
            <w:szCs w:val="32"/>
            <w:lang w:val="en-US" w:eastAsia="zh" w:bidi="ar"/>
            <w:woUserID w:val="3"/>
          </w:rPr>
          <w:t>八</w:t>
        </w:r>
      </w:ins>
      <w:ins w:id="343" w:author="信仰" w:date="2026-10-15T21:53:38Z">
        <w:r>
          <w:rPr>
            <w:rFonts w:hint="eastAsia" w:ascii="华文仿宋" w:hAnsi="华文仿宋" w:eastAsia="华文仿宋" w:cs="华文仿宋"/>
            <w:color w:val="000000"/>
            <w:kern w:val="0"/>
            <w:sz w:val="32"/>
            <w:szCs w:val="32"/>
            <w:lang w:val="en-US" w:eastAsia="zh-CN" w:bidi="ar"/>
            <w:woUserID w:val="3"/>
          </w:rPr>
          <w:t>项人员冲突检查仍按原要求正常执行，不受上述口径影响。</w:t>
        </w:r>
      </w:ins>
    </w:p>
    <w:p w14:paraId="53325B27">
      <w:pPr>
        <w:pStyle w:val="3"/>
        <w:keepNext/>
        <w:keepLines/>
        <w:widowControl/>
        <w:numPr>
          <w:ilvl w:val="1"/>
          <w:numId w:val="0"/>
        </w:numPr>
        <w:suppressLineNumbers w:val="0"/>
        <w:snapToGrid w:val="0"/>
        <w:spacing w:before="0" w:beforeAutospacing="0" w:after="0" w:afterAutospacing="0"/>
        <w:ind w:right="0" w:firstLine="0"/>
        <w:outlineLvl w:val="1"/>
        <w:rPr>
          <w:ins w:id="344" w:author="信仰" w:date="2026-10-15T22:04:57Z"/>
          <w:rFonts w:hint="eastAsia" w:eastAsia="微软雅黑"/>
          <w:lang w:eastAsia="zh"/>
          <w:woUserID w:val="3"/>
        </w:rPr>
      </w:pPr>
      <w:ins w:id="345" w:author="信仰" w:date="2026-10-15T22:04:57Z">
        <w:r>
          <w:rPr>
            <w:rFonts w:hint="eastAsia" w:ascii="Arial" w:hAnsi="Arial" w:eastAsia="微软雅黑" w:cs="Times New Roman"/>
            <w:b/>
            <w:kern w:val="2"/>
            <w:sz w:val="32"/>
            <w:szCs w:val="24"/>
            <w:lang w:val="en-US" w:eastAsia="zh-CN" w:bidi="ar-SA"/>
            <w:woUserID w:val="3"/>
          </w:rPr>
          <w:t>（十</w:t>
        </w:r>
      </w:ins>
      <w:ins w:id="346" w:author="信仰" w:date="2026-10-15T22:05:43Z">
        <w:r>
          <w:rPr>
            <w:rFonts w:hint="eastAsia" w:cs="Times New Roman"/>
            <w:b/>
            <w:kern w:val="2"/>
            <w:sz w:val="32"/>
            <w:szCs w:val="24"/>
            <w:lang w:val="en-US" w:eastAsia="zh" w:bidi="ar-SA"/>
            <w:woUserID w:val="3"/>
          </w:rPr>
          <w:t>四</w:t>
        </w:r>
      </w:ins>
      <w:ins w:id="347" w:author="信仰" w:date="2026-10-15T22:04:57Z">
        <w:r>
          <w:rPr>
            <w:rFonts w:hint="eastAsia" w:ascii="Arial" w:hAnsi="Arial" w:eastAsia="微软雅黑" w:cs="Times New Roman"/>
            <w:b/>
            <w:kern w:val="2"/>
            <w:sz w:val="32"/>
            <w:szCs w:val="24"/>
            <w:lang w:val="en-US" w:eastAsia="zh-CN" w:bidi="ar-SA"/>
            <w:woUserID w:val="3"/>
          </w:rPr>
          <w:t>）</w:t>
        </w:r>
      </w:ins>
      <w:ins w:id="348" w:author="信仰" w:date="2026-10-15T22:06:04Z">
        <w:r>
          <w:rPr>
            <w:rFonts w:hint="eastAsia" w:ascii="Arial" w:hAnsi="Arial" w:eastAsia="微软雅黑" w:cs="Times New Roman"/>
            <w:b/>
            <w:kern w:val="2"/>
            <w:sz w:val="32"/>
            <w:szCs w:val="24"/>
            <w:lang w:val="en-US" w:eastAsia="zh-CN" w:bidi="ar-SA"/>
            <w:woUserID w:val="3"/>
          </w:rPr>
          <w:t>系统控制规则清单控制方式匹配性审核</w:t>
        </w:r>
      </w:ins>
    </w:p>
    <w:p w14:paraId="5633F1E3">
      <w:pPr>
        <w:keepNext w:val="0"/>
        <w:keepLines w:val="0"/>
        <w:widowControl/>
        <w:suppressLineNumbers w:val="0"/>
        <w:spacing w:before="0" w:beforeAutospacing="0" w:after="0" w:afterAutospacing="0" w:line="560" w:lineRule="exact"/>
        <w:ind w:left="0" w:right="0" w:firstLine="640"/>
        <w:jc w:val="both"/>
        <w:rPr>
          <w:ins w:id="349" w:author="信仰" w:date="2026-10-15T22:06:24Z"/>
          <w:rFonts w:hint="eastAsia" w:ascii="华文仿宋" w:hAnsi="华文仿宋" w:eastAsia="华文仿宋" w:cs="华文仿宋"/>
          <w:color w:val="FF0000"/>
          <w:kern w:val="0"/>
          <w:sz w:val="32"/>
          <w:szCs w:val="32"/>
          <w:lang w:val="en-US" w:bidi="ar"/>
          <w:woUserID w:val="3"/>
        </w:rPr>
      </w:pPr>
      <w:ins w:id="350" w:author="信仰" w:date="2026-10-15T22:06:24Z">
        <w:r>
          <w:rPr>
            <w:rFonts w:hint="eastAsia" w:ascii="华文仿宋" w:hAnsi="华文仿宋" w:eastAsia="华文仿宋" w:cs="华文仿宋"/>
            <w:color w:val="FF0000"/>
            <w:kern w:val="0"/>
            <w:sz w:val="32"/>
            <w:szCs w:val="32"/>
            <w:lang w:val="en-US" w:eastAsia="zh-CN" w:bidi="ar"/>
            <w:woUserID w:val="3"/>
          </w:rPr>
          <w:t>将矩阵中控制方式与系统控制规则清单中建设状态比对。矩阵中控制方式为“系统待建”或“系统已建”的控制措施编号，在系统控制规则清单中该控制措施编号应有对应的行项目，如果没有则在矩阵中提示“需核实系统控制规则清单是否完整”。系统控制规则清单中建设状态为“系统待建”或“系统已建”的控制措施编号，在矩阵中该控制措施编号应有对应的行项目，如果没有则在系统控制规则清单中提示“需核实矩阵中</w:t>
        </w:r>
      </w:ins>
      <w:ins w:id="351" w:author="信仰" w:date="2026-10-15T22:06:24Z">
        <w:r>
          <w:rPr>
            <w:rFonts w:hint="eastAsia" w:ascii="华文仿宋" w:hAnsi="华文仿宋" w:eastAsia="华文仿宋" w:cs="华文仿宋"/>
            <w:color w:val="FF0000"/>
            <w:kern w:val="0"/>
            <w:sz w:val="32"/>
            <w:szCs w:val="32"/>
            <w:highlight w:val="yellow"/>
            <w:lang w:val="en-US" w:eastAsia="zh-CN" w:bidi="ar"/>
            <w:woUserID w:val="3"/>
          </w:rPr>
          <w:t>是否有该条措施或</w:t>
        </w:r>
      </w:ins>
      <w:ins w:id="352" w:author="信仰" w:date="2026-10-15T22:06:24Z">
        <w:r>
          <w:rPr>
            <w:rFonts w:hint="eastAsia" w:ascii="华文仿宋" w:hAnsi="华文仿宋" w:eastAsia="华文仿宋" w:cs="华文仿宋"/>
            <w:color w:val="FF0000"/>
            <w:kern w:val="0"/>
            <w:sz w:val="32"/>
            <w:szCs w:val="32"/>
            <w:lang w:val="en-US" w:eastAsia="zh-CN" w:bidi="ar"/>
            <w:woUserID w:val="3"/>
          </w:rPr>
          <w:t>控制方式是否正确”。</w:t>
        </w:r>
      </w:ins>
    </w:p>
    <w:p w14:paraId="2621F623">
      <w:pPr>
        <w:keepNext w:val="0"/>
        <w:keepLines w:val="0"/>
        <w:widowControl/>
        <w:suppressLineNumbers w:val="0"/>
        <w:snapToGrid/>
        <w:spacing w:before="0" w:beforeAutospacing="0" w:after="0" w:afterAutospacing="0" w:line="560" w:lineRule="exact"/>
        <w:ind w:left="0" w:right="0" w:firstLine="640" w:firstLineChars="0"/>
        <w:jc w:val="both"/>
        <w:rPr>
          <w:del w:id="354" w:author="信仰" w:date="2026-10-13T10:27:20Z"/>
          <w:rFonts w:hint="eastAsia" w:ascii="华文仿宋" w:hAnsi="华文仿宋" w:eastAsia="华文仿宋" w:cs="华文仿宋"/>
          <w:color w:val="000000"/>
          <w:kern w:val="0"/>
          <w:sz w:val="32"/>
          <w:szCs w:val="32"/>
          <w:lang w:val="en-US" w:eastAsia="zh-CN" w:bidi="ar"/>
          <w:woUserID w:val="6"/>
        </w:rPr>
        <w:pPrChange w:id="353" w:author="信仰" w:date="2026-10-15T22:06:35Z">
          <w:pPr>
            <w:keepNext w:val="0"/>
            <w:keepLines w:val="0"/>
            <w:widowControl/>
            <w:suppressLineNumbers w:val="0"/>
            <w:snapToGrid w:val="0"/>
            <w:spacing w:before="0" w:beforeAutospacing="0" w:after="0" w:afterAutospacing="0" w:line="560" w:lineRule="exact"/>
            <w:ind w:left="0" w:right="0" w:firstLine="0" w:firstLineChars="0"/>
            <w:jc w:val="both"/>
          </w:pPr>
        </w:pPrChange>
      </w:pPr>
      <w:ins w:id="355" w:author="信仰" w:date="2026-10-15T22:06:24Z">
        <w:r>
          <w:rPr>
            <w:rFonts w:hint="eastAsia" w:ascii="华文仿宋" w:hAnsi="华文仿宋" w:eastAsia="华文仿宋" w:cs="华文仿宋"/>
            <w:color w:val="FF0000"/>
            <w:kern w:val="2"/>
            <w:sz w:val="32"/>
            <w:szCs w:val="32"/>
            <w:lang w:val="en-US" w:eastAsia="zh-CN" w:bidi="ar"/>
            <w:woUserID w:val="3"/>
          </w:rPr>
          <w:t>系统控制规则清单中建设状态为“系统待建”的在矩阵中控制方式应当为“系统待建”，系统控制规则清单中建设状态为“系统已建”的在矩阵中控制方式应当为“系统已建”，否则提示“需核实建设状态是否正确”。</w:t>
        </w:r>
      </w:ins>
      <w:ins w:id="356" w:author="信仰" w:date="2026-10-15T22:06:24Z">
        <w:r>
          <w:rPr>
            <w:rFonts w:hint="eastAsia" w:ascii="华文仿宋" w:hAnsi="华文仿宋" w:eastAsia="华文仿宋" w:cs="华文仿宋"/>
            <w:color w:val="FF0000"/>
            <w:kern w:val="2"/>
            <w:sz w:val="32"/>
            <w:szCs w:val="32"/>
            <w:highlight w:val="yellow"/>
            <w:lang w:val="en-US" w:eastAsia="zh-CN" w:bidi="ar"/>
            <w:woUserID w:val="3"/>
          </w:rPr>
          <w:t>系统控制规则清单中</w:t>
        </w:r>
      </w:ins>
      <w:ins w:id="357" w:author="信仰" w:date="2026-10-15T22:06:24Z">
        <w:r>
          <w:rPr>
            <w:rFonts w:hint="eastAsia" w:ascii="华文仿宋" w:hAnsi="华文仿宋" w:eastAsia="华文仿宋" w:cs="华文仿宋"/>
            <w:color w:val="FF0000"/>
            <w:kern w:val="2"/>
            <w:sz w:val="32"/>
            <w:szCs w:val="32"/>
            <w:lang w:val="en-US" w:eastAsia="zh-CN" w:bidi="ar"/>
            <w:woUserID w:val="3"/>
          </w:rPr>
          <w:t>已有控制措施编号的，在矩阵中对应控制方式应当为“系统待建”或“系统已建”，如果不是则提示“需核实系统规则清单中建设状态与矩阵中控制方式的一致性”。</w:t>
        </w:r>
      </w:ins>
    </w:p>
    <w:p w14:paraId="76CD21DA">
      <w:pPr>
        <w:keepNext w:val="0"/>
        <w:keepLines w:val="0"/>
        <w:widowControl/>
        <w:numPr>
          <w:ilvl w:val="-1"/>
          <w:numId w:val="0"/>
        </w:numPr>
        <w:suppressLineNumbers w:val="0"/>
        <w:snapToGrid/>
        <w:spacing w:before="0" w:beforeAutospacing="0" w:after="0" w:afterAutospacing="0" w:line="560" w:lineRule="exact"/>
        <w:ind w:left="0" w:right="0" w:firstLine="640"/>
        <w:jc w:val="both"/>
        <w:outlineLvl w:val="9"/>
        <w:rPr>
          <w:del w:id="359" w:author="信仰" w:date="2026-10-13T10:27:04Z"/>
          <w:rFonts w:hint="eastAsia" w:ascii="华文楷体" w:hAnsi="华文楷体" w:eastAsia="华文楷体" w:cs="华文楷体"/>
          <w:b/>
          <w:bCs/>
          <w:color w:val="000000"/>
          <w:kern w:val="2"/>
          <w:sz w:val="32"/>
          <w:szCs w:val="32"/>
          <w:woUserID w:val="6"/>
        </w:rPr>
        <w:pPrChange w:id="358" w:author="信仰" w:date="2026-10-15T22:06:35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del w:id="360" w:author="信仰" w:date="2026-10-13T10:27:04Z">
        <w:r>
          <w:rPr>
            <w:rFonts w:hint="eastAsia" w:ascii="华文楷体" w:hAnsi="华文楷体" w:eastAsia="华文楷体" w:cs="华文楷体"/>
            <w:b/>
            <w:bCs/>
            <w:color w:val="000000"/>
            <w:kern w:val="2"/>
            <w:sz w:val="32"/>
            <w:szCs w:val="32"/>
            <w:lang w:val="en-US" w:eastAsia="zh-CN" w:bidi="ar"/>
            <w:woUserID w:val="6"/>
          </w:rPr>
          <w:delText>在矩阵最后一列单独列出岗位清单中已有的控制措施编号及适用性判断</w:delText>
        </w:r>
      </w:del>
    </w:p>
    <w:p w14:paraId="230C3283">
      <w:pPr>
        <w:keepNext w:val="0"/>
        <w:keepLines w:val="0"/>
        <w:widowControl/>
        <w:suppressLineNumbers w:val="0"/>
        <w:snapToGrid/>
        <w:spacing w:before="0" w:beforeAutospacing="0" w:after="0" w:afterAutospacing="0" w:line="560" w:lineRule="exact"/>
        <w:ind w:left="0" w:right="0" w:firstLine="640"/>
        <w:jc w:val="both"/>
        <w:rPr>
          <w:del w:id="362" w:author="信仰" w:date="2026-10-13T10:27:04Z"/>
          <w:rFonts w:hint="eastAsia" w:ascii="华文仿宋" w:hAnsi="华文仿宋" w:eastAsia="华文仿宋" w:cs="华文仿宋"/>
          <w:color w:val="000000"/>
          <w:kern w:val="0"/>
          <w:sz w:val="32"/>
          <w:szCs w:val="32"/>
          <w:woUserID w:val="6"/>
        </w:rPr>
        <w:pPrChange w:id="361"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63" w:author="信仰" w:date="2026-10-13T10:27:04Z">
        <w:r>
          <w:rPr>
            <w:rFonts w:hint="eastAsia" w:ascii="华文仿宋" w:hAnsi="华文仿宋" w:eastAsia="华文仿宋" w:cs="华文仿宋"/>
            <w:color w:val="000000"/>
            <w:kern w:val="0"/>
            <w:sz w:val="32"/>
            <w:szCs w:val="32"/>
            <w:lang w:val="en-US" w:eastAsia="zh-CN" w:bidi="ar"/>
            <w:woUserID w:val="6"/>
          </w:rPr>
          <w:delText>矩阵对应的位置中单独列出一列显示岗位责任清单中已有的控制措施编号，请注意提取编号中的数字部分。</w:delText>
        </w:r>
      </w:del>
    </w:p>
    <w:p w14:paraId="3E8FD350">
      <w:pPr>
        <w:keepNext w:val="0"/>
        <w:keepLines w:val="0"/>
        <w:widowControl/>
        <w:suppressLineNumbers w:val="0"/>
        <w:snapToGrid/>
        <w:spacing w:before="0" w:beforeAutospacing="0" w:after="0" w:afterAutospacing="0" w:line="560" w:lineRule="exact"/>
        <w:ind w:left="0" w:right="0" w:firstLine="640"/>
        <w:jc w:val="both"/>
        <w:rPr>
          <w:del w:id="365" w:author="信仰" w:date="2026-10-13T10:27:04Z"/>
          <w:rFonts w:hint="eastAsia" w:ascii="华文仿宋" w:hAnsi="华文仿宋" w:eastAsia="华文仿宋" w:cs="华文仿宋"/>
          <w:color w:val="000000"/>
          <w:kern w:val="0"/>
          <w:sz w:val="32"/>
          <w:szCs w:val="32"/>
          <w:woUserID w:val="6"/>
        </w:rPr>
        <w:pPrChange w:id="364"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66" w:author="信仰" w:date="2026-10-13T10:27:04Z">
        <w:r>
          <w:rPr>
            <w:rFonts w:hint="eastAsia" w:ascii="华文仿宋" w:hAnsi="华文仿宋" w:eastAsia="华文仿宋" w:cs="华文仿宋"/>
            <w:color w:val="000000"/>
            <w:kern w:val="0"/>
            <w:sz w:val="32"/>
            <w:szCs w:val="32"/>
            <w:lang w:val="en-US" w:eastAsia="zh-CN" w:bidi="ar"/>
            <w:woUserID w:val="6"/>
          </w:rPr>
          <w:delText>1）当“岗位清单已有的控制措施编号”列存在值时：</w:delText>
        </w:r>
      </w:del>
    </w:p>
    <w:p w14:paraId="05512B26">
      <w:pPr>
        <w:keepNext w:val="0"/>
        <w:keepLines w:val="0"/>
        <w:widowControl/>
        <w:suppressLineNumbers w:val="0"/>
        <w:snapToGrid/>
        <w:spacing w:before="0" w:beforeAutospacing="0" w:after="0" w:afterAutospacing="0" w:line="560" w:lineRule="exact"/>
        <w:ind w:left="0" w:right="0" w:firstLine="640"/>
        <w:jc w:val="both"/>
        <w:rPr>
          <w:del w:id="368" w:author="信仰" w:date="2026-10-13T10:27:04Z"/>
          <w:rFonts w:hint="eastAsia" w:ascii="华文仿宋" w:hAnsi="华文仿宋" w:eastAsia="华文仿宋" w:cs="华文仿宋"/>
          <w:color w:val="000000"/>
          <w:kern w:val="0"/>
          <w:sz w:val="32"/>
          <w:szCs w:val="32"/>
          <w:woUserID w:val="6"/>
        </w:rPr>
        <w:pPrChange w:id="367"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69"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若“是否适用”列的值为“是”“适用”或其他表达相同含义的值，则“审核意见”列留空。</w:delText>
        </w:r>
      </w:del>
    </w:p>
    <w:p w14:paraId="1CC6B9A9">
      <w:pPr>
        <w:keepNext w:val="0"/>
        <w:keepLines w:val="0"/>
        <w:widowControl/>
        <w:suppressLineNumbers w:val="0"/>
        <w:snapToGrid/>
        <w:spacing w:before="0" w:beforeAutospacing="0" w:after="0" w:afterAutospacing="0" w:line="560" w:lineRule="exact"/>
        <w:ind w:left="0" w:right="0" w:firstLine="640"/>
        <w:jc w:val="both"/>
        <w:rPr>
          <w:del w:id="371" w:author="信仰" w:date="2026-10-13T10:27:04Z"/>
          <w:rFonts w:hint="eastAsia" w:ascii="华文仿宋" w:hAnsi="华文仿宋" w:eastAsia="华文仿宋" w:cs="华文仿宋"/>
          <w:color w:val="000000"/>
          <w:kern w:val="0"/>
          <w:sz w:val="32"/>
          <w:szCs w:val="32"/>
          <w:woUserID w:val="6"/>
        </w:rPr>
        <w:pPrChange w:id="370"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72"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若“是否适用”列为空，审核意见列不做任何提示，为空即可。若值为“否”“不适用”或其他表达相同含义的值，则“审核意见”列提示：“请结合业务实际再次核实适用性。”</w:delText>
        </w:r>
      </w:del>
    </w:p>
    <w:p w14:paraId="24B20079">
      <w:pPr>
        <w:keepNext w:val="0"/>
        <w:keepLines w:val="0"/>
        <w:widowControl/>
        <w:suppressLineNumbers w:val="0"/>
        <w:snapToGrid/>
        <w:spacing w:before="0" w:beforeAutospacing="0" w:after="0" w:afterAutospacing="0" w:line="560" w:lineRule="exact"/>
        <w:ind w:left="0" w:right="0" w:firstLine="640"/>
        <w:jc w:val="both"/>
        <w:rPr>
          <w:del w:id="374" w:author="信仰" w:date="2026-10-13T10:27:04Z"/>
          <w:rFonts w:hint="eastAsia" w:ascii="华文仿宋" w:hAnsi="华文仿宋" w:eastAsia="华文仿宋" w:cs="华文仿宋"/>
          <w:color w:val="000000"/>
          <w:kern w:val="0"/>
          <w:sz w:val="32"/>
          <w:szCs w:val="32"/>
          <w:woUserID w:val="6"/>
        </w:rPr>
        <w:pPrChange w:id="373"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75" w:author="信仰" w:date="2026-10-13T10:27:04Z">
        <w:r>
          <w:rPr>
            <w:rFonts w:hint="eastAsia" w:ascii="华文仿宋" w:hAnsi="华文仿宋" w:eastAsia="华文仿宋" w:cs="华文仿宋"/>
            <w:color w:val="000000"/>
            <w:kern w:val="0"/>
            <w:sz w:val="32"/>
            <w:szCs w:val="32"/>
            <w:lang w:val="en-US" w:eastAsia="zh-CN" w:bidi="ar"/>
            <w:woUserID w:val="6"/>
          </w:rPr>
          <w:delText>2）当“岗位清单已有的控制措施编号”列不存在值时：</w:delText>
        </w:r>
      </w:del>
    </w:p>
    <w:p w14:paraId="4EE8505D">
      <w:pPr>
        <w:keepNext w:val="0"/>
        <w:keepLines w:val="0"/>
        <w:widowControl/>
        <w:suppressLineNumbers w:val="0"/>
        <w:snapToGrid/>
        <w:spacing w:before="0" w:beforeAutospacing="0" w:after="0" w:afterAutospacing="0" w:line="560" w:lineRule="exact"/>
        <w:ind w:left="0" w:right="0" w:firstLine="640"/>
        <w:jc w:val="both"/>
        <w:rPr>
          <w:del w:id="377" w:author="信仰" w:date="2026-10-13T10:27:04Z"/>
          <w:rFonts w:hint="eastAsia" w:ascii="华文仿宋" w:hAnsi="华文仿宋" w:eastAsia="华文仿宋" w:cs="华文仿宋"/>
          <w:color w:val="000000"/>
          <w:kern w:val="0"/>
          <w:sz w:val="32"/>
          <w:szCs w:val="32"/>
          <w:woUserID w:val="6"/>
        </w:rPr>
        <w:pPrChange w:id="376" w:author="信仰" w:date="2026-10-15T22:06:35Z">
          <w:pPr>
            <w:keepNext w:val="0"/>
            <w:keepLines w:val="0"/>
            <w:widowControl/>
            <w:suppressLineNumbers w:val="0"/>
            <w:snapToGrid w:val="0"/>
            <w:spacing w:before="0" w:beforeAutospacing="0" w:after="0" w:afterAutospacing="0" w:line="560" w:lineRule="exact"/>
            <w:ind w:left="0" w:right="0" w:firstLine="0"/>
            <w:jc w:val="both"/>
          </w:pPr>
        </w:pPrChange>
      </w:pPr>
      <w:del w:id="378"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若“是否适用”列的值为“是”“适用”或其他表达相同含义的值，则“审核意见”列提示：“请结合业务实际再次核实适用性。”</w:delText>
        </w:r>
      </w:del>
    </w:p>
    <w:p w14:paraId="44D77E4C">
      <w:pPr>
        <w:keepNext w:val="0"/>
        <w:keepLines w:val="0"/>
        <w:widowControl/>
        <w:suppressLineNumbers w:val="0"/>
        <w:snapToGrid/>
        <w:spacing w:before="0" w:beforeAutospacing="0" w:after="0" w:afterAutospacing="0" w:line="560" w:lineRule="exact"/>
        <w:ind w:left="0" w:right="0" w:firstLine="640"/>
        <w:jc w:val="both"/>
        <w:rPr>
          <w:del w:id="380" w:author="信仰" w:date="2026-10-15T22:14:36Z"/>
          <w:rFonts w:hint="eastAsia" w:ascii="华文仿宋" w:hAnsi="华文仿宋" w:eastAsia="华文仿宋" w:cs="华文仿宋"/>
          <w:color w:val="000000"/>
          <w:kern w:val="0"/>
          <w:sz w:val="32"/>
          <w:szCs w:val="32"/>
          <w:woUserID w:val="6"/>
        </w:rPr>
        <w:pPrChange w:id="379" w:author="信仰" w:date="2026-10-15T22:06:35Z">
          <w:pPr>
            <w:keepNext w:val="0"/>
            <w:keepLines w:val="0"/>
            <w:widowControl/>
            <w:suppressLineNumbers w:val="0"/>
            <w:snapToGrid w:val="0"/>
            <w:spacing w:before="0" w:beforeAutospacing="0" w:after="0" w:afterAutospacing="0" w:line="560" w:lineRule="exact"/>
            <w:ind w:left="0" w:right="0" w:firstLine="640"/>
            <w:jc w:val="both"/>
          </w:pPr>
        </w:pPrChange>
      </w:pPr>
      <w:del w:id="381"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若“是否适用”列为空，或值为“否”“不适用”或其他表达相同含义的值，则“审核意见”列留空。</w:delText>
        </w:r>
      </w:del>
    </w:p>
    <w:p w14:paraId="4E4474C1">
      <w:pPr>
        <w:keepNext w:val="0"/>
        <w:keepLines w:val="0"/>
        <w:widowControl/>
        <w:numPr>
          <w:ilvl w:val="0"/>
          <w:numId w:val="4"/>
        </w:numPr>
        <w:suppressLineNumbers w:val="0"/>
        <w:snapToGrid/>
        <w:spacing w:before="0" w:beforeAutospacing="0" w:after="0" w:afterAutospacing="0" w:line="560" w:lineRule="exact"/>
        <w:ind w:left="0" w:right="0" w:firstLine="640"/>
        <w:jc w:val="both"/>
        <w:outlineLvl w:val="1"/>
        <w:rPr>
          <w:del w:id="383" w:author="信仰" w:date="2026-10-15T22:14:33Z"/>
          <w:rFonts w:hint="eastAsia"/>
          <w:woUserID w:val="6"/>
        </w:rPr>
        <w:pPrChange w:id="382" w:author="信仰" w:date="2026-10-15T22:14:37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384" w:author="信仰" w:date="2026-10-14T22:12:33Z">
        <w:del w:id="385" w:author="信仰" w:date="2026-10-15T22:14:33Z">
          <w:r>
            <w:rPr>
              <w:rFonts w:hint="eastAsia"/>
              <w:lang w:val="en-US" w:eastAsia="zh-CN"/>
              <w:woUserID w:val="6"/>
            </w:rPr>
            <w:delText>（十</w:delText>
          </w:r>
        </w:del>
      </w:ins>
      <w:ins w:id="386" w:author="信仰" w:date="2026-10-14T22:12:37Z">
        <w:del w:id="387" w:author="信仰" w:date="2026-10-15T22:14:33Z">
          <w:r>
            <w:rPr>
              <w:rFonts w:hint="eastAsia"/>
              <w:lang w:val="en-US" w:eastAsia="zh"/>
              <w:woUserID w:val="3"/>
            </w:rPr>
            <w:delText>三</w:delText>
          </w:r>
        </w:del>
      </w:ins>
      <w:ins w:id="388" w:author="信仰" w:date="2026-10-14T22:12:33Z">
        <w:del w:id="389" w:author="信仰" w:date="2026-10-15T22:14:33Z">
          <w:r>
            <w:rPr>
              <w:rFonts w:hint="eastAsia"/>
              <w:lang w:val="en-US" w:eastAsia="zh-CN"/>
              <w:woUserID w:val="6"/>
            </w:rPr>
            <w:delText>）</w:delText>
          </w:r>
        </w:del>
      </w:ins>
      <w:del w:id="390" w:author="信仰" w:date="2026-10-15T22:14:33Z">
        <w:r>
          <w:rPr>
            <w:rFonts w:hint="eastAsia"/>
            <w:lang w:val="en-US" w:eastAsia="zh-CN"/>
            <w:woUserID w:val="6"/>
          </w:rPr>
          <w:delText>系统控制清单控制方式匹配性判断</w:delText>
        </w:r>
      </w:del>
    </w:p>
    <w:p w14:paraId="1F7097CD">
      <w:pPr>
        <w:keepNext w:val="0"/>
        <w:keepLines w:val="0"/>
        <w:widowControl/>
        <w:suppressLineNumbers w:val="0"/>
        <w:spacing w:before="0" w:beforeAutospacing="0" w:after="0" w:afterAutospacing="0" w:line="560" w:lineRule="exact"/>
        <w:ind w:left="0" w:right="0" w:firstLine="640"/>
        <w:jc w:val="both"/>
        <w:rPr>
          <w:del w:id="391" w:author="信仰" w:date="2026-10-15T22:14:33Z"/>
          <w:rFonts w:hint="eastAsia" w:ascii="华文仿宋" w:hAnsi="华文仿宋" w:eastAsia="华文仿宋" w:cs="华文仿宋"/>
          <w:color w:val="FF0000"/>
          <w:kern w:val="0"/>
          <w:sz w:val="32"/>
          <w:szCs w:val="32"/>
          <w:woUserID w:val="6"/>
        </w:rPr>
      </w:pPr>
      <w:del w:id="392" w:author="信仰" w:date="2026-10-15T22:14:33Z">
        <w:r>
          <w:rPr>
            <w:rFonts w:hint="eastAsia" w:ascii="华文仿宋" w:hAnsi="华文仿宋" w:eastAsia="华文仿宋" w:cs="华文仿宋"/>
            <w:color w:val="FF0000"/>
            <w:kern w:val="0"/>
            <w:sz w:val="32"/>
            <w:szCs w:val="32"/>
            <w:lang w:val="en-US" w:eastAsia="zh-CN" w:bidi="ar"/>
            <w:woUserID w:val="6"/>
          </w:rPr>
          <w:delTex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delText>
        </w:r>
      </w:del>
    </w:p>
    <w:p w14:paraId="06A80A62">
      <w:pPr>
        <w:keepNext w:val="0"/>
        <w:keepLines w:val="0"/>
        <w:widowControl/>
        <w:numPr>
          <w:ilvl w:val="-1"/>
          <w:numId w:val="0"/>
        </w:numPr>
        <w:suppressLineNumbers w:val="0"/>
        <w:snapToGrid/>
        <w:spacing w:before="0" w:beforeAutospacing="0" w:after="0" w:afterAutospacing="0" w:line="560" w:lineRule="exact"/>
        <w:ind w:left="0" w:right="0" w:firstLine="640"/>
        <w:jc w:val="both"/>
        <w:outlineLvl w:val="9"/>
        <w:rPr>
          <w:del w:id="394" w:author="信仰" w:date="2026-10-15T22:14:33Z"/>
          <w:rFonts w:hint="eastAsia" w:ascii="华文楷体" w:hAnsi="华文楷体" w:eastAsia="华文楷体" w:cs="华文楷体"/>
          <w:b/>
          <w:bCs/>
          <w:color w:val="FF0000"/>
          <w:kern w:val="2"/>
          <w:sz w:val="32"/>
          <w:szCs w:val="32"/>
          <w:woUserID w:val="6"/>
        </w:rPr>
        <w:pPrChange w:id="393" w:author="信仰" w:date="2026-10-15T22:14:37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395" w:author="信仰" w:date="2026-10-14T22:16:50Z">
        <w:del w:id="396" w:author="信仰" w:date="2026-10-15T22:14:33Z">
          <w:r>
            <w:rPr>
              <w:rFonts w:hint="eastAsia"/>
              <w:lang w:val="en-US" w:eastAsia="zh-CN"/>
              <w:woUserID w:val="3"/>
            </w:rPr>
            <w:delText>（十</w:delText>
          </w:r>
        </w:del>
      </w:ins>
      <w:ins w:id="397" w:author="信仰" w:date="2026-10-14T22:16:53Z">
        <w:del w:id="398" w:author="信仰" w:date="2026-10-15T22:14:33Z">
          <w:r>
            <w:rPr>
              <w:rFonts w:hint="eastAsia"/>
              <w:lang w:val="en-US" w:eastAsia="zh"/>
              <w:woUserID w:val="3"/>
            </w:rPr>
            <w:delText>四</w:delText>
          </w:r>
        </w:del>
      </w:ins>
      <w:ins w:id="399" w:author="信仰" w:date="2026-10-14T22:16:50Z">
        <w:del w:id="400" w:author="信仰" w:date="2026-10-15T22:14:33Z">
          <w:r>
            <w:rPr>
              <w:rFonts w:hint="eastAsia"/>
              <w:lang w:val="en-US" w:eastAsia="zh-CN"/>
              <w:woUserID w:val="3"/>
            </w:rPr>
            <w:delText>）</w:delText>
          </w:r>
        </w:del>
      </w:ins>
      <w:ins w:id="401" w:author="信仰" w:date="2026-10-14T22:17:43Z">
        <w:del w:id="402" w:author="信仰" w:date="2026-10-15T22:14:33Z">
          <w:r>
            <w:rPr>
              <w:rFonts w:hint="eastAsia"/>
              <w:lang w:val="en-US" w:eastAsia="zh-CN"/>
              <w:woUserID w:val="3"/>
            </w:rPr>
            <w:delText>（十</w:delText>
          </w:r>
        </w:del>
      </w:ins>
      <w:ins w:id="403" w:author="信仰" w:date="2026-10-14T22:17:47Z">
        <w:del w:id="404" w:author="信仰" w:date="2026-10-15T22:14:33Z">
          <w:r>
            <w:rPr>
              <w:rFonts w:hint="eastAsia"/>
              <w:lang w:val="en-US" w:eastAsia="zh"/>
              <w:woUserID w:val="3"/>
            </w:rPr>
            <w:delText>五</w:delText>
          </w:r>
        </w:del>
      </w:ins>
      <w:ins w:id="405" w:author="信仰" w:date="2026-10-14T22:17:43Z">
        <w:del w:id="406" w:author="信仰" w:date="2026-10-15T22:14:33Z">
          <w:r>
            <w:rPr>
              <w:rFonts w:hint="eastAsia"/>
              <w:lang w:val="en-US" w:eastAsia="zh-CN"/>
              <w:woUserID w:val="3"/>
            </w:rPr>
            <w:delText>）</w:delText>
          </w:r>
        </w:del>
      </w:ins>
      <w:del w:id="407" w:author="信仰" w:date="2026-10-15T22:14:33Z">
        <w:r>
          <w:rPr>
            <w:rFonts w:hint="eastAsia" w:ascii="华文楷体" w:hAnsi="华文楷体" w:eastAsia="华文楷体" w:cs="华文楷体"/>
            <w:b/>
            <w:bCs/>
            <w:color w:val="FF0000"/>
            <w:kern w:val="2"/>
            <w:sz w:val="32"/>
            <w:szCs w:val="32"/>
            <w:lang w:val="en-US" w:eastAsia="zh-CN" w:bidi="ar"/>
            <w:woUserID w:val="6"/>
          </w:rPr>
          <w:delText>供电分公司适用关键控制点审核</w:delText>
        </w:r>
      </w:del>
    </w:p>
    <w:p w14:paraId="470FB503">
      <w:pPr>
        <w:keepNext w:val="0"/>
        <w:keepLines w:val="0"/>
        <w:widowControl/>
        <w:suppressLineNumbers w:val="0"/>
        <w:snapToGrid/>
        <w:spacing w:before="0" w:beforeAutospacing="0" w:after="0" w:afterAutospacing="0" w:line="560" w:lineRule="exact"/>
        <w:ind w:left="0" w:right="0" w:firstLine="640"/>
        <w:jc w:val="both"/>
        <w:rPr>
          <w:del w:id="409" w:author="信仰" w:date="2026-10-15T22:14:33Z"/>
          <w:rFonts w:hint="eastAsia" w:ascii="华文楷体" w:hAnsi="华文楷体" w:eastAsia="华文楷体" w:cs="华文楷体"/>
          <w:b/>
          <w:bCs/>
          <w:color w:val="FF0000"/>
          <w:kern w:val="2"/>
          <w:sz w:val="32"/>
          <w:szCs w:val="32"/>
          <w:lang w:val="en-US" w:eastAsia="zh-CN" w:bidi="ar-SA"/>
          <w:rPrChange w:id="410" w:author="信仰" w:date="2026-10-15T07:42:17Z">
            <w:rPr>
              <w:del w:id="411" w:author="信仰" w:date="2026-10-15T22:14:33Z"/>
              <w:rFonts w:hint="eastAsia" w:ascii="华文仿宋" w:hAnsi="华文仿宋" w:eastAsia="华文仿宋" w:cs="华文仿宋"/>
              <w:color w:val="FF0000"/>
              <w:kern w:val="0"/>
              <w:sz w:val="32"/>
              <w:szCs w:val="32"/>
              <w:lang w:val="en-US" w:eastAsia="zh-CN" w:bidi="ar"/>
              <w:woUserID w:val="6"/>
            </w:rPr>
          </w:rPrChange>
          <w:woUserID w:val="6"/>
        </w:rPr>
        <w:pPrChange w:id="408" w:author="信仰" w:date="2026-10-15T22:14:37Z">
          <w:pPr>
            <w:keepNext w:val="0"/>
            <w:keepLines w:val="0"/>
            <w:widowControl/>
            <w:suppressLineNumbers w:val="0"/>
            <w:spacing w:before="0" w:beforeAutospacing="0" w:after="0" w:afterAutospacing="0" w:line="560" w:lineRule="exact"/>
            <w:ind w:left="0" w:right="0" w:firstLine="640"/>
            <w:jc w:val="both"/>
          </w:pPr>
        </w:pPrChange>
      </w:pPr>
      <w:del w:id="412" w:author="信仰" w:date="2026-10-15T22:14:33Z">
        <w:r>
          <w:rPr>
            <w:rFonts w:hint="eastAsia" w:ascii="华文仿宋" w:hAnsi="华文仿宋" w:eastAsia="华文仿宋" w:cs="华文仿宋"/>
            <w:color w:val="FF0000"/>
            <w:kern w:val="0"/>
            <w:sz w:val="32"/>
            <w:szCs w:val="32"/>
            <w:lang w:val="en-US" w:eastAsia="zh-CN" w:bidi="ar"/>
            <w:woUserID w:val="6"/>
          </w:rPr>
          <w:delTex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delText>
        </w:r>
      </w:del>
      <w:ins w:id="413" w:author="信仰" w:date="2026-10-15T00:18:06Z">
        <w:del w:id="414" w:author="信仰" w:date="2026-10-15T22:14:33Z">
          <w:r>
            <w:rPr>
              <w:rFonts w:hint="eastAsia" w:ascii="华文楷体" w:hAnsi="华文楷体" w:eastAsia="华文楷体" w:cs="华文楷体"/>
              <w:b/>
              <w:bCs/>
              <w:color w:val="FF0000"/>
              <w:kern w:val="2"/>
              <w:sz w:val="32"/>
              <w:szCs w:val="32"/>
              <w:lang w:val="en-US" w:eastAsia="zh-CN" w:bidi="ar-SA"/>
              <w:rPrChange w:id="415"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w:delText>
          </w:r>
        </w:del>
      </w:ins>
      <w:ins w:id="416" w:author="信仰" w:date="2026-10-15T00:18:08Z">
        <w:del w:id="417" w:author="信仰" w:date="2026-10-15T22:14:33Z">
          <w:r>
            <w:rPr>
              <w:rFonts w:hint="eastAsia" w:ascii="华文楷体" w:hAnsi="华文楷体" w:eastAsia="华文楷体" w:cs="华文楷体"/>
              <w:b/>
              <w:bCs/>
              <w:color w:val="FF0000"/>
              <w:kern w:val="2"/>
              <w:sz w:val="32"/>
              <w:szCs w:val="32"/>
              <w:lang w:val="en-US" w:eastAsia="zh-CN" w:bidi="ar-SA"/>
              <w:rPrChange w:id="418"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十</w:delText>
          </w:r>
        </w:del>
      </w:ins>
      <w:ins w:id="419" w:author="信仰" w:date="2026-10-15T09:37:08Z">
        <w:del w:id="420" w:author="信仰" w:date="2026-10-15T22:14:33Z">
          <w:r>
            <w:rPr>
              <w:rFonts w:hint="eastAsia" w:ascii="华文楷体" w:hAnsi="华文楷体" w:eastAsia="华文楷体" w:cs="华文楷体"/>
              <w:b/>
              <w:bCs/>
              <w:color w:val="FF0000"/>
              <w:kern w:val="2"/>
              <w:sz w:val="32"/>
              <w:szCs w:val="32"/>
              <w:lang w:val="en-US" w:eastAsia="zh" w:bidi="ar-SA"/>
              <w:woUserID w:val="3"/>
            </w:rPr>
            <w:delText>七</w:delText>
          </w:r>
        </w:del>
      </w:ins>
      <w:ins w:id="421" w:author="你说的都对" w:date="2026-10-15T09:36:12Z">
        <w:del w:id="422" w:author="信仰" w:date="2026-10-15T22:14:33Z">
          <w:r>
            <w:rPr>
              <w:rFonts w:hint="eastAsia" w:ascii="华文楷体" w:hAnsi="华文楷体" w:eastAsia="华文楷体" w:cs="华文楷体"/>
              <w:b/>
              <w:bCs/>
              <w:color w:val="FF0000"/>
              <w:kern w:val="2"/>
              <w:sz w:val="32"/>
              <w:szCs w:val="32"/>
              <w:lang w:val="en-US" w:eastAsia="zh" w:bidi="ar-SA"/>
              <w:woUserID w:val="6"/>
            </w:rPr>
            <w:delText>八</w:delText>
          </w:r>
        </w:del>
      </w:ins>
      <w:ins w:id="423" w:author="信仰" w:date="2026-10-15T00:18:08Z">
        <w:del w:id="424" w:author="信仰" w:date="2026-10-15T22:14:33Z">
          <w:r>
            <w:rPr>
              <w:rFonts w:hint="eastAsia" w:ascii="华文楷体" w:hAnsi="华文楷体" w:eastAsia="华文楷体" w:cs="华文楷体"/>
              <w:b/>
              <w:bCs/>
              <w:color w:val="FF0000"/>
              <w:kern w:val="2"/>
              <w:sz w:val="32"/>
              <w:szCs w:val="32"/>
              <w:lang w:val="en-US" w:eastAsia="zh-CN" w:bidi="ar-SA"/>
              <w:rPrChange w:id="425"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九</w:delText>
          </w:r>
        </w:del>
      </w:ins>
      <w:ins w:id="426" w:author="信仰" w:date="2026-10-15T00:18:06Z">
        <w:del w:id="427" w:author="信仰" w:date="2026-10-15T22:14:33Z">
          <w:r>
            <w:rPr>
              <w:rFonts w:hint="eastAsia" w:ascii="华文楷体" w:hAnsi="华文楷体" w:eastAsia="华文楷体" w:cs="华文楷体"/>
              <w:b/>
              <w:bCs/>
              <w:color w:val="FF0000"/>
              <w:kern w:val="2"/>
              <w:sz w:val="32"/>
              <w:szCs w:val="32"/>
              <w:lang w:val="en-US" w:eastAsia="zh-CN" w:bidi="ar-SA"/>
              <w:rPrChange w:id="428" w:author="信仰" w:date="2026-10-15T07:42:17Z">
                <w:rPr>
                  <w:rFonts w:hint="eastAsia" w:ascii="华文楷体" w:hAnsi="华文楷体" w:eastAsia="华文楷体" w:cs="华文楷体"/>
                  <w:b/>
                  <w:bCs/>
                  <w:color w:val="FF0000"/>
                  <w:kern w:val="2"/>
                  <w:sz w:val="32"/>
                  <w:szCs w:val="32"/>
                  <w:lang w:val="en-US" w:eastAsia="zh" w:bidi="ar"/>
                  <w:woUserID w:val="3"/>
                </w:rPr>
              </w:rPrChange>
              <w:woUserID w:val="6"/>
            </w:rPr>
            <w:delText>）</w:delText>
          </w:r>
        </w:del>
      </w:ins>
      <w:ins w:id="429" w:author="信仰" w:date="2026-10-15T00:17:47Z">
        <w:del w:id="430" w:author="信仰" w:date="2026-10-15T22:14:33Z">
          <w:r>
            <w:rPr>
              <w:rFonts w:hint="eastAsia" w:ascii="华文楷体" w:hAnsi="华文楷体" w:eastAsia="华文楷体" w:cs="华文楷体"/>
              <w:b/>
              <w:bCs/>
              <w:color w:val="FF0000"/>
              <w:kern w:val="2"/>
              <w:sz w:val="32"/>
              <w:szCs w:val="32"/>
              <w:lang w:val="en-US" w:eastAsia="zh-CN" w:bidi="ar-SA"/>
              <w:rPrChange w:id="431" w:author="信仰" w:date="2026-10-15T07:42:17Z">
                <w:rPr>
                  <w:rFonts w:hint="eastAsia" w:ascii="华文楷体" w:hAnsi="华文楷体" w:eastAsia="华文楷体" w:cs="华文楷体"/>
                  <w:b/>
                  <w:bCs/>
                  <w:color w:val="FF0000"/>
                  <w:kern w:val="2"/>
                  <w:sz w:val="32"/>
                  <w:szCs w:val="32"/>
                  <w:lang w:val="en-US" w:eastAsia="zh-CN" w:bidi="ar"/>
                  <w:woUserID w:val="3"/>
                </w:rPr>
              </w:rPrChange>
              <w:woUserID w:val="6"/>
            </w:rPr>
            <w:delText>各单位适用控制措施审核</w:delText>
          </w:r>
        </w:del>
      </w:ins>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del w:id="432" w:author="信仰" w:date="2026-10-15T22:14:33Z"/>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7ECCA49">
            <w:pPr>
              <w:keepNext w:val="0"/>
              <w:keepLines w:val="0"/>
              <w:widowControl/>
              <w:suppressLineNumbers w:val="0"/>
              <w:spacing w:before="0" w:beforeAutospacing="0" w:after="0" w:afterAutospacing="0" w:line="560" w:lineRule="exact"/>
              <w:ind w:left="0" w:right="0" w:firstLine="640"/>
              <w:jc w:val="both"/>
              <w:rPr>
                <w:del w:id="434" w:author="信仰" w:date="2026-10-15T22:14:33Z"/>
                <w:rFonts w:hint="default" w:ascii="方正仿宋_GBK" w:hAnsi="等线" w:eastAsia="方正仿宋_GBK" w:cs="宋体"/>
                <w:b/>
                <w:bCs/>
                <w:color w:val="EE0000"/>
                <w:kern w:val="0"/>
                <w:sz w:val="22"/>
                <w:szCs w:val="22"/>
                <w:woUserID w:val="6"/>
              </w:rPr>
              <w:pPrChange w:id="433" w:author="信仰" w:date="2026-10-15T22:14:37Z">
                <w:pPr>
                  <w:keepNext w:val="0"/>
                  <w:keepLines w:val="0"/>
                  <w:widowControl/>
                  <w:suppressLineNumbers w:val="0"/>
                  <w:spacing w:before="0" w:beforeAutospacing="0" w:after="0" w:afterAutospacing="0"/>
                  <w:ind w:left="0" w:right="0"/>
                  <w:jc w:val="center"/>
                </w:pPr>
              </w:pPrChange>
            </w:pPr>
            <w:del w:id="435" w:author="信仰" w:date="2026-10-15T22:14:33Z">
              <w:r>
                <w:rPr>
                  <w:rFonts w:hint="default" w:ascii="方正仿宋_GBK" w:hAnsi="方正仿宋_GBK" w:eastAsia="方正仿宋_GBK" w:cs="方正仿宋_GBK"/>
                  <w:b/>
                  <w:bCs/>
                  <w:color w:val="EE0000"/>
                  <w:kern w:val="0"/>
                  <w:sz w:val="22"/>
                  <w:szCs w:val="22"/>
                  <w:lang w:val="en-US" w:eastAsia="zh-CN" w:bidi="ar"/>
                  <w:woUserID w:val="6"/>
                </w:rPr>
                <w:delText>重庆公司供电分工适用的关键控制点（模板）</w:delText>
              </w:r>
            </w:del>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36" w:author="信仰" w:date="2026-10-15T22:14:33Z"/>
        </w:trPr>
        <w:tc>
          <w:tcPr>
            <w:tcW w:w="1728" w:type="pct"/>
            <w:tcBorders>
              <w:top w:val="nil"/>
              <w:left w:val="single" w:color="auto" w:sz="4" w:space="0"/>
              <w:bottom w:val="single" w:color="auto" w:sz="4" w:space="0"/>
              <w:right w:val="single" w:color="auto" w:sz="4" w:space="0"/>
            </w:tcBorders>
            <w:shd w:val="clear" w:color="auto" w:fill="FFFFFF"/>
            <w:vAlign w:val="center"/>
          </w:tcPr>
          <w:p w14:paraId="09357B27">
            <w:pPr>
              <w:keepNext w:val="0"/>
              <w:keepLines w:val="0"/>
              <w:widowControl/>
              <w:suppressLineNumbers w:val="0"/>
              <w:spacing w:before="0" w:beforeAutospacing="0" w:after="0" w:afterAutospacing="0" w:line="560" w:lineRule="exact"/>
              <w:ind w:left="0" w:right="0" w:firstLine="640"/>
              <w:jc w:val="both"/>
              <w:rPr>
                <w:del w:id="438" w:author="信仰" w:date="2026-10-15T22:14:33Z"/>
                <w:rFonts w:hint="default" w:ascii="方正仿宋_GBK" w:hAnsi="等线" w:eastAsia="方正仿宋_GBK" w:cs="宋体"/>
                <w:b/>
                <w:bCs/>
                <w:color w:val="EE0000"/>
                <w:kern w:val="0"/>
                <w:sz w:val="22"/>
                <w:szCs w:val="22"/>
                <w:woUserID w:val="6"/>
              </w:rPr>
              <w:pPrChange w:id="437" w:author="信仰" w:date="2026-10-15T22:14:37Z">
                <w:pPr>
                  <w:keepNext w:val="0"/>
                  <w:keepLines w:val="0"/>
                  <w:widowControl/>
                  <w:suppressLineNumbers w:val="0"/>
                  <w:spacing w:before="0" w:beforeAutospacing="0" w:after="0" w:afterAutospacing="0"/>
                  <w:ind w:left="0" w:right="0"/>
                  <w:jc w:val="center"/>
                </w:pPr>
              </w:pPrChange>
            </w:pPr>
            <w:del w:id="439" w:author="信仰" w:date="2026-10-15T22:14:33Z">
              <w:r>
                <w:rPr>
                  <w:rFonts w:hint="default" w:ascii="方正仿宋_GBK" w:hAnsi="方正仿宋_GBK" w:eastAsia="方正仿宋_GBK" w:cs="方正仿宋_GBK"/>
                  <w:b/>
                  <w:bCs/>
                  <w:color w:val="EE0000"/>
                  <w:kern w:val="0"/>
                  <w:sz w:val="22"/>
                  <w:szCs w:val="22"/>
                  <w:lang w:val="en-US" w:eastAsia="zh-CN" w:bidi="ar"/>
                  <w:woUserID w:val="6"/>
                </w:rPr>
                <w:delText>矩阵名称</w:delText>
              </w:r>
            </w:del>
          </w:p>
        </w:tc>
        <w:tc>
          <w:tcPr>
            <w:tcW w:w="3271" w:type="pct"/>
            <w:tcBorders>
              <w:top w:val="nil"/>
              <w:left w:val="nil"/>
              <w:bottom w:val="single" w:color="auto" w:sz="4" w:space="0"/>
              <w:right w:val="single" w:color="auto" w:sz="4" w:space="0"/>
            </w:tcBorders>
            <w:shd w:val="clear" w:color="auto" w:fill="FFFFFF"/>
            <w:noWrap/>
            <w:vAlign w:val="center"/>
          </w:tcPr>
          <w:p w14:paraId="4F612623">
            <w:pPr>
              <w:keepNext w:val="0"/>
              <w:keepLines w:val="0"/>
              <w:widowControl/>
              <w:suppressLineNumbers w:val="0"/>
              <w:spacing w:before="0" w:beforeAutospacing="0" w:after="0" w:afterAutospacing="0" w:line="560" w:lineRule="exact"/>
              <w:ind w:left="0" w:right="0" w:firstLine="640"/>
              <w:jc w:val="both"/>
              <w:rPr>
                <w:del w:id="441" w:author="信仰" w:date="2026-10-15T22:14:33Z"/>
                <w:rFonts w:hint="default" w:ascii="方正仿宋_GBK" w:hAnsi="等线" w:eastAsia="方正仿宋_GBK" w:cs="宋体"/>
                <w:b/>
                <w:bCs/>
                <w:color w:val="EE0000"/>
                <w:kern w:val="0"/>
                <w:sz w:val="22"/>
                <w:szCs w:val="22"/>
                <w:woUserID w:val="6"/>
              </w:rPr>
              <w:pPrChange w:id="440" w:author="信仰" w:date="2026-10-15T22:14:37Z">
                <w:pPr>
                  <w:keepNext w:val="0"/>
                  <w:keepLines w:val="0"/>
                  <w:widowControl/>
                  <w:suppressLineNumbers w:val="0"/>
                  <w:spacing w:before="0" w:beforeAutospacing="0" w:after="0" w:afterAutospacing="0"/>
                  <w:ind w:left="0" w:right="0"/>
                  <w:jc w:val="center"/>
                </w:pPr>
              </w:pPrChange>
            </w:pPr>
            <w:del w:id="442" w:author="信仰" w:date="2026-10-15T22:14:33Z">
              <w:r>
                <w:rPr>
                  <w:rFonts w:hint="default" w:ascii="方正仿宋_GBK" w:hAnsi="方正仿宋_GBK" w:eastAsia="方正仿宋_GBK" w:cs="方正仿宋_GBK"/>
                  <w:b/>
                  <w:bCs/>
                  <w:color w:val="EE0000"/>
                  <w:kern w:val="0"/>
                  <w:sz w:val="22"/>
                  <w:szCs w:val="22"/>
                  <w:lang w:val="en-US" w:eastAsia="zh-CN" w:bidi="ar"/>
                  <w:woUserID w:val="6"/>
                </w:rPr>
                <w:delText>关键控制点</w:delText>
              </w:r>
            </w:del>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4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CC5099">
            <w:pPr>
              <w:keepNext w:val="0"/>
              <w:keepLines w:val="0"/>
              <w:widowControl/>
              <w:suppressLineNumbers w:val="0"/>
              <w:spacing w:before="0" w:beforeAutospacing="0" w:after="0" w:afterAutospacing="0" w:line="560" w:lineRule="exact"/>
              <w:ind w:left="0" w:right="0" w:firstLine="640"/>
              <w:jc w:val="both"/>
              <w:rPr>
                <w:del w:id="445" w:author="信仰" w:date="2026-10-15T22:14:33Z"/>
                <w:rFonts w:hint="default" w:ascii="方正仿宋_GBK" w:hAnsi="等线" w:eastAsia="方正仿宋_GBK" w:cs="宋体"/>
                <w:color w:val="EE0000"/>
                <w:kern w:val="0"/>
                <w:sz w:val="22"/>
                <w:szCs w:val="22"/>
                <w:woUserID w:val="6"/>
              </w:rPr>
              <w:pPrChange w:id="444" w:author="信仰" w:date="2026-10-15T22:14:37Z">
                <w:pPr>
                  <w:keepNext w:val="0"/>
                  <w:keepLines w:val="0"/>
                  <w:widowControl/>
                  <w:suppressLineNumbers w:val="0"/>
                  <w:spacing w:before="0" w:beforeAutospacing="0" w:after="0" w:afterAutospacing="0"/>
                  <w:ind w:left="0" w:right="0"/>
                  <w:jc w:val="left"/>
                </w:pPr>
              </w:pPrChange>
            </w:pPr>
            <w:del w:id="4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DA93E95">
            <w:pPr>
              <w:keepNext w:val="0"/>
              <w:keepLines w:val="0"/>
              <w:widowControl/>
              <w:suppressLineNumbers w:val="0"/>
              <w:spacing w:before="0" w:beforeAutospacing="0" w:after="0" w:afterAutospacing="0" w:line="560" w:lineRule="exact"/>
              <w:ind w:left="0" w:right="0" w:firstLine="640"/>
              <w:jc w:val="both"/>
              <w:rPr>
                <w:del w:id="448" w:author="信仰" w:date="2026-10-15T22:14:33Z"/>
                <w:rFonts w:hint="default" w:ascii="方正仿宋_GBK" w:hAnsi="等线" w:eastAsia="方正仿宋_GBK" w:cs="宋体"/>
                <w:color w:val="EE0000"/>
                <w:kern w:val="0"/>
                <w:sz w:val="22"/>
                <w:szCs w:val="22"/>
                <w:woUserID w:val="6"/>
              </w:rPr>
              <w:pPrChange w:id="447" w:author="信仰" w:date="2026-10-15T22:14:37Z">
                <w:pPr>
                  <w:keepNext w:val="0"/>
                  <w:keepLines w:val="0"/>
                  <w:widowControl/>
                  <w:suppressLineNumbers w:val="0"/>
                  <w:spacing w:before="0" w:beforeAutospacing="0" w:after="0" w:afterAutospacing="0"/>
                  <w:ind w:left="0" w:right="0"/>
                  <w:jc w:val="left"/>
                </w:pPr>
              </w:pPrChange>
            </w:pPr>
            <w:del w:id="4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1.系统客户信息创建</w:delText>
              </w:r>
            </w:del>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5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76AAAE">
            <w:pPr>
              <w:keepNext w:val="0"/>
              <w:keepLines w:val="0"/>
              <w:widowControl/>
              <w:suppressLineNumbers w:val="0"/>
              <w:spacing w:before="0" w:beforeAutospacing="0" w:after="0" w:afterAutospacing="0" w:line="560" w:lineRule="exact"/>
              <w:ind w:left="0" w:right="0" w:firstLine="640"/>
              <w:jc w:val="both"/>
              <w:rPr>
                <w:del w:id="452" w:author="信仰" w:date="2026-10-15T22:14:33Z"/>
                <w:rFonts w:hint="default" w:ascii="方正仿宋_GBK" w:hAnsi="等线" w:eastAsia="方正仿宋_GBK" w:cs="宋体"/>
                <w:color w:val="EE0000"/>
                <w:kern w:val="0"/>
                <w:sz w:val="22"/>
                <w:szCs w:val="22"/>
                <w:woUserID w:val="6"/>
              </w:rPr>
              <w:pPrChange w:id="451" w:author="信仰" w:date="2026-10-15T22:14:37Z">
                <w:pPr>
                  <w:keepNext w:val="0"/>
                  <w:keepLines w:val="0"/>
                  <w:widowControl/>
                  <w:suppressLineNumbers w:val="0"/>
                  <w:spacing w:before="0" w:beforeAutospacing="0" w:after="0" w:afterAutospacing="0"/>
                  <w:ind w:left="0" w:right="0"/>
                  <w:jc w:val="left"/>
                </w:pPr>
              </w:pPrChange>
            </w:pPr>
            <w:del w:id="4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47FDCB20">
            <w:pPr>
              <w:keepNext w:val="0"/>
              <w:keepLines w:val="0"/>
              <w:widowControl/>
              <w:suppressLineNumbers w:val="0"/>
              <w:spacing w:before="0" w:beforeAutospacing="0" w:after="0" w:afterAutospacing="0" w:line="560" w:lineRule="exact"/>
              <w:ind w:left="0" w:right="0" w:firstLine="640"/>
              <w:jc w:val="both"/>
              <w:rPr>
                <w:del w:id="455" w:author="信仰" w:date="2026-10-15T22:14:33Z"/>
                <w:rFonts w:hint="default" w:ascii="方正仿宋_GBK" w:hAnsi="等线" w:eastAsia="方正仿宋_GBK" w:cs="宋体"/>
                <w:color w:val="EE0000"/>
                <w:kern w:val="0"/>
                <w:sz w:val="22"/>
                <w:szCs w:val="22"/>
                <w:woUserID w:val="6"/>
              </w:rPr>
              <w:pPrChange w:id="454" w:author="信仰" w:date="2026-10-15T22:14:37Z">
                <w:pPr>
                  <w:keepNext w:val="0"/>
                  <w:keepLines w:val="0"/>
                  <w:widowControl/>
                  <w:suppressLineNumbers w:val="0"/>
                  <w:spacing w:before="0" w:beforeAutospacing="0" w:after="0" w:afterAutospacing="0"/>
                  <w:ind w:left="0" w:right="0"/>
                  <w:jc w:val="left"/>
                </w:pPr>
              </w:pPrChange>
            </w:pPr>
            <w:del w:id="4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2.客户用电容量的确定</w:delText>
              </w:r>
            </w:del>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5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70D47F">
            <w:pPr>
              <w:keepNext w:val="0"/>
              <w:keepLines w:val="0"/>
              <w:widowControl/>
              <w:suppressLineNumbers w:val="0"/>
              <w:spacing w:before="0" w:beforeAutospacing="0" w:after="0" w:afterAutospacing="0" w:line="560" w:lineRule="exact"/>
              <w:ind w:left="0" w:right="0" w:firstLine="640"/>
              <w:jc w:val="both"/>
              <w:rPr>
                <w:del w:id="459" w:author="信仰" w:date="2026-10-15T22:14:33Z"/>
                <w:rFonts w:hint="default" w:ascii="方正仿宋_GBK" w:hAnsi="等线" w:eastAsia="方正仿宋_GBK" w:cs="宋体"/>
                <w:color w:val="EE0000"/>
                <w:kern w:val="0"/>
                <w:sz w:val="22"/>
                <w:szCs w:val="22"/>
                <w:woUserID w:val="6"/>
              </w:rPr>
              <w:pPrChange w:id="458" w:author="信仰" w:date="2026-10-15T22:14:37Z">
                <w:pPr>
                  <w:keepNext w:val="0"/>
                  <w:keepLines w:val="0"/>
                  <w:widowControl/>
                  <w:suppressLineNumbers w:val="0"/>
                  <w:spacing w:before="0" w:beforeAutospacing="0" w:after="0" w:afterAutospacing="0"/>
                  <w:ind w:left="0" w:right="0"/>
                  <w:jc w:val="left"/>
                </w:pPr>
              </w:pPrChange>
            </w:pPr>
            <w:del w:id="4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7A055E0D">
            <w:pPr>
              <w:keepNext w:val="0"/>
              <w:keepLines w:val="0"/>
              <w:widowControl/>
              <w:suppressLineNumbers w:val="0"/>
              <w:spacing w:before="0" w:beforeAutospacing="0" w:after="0" w:afterAutospacing="0" w:line="560" w:lineRule="exact"/>
              <w:ind w:left="0" w:right="0" w:firstLine="640"/>
              <w:jc w:val="both"/>
              <w:rPr>
                <w:del w:id="462" w:author="信仰" w:date="2026-10-15T22:14:33Z"/>
                <w:rFonts w:hint="default" w:ascii="方正仿宋_GBK" w:hAnsi="等线" w:eastAsia="方正仿宋_GBK" w:cs="宋体"/>
                <w:color w:val="EE0000"/>
                <w:kern w:val="0"/>
                <w:sz w:val="22"/>
                <w:szCs w:val="22"/>
                <w:woUserID w:val="6"/>
              </w:rPr>
              <w:pPrChange w:id="461" w:author="信仰" w:date="2026-10-15T22:14:37Z">
                <w:pPr>
                  <w:keepNext w:val="0"/>
                  <w:keepLines w:val="0"/>
                  <w:widowControl/>
                  <w:suppressLineNumbers w:val="0"/>
                  <w:spacing w:before="0" w:beforeAutospacing="0" w:after="0" w:afterAutospacing="0"/>
                  <w:ind w:left="0" w:right="0"/>
                  <w:jc w:val="left"/>
                </w:pPr>
              </w:pPrChange>
            </w:pPr>
            <w:del w:id="4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3.系统客户信息变更</w:delText>
              </w:r>
            </w:del>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46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D79E7C">
            <w:pPr>
              <w:keepNext w:val="0"/>
              <w:keepLines w:val="0"/>
              <w:widowControl/>
              <w:suppressLineNumbers w:val="0"/>
              <w:spacing w:before="0" w:beforeAutospacing="0" w:after="0" w:afterAutospacing="0" w:line="560" w:lineRule="exact"/>
              <w:ind w:left="0" w:right="0" w:firstLine="640"/>
              <w:jc w:val="both"/>
              <w:rPr>
                <w:del w:id="466" w:author="信仰" w:date="2026-10-15T22:14:33Z"/>
                <w:rFonts w:hint="default" w:ascii="方正仿宋_GBK" w:hAnsi="等线" w:eastAsia="方正仿宋_GBK" w:cs="宋体"/>
                <w:color w:val="EE0000"/>
                <w:kern w:val="0"/>
                <w:sz w:val="22"/>
                <w:szCs w:val="22"/>
                <w:woUserID w:val="6"/>
              </w:rPr>
              <w:pPrChange w:id="465" w:author="信仰" w:date="2026-10-15T22:14:37Z">
                <w:pPr>
                  <w:keepNext w:val="0"/>
                  <w:keepLines w:val="0"/>
                  <w:widowControl/>
                  <w:suppressLineNumbers w:val="0"/>
                  <w:spacing w:before="0" w:beforeAutospacing="0" w:after="0" w:afterAutospacing="0"/>
                  <w:ind w:left="0" w:right="0"/>
                  <w:jc w:val="left"/>
                </w:pPr>
              </w:pPrChange>
            </w:pPr>
            <w:del w:id="4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49C01CA">
            <w:pPr>
              <w:keepNext w:val="0"/>
              <w:keepLines w:val="0"/>
              <w:widowControl/>
              <w:suppressLineNumbers w:val="0"/>
              <w:spacing w:before="0" w:beforeAutospacing="0" w:after="0" w:afterAutospacing="0" w:line="560" w:lineRule="exact"/>
              <w:ind w:left="0" w:right="0" w:firstLine="640"/>
              <w:jc w:val="both"/>
              <w:rPr>
                <w:del w:id="469" w:author="信仰" w:date="2026-10-15T22:14:33Z"/>
                <w:rFonts w:hint="default" w:ascii="方正仿宋_GBK" w:hAnsi="等线" w:eastAsia="方正仿宋_GBK" w:cs="宋体"/>
                <w:color w:val="EE0000"/>
                <w:kern w:val="0"/>
                <w:sz w:val="22"/>
                <w:szCs w:val="22"/>
                <w:woUserID w:val="6"/>
              </w:rPr>
              <w:pPrChange w:id="468" w:author="信仰" w:date="2026-10-15T22:14:37Z">
                <w:pPr>
                  <w:keepNext w:val="0"/>
                  <w:keepLines w:val="0"/>
                  <w:widowControl/>
                  <w:suppressLineNumbers w:val="0"/>
                  <w:spacing w:before="0" w:beforeAutospacing="0" w:after="0" w:afterAutospacing="0"/>
                  <w:ind w:left="0" w:right="0"/>
                  <w:jc w:val="left"/>
                </w:pPr>
              </w:pPrChange>
            </w:pPr>
            <w:del w:id="4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5.供用电合同审核</w:delText>
              </w:r>
            </w:del>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7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4046071">
            <w:pPr>
              <w:keepNext w:val="0"/>
              <w:keepLines w:val="0"/>
              <w:widowControl/>
              <w:suppressLineNumbers w:val="0"/>
              <w:spacing w:before="0" w:beforeAutospacing="0" w:after="0" w:afterAutospacing="0" w:line="560" w:lineRule="exact"/>
              <w:ind w:left="0" w:right="0" w:firstLine="640"/>
              <w:jc w:val="both"/>
              <w:rPr>
                <w:del w:id="473" w:author="信仰" w:date="2026-10-15T22:14:33Z"/>
                <w:rFonts w:hint="default" w:ascii="方正仿宋_GBK" w:hAnsi="等线" w:eastAsia="方正仿宋_GBK" w:cs="宋体"/>
                <w:color w:val="EE0000"/>
                <w:kern w:val="0"/>
                <w:sz w:val="22"/>
                <w:szCs w:val="22"/>
                <w:woUserID w:val="6"/>
              </w:rPr>
              <w:pPrChange w:id="472" w:author="信仰" w:date="2026-10-15T22:14:37Z">
                <w:pPr>
                  <w:keepNext w:val="0"/>
                  <w:keepLines w:val="0"/>
                  <w:widowControl/>
                  <w:suppressLineNumbers w:val="0"/>
                  <w:spacing w:before="0" w:beforeAutospacing="0" w:after="0" w:afterAutospacing="0"/>
                  <w:ind w:left="0" w:right="0"/>
                  <w:jc w:val="left"/>
                </w:pPr>
              </w:pPrChange>
            </w:pPr>
            <w:del w:id="4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56BEA77">
            <w:pPr>
              <w:keepNext w:val="0"/>
              <w:keepLines w:val="0"/>
              <w:widowControl/>
              <w:suppressLineNumbers w:val="0"/>
              <w:spacing w:before="0" w:beforeAutospacing="0" w:after="0" w:afterAutospacing="0" w:line="560" w:lineRule="exact"/>
              <w:ind w:left="0" w:right="0" w:firstLine="640"/>
              <w:jc w:val="both"/>
              <w:rPr>
                <w:del w:id="476" w:author="信仰" w:date="2026-10-15T22:14:33Z"/>
                <w:rFonts w:hint="default" w:ascii="方正仿宋_GBK" w:hAnsi="等线" w:eastAsia="方正仿宋_GBK" w:cs="宋体"/>
                <w:color w:val="EE0000"/>
                <w:kern w:val="0"/>
                <w:sz w:val="22"/>
                <w:szCs w:val="22"/>
                <w:woUserID w:val="6"/>
              </w:rPr>
              <w:pPrChange w:id="475" w:author="信仰" w:date="2026-10-15T22:14:37Z">
                <w:pPr>
                  <w:keepNext w:val="0"/>
                  <w:keepLines w:val="0"/>
                  <w:widowControl/>
                  <w:suppressLineNumbers w:val="0"/>
                  <w:spacing w:before="0" w:beforeAutospacing="0" w:after="0" w:afterAutospacing="0"/>
                  <w:ind w:left="0" w:right="0"/>
                  <w:jc w:val="left"/>
                </w:pPr>
              </w:pPrChange>
            </w:pPr>
            <w:del w:id="4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7.客户电价执行管控</w:delText>
              </w:r>
            </w:del>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7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E91E8A">
            <w:pPr>
              <w:keepNext w:val="0"/>
              <w:keepLines w:val="0"/>
              <w:widowControl/>
              <w:suppressLineNumbers w:val="0"/>
              <w:spacing w:before="0" w:beforeAutospacing="0" w:after="0" w:afterAutospacing="0" w:line="560" w:lineRule="exact"/>
              <w:ind w:left="0" w:right="0" w:firstLine="640"/>
              <w:jc w:val="both"/>
              <w:rPr>
                <w:del w:id="480" w:author="信仰" w:date="2026-10-15T22:14:33Z"/>
                <w:rFonts w:hint="default" w:ascii="方正仿宋_GBK" w:hAnsi="等线" w:eastAsia="方正仿宋_GBK" w:cs="宋体"/>
                <w:color w:val="EE0000"/>
                <w:kern w:val="0"/>
                <w:sz w:val="22"/>
                <w:szCs w:val="22"/>
                <w:woUserID w:val="6"/>
              </w:rPr>
              <w:pPrChange w:id="479" w:author="信仰" w:date="2026-10-15T22:14:37Z">
                <w:pPr>
                  <w:keepNext w:val="0"/>
                  <w:keepLines w:val="0"/>
                  <w:widowControl/>
                  <w:suppressLineNumbers w:val="0"/>
                  <w:spacing w:before="0" w:beforeAutospacing="0" w:after="0" w:afterAutospacing="0"/>
                  <w:ind w:left="0" w:right="0"/>
                  <w:jc w:val="left"/>
                </w:pPr>
              </w:pPrChange>
            </w:pPr>
            <w:del w:id="4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4E4E37D">
            <w:pPr>
              <w:keepNext w:val="0"/>
              <w:keepLines w:val="0"/>
              <w:widowControl/>
              <w:suppressLineNumbers w:val="0"/>
              <w:spacing w:before="0" w:beforeAutospacing="0" w:after="0" w:afterAutospacing="0" w:line="560" w:lineRule="exact"/>
              <w:ind w:left="0" w:right="0" w:firstLine="640"/>
              <w:jc w:val="both"/>
              <w:rPr>
                <w:del w:id="483" w:author="信仰" w:date="2026-10-15T22:14:33Z"/>
                <w:rFonts w:hint="default" w:ascii="方正仿宋_GBK" w:hAnsi="等线" w:eastAsia="方正仿宋_GBK" w:cs="宋体"/>
                <w:color w:val="EE0000"/>
                <w:kern w:val="0"/>
                <w:sz w:val="22"/>
                <w:szCs w:val="22"/>
                <w:woUserID w:val="6"/>
              </w:rPr>
              <w:pPrChange w:id="482" w:author="信仰" w:date="2026-10-15T22:14:37Z">
                <w:pPr>
                  <w:keepNext w:val="0"/>
                  <w:keepLines w:val="0"/>
                  <w:widowControl/>
                  <w:suppressLineNumbers w:val="0"/>
                  <w:spacing w:before="0" w:beforeAutospacing="0" w:after="0" w:afterAutospacing="0"/>
                  <w:ind w:left="0" w:right="0"/>
                  <w:jc w:val="left"/>
                </w:pPr>
              </w:pPrChange>
            </w:pPr>
            <w:del w:id="4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16.营财账务协同管理</w:delText>
              </w:r>
            </w:del>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8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5691C1">
            <w:pPr>
              <w:keepNext w:val="0"/>
              <w:keepLines w:val="0"/>
              <w:widowControl/>
              <w:suppressLineNumbers w:val="0"/>
              <w:spacing w:before="0" w:beforeAutospacing="0" w:after="0" w:afterAutospacing="0" w:line="560" w:lineRule="exact"/>
              <w:ind w:left="0" w:right="0" w:firstLine="640"/>
              <w:jc w:val="both"/>
              <w:rPr>
                <w:del w:id="487" w:author="信仰" w:date="2026-10-15T22:14:33Z"/>
                <w:rFonts w:hint="default" w:ascii="方正仿宋_GBK" w:hAnsi="等线" w:eastAsia="方正仿宋_GBK" w:cs="宋体"/>
                <w:color w:val="EE0000"/>
                <w:kern w:val="0"/>
                <w:sz w:val="22"/>
                <w:szCs w:val="22"/>
                <w:woUserID w:val="6"/>
              </w:rPr>
              <w:pPrChange w:id="486" w:author="信仰" w:date="2026-10-15T22:14:37Z">
                <w:pPr>
                  <w:keepNext w:val="0"/>
                  <w:keepLines w:val="0"/>
                  <w:widowControl/>
                  <w:suppressLineNumbers w:val="0"/>
                  <w:spacing w:before="0" w:beforeAutospacing="0" w:after="0" w:afterAutospacing="0"/>
                  <w:ind w:left="0" w:right="0"/>
                  <w:jc w:val="left"/>
                </w:pPr>
              </w:pPrChange>
            </w:pPr>
            <w:del w:id="4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70ABEC0">
            <w:pPr>
              <w:keepNext w:val="0"/>
              <w:keepLines w:val="0"/>
              <w:widowControl/>
              <w:suppressLineNumbers w:val="0"/>
              <w:spacing w:before="0" w:beforeAutospacing="0" w:after="0" w:afterAutospacing="0" w:line="560" w:lineRule="exact"/>
              <w:ind w:left="0" w:right="0" w:firstLine="640"/>
              <w:jc w:val="both"/>
              <w:rPr>
                <w:del w:id="490" w:author="信仰" w:date="2026-10-15T22:14:33Z"/>
                <w:rFonts w:hint="default" w:ascii="方正仿宋_GBK" w:hAnsi="等线" w:eastAsia="方正仿宋_GBK" w:cs="宋体"/>
                <w:color w:val="EE0000"/>
                <w:kern w:val="0"/>
                <w:sz w:val="22"/>
                <w:szCs w:val="22"/>
                <w:woUserID w:val="6"/>
              </w:rPr>
              <w:pPrChange w:id="489" w:author="信仰" w:date="2026-10-15T22:14:37Z">
                <w:pPr>
                  <w:keepNext w:val="0"/>
                  <w:keepLines w:val="0"/>
                  <w:widowControl/>
                  <w:suppressLineNumbers w:val="0"/>
                  <w:spacing w:before="0" w:beforeAutospacing="0" w:after="0" w:afterAutospacing="0"/>
                  <w:ind w:left="0" w:right="0"/>
                  <w:jc w:val="left"/>
                </w:pPr>
              </w:pPrChange>
            </w:pPr>
            <w:del w:id="4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17.电费发票开具</w:delText>
              </w:r>
            </w:del>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49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408E2C">
            <w:pPr>
              <w:keepNext w:val="0"/>
              <w:keepLines w:val="0"/>
              <w:widowControl/>
              <w:suppressLineNumbers w:val="0"/>
              <w:spacing w:before="0" w:beforeAutospacing="0" w:after="0" w:afterAutospacing="0" w:line="560" w:lineRule="exact"/>
              <w:ind w:left="0" w:right="0" w:firstLine="640"/>
              <w:jc w:val="both"/>
              <w:rPr>
                <w:del w:id="494" w:author="信仰" w:date="2026-10-15T22:14:33Z"/>
                <w:rFonts w:hint="default" w:ascii="方正仿宋_GBK" w:hAnsi="等线" w:eastAsia="方正仿宋_GBK" w:cs="宋体"/>
                <w:color w:val="EE0000"/>
                <w:kern w:val="0"/>
                <w:sz w:val="22"/>
                <w:szCs w:val="22"/>
                <w:woUserID w:val="6"/>
              </w:rPr>
              <w:pPrChange w:id="493" w:author="信仰" w:date="2026-10-15T22:14:37Z">
                <w:pPr>
                  <w:keepNext w:val="0"/>
                  <w:keepLines w:val="0"/>
                  <w:widowControl/>
                  <w:suppressLineNumbers w:val="0"/>
                  <w:spacing w:before="0" w:beforeAutospacing="0" w:after="0" w:afterAutospacing="0"/>
                  <w:ind w:left="0" w:right="0"/>
                  <w:jc w:val="left"/>
                </w:pPr>
              </w:pPrChange>
            </w:pPr>
            <w:del w:id="4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5EDD8187">
            <w:pPr>
              <w:keepNext w:val="0"/>
              <w:keepLines w:val="0"/>
              <w:widowControl/>
              <w:suppressLineNumbers w:val="0"/>
              <w:spacing w:before="0" w:beforeAutospacing="0" w:after="0" w:afterAutospacing="0" w:line="560" w:lineRule="exact"/>
              <w:ind w:left="0" w:right="0" w:firstLine="640"/>
              <w:jc w:val="both"/>
              <w:rPr>
                <w:del w:id="497" w:author="信仰" w:date="2026-10-15T22:14:33Z"/>
                <w:rFonts w:hint="default" w:ascii="方正仿宋_GBK" w:hAnsi="等线" w:eastAsia="方正仿宋_GBK" w:cs="宋体"/>
                <w:color w:val="EE0000"/>
                <w:kern w:val="0"/>
                <w:sz w:val="22"/>
                <w:szCs w:val="22"/>
                <w:woUserID w:val="6"/>
              </w:rPr>
              <w:pPrChange w:id="496" w:author="信仰" w:date="2026-10-15T22:14:37Z">
                <w:pPr>
                  <w:keepNext w:val="0"/>
                  <w:keepLines w:val="0"/>
                  <w:widowControl/>
                  <w:suppressLineNumbers w:val="0"/>
                  <w:spacing w:before="0" w:beforeAutospacing="0" w:after="0" w:afterAutospacing="0"/>
                  <w:ind w:left="0" w:right="0"/>
                  <w:jc w:val="left"/>
                </w:pPr>
              </w:pPrChange>
            </w:pPr>
            <w:del w:id="4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18.价外基金上交</w:delText>
              </w:r>
            </w:del>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49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1900E3">
            <w:pPr>
              <w:keepNext w:val="0"/>
              <w:keepLines w:val="0"/>
              <w:widowControl/>
              <w:suppressLineNumbers w:val="0"/>
              <w:spacing w:before="0" w:beforeAutospacing="0" w:after="0" w:afterAutospacing="0" w:line="560" w:lineRule="exact"/>
              <w:ind w:left="0" w:right="0" w:firstLine="640"/>
              <w:jc w:val="both"/>
              <w:rPr>
                <w:del w:id="501" w:author="信仰" w:date="2026-10-15T22:14:33Z"/>
                <w:rFonts w:hint="default" w:ascii="方正仿宋_GBK" w:hAnsi="等线" w:eastAsia="方正仿宋_GBK" w:cs="宋体"/>
                <w:color w:val="EE0000"/>
                <w:kern w:val="0"/>
                <w:sz w:val="22"/>
                <w:szCs w:val="22"/>
                <w:woUserID w:val="6"/>
              </w:rPr>
              <w:pPrChange w:id="500" w:author="信仰" w:date="2026-10-15T22:14:37Z">
                <w:pPr>
                  <w:keepNext w:val="0"/>
                  <w:keepLines w:val="0"/>
                  <w:widowControl/>
                  <w:suppressLineNumbers w:val="0"/>
                  <w:spacing w:before="0" w:beforeAutospacing="0" w:after="0" w:afterAutospacing="0"/>
                  <w:ind w:left="0" w:right="0"/>
                  <w:jc w:val="left"/>
                </w:pPr>
              </w:pPrChange>
            </w:pPr>
            <w:del w:id="5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D80A66C">
            <w:pPr>
              <w:keepNext w:val="0"/>
              <w:keepLines w:val="0"/>
              <w:widowControl/>
              <w:suppressLineNumbers w:val="0"/>
              <w:spacing w:before="0" w:beforeAutospacing="0" w:after="0" w:afterAutospacing="0" w:line="560" w:lineRule="exact"/>
              <w:ind w:left="0" w:right="0" w:firstLine="640"/>
              <w:jc w:val="both"/>
              <w:rPr>
                <w:del w:id="504" w:author="信仰" w:date="2026-10-15T22:14:33Z"/>
                <w:rFonts w:hint="default" w:ascii="方正仿宋_GBK" w:hAnsi="等线" w:eastAsia="方正仿宋_GBK" w:cs="宋体"/>
                <w:color w:val="EE0000"/>
                <w:kern w:val="0"/>
                <w:sz w:val="22"/>
                <w:szCs w:val="22"/>
                <w:woUserID w:val="6"/>
              </w:rPr>
              <w:pPrChange w:id="503" w:author="信仰" w:date="2026-10-15T22:14:37Z">
                <w:pPr>
                  <w:keepNext w:val="0"/>
                  <w:keepLines w:val="0"/>
                  <w:widowControl/>
                  <w:suppressLineNumbers w:val="0"/>
                  <w:spacing w:before="0" w:beforeAutospacing="0" w:after="0" w:afterAutospacing="0"/>
                  <w:ind w:left="0" w:right="0"/>
                  <w:jc w:val="left"/>
                </w:pPr>
              </w:pPrChange>
            </w:pPr>
            <w:del w:id="5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20.代收渠道在途资金管理</w:delText>
              </w:r>
            </w:del>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0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B42B25">
            <w:pPr>
              <w:keepNext w:val="0"/>
              <w:keepLines w:val="0"/>
              <w:widowControl/>
              <w:suppressLineNumbers w:val="0"/>
              <w:spacing w:before="0" w:beforeAutospacing="0" w:after="0" w:afterAutospacing="0" w:line="560" w:lineRule="exact"/>
              <w:ind w:left="0" w:right="0" w:firstLine="640"/>
              <w:jc w:val="both"/>
              <w:rPr>
                <w:del w:id="508" w:author="信仰" w:date="2026-10-15T22:14:33Z"/>
                <w:rFonts w:hint="default" w:ascii="方正仿宋_GBK" w:hAnsi="等线" w:eastAsia="方正仿宋_GBK" w:cs="宋体"/>
                <w:color w:val="EE0000"/>
                <w:kern w:val="0"/>
                <w:sz w:val="22"/>
                <w:szCs w:val="22"/>
                <w:woUserID w:val="6"/>
              </w:rPr>
              <w:pPrChange w:id="507" w:author="信仰" w:date="2026-10-15T22:14:37Z">
                <w:pPr>
                  <w:keepNext w:val="0"/>
                  <w:keepLines w:val="0"/>
                  <w:widowControl/>
                  <w:suppressLineNumbers w:val="0"/>
                  <w:spacing w:before="0" w:beforeAutospacing="0" w:after="0" w:afterAutospacing="0"/>
                  <w:ind w:left="0" w:right="0"/>
                  <w:jc w:val="left"/>
                </w:pPr>
              </w:pPrChange>
            </w:pPr>
            <w:del w:id="5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C73933C">
            <w:pPr>
              <w:keepNext w:val="0"/>
              <w:keepLines w:val="0"/>
              <w:widowControl/>
              <w:suppressLineNumbers w:val="0"/>
              <w:spacing w:before="0" w:beforeAutospacing="0" w:after="0" w:afterAutospacing="0" w:line="560" w:lineRule="exact"/>
              <w:ind w:left="0" w:right="0" w:firstLine="640"/>
              <w:jc w:val="both"/>
              <w:rPr>
                <w:del w:id="511" w:author="信仰" w:date="2026-10-15T22:14:33Z"/>
                <w:rFonts w:hint="default" w:ascii="方正仿宋_GBK" w:hAnsi="等线" w:eastAsia="方正仿宋_GBK" w:cs="宋体"/>
                <w:color w:val="EE0000"/>
                <w:kern w:val="0"/>
                <w:sz w:val="22"/>
                <w:szCs w:val="22"/>
                <w:woUserID w:val="6"/>
              </w:rPr>
              <w:pPrChange w:id="510" w:author="信仰" w:date="2026-10-15T22:14:37Z">
                <w:pPr>
                  <w:keepNext w:val="0"/>
                  <w:keepLines w:val="0"/>
                  <w:widowControl/>
                  <w:suppressLineNumbers w:val="0"/>
                  <w:spacing w:before="0" w:beforeAutospacing="0" w:after="0" w:afterAutospacing="0"/>
                  <w:ind w:left="0" w:right="0"/>
                  <w:jc w:val="left"/>
                </w:pPr>
              </w:pPrChange>
            </w:pPr>
            <w:del w:id="5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21.柜台收费在途资金管理</w:delText>
              </w:r>
            </w:del>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1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8EC21">
            <w:pPr>
              <w:keepNext w:val="0"/>
              <w:keepLines w:val="0"/>
              <w:widowControl/>
              <w:suppressLineNumbers w:val="0"/>
              <w:spacing w:before="0" w:beforeAutospacing="0" w:after="0" w:afterAutospacing="0" w:line="560" w:lineRule="exact"/>
              <w:ind w:left="0" w:right="0" w:firstLine="640"/>
              <w:jc w:val="both"/>
              <w:rPr>
                <w:del w:id="515" w:author="信仰" w:date="2026-10-15T22:14:33Z"/>
                <w:rFonts w:hint="default" w:ascii="方正仿宋_GBK" w:hAnsi="等线" w:eastAsia="方正仿宋_GBK" w:cs="宋体"/>
                <w:color w:val="EE0000"/>
                <w:kern w:val="0"/>
                <w:sz w:val="22"/>
                <w:szCs w:val="22"/>
                <w:woUserID w:val="6"/>
              </w:rPr>
              <w:pPrChange w:id="514" w:author="信仰" w:date="2026-10-15T22:14:37Z">
                <w:pPr>
                  <w:keepNext w:val="0"/>
                  <w:keepLines w:val="0"/>
                  <w:widowControl/>
                  <w:suppressLineNumbers w:val="0"/>
                  <w:spacing w:before="0" w:beforeAutospacing="0" w:after="0" w:afterAutospacing="0"/>
                  <w:ind w:left="0" w:right="0"/>
                  <w:jc w:val="left"/>
                </w:pPr>
              </w:pPrChange>
            </w:pPr>
            <w:del w:id="5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4532B2A">
            <w:pPr>
              <w:keepNext w:val="0"/>
              <w:keepLines w:val="0"/>
              <w:widowControl/>
              <w:suppressLineNumbers w:val="0"/>
              <w:spacing w:before="0" w:beforeAutospacing="0" w:after="0" w:afterAutospacing="0" w:line="560" w:lineRule="exact"/>
              <w:ind w:left="0" w:right="0" w:firstLine="640"/>
              <w:jc w:val="both"/>
              <w:rPr>
                <w:del w:id="518" w:author="信仰" w:date="2026-10-15T22:14:33Z"/>
                <w:rFonts w:hint="default" w:ascii="方正仿宋_GBK" w:hAnsi="等线" w:eastAsia="方正仿宋_GBK" w:cs="宋体"/>
                <w:color w:val="EE0000"/>
                <w:kern w:val="0"/>
                <w:sz w:val="22"/>
                <w:szCs w:val="22"/>
                <w:woUserID w:val="6"/>
              </w:rPr>
              <w:pPrChange w:id="517" w:author="信仰" w:date="2026-10-15T22:14:37Z">
                <w:pPr>
                  <w:keepNext w:val="0"/>
                  <w:keepLines w:val="0"/>
                  <w:widowControl/>
                  <w:suppressLineNumbers w:val="0"/>
                  <w:spacing w:before="0" w:beforeAutospacing="0" w:after="0" w:afterAutospacing="0"/>
                  <w:ind w:left="0" w:right="0"/>
                  <w:jc w:val="left"/>
                </w:pPr>
              </w:pPrChange>
            </w:pPr>
            <w:del w:id="5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22.电费销账标准制定</w:delText>
              </w:r>
            </w:del>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2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8A394A">
            <w:pPr>
              <w:keepNext w:val="0"/>
              <w:keepLines w:val="0"/>
              <w:widowControl/>
              <w:suppressLineNumbers w:val="0"/>
              <w:spacing w:before="0" w:beforeAutospacing="0" w:after="0" w:afterAutospacing="0" w:line="560" w:lineRule="exact"/>
              <w:ind w:left="0" w:right="0" w:firstLine="640"/>
              <w:jc w:val="both"/>
              <w:rPr>
                <w:del w:id="522" w:author="信仰" w:date="2026-10-15T22:14:33Z"/>
                <w:rFonts w:hint="default" w:ascii="方正仿宋_GBK" w:hAnsi="等线" w:eastAsia="方正仿宋_GBK" w:cs="宋体"/>
                <w:color w:val="EE0000"/>
                <w:kern w:val="0"/>
                <w:sz w:val="22"/>
                <w:szCs w:val="22"/>
                <w:woUserID w:val="6"/>
              </w:rPr>
              <w:pPrChange w:id="521" w:author="信仰" w:date="2026-10-15T22:14:37Z">
                <w:pPr>
                  <w:keepNext w:val="0"/>
                  <w:keepLines w:val="0"/>
                  <w:widowControl/>
                  <w:suppressLineNumbers w:val="0"/>
                  <w:spacing w:before="0" w:beforeAutospacing="0" w:after="0" w:afterAutospacing="0"/>
                  <w:ind w:left="0" w:right="0"/>
                  <w:jc w:val="left"/>
                </w:pPr>
              </w:pPrChange>
            </w:pPr>
            <w:del w:id="5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3B67A89C">
            <w:pPr>
              <w:keepNext w:val="0"/>
              <w:keepLines w:val="0"/>
              <w:widowControl/>
              <w:suppressLineNumbers w:val="0"/>
              <w:spacing w:before="0" w:beforeAutospacing="0" w:after="0" w:afterAutospacing="0" w:line="560" w:lineRule="exact"/>
              <w:ind w:left="0" w:right="0" w:firstLine="640"/>
              <w:jc w:val="both"/>
              <w:rPr>
                <w:del w:id="525" w:author="信仰" w:date="2026-10-15T22:14:33Z"/>
                <w:rFonts w:hint="default" w:ascii="方正仿宋_GBK" w:hAnsi="等线" w:eastAsia="方正仿宋_GBK" w:cs="宋体"/>
                <w:color w:val="EE0000"/>
                <w:kern w:val="0"/>
                <w:sz w:val="22"/>
                <w:szCs w:val="22"/>
                <w:woUserID w:val="6"/>
              </w:rPr>
              <w:pPrChange w:id="524" w:author="信仰" w:date="2026-10-15T22:14:37Z">
                <w:pPr>
                  <w:keepNext w:val="0"/>
                  <w:keepLines w:val="0"/>
                  <w:widowControl/>
                  <w:suppressLineNumbers w:val="0"/>
                  <w:spacing w:before="0" w:beforeAutospacing="0" w:after="0" w:afterAutospacing="0"/>
                  <w:ind w:left="0" w:right="0"/>
                  <w:jc w:val="left"/>
                </w:pPr>
              </w:pPrChange>
            </w:pPr>
            <w:del w:id="5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24.电费账龄与客户信用管理</w:delText>
              </w:r>
            </w:del>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2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D1C7A2">
            <w:pPr>
              <w:keepNext w:val="0"/>
              <w:keepLines w:val="0"/>
              <w:widowControl/>
              <w:suppressLineNumbers w:val="0"/>
              <w:spacing w:before="0" w:beforeAutospacing="0" w:after="0" w:afterAutospacing="0" w:line="560" w:lineRule="exact"/>
              <w:ind w:left="0" w:right="0" w:firstLine="640"/>
              <w:jc w:val="both"/>
              <w:rPr>
                <w:del w:id="529" w:author="信仰" w:date="2026-10-15T22:14:33Z"/>
                <w:rFonts w:hint="default" w:ascii="方正仿宋_GBK" w:hAnsi="等线" w:eastAsia="方正仿宋_GBK" w:cs="宋体"/>
                <w:color w:val="EE0000"/>
                <w:kern w:val="0"/>
                <w:sz w:val="22"/>
                <w:szCs w:val="22"/>
                <w:woUserID w:val="6"/>
              </w:rPr>
              <w:pPrChange w:id="528" w:author="信仰" w:date="2026-10-15T22:14:37Z">
                <w:pPr>
                  <w:keepNext w:val="0"/>
                  <w:keepLines w:val="0"/>
                  <w:widowControl/>
                  <w:suppressLineNumbers w:val="0"/>
                  <w:spacing w:before="0" w:beforeAutospacing="0" w:after="0" w:afterAutospacing="0"/>
                  <w:ind w:left="0" w:right="0"/>
                  <w:jc w:val="left"/>
                </w:pPr>
              </w:pPrChange>
            </w:pPr>
            <w:del w:id="5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3D2A533">
            <w:pPr>
              <w:keepNext w:val="0"/>
              <w:keepLines w:val="0"/>
              <w:widowControl/>
              <w:suppressLineNumbers w:val="0"/>
              <w:spacing w:before="0" w:beforeAutospacing="0" w:after="0" w:afterAutospacing="0" w:line="560" w:lineRule="exact"/>
              <w:ind w:left="0" w:right="0" w:firstLine="640"/>
              <w:jc w:val="both"/>
              <w:rPr>
                <w:del w:id="532" w:author="信仰" w:date="2026-10-15T22:14:33Z"/>
                <w:rFonts w:hint="default" w:ascii="方正仿宋_GBK" w:hAnsi="等线" w:eastAsia="方正仿宋_GBK" w:cs="宋体"/>
                <w:color w:val="EE0000"/>
                <w:kern w:val="0"/>
                <w:sz w:val="22"/>
                <w:szCs w:val="22"/>
                <w:woUserID w:val="6"/>
              </w:rPr>
              <w:pPrChange w:id="531" w:author="信仰" w:date="2026-10-15T22:14:37Z">
                <w:pPr>
                  <w:keepNext w:val="0"/>
                  <w:keepLines w:val="0"/>
                  <w:widowControl/>
                  <w:suppressLineNumbers w:val="0"/>
                  <w:spacing w:before="0" w:beforeAutospacing="0" w:after="0" w:afterAutospacing="0"/>
                  <w:ind w:left="0" w:right="0"/>
                  <w:jc w:val="left"/>
                </w:pPr>
              </w:pPrChange>
            </w:pPr>
            <w:del w:id="5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25.电费坏账计提与核销</w:delText>
              </w:r>
            </w:del>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53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AAE65">
            <w:pPr>
              <w:keepNext w:val="0"/>
              <w:keepLines w:val="0"/>
              <w:widowControl/>
              <w:suppressLineNumbers w:val="0"/>
              <w:spacing w:before="0" w:beforeAutospacing="0" w:after="0" w:afterAutospacing="0" w:line="560" w:lineRule="exact"/>
              <w:ind w:left="0" w:right="0" w:firstLine="640"/>
              <w:jc w:val="both"/>
              <w:rPr>
                <w:del w:id="536" w:author="信仰" w:date="2026-10-15T22:14:33Z"/>
                <w:rFonts w:hint="default" w:ascii="方正仿宋_GBK" w:hAnsi="等线" w:eastAsia="方正仿宋_GBK" w:cs="宋体"/>
                <w:color w:val="EE0000"/>
                <w:kern w:val="0"/>
                <w:sz w:val="22"/>
                <w:szCs w:val="22"/>
                <w:woUserID w:val="6"/>
              </w:rPr>
              <w:pPrChange w:id="535" w:author="信仰" w:date="2026-10-15T22:14:37Z">
                <w:pPr>
                  <w:keepNext w:val="0"/>
                  <w:keepLines w:val="0"/>
                  <w:widowControl/>
                  <w:suppressLineNumbers w:val="0"/>
                  <w:spacing w:before="0" w:beforeAutospacing="0" w:after="0" w:afterAutospacing="0"/>
                  <w:ind w:left="0" w:right="0"/>
                  <w:jc w:val="left"/>
                </w:pPr>
              </w:pPrChange>
            </w:pPr>
            <w:del w:id="5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E4183AD">
            <w:pPr>
              <w:keepNext w:val="0"/>
              <w:keepLines w:val="0"/>
              <w:widowControl/>
              <w:suppressLineNumbers w:val="0"/>
              <w:spacing w:before="0" w:beforeAutospacing="0" w:after="0" w:afterAutospacing="0" w:line="560" w:lineRule="exact"/>
              <w:ind w:left="0" w:right="0" w:firstLine="640"/>
              <w:jc w:val="both"/>
              <w:rPr>
                <w:del w:id="539" w:author="信仰" w:date="2026-10-15T22:14:33Z"/>
                <w:rFonts w:hint="default" w:ascii="方正仿宋_GBK" w:hAnsi="等线" w:eastAsia="方正仿宋_GBK" w:cs="宋体"/>
                <w:color w:val="EE0000"/>
                <w:kern w:val="0"/>
                <w:sz w:val="22"/>
                <w:szCs w:val="22"/>
                <w:woUserID w:val="6"/>
              </w:rPr>
              <w:pPrChange w:id="538" w:author="信仰" w:date="2026-10-15T22:14:37Z">
                <w:pPr>
                  <w:keepNext w:val="0"/>
                  <w:keepLines w:val="0"/>
                  <w:widowControl/>
                  <w:suppressLineNumbers w:val="0"/>
                  <w:spacing w:before="0" w:beforeAutospacing="0" w:after="0" w:afterAutospacing="0"/>
                  <w:ind w:left="0" w:right="0"/>
                  <w:jc w:val="left"/>
                </w:pPr>
              </w:pPrChange>
            </w:pPr>
            <w:del w:id="5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27.不明款确认与核销</w:delText>
              </w:r>
            </w:del>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4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BEC2113">
            <w:pPr>
              <w:keepNext w:val="0"/>
              <w:keepLines w:val="0"/>
              <w:widowControl/>
              <w:suppressLineNumbers w:val="0"/>
              <w:spacing w:before="0" w:beforeAutospacing="0" w:after="0" w:afterAutospacing="0" w:line="560" w:lineRule="exact"/>
              <w:ind w:left="0" w:right="0" w:firstLine="640"/>
              <w:jc w:val="both"/>
              <w:rPr>
                <w:del w:id="543" w:author="信仰" w:date="2026-10-15T22:14:33Z"/>
                <w:rFonts w:hint="default" w:ascii="方正仿宋_GBK" w:hAnsi="等线" w:eastAsia="方正仿宋_GBK" w:cs="宋体"/>
                <w:color w:val="EE0000"/>
                <w:kern w:val="0"/>
                <w:sz w:val="22"/>
                <w:szCs w:val="22"/>
                <w:woUserID w:val="6"/>
              </w:rPr>
              <w:pPrChange w:id="542" w:author="信仰" w:date="2026-10-15T22:14:37Z">
                <w:pPr>
                  <w:keepNext w:val="0"/>
                  <w:keepLines w:val="0"/>
                  <w:widowControl/>
                  <w:suppressLineNumbers w:val="0"/>
                  <w:spacing w:before="0" w:beforeAutospacing="0" w:after="0" w:afterAutospacing="0"/>
                  <w:ind w:left="0" w:right="0"/>
                  <w:jc w:val="left"/>
                </w:pPr>
              </w:pPrChange>
            </w:pPr>
            <w:del w:id="5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615CB679">
            <w:pPr>
              <w:keepNext w:val="0"/>
              <w:keepLines w:val="0"/>
              <w:widowControl/>
              <w:suppressLineNumbers w:val="0"/>
              <w:spacing w:before="0" w:beforeAutospacing="0" w:after="0" w:afterAutospacing="0" w:line="560" w:lineRule="exact"/>
              <w:ind w:left="0" w:right="0" w:firstLine="640"/>
              <w:jc w:val="both"/>
              <w:rPr>
                <w:del w:id="546" w:author="信仰" w:date="2026-10-15T22:14:33Z"/>
                <w:rFonts w:hint="default" w:ascii="方正仿宋_GBK" w:hAnsi="等线" w:eastAsia="方正仿宋_GBK" w:cs="宋体"/>
                <w:color w:val="EE0000"/>
                <w:kern w:val="0"/>
                <w:sz w:val="22"/>
                <w:szCs w:val="22"/>
                <w:woUserID w:val="6"/>
              </w:rPr>
              <w:pPrChange w:id="545" w:author="信仰" w:date="2026-10-15T22:14:37Z">
                <w:pPr>
                  <w:keepNext w:val="0"/>
                  <w:keepLines w:val="0"/>
                  <w:widowControl/>
                  <w:suppressLineNumbers w:val="0"/>
                  <w:spacing w:before="0" w:beforeAutospacing="0" w:after="0" w:afterAutospacing="0"/>
                  <w:ind w:left="0" w:right="0"/>
                  <w:jc w:val="left"/>
                </w:pPr>
              </w:pPrChange>
            </w:pPr>
            <w:del w:id="5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29.退费审批权限及流程设置</w:delText>
              </w:r>
            </w:del>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4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C63050">
            <w:pPr>
              <w:keepNext w:val="0"/>
              <w:keepLines w:val="0"/>
              <w:widowControl/>
              <w:suppressLineNumbers w:val="0"/>
              <w:spacing w:before="0" w:beforeAutospacing="0" w:after="0" w:afterAutospacing="0" w:line="560" w:lineRule="exact"/>
              <w:ind w:left="0" w:right="0" w:firstLine="640"/>
              <w:jc w:val="both"/>
              <w:rPr>
                <w:del w:id="550" w:author="信仰" w:date="2026-10-15T22:14:33Z"/>
                <w:rFonts w:hint="default" w:ascii="方正仿宋_GBK" w:hAnsi="等线" w:eastAsia="方正仿宋_GBK" w:cs="宋体"/>
                <w:color w:val="EE0000"/>
                <w:kern w:val="0"/>
                <w:sz w:val="22"/>
                <w:szCs w:val="22"/>
                <w:woUserID w:val="6"/>
              </w:rPr>
              <w:pPrChange w:id="549" w:author="信仰" w:date="2026-10-15T22:14:37Z">
                <w:pPr>
                  <w:keepNext w:val="0"/>
                  <w:keepLines w:val="0"/>
                  <w:widowControl/>
                  <w:suppressLineNumbers w:val="0"/>
                  <w:spacing w:before="0" w:beforeAutospacing="0" w:after="0" w:afterAutospacing="0"/>
                  <w:ind w:left="0" w:right="0"/>
                  <w:jc w:val="left"/>
                </w:pPr>
              </w:pPrChange>
            </w:pPr>
            <w:del w:id="5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1E1053F3">
            <w:pPr>
              <w:keepNext w:val="0"/>
              <w:keepLines w:val="0"/>
              <w:widowControl/>
              <w:suppressLineNumbers w:val="0"/>
              <w:spacing w:before="0" w:beforeAutospacing="0" w:after="0" w:afterAutospacing="0" w:line="560" w:lineRule="exact"/>
              <w:ind w:left="0" w:right="0" w:firstLine="640"/>
              <w:jc w:val="both"/>
              <w:rPr>
                <w:del w:id="553" w:author="信仰" w:date="2026-10-15T22:14:33Z"/>
                <w:rFonts w:hint="default" w:ascii="方正仿宋_GBK" w:hAnsi="等线" w:eastAsia="方正仿宋_GBK" w:cs="宋体"/>
                <w:color w:val="EE0000"/>
                <w:kern w:val="0"/>
                <w:sz w:val="22"/>
                <w:szCs w:val="22"/>
                <w:woUserID w:val="6"/>
              </w:rPr>
              <w:pPrChange w:id="552" w:author="信仰" w:date="2026-10-15T22:14:37Z">
                <w:pPr>
                  <w:keepNext w:val="0"/>
                  <w:keepLines w:val="0"/>
                  <w:widowControl/>
                  <w:suppressLineNumbers w:val="0"/>
                  <w:spacing w:before="0" w:beforeAutospacing="0" w:after="0" w:afterAutospacing="0"/>
                  <w:ind w:left="0" w:right="0"/>
                  <w:jc w:val="left"/>
                </w:pPr>
              </w:pPrChange>
            </w:pPr>
            <w:del w:id="5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32.异常事项闭环销号</w:delText>
              </w:r>
            </w:del>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5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4C3931">
            <w:pPr>
              <w:keepNext w:val="0"/>
              <w:keepLines w:val="0"/>
              <w:widowControl/>
              <w:suppressLineNumbers w:val="0"/>
              <w:spacing w:before="0" w:beforeAutospacing="0" w:after="0" w:afterAutospacing="0" w:line="560" w:lineRule="exact"/>
              <w:ind w:left="0" w:right="0" w:firstLine="640"/>
              <w:jc w:val="both"/>
              <w:rPr>
                <w:del w:id="557" w:author="信仰" w:date="2026-10-15T22:14:33Z"/>
                <w:rFonts w:hint="default" w:ascii="方正仿宋_GBK" w:hAnsi="等线" w:eastAsia="方正仿宋_GBK" w:cs="宋体"/>
                <w:color w:val="EE0000"/>
                <w:kern w:val="0"/>
                <w:sz w:val="22"/>
                <w:szCs w:val="22"/>
                <w:woUserID w:val="6"/>
              </w:rPr>
              <w:pPrChange w:id="556" w:author="信仰" w:date="2026-10-15T22:14:37Z">
                <w:pPr>
                  <w:keepNext w:val="0"/>
                  <w:keepLines w:val="0"/>
                  <w:widowControl/>
                  <w:suppressLineNumbers w:val="0"/>
                  <w:spacing w:before="0" w:beforeAutospacing="0" w:after="0" w:afterAutospacing="0"/>
                  <w:ind w:left="0" w:right="0"/>
                  <w:jc w:val="left"/>
                </w:pPr>
              </w:pPrChange>
            </w:pPr>
            <w:del w:id="5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04889717">
            <w:pPr>
              <w:keepNext w:val="0"/>
              <w:keepLines w:val="0"/>
              <w:widowControl/>
              <w:suppressLineNumbers w:val="0"/>
              <w:spacing w:before="0" w:beforeAutospacing="0" w:after="0" w:afterAutospacing="0" w:line="560" w:lineRule="exact"/>
              <w:ind w:left="0" w:right="0" w:firstLine="640"/>
              <w:jc w:val="both"/>
              <w:rPr>
                <w:del w:id="560" w:author="信仰" w:date="2026-10-15T22:14:33Z"/>
                <w:rFonts w:hint="default" w:ascii="方正仿宋_GBK" w:hAnsi="等线" w:eastAsia="方正仿宋_GBK" w:cs="宋体"/>
                <w:color w:val="EE0000"/>
                <w:kern w:val="0"/>
                <w:sz w:val="22"/>
                <w:szCs w:val="22"/>
                <w:woUserID w:val="6"/>
              </w:rPr>
              <w:pPrChange w:id="559" w:author="信仰" w:date="2026-10-15T22:14:37Z">
                <w:pPr>
                  <w:keepNext w:val="0"/>
                  <w:keepLines w:val="0"/>
                  <w:widowControl/>
                  <w:suppressLineNumbers w:val="0"/>
                  <w:spacing w:before="0" w:beforeAutospacing="0" w:after="0" w:afterAutospacing="0"/>
                  <w:ind w:left="0" w:right="0"/>
                  <w:jc w:val="left"/>
                </w:pPr>
              </w:pPrChange>
            </w:pPr>
            <w:del w:id="5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33.出库出账标准</w:delText>
              </w:r>
            </w:del>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6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8E6434">
            <w:pPr>
              <w:keepNext w:val="0"/>
              <w:keepLines w:val="0"/>
              <w:widowControl/>
              <w:suppressLineNumbers w:val="0"/>
              <w:spacing w:before="0" w:beforeAutospacing="0" w:after="0" w:afterAutospacing="0" w:line="560" w:lineRule="exact"/>
              <w:ind w:left="0" w:right="0" w:firstLine="640"/>
              <w:jc w:val="both"/>
              <w:rPr>
                <w:del w:id="564" w:author="信仰" w:date="2026-10-15T22:14:33Z"/>
                <w:rFonts w:hint="default" w:ascii="方正仿宋_GBK" w:hAnsi="等线" w:eastAsia="方正仿宋_GBK" w:cs="宋体"/>
                <w:color w:val="EE0000"/>
                <w:kern w:val="0"/>
                <w:sz w:val="22"/>
                <w:szCs w:val="22"/>
                <w:woUserID w:val="6"/>
              </w:rPr>
              <w:pPrChange w:id="563" w:author="信仰" w:date="2026-10-15T22:14:37Z">
                <w:pPr>
                  <w:keepNext w:val="0"/>
                  <w:keepLines w:val="0"/>
                  <w:widowControl/>
                  <w:suppressLineNumbers w:val="0"/>
                  <w:spacing w:before="0" w:beforeAutospacing="0" w:after="0" w:afterAutospacing="0"/>
                  <w:ind w:left="0" w:right="0"/>
                  <w:jc w:val="left"/>
                </w:pPr>
              </w:pPrChange>
            </w:pPr>
            <w:del w:id="5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4719C725">
            <w:pPr>
              <w:keepNext w:val="0"/>
              <w:keepLines w:val="0"/>
              <w:widowControl/>
              <w:suppressLineNumbers w:val="0"/>
              <w:spacing w:before="0" w:beforeAutospacing="0" w:after="0" w:afterAutospacing="0" w:line="560" w:lineRule="exact"/>
              <w:ind w:left="0" w:right="0" w:firstLine="640"/>
              <w:jc w:val="both"/>
              <w:rPr>
                <w:del w:id="567" w:author="信仰" w:date="2026-10-15T22:14:33Z"/>
                <w:rFonts w:hint="default" w:ascii="方正仿宋_GBK" w:hAnsi="等线" w:eastAsia="方正仿宋_GBK" w:cs="宋体"/>
                <w:color w:val="EE0000"/>
                <w:kern w:val="0"/>
                <w:sz w:val="22"/>
                <w:szCs w:val="22"/>
                <w:woUserID w:val="6"/>
              </w:rPr>
              <w:pPrChange w:id="566" w:author="信仰" w:date="2026-10-15T22:14:37Z">
                <w:pPr>
                  <w:keepNext w:val="0"/>
                  <w:keepLines w:val="0"/>
                  <w:widowControl/>
                  <w:suppressLineNumbers w:val="0"/>
                  <w:spacing w:before="0" w:beforeAutospacing="0" w:after="0" w:afterAutospacing="0"/>
                  <w:ind w:left="0" w:right="0"/>
                  <w:jc w:val="left"/>
                </w:pPr>
              </w:pPrChange>
            </w:pPr>
            <w:del w:id="5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34.计量表计安装</w:delText>
              </w:r>
            </w:del>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56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BBE576">
            <w:pPr>
              <w:keepNext w:val="0"/>
              <w:keepLines w:val="0"/>
              <w:widowControl/>
              <w:suppressLineNumbers w:val="0"/>
              <w:spacing w:before="0" w:beforeAutospacing="0" w:after="0" w:afterAutospacing="0" w:line="560" w:lineRule="exact"/>
              <w:ind w:left="0" w:right="0" w:firstLine="640"/>
              <w:jc w:val="both"/>
              <w:rPr>
                <w:del w:id="571" w:author="信仰" w:date="2026-10-15T22:14:33Z"/>
                <w:rFonts w:hint="default" w:ascii="方正仿宋_GBK" w:hAnsi="等线" w:eastAsia="方正仿宋_GBK" w:cs="宋体"/>
                <w:color w:val="EE0000"/>
                <w:kern w:val="0"/>
                <w:sz w:val="22"/>
                <w:szCs w:val="22"/>
                <w:woUserID w:val="6"/>
              </w:rPr>
              <w:pPrChange w:id="570" w:author="信仰" w:date="2026-10-15T22:14:37Z">
                <w:pPr>
                  <w:keepNext w:val="0"/>
                  <w:keepLines w:val="0"/>
                  <w:widowControl/>
                  <w:suppressLineNumbers w:val="0"/>
                  <w:spacing w:before="0" w:beforeAutospacing="0" w:after="0" w:afterAutospacing="0"/>
                  <w:ind w:left="0" w:right="0"/>
                  <w:jc w:val="left"/>
                </w:pPr>
              </w:pPrChange>
            </w:pPr>
            <w:del w:id="5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营销售电</w:delText>
              </w:r>
            </w:del>
          </w:p>
        </w:tc>
        <w:tc>
          <w:tcPr>
            <w:tcW w:w="3271" w:type="pct"/>
            <w:tcBorders>
              <w:top w:val="nil"/>
              <w:left w:val="nil"/>
              <w:bottom w:val="single" w:color="auto" w:sz="4" w:space="0"/>
              <w:right w:val="single" w:color="auto" w:sz="4" w:space="0"/>
            </w:tcBorders>
            <w:shd w:val="clear" w:color="auto" w:fill="FFFFFF"/>
            <w:noWrap/>
            <w:vAlign w:val="center"/>
          </w:tcPr>
          <w:p w14:paraId="21847873">
            <w:pPr>
              <w:keepNext w:val="0"/>
              <w:keepLines w:val="0"/>
              <w:widowControl/>
              <w:suppressLineNumbers w:val="0"/>
              <w:spacing w:before="0" w:beforeAutospacing="0" w:after="0" w:afterAutospacing="0" w:line="560" w:lineRule="exact"/>
              <w:ind w:left="0" w:right="0" w:firstLine="640"/>
              <w:jc w:val="both"/>
              <w:rPr>
                <w:del w:id="574" w:author="信仰" w:date="2026-10-15T22:14:33Z"/>
                <w:rFonts w:hint="default" w:ascii="方正仿宋_GBK" w:hAnsi="等线" w:eastAsia="方正仿宋_GBK" w:cs="宋体"/>
                <w:color w:val="EE0000"/>
                <w:kern w:val="0"/>
                <w:sz w:val="22"/>
                <w:szCs w:val="22"/>
                <w:woUserID w:val="6"/>
              </w:rPr>
              <w:pPrChange w:id="573" w:author="信仰" w:date="2026-10-15T22:14:37Z">
                <w:pPr>
                  <w:keepNext w:val="0"/>
                  <w:keepLines w:val="0"/>
                  <w:widowControl/>
                  <w:suppressLineNumbers w:val="0"/>
                  <w:spacing w:before="0" w:beforeAutospacing="0" w:after="0" w:afterAutospacing="0"/>
                  <w:ind w:left="0" w:right="0"/>
                  <w:jc w:val="left"/>
                </w:pPr>
              </w:pPrChange>
            </w:pPr>
            <w:del w:id="5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35.欠费停电催收</w:delText>
              </w:r>
            </w:del>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7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2BCB5C">
            <w:pPr>
              <w:keepNext w:val="0"/>
              <w:keepLines w:val="0"/>
              <w:widowControl/>
              <w:suppressLineNumbers w:val="0"/>
              <w:spacing w:before="0" w:beforeAutospacing="0" w:after="0" w:afterAutospacing="0" w:line="560" w:lineRule="exact"/>
              <w:ind w:left="0" w:right="0" w:firstLine="640"/>
              <w:jc w:val="both"/>
              <w:rPr>
                <w:del w:id="578" w:author="信仰" w:date="2026-10-15T22:14:33Z"/>
                <w:rFonts w:hint="default" w:ascii="方正仿宋_GBK" w:hAnsi="等线" w:eastAsia="方正仿宋_GBK" w:cs="宋体"/>
                <w:color w:val="EE0000"/>
                <w:kern w:val="0"/>
                <w:sz w:val="22"/>
                <w:szCs w:val="22"/>
                <w:woUserID w:val="6"/>
              </w:rPr>
              <w:pPrChange w:id="577" w:author="信仰" w:date="2026-10-15T22:14:37Z">
                <w:pPr>
                  <w:keepNext w:val="0"/>
                  <w:keepLines w:val="0"/>
                  <w:widowControl/>
                  <w:suppressLineNumbers w:val="0"/>
                  <w:spacing w:before="0" w:beforeAutospacing="0" w:after="0" w:afterAutospacing="0"/>
                  <w:ind w:left="0" w:right="0"/>
                  <w:jc w:val="left"/>
                </w:pPr>
              </w:pPrChange>
            </w:pPr>
            <w:del w:id="5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7BD40ED5">
            <w:pPr>
              <w:keepNext w:val="0"/>
              <w:keepLines w:val="0"/>
              <w:widowControl/>
              <w:suppressLineNumbers w:val="0"/>
              <w:spacing w:before="0" w:beforeAutospacing="0" w:after="0" w:afterAutospacing="0" w:line="560" w:lineRule="exact"/>
              <w:ind w:left="0" w:right="0" w:firstLine="640"/>
              <w:jc w:val="both"/>
              <w:rPr>
                <w:del w:id="581" w:author="信仰" w:date="2026-10-15T22:14:33Z"/>
                <w:rFonts w:hint="default" w:ascii="方正仿宋_GBK" w:hAnsi="等线" w:eastAsia="方正仿宋_GBK" w:cs="宋体"/>
                <w:color w:val="EE0000"/>
                <w:kern w:val="0"/>
                <w:sz w:val="22"/>
                <w:szCs w:val="22"/>
                <w:woUserID w:val="6"/>
              </w:rPr>
              <w:pPrChange w:id="580" w:author="信仰" w:date="2026-10-15T22:14:37Z">
                <w:pPr>
                  <w:keepNext w:val="0"/>
                  <w:keepLines w:val="0"/>
                  <w:widowControl/>
                  <w:suppressLineNumbers w:val="0"/>
                  <w:spacing w:before="0" w:beforeAutospacing="0" w:after="0" w:afterAutospacing="0"/>
                  <w:ind w:left="0" w:right="0"/>
                  <w:jc w:val="left"/>
                </w:pPr>
              </w:pPrChange>
            </w:pPr>
            <w:del w:id="5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1.发电机组电力业务许可证的核实</w:delText>
              </w:r>
            </w:del>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8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2FF0F1">
            <w:pPr>
              <w:keepNext w:val="0"/>
              <w:keepLines w:val="0"/>
              <w:widowControl/>
              <w:suppressLineNumbers w:val="0"/>
              <w:spacing w:before="0" w:beforeAutospacing="0" w:after="0" w:afterAutospacing="0" w:line="560" w:lineRule="exact"/>
              <w:ind w:left="0" w:right="0" w:firstLine="640"/>
              <w:jc w:val="both"/>
              <w:rPr>
                <w:del w:id="585" w:author="信仰" w:date="2026-10-15T22:14:33Z"/>
                <w:rFonts w:hint="default" w:ascii="方正仿宋_GBK" w:hAnsi="等线" w:eastAsia="方正仿宋_GBK" w:cs="宋体"/>
                <w:color w:val="EE0000"/>
                <w:kern w:val="0"/>
                <w:sz w:val="22"/>
                <w:szCs w:val="22"/>
                <w:woUserID w:val="6"/>
              </w:rPr>
              <w:pPrChange w:id="584" w:author="信仰" w:date="2026-10-15T22:14:37Z">
                <w:pPr>
                  <w:keepNext w:val="0"/>
                  <w:keepLines w:val="0"/>
                  <w:widowControl/>
                  <w:suppressLineNumbers w:val="0"/>
                  <w:spacing w:before="0" w:beforeAutospacing="0" w:after="0" w:afterAutospacing="0"/>
                  <w:ind w:left="0" w:right="0"/>
                  <w:jc w:val="left"/>
                </w:pPr>
              </w:pPrChange>
            </w:pPr>
            <w:del w:id="5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F5639CB">
            <w:pPr>
              <w:keepNext w:val="0"/>
              <w:keepLines w:val="0"/>
              <w:widowControl/>
              <w:suppressLineNumbers w:val="0"/>
              <w:spacing w:before="0" w:beforeAutospacing="0" w:after="0" w:afterAutospacing="0" w:line="560" w:lineRule="exact"/>
              <w:ind w:left="0" w:right="0" w:firstLine="640"/>
              <w:jc w:val="both"/>
              <w:rPr>
                <w:del w:id="588" w:author="信仰" w:date="2026-10-15T22:14:33Z"/>
                <w:rFonts w:hint="default" w:ascii="方正仿宋_GBK" w:hAnsi="等线" w:eastAsia="方正仿宋_GBK" w:cs="宋体"/>
                <w:color w:val="EE0000"/>
                <w:kern w:val="0"/>
                <w:sz w:val="22"/>
                <w:szCs w:val="22"/>
                <w:woUserID w:val="6"/>
              </w:rPr>
              <w:pPrChange w:id="587" w:author="信仰" w:date="2026-10-15T22:14:37Z">
                <w:pPr>
                  <w:keepNext w:val="0"/>
                  <w:keepLines w:val="0"/>
                  <w:widowControl/>
                  <w:suppressLineNumbers w:val="0"/>
                  <w:spacing w:before="0" w:beforeAutospacing="0" w:after="0" w:afterAutospacing="0"/>
                  <w:ind w:left="0" w:right="0"/>
                  <w:jc w:val="left"/>
                </w:pPr>
              </w:pPrChange>
            </w:pPr>
            <w:del w:id="5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3.合同(协议)的签订、解除</w:delText>
              </w:r>
            </w:del>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59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14B18">
            <w:pPr>
              <w:keepNext w:val="0"/>
              <w:keepLines w:val="0"/>
              <w:widowControl/>
              <w:suppressLineNumbers w:val="0"/>
              <w:spacing w:before="0" w:beforeAutospacing="0" w:after="0" w:afterAutospacing="0" w:line="560" w:lineRule="exact"/>
              <w:ind w:left="0" w:right="0" w:firstLine="640"/>
              <w:jc w:val="both"/>
              <w:rPr>
                <w:del w:id="592" w:author="信仰" w:date="2026-10-15T22:14:33Z"/>
                <w:rFonts w:hint="default" w:ascii="方正仿宋_GBK" w:hAnsi="等线" w:eastAsia="方正仿宋_GBK" w:cs="宋体"/>
                <w:color w:val="EE0000"/>
                <w:kern w:val="0"/>
                <w:sz w:val="22"/>
                <w:szCs w:val="22"/>
                <w:woUserID w:val="6"/>
              </w:rPr>
              <w:pPrChange w:id="591" w:author="信仰" w:date="2026-10-15T22:14:37Z">
                <w:pPr>
                  <w:keepNext w:val="0"/>
                  <w:keepLines w:val="0"/>
                  <w:widowControl/>
                  <w:suppressLineNumbers w:val="0"/>
                  <w:spacing w:before="0" w:beforeAutospacing="0" w:after="0" w:afterAutospacing="0"/>
                  <w:ind w:left="0" w:right="0"/>
                  <w:jc w:val="left"/>
                </w:pPr>
              </w:pPrChange>
            </w:pPr>
            <w:del w:id="5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68C37408">
            <w:pPr>
              <w:keepNext w:val="0"/>
              <w:keepLines w:val="0"/>
              <w:widowControl/>
              <w:suppressLineNumbers w:val="0"/>
              <w:spacing w:before="0" w:beforeAutospacing="0" w:after="0" w:afterAutospacing="0" w:line="560" w:lineRule="exact"/>
              <w:ind w:left="0" w:right="0" w:firstLine="640"/>
              <w:jc w:val="both"/>
              <w:rPr>
                <w:del w:id="595" w:author="信仰" w:date="2026-10-15T22:14:33Z"/>
                <w:rFonts w:hint="default" w:ascii="方正仿宋_GBK" w:hAnsi="等线" w:eastAsia="方正仿宋_GBK" w:cs="宋体"/>
                <w:color w:val="EE0000"/>
                <w:kern w:val="0"/>
                <w:sz w:val="22"/>
                <w:szCs w:val="22"/>
                <w:woUserID w:val="6"/>
              </w:rPr>
              <w:pPrChange w:id="594" w:author="信仰" w:date="2026-10-15T22:14:37Z">
                <w:pPr>
                  <w:keepNext w:val="0"/>
                  <w:keepLines w:val="0"/>
                  <w:widowControl/>
                  <w:suppressLineNumbers w:val="0"/>
                  <w:spacing w:before="0" w:beforeAutospacing="0" w:after="0" w:afterAutospacing="0"/>
                  <w:ind w:left="0" w:right="0"/>
                  <w:jc w:val="left"/>
                </w:pPr>
              </w:pPrChange>
            </w:pPr>
            <w:del w:id="5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4.发电客户新建信息的确定</w:delText>
              </w:r>
            </w:del>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59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85495EB">
            <w:pPr>
              <w:keepNext w:val="0"/>
              <w:keepLines w:val="0"/>
              <w:widowControl/>
              <w:suppressLineNumbers w:val="0"/>
              <w:spacing w:before="0" w:beforeAutospacing="0" w:after="0" w:afterAutospacing="0" w:line="560" w:lineRule="exact"/>
              <w:ind w:left="0" w:right="0" w:firstLine="640"/>
              <w:jc w:val="both"/>
              <w:rPr>
                <w:del w:id="599" w:author="信仰" w:date="2026-10-15T22:14:33Z"/>
                <w:rFonts w:hint="default" w:ascii="方正仿宋_GBK" w:hAnsi="等线" w:eastAsia="方正仿宋_GBK" w:cs="宋体"/>
                <w:color w:val="EE0000"/>
                <w:kern w:val="0"/>
                <w:sz w:val="22"/>
                <w:szCs w:val="22"/>
                <w:woUserID w:val="6"/>
              </w:rPr>
              <w:pPrChange w:id="598" w:author="信仰" w:date="2026-10-15T22:14:37Z">
                <w:pPr>
                  <w:keepNext w:val="0"/>
                  <w:keepLines w:val="0"/>
                  <w:widowControl/>
                  <w:suppressLineNumbers w:val="0"/>
                  <w:spacing w:before="0" w:beforeAutospacing="0" w:after="0" w:afterAutospacing="0"/>
                  <w:ind w:left="0" w:right="0"/>
                  <w:jc w:val="left"/>
                </w:pPr>
              </w:pPrChange>
            </w:pPr>
            <w:del w:id="6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6F93056">
            <w:pPr>
              <w:keepNext w:val="0"/>
              <w:keepLines w:val="0"/>
              <w:widowControl/>
              <w:suppressLineNumbers w:val="0"/>
              <w:spacing w:before="0" w:beforeAutospacing="0" w:after="0" w:afterAutospacing="0" w:line="560" w:lineRule="exact"/>
              <w:ind w:left="0" w:right="0" w:firstLine="640"/>
              <w:jc w:val="both"/>
              <w:rPr>
                <w:del w:id="602" w:author="信仰" w:date="2026-10-15T22:14:33Z"/>
                <w:rFonts w:hint="default" w:ascii="方正仿宋_GBK" w:hAnsi="等线" w:eastAsia="方正仿宋_GBK" w:cs="宋体"/>
                <w:color w:val="EE0000"/>
                <w:kern w:val="0"/>
                <w:sz w:val="22"/>
                <w:szCs w:val="22"/>
                <w:woUserID w:val="6"/>
              </w:rPr>
              <w:pPrChange w:id="601" w:author="信仰" w:date="2026-10-15T22:14:37Z">
                <w:pPr>
                  <w:keepNext w:val="0"/>
                  <w:keepLines w:val="0"/>
                  <w:widowControl/>
                  <w:suppressLineNumbers w:val="0"/>
                  <w:spacing w:before="0" w:beforeAutospacing="0" w:after="0" w:afterAutospacing="0"/>
                  <w:ind w:left="0" w:right="0"/>
                  <w:jc w:val="left"/>
                </w:pPr>
              </w:pPrChange>
            </w:pPr>
            <w:del w:id="6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5.发电客户的变更</w:delText>
              </w:r>
            </w:del>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0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7C14996">
            <w:pPr>
              <w:keepNext w:val="0"/>
              <w:keepLines w:val="0"/>
              <w:widowControl/>
              <w:suppressLineNumbers w:val="0"/>
              <w:spacing w:before="0" w:beforeAutospacing="0" w:after="0" w:afterAutospacing="0" w:line="560" w:lineRule="exact"/>
              <w:ind w:left="0" w:right="0" w:firstLine="640"/>
              <w:jc w:val="both"/>
              <w:rPr>
                <w:del w:id="606" w:author="信仰" w:date="2026-10-15T22:14:33Z"/>
                <w:rFonts w:hint="default" w:ascii="方正仿宋_GBK" w:hAnsi="等线" w:eastAsia="方正仿宋_GBK" w:cs="宋体"/>
                <w:color w:val="EE0000"/>
                <w:kern w:val="0"/>
                <w:sz w:val="22"/>
                <w:szCs w:val="22"/>
                <w:woUserID w:val="6"/>
              </w:rPr>
              <w:pPrChange w:id="605" w:author="信仰" w:date="2026-10-15T22:14:37Z">
                <w:pPr>
                  <w:keepNext w:val="0"/>
                  <w:keepLines w:val="0"/>
                  <w:widowControl/>
                  <w:suppressLineNumbers w:val="0"/>
                  <w:spacing w:before="0" w:beforeAutospacing="0" w:after="0" w:afterAutospacing="0"/>
                  <w:ind w:left="0" w:right="0"/>
                  <w:jc w:val="left"/>
                </w:pPr>
              </w:pPrChange>
            </w:pPr>
            <w:del w:id="6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280BAC81">
            <w:pPr>
              <w:keepNext w:val="0"/>
              <w:keepLines w:val="0"/>
              <w:widowControl/>
              <w:suppressLineNumbers w:val="0"/>
              <w:spacing w:before="0" w:beforeAutospacing="0" w:after="0" w:afterAutospacing="0" w:line="560" w:lineRule="exact"/>
              <w:ind w:left="0" w:right="0" w:firstLine="640"/>
              <w:jc w:val="both"/>
              <w:rPr>
                <w:del w:id="609" w:author="信仰" w:date="2026-10-15T22:14:33Z"/>
                <w:rFonts w:hint="default" w:ascii="方正仿宋_GBK" w:hAnsi="等线" w:eastAsia="方正仿宋_GBK" w:cs="宋体"/>
                <w:color w:val="EE0000"/>
                <w:kern w:val="0"/>
                <w:sz w:val="22"/>
                <w:szCs w:val="22"/>
                <w:woUserID w:val="6"/>
              </w:rPr>
              <w:pPrChange w:id="608" w:author="信仰" w:date="2026-10-15T22:14:37Z">
                <w:pPr>
                  <w:keepNext w:val="0"/>
                  <w:keepLines w:val="0"/>
                  <w:widowControl/>
                  <w:suppressLineNumbers w:val="0"/>
                  <w:spacing w:before="0" w:beforeAutospacing="0" w:after="0" w:afterAutospacing="0"/>
                  <w:ind w:left="0" w:right="0"/>
                  <w:jc w:val="left"/>
                </w:pPr>
              </w:pPrChange>
            </w:pPr>
            <w:del w:id="6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6.新能源项目档案的管理</w:delText>
              </w:r>
            </w:del>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1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A93D44">
            <w:pPr>
              <w:keepNext w:val="0"/>
              <w:keepLines w:val="0"/>
              <w:widowControl/>
              <w:suppressLineNumbers w:val="0"/>
              <w:spacing w:before="0" w:beforeAutospacing="0" w:after="0" w:afterAutospacing="0" w:line="560" w:lineRule="exact"/>
              <w:ind w:left="0" w:right="0" w:firstLine="640"/>
              <w:jc w:val="both"/>
              <w:rPr>
                <w:del w:id="613" w:author="信仰" w:date="2026-10-15T22:14:33Z"/>
                <w:rFonts w:hint="default" w:ascii="方正仿宋_GBK" w:hAnsi="等线" w:eastAsia="方正仿宋_GBK" w:cs="宋体"/>
                <w:color w:val="EE0000"/>
                <w:kern w:val="0"/>
                <w:sz w:val="22"/>
                <w:szCs w:val="22"/>
                <w:woUserID w:val="6"/>
              </w:rPr>
              <w:pPrChange w:id="612" w:author="信仰" w:date="2026-10-15T22:14:37Z">
                <w:pPr>
                  <w:keepNext w:val="0"/>
                  <w:keepLines w:val="0"/>
                  <w:widowControl/>
                  <w:suppressLineNumbers w:val="0"/>
                  <w:spacing w:before="0" w:beforeAutospacing="0" w:after="0" w:afterAutospacing="0"/>
                  <w:ind w:left="0" w:right="0"/>
                  <w:jc w:val="left"/>
                </w:pPr>
              </w:pPrChange>
            </w:pPr>
            <w:del w:id="6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63B949B8">
            <w:pPr>
              <w:keepNext w:val="0"/>
              <w:keepLines w:val="0"/>
              <w:widowControl/>
              <w:suppressLineNumbers w:val="0"/>
              <w:spacing w:before="0" w:beforeAutospacing="0" w:after="0" w:afterAutospacing="0" w:line="560" w:lineRule="exact"/>
              <w:ind w:left="0" w:right="0" w:firstLine="640"/>
              <w:jc w:val="both"/>
              <w:rPr>
                <w:del w:id="616" w:author="信仰" w:date="2026-10-15T22:14:33Z"/>
                <w:rFonts w:hint="default" w:ascii="方正仿宋_GBK" w:hAnsi="等线" w:eastAsia="方正仿宋_GBK" w:cs="宋体"/>
                <w:color w:val="EE0000"/>
                <w:kern w:val="0"/>
                <w:sz w:val="22"/>
                <w:szCs w:val="22"/>
                <w:woUserID w:val="6"/>
              </w:rPr>
              <w:pPrChange w:id="615" w:author="信仰" w:date="2026-10-15T22:14:37Z">
                <w:pPr>
                  <w:keepNext w:val="0"/>
                  <w:keepLines w:val="0"/>
                  <w:widowControl/>
                  <w:suppressLineNumbers w:val="0"/>
                  <w:spacing w:before="0" w:beforeAutospacing="0" w:after="0" w:afterAutospacing="0"/>
                  <w:ind w:left="0" w:right="0"/>
                  <w:jc w:val="left"/>
                </w:pPr>
              </w:pPrChange>
            </w:pPr>
            <w:del w:id="6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8.计量点设置</w:delText>
              </w:r>
            </w:del>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1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DB6A23">
            <w:pPr>
              <w:keepNext w:val="0"/>
              <w:keepLines w:val="0"/>
              <w:widowControl/>
              <w:suppressLineNumbers w:val="0"/>
              <w:spacing w:before="0" w:beforeAutospacing="0" w:after="0" w:afterAutospacing="0" w:line="560" w:lineRule="exact"/>
              <w:ind w:left="0" w:right="0" w:firstLine="640"/>
              <w:jc w:val="both"/>
              <w:rPr>
                <w:del w:id="620" w:author="信仰" w:date="2026-10-15T22:14:33Z"/>
                <w:rFonts w:hint="default" w:ascii="方正仿宋_GBK" w:hAnsi="等线" w:eastAsia="方正仿宋_GBK" w:cs="宋体"/>
                <w:color w:val="EE0000"/>
                <w:kern w:val="0"/>
                <w:sz w:val="22"/>
                <w:szCs w:val="22"/>
                <w:woUserID w:val="6"/>
              </w:rPr>
              <w:pPrChange w:id="619" w:author="信仰" w:date="2026-10-15T22:14:37Z">
                <w:pPr>
                  <w:keepNext w:val="0"/>
                  <w:keepLines w:val="0"/>
                  <w:widowControl/>
                  <w:suppressLineNumbers w:val="0"/>
                  <w:spacing w:before="0" w:beforeAutospacing="0" w:after="0" w:afterAutospacing="0"/>
                  <w:ind w:left="0" w:right="0"/>
                  <w:jc w:val="left"/>
                </w:pPr>
              </w:pPrChange>
            </w:pPr>
            <w:del w:id="6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035A51D1">
            <w:pPr>
              <w:keepNext w:val="0"/>
              <w:keepLines w:val="0"/>
              <w:widowControl/>
              <w:suppressLineNumbers w:val="0"/>
              <w:spacing w:before="0" w:beforeAutospacing="0" w:after="0" w:afterAutospacing="0" w:line="560" w:lineRule="exact"/>
              <w:ind w:left="0" w:right="0" w:firstLine="640"/>
              <w:jc w:val="both"/>
              <w:rPr>
                <w:del w:id="623" w:author="信仰" w:date="2026-10-15T22:14:33Z"/>
                <w:rFonts w:hint="default" w:ascii="方正仿宋_GBK" w:hAnsi="等线" w:eastAsia="方正仿宋_GBK" w:cs="宋体"/>
                <w:color w:val="EE0000"/>
                <w:kern w:val="0"/>
                <w:sz w:val="22"/>
                <w:szCs w:val="22"/>
                <w:woUserID w:val="6"/>
              </w:rPr>
              <w:pPrChange w:id="622" w:author="信仰" w:date="2026-10-15T22:14:37Z">
                <w:pPr>
                  <w:keepNext w:val="0"/>
                  <w:keepLines w:val="0"/>
                  <w:widowControl/>
                  <w:suppressLineNumbers w:val="0"/>
                  <w:spacing w:before="0" w:beforeAutospacing="0" w:after="0" w:afterAutospacing="0"/>
                  <w:ind w:left="0" w:right="0"/>
                  <w:jc w:val="left"/>
                </w:pPr>
              </w:pPrChange>
            </w:pPr>
            <w:del w:id="6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9.计量和采集周期</w:delText>
              </w:r>
            </w:del>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2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992ACB">
            <w:pPr>
              <w:keepNext w:val="0"/>
              <w:keepLines w:val="0"/>
              <w:widowControl/>
              <w:suppressLineNumbers w:val="0"/>
              <w:spacing w:before="0" w:beforeAutospacing="0" w:after="0" w:afterAutospacing="0" w:line="560" w:lineRule="exact"/>
              <w:ind w:left="0" w:right="0" w:firstLine="640"/>
              <w:jc w:val="both"/>
              <w:rPr>
                <w:del w:id="627" w:author="信仰" w:date="2026-10-15T22:14:33Z"/>
                <w:rFonts w:hint="default" w:ascii="方正仿宋_GBK" w:hAnsi="等线" w:eastAsia="方正仿宋_GBK" w:cs="宋体"/>
                <w:color w:val="EE0000"/>
                <w:kern w:val="0"/>
                <w:sz w:val="22"/>
                <w:szCs w:val="22"/>
                <w:woUserID w:val="6"/>
              </w:rPr>
              <w:pPrChange w:id="626" w:author="信仰" w:date="2026-10-15T22:14:37Z">
                <w:pPr>
                  <w:keepNext w:val="0"/>
                  <w:keepLines w:val="0"/>
                  <w:widowControl/>
                  <w:suppressLineNumbers w:val="0"/>
                  <w:spacing w:before="0" w:beforeAutospacing="0" w:after="0" w:afterAutospacing="0"/>
                  <w:ind w:left="0" w:right="0"/>
                  <w:jc w:val="left"/>
                </w:pPr>
              </w:pPrChange>
            </w:pPr>
            <w:del w:id="6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293D9F51">
            <w:pPr>
              <w:keepNext w:val="0"/>
              <w:keepLines w:val="0"/>
              <w:widowControl/>
              <w:suppressLineNumbers w:val="0"/>
              <w:spacing w:before="0" w:beforeAutospacing="0" w:after="0" w:afterAutospacing="0" w:line="560" w:lineRule="exact"/>
              <w:ind w:left="0" w:right="0" w:firstLine="640"/>
              <w:jc w:val="both"/>
              <w:rPr>
                <w:del w:id="630" w:author="信仰" w:date="2026-10-15T22:14:33Z"/>
                <w:rFonts w:hint="default" w:ascii="方正仿宋_GBK" w:hAnsi="等线" w:eastAsia="方正仿宋_GBK" w:cs="宋体"/>
                <w:color w:val="EE0000"/>
                <w:kern w:val="0"/>
                <w:sz w:val="22"/>
                <w:szCs w:val="22"/>
                <w:woUserID w:val="6"/>
              </w:rPr>
              <w:pPrChange w:id="629" w:author="信仰" w:date="2026-10-15T22:14:37Z">
                <w:pPr>
                  <w:keepNext w:val="0"/>
                  <w:keepLines w:val="0"/>
                  <w:widowControl/>
                  <w:suppressLineNumbers w:val="0"/>
                  <w:spacing w:before="0" w:beforeAutospacing="0" w:after="0" w:afterAutospacing="0"/>
                  <w:ind w:left="0" w:right="0"/>
                  <w:jc w:val="left"/>
                </w:pPr>
              </w:pPrChange>
            </w:pPr>
            <w:del w:id="6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12.结算依据的传递</w:delText>
              </w:r>
            </w:del>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3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E4C70">
            <w:pPr>
              <w:keepNext w:val="0"/>
              <w:keepLines w:val="0"/>
              <w:widowControl/>
              <w:suppressLineNumbers w:val="0"/>
              <w:spacing w:before="0" w:beforeAutospacing="0" w:after="0" w:afterAutospacing="0" w:line="560" w:lineRule="exact"/>
              <w:ind w:left="0" w:right="0" w:firstLine="640"/>
              <w:jc w:val="both"/>
              <w:rPr>
                <w:del w:id="634" w:author="信仰" w:date="2026-10-15T22:14:33Z"/>
                <w:rFonts w:hint="default" w:ascii="方正仿宋_GBK" w:hAnsi="等线" w:eastAsia="方正仿宋_GBK" w:cs="宋体"/>
                <w:color w:val="EE0000"/>
                <w:kern w:val="0"/>
                <w:sz w:val="22"/>
                <w:szCs w:val="22"/>
                <w:woUserID w:val="6"/>
              </w:rPr>
              <w:pPrChange w:id="633" w:author="信仰" w:date="2026-10-15T22:14:37Z">
                <w:pPr>
                  <w:keepNext w:val="0"/>
                  <w:keepLines w:val="0"/>
                  <w:widowControl/>
                  <w:suppressLineNumbers w:val="0"/>
                  <w:spacing w:before="0" w:beforeAutospacing="0" w:after="0" w:afterAutospacing="0"/>
                  <w:ind w:left="0" w:right="0"/>
                  <w:jc w:val="left"/>
                </w:pPr>
              </w:pPrChange>
            </w:pPr>
            <w:del w:id="6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45F6E1B9">
            <w:pPr>
              <w:keepNext w:val="0"/>
              <w:keepLines w:val="0"/>
              <w:widowControl/>
              <w:suppressLineNumbers w:val="0"/>
              <w:spacing w:before="0" w:beforeAutospacing="0" w:after="0" w:afterAutospacing="0" w:line="560" w:lineRule="exact"/>
              <w:ind w:left="0" w:right="0" w:firstLine="640"/>
              <w:jc w:val="both"/>
              <w:rPr>
                <w:del w:id="637" w:author="信仰" w:date="2026-10-15T22:14:33Z"/>
                <w:rFonts w:hint="default" w:ascii="方正仿宋_GBK" w:hAnsi="等线" w:eastAsia="方正仿宋_GBK" w:cs="宋体"/>
                <w:color w:val="EE0000"/>
                <w:kern w:val="0"/>
                <w:sz w:val="22"/>
                <w:szCs w:val="22"/>
                <w:woUserID w:val="6"/>
              </w:rPr>
              <w:pPrChange w:id="636" w:author="信仰" w:date="2026-10-15T22:14:37Z">
                <w:pPr>
                  <w:keepNext w:val="0"/>
                  <w:keepLines w:val="0"/>
                  <w:widowControl/>
                  <w:suppressLineNumbers w:val="0"/>
                  <w:spacing w:before="0" w:beforeAutospacing="0" w:after="0" w:afterAutospacing="0"/>
                  <w:ind w:left="0" w:right="0"/>
                  <w:jc w:val="left"/>
                </w:pPr>
              </w:pPrChange>
            </w:pPr>
            <w:del w:id="6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14.结算数据的退补</w:delText>
              </w:r>
            </w:del>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3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9EEB98">
            <w:pPr>
              <w:keepNext w:val="0"/>
              <w:keepLines w:val="0"/>
              <w:widowControl/>
              <w:suppressLineNumbers w:val="0"/>
              <w:spacing w:before="0" w:beforeAutospacing="0" w:after="0" w:afterAutospacing="0" w:line="560" w:lineRule="exact"/>
              <w:ind w:left="0" w:right="0" w:firstLine="640"/>
              <w:jc w:val="both"/>
              <w:rPr>
                <w:del w:id="641" w:author="信仰" w:date="2026-10-15T22:14:33Z"/>
                <w:rFonts w:hint="default" w:ascii="方正仿宋_GBK" w:hAnsi="等线" w:eastAsia="方正仿宋_GBK" w:cs="宋体"/>
                <w:color w:val="EE0000"/>
                <w:kern w:val="0"/>
                <w:sz w:val="22"/>
                <w:szCs w:val="22"/>
                <w:woUserID w:val="6"/>
              </w:rPr>
              <w:pPrChange w:id="640" w:author="信仰" w:date="2026-10-15T22:14:37Z">
                <w:pPr>
                  <w:keepNext w:val="0"/>
                  <w:keepLines w:val="0"/>
                  <w:widowControl/>
                  <w:suppressLineNumbers w:val="0"/>
                  <w:spacing w:before="0" w:beforeAutospacing="0" w:after="0" w:afterAutospacing="0"/>
                  <w:ind w:left="0" w:right="0"/>
                  <w:jc w:val="left"/>
                </w:pPr>
              </w:pPrChange>
            </w:pPr>
            <w:del w:id="6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28665C96">
            <w:pPr>
              <w:keepNext w:val="0"/>
              <w:keepLines w:val="0"/>
              <w:widowControl/>
              <w:suppressLineNumbers w:val="0"/>
              <w:spacing w:before="0" w:beforeAutospacing="0" w:after="0" w:afterAutospacing="0" w:line="560" w:lineRule="exact"/>
              <w:ind w:left="0" w:right="0" w:firstLine="640"/>
              <w:jc w:val="both"/>
              <w:rPr>
                <w:del w:id="644" w:author="信仰" w:date="2026-10-15T22:14:33Z"/>
                <w:rFonts w:hint="default" w:ascii="方正仿宋_GBK" w:hAnsi="等线" w:eastAsia="方正仿宋_GBK" w:cs="宋体"/>
                <w:color w:val="EE0000"/>
                <w:kern w:val="0"/>
                <w:sz w:val="22"/>
                <w:szCs w:val="22"/>
                <w:woUserID w:val="6"/>
              </w:rPr>
              <w:pPrChange w:id="643" w:author="信仰" w:date="2026-10-15T22:14:37Z">
                <w:pPr>
                  <w:keepNext w:val="0"/>
                  <w:keepLines w:val="0"/>
                  <w:widowControl/>
                  <w:suppressLineNumbers w:val="0"/>
                  <w:spacing w:before="0" w:beforeAutospacing="0" w:after="0" w:afterAutospacing="0"/>
                  <w:ind w:left="0" w:right="0"/>
                  <w:jc w:val="left"/>
                </w:pPr>
              </w:pPrChange>
            </w:pPr>
            <w:del w:id="6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16.电网代开发票范围</w:delText>
              </w:r>
            </w:del>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4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0F959A">
            <w:pPr>
              <w:keepNext w:val="0"/>
              <w:keepLines w:val="0"/>
              <w:widowControl/>
              <w:suppressLineNumbers w:val="0"/>
              <w:spacing w:before="0" w:beforeAutospacing="0" w:after="0" w:afterAutospacing="0" w:line="560" w:lineRule="exact"/>
              <w:ind w:left="0" w:right="0" w:firstLine="640"/>
              <w:jc w:val="both"/>
              <w:rPr>
                <w:del w:id="648" w:author="信仰" w:date="2026-10-15T22:14:33Z"/>
                <w:rFonts w:hint="default" w:ascii="方正仿宋_GBK" w:hAnsi="等线" w:eastAsia="方正仿宋_GBK" w:cs="宋体"/>
                <w:color w:val="EE0000"/>
                <w:kern w:val="0"/>
                <w:sz w:val="22"/>
                <w:szCs w:val="22"/>
                <w:woUserID w:val="6"/>
              </w:rPr>
              <w:pPrChange w:id="647" w:author="信仰" w:date="2026-10-15T22:14:37Z">
                <w:pPr>
                  <w:keepNext w:val="0"/>
                  <w:keepLines w:val="0"/>
                  <w:widowControl/>
                  <w:suppressLineNumbers w:val="0"/>
                  <w:spacing w:before="0" w:beforeAutospacing="0" w:after="0" w:afterAutospacing="0"/>
                  <w:ind w:left="0" w:right="0"/>
                  <w:jc w:val="left"/>
                </w:pPr>
              </w:pPrChange>
            </w:pPr>
            <w:del w:id="6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1F590F83">
            <w:pPr>
              <w:keepNext w:val="0"/>
              <w:keepLines w:val="0"/>
              <w:widowControl/>
              <w:suppressLineNumbers w:val="0"/>
              <w:spacing w:before="0" w:beforeAutospacing="0" w:after="0" w:afterAutospacing="0" w:line="560" w:lineRule="exact"/>
              <w:ind w:left="0" w:right="0" w:firstLine="640"/>
              <w:jc w:val="both"/>
              <w:rPr>
                <w:del w:id="651" w:author="信仰" w:date="2026-10-15T22:14:33Z"/>
                <w:rFonts w:hint="default" w:ascii="方正仿宋_GBK" w:hAnsi="等线" w:eastAsia="方正仿宋_GBK" w:cs="宋体"/>
                <w:color w:val="EE0000"/>
                <w:kern w:val="0"/>
                <w:sz w:val="22"/>
                <w:szCs w:val="22"/>
                <w:woUserID w:val="6"/>
              </w:rPr>
              <w:pPrChange w:id="650" w:author="信仰" w:date="2026-10-15T22:14:37Z">
                <w:pPr>
                  <w:keepNext w:val="0"/>
                  <w:keepLines w:val="0"/>
                  <w:widowControl/>
                  <w:suppressLineNumbers w:val="0"/>
                  <w:spacing w:before="0" w:beforeAutospacing="0" w:after="0" w:afterAutospacing="0"/>
                  <w:ind w:left="0" w:right="0"/>
                  <w:jc w:val="left"/>
                </w:pPr>
              </w:pPrChange>
            </w:pPr>
            <w:del w:id="6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17.电费支付时限管控</w:delText>
              </w:r>
            </w:del>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5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EAAB80">
            <w:pPr>
              <w:keepNext w:val="0"/>
              <w:keepLines w:val="0"/>
              <w:widowControl/>
              <w:suppressLineNumbers w:val="0"/>
              <w:spacing w:before="0" w:beforeAutospacing="0" w:after="0" w:afterAutospacing="0" w:line="560" w:lineRule="exact"/>
              <w:ind w:left="0" w:right="0" w:firstLine="640"/>
              <w:jc w:val="both"/>
              <w:rPr>
                <w:del w:id="655" w:author="信仰" w:date="2026-10-15T22:14:33Z"/>
                <w:rFonts w:hint="default" w:ascii="方正仿宋_GBK" w:hAnsi="等线" w:eastAsia="方正仿宋_GBK" w:cs="宋体"/>
                <w:color w:val="EE0000"/>
                <w:kern w:val="0"/>
                <w:sz w:val="22"/>
                <w:szCs w:val="22"/>
                <w:woUserID w:val="6"/>
              </w:rPr>
              <w:pPrChange w:id="654" w:author="信仰" w:date="2026-10-15T22:14:37Z">
                <w:pPr>
                  <w:keepNext w:val="0"/>
                  <w:keepLines w:val="0"/>
                  <w:widowControl/>
                  <w:suppressLineNumbers w:val="0"/>
                  <w:spacing w:before="0" w:beforeAutospacing="0" w:after="0" w:afterAutospacing="0"/>
                  <w:ind w:left="0" w:right="0"/>
                  <w:jc w:val="left"/>
                </w:pPr>
              </w:pPrChange>
            </w:pPr>
            <w:del w:id="6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3A1C6EB7">
            <w:pPr>
              <w:keepNext w:val="0"/>
              <w:keepLines w:val="0"/>
              <w:widowControl/>
              <w:suppressLineNumbers w:val="0"/>
              <w:spacing w:before="0" w:beforeAutospacing="0" w:after="0" w:afterAutospacing="0" w:line="560" w:lineRule="exact"/>
              <w:ind w:left="0" w:right="0" w:firstLine="640"/>
              <w:jc w:val="both"/>
              <w:rPr>
                <w:del w:id="658" w:author="信仰" w:date="2026-10-15T22:14:33Z"/>
                <w:rFonts w:hint="default" w:ascii="方正仿宋_GBK" w:hAnsi="等线" w:eastAsia="方正仿宋_GBK" w:cs="宋体"/>
                <w:color w:val="EE0000"/>
                <w:kern w:val="0"/>
                <w:sz w:val="22"/>
                <w:szCs w:val="22"/>
                <w:woUserID w:val="6"/>
              </w:rPr>
              <w:pPrChange w:id="657" w:author="信仰" w:date="2026-10-15T22:14:37Z">
                <w:pPr>
                  <w:keepNext w:val="0"/>
                  <w:keepLines w:val="0"/>
                  <w:widowControl/>
                  <w:suppressLineNumbers w:val="0"/>
                  <w:spacing w:before="0" w:beforeAutospacing="0" w:after="0" w:afterAutospacing="0"/>
                  <w:ind w:left="0" w:right="0"/>
                  <w:jc w:val="left"/>
                </w:pPr>
              </w:pPrChange>
            </w:pPr>
            <w:del w:id="6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18.银行账号的确定与变更</w:delText>
              </w:r>
            </w:del>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6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0A3D83">
            <w:pPr>
              <w:keepNext w:val="0"/>
              <w:keepLines w:val="0"/>
              <w:widowControl/>
              <w:suppressLineNumbers w:val="0"/>
              <w:spacing w:before="0" w:beforeAutospacing="0" w:after="0" w:afterAutospacing="0" w:line="560" w:lineRule="exact"/>
              <w:ind w:left="0" w:right="0" w:firstLine="640"/>
              <w:jc w:val="both"/>
              <w:rPr>
                <w:del w:id="662" w:author="信仰" w:date="2026-10-15T22:14:33Z"/>
                <w:rFonts w:hint="default" w:ascii="方正仿宋_GBK" w:hAnsi="等线" w:eastAsia="方正仿宋_GBK" w:cs="宋体"/>
                <w:color w:val="EE0000"/>
                <w:kern w:val="0"/>
                <w:sz w:val="22"/>
                <w:szCs w:val="22"/>
                <w:woUserID w:val="6"/>
              </w:rPr>
              <w:pPrChange w:id="661" w:author="信仰" w:date="2026-10-15T22:14:37Z">
                <w:pPr>
                  <w:keepNext w:val="0"/>
                  <w:keepLines w:val="0"/>
                  <w:widowControl/>
                  <w:suppressLineNumbers w:val="0"/>
                  <w:spacing w:before="0" w:beforeAutospacing="0" w:after="0" w:afterAutospacing="0"/>
                  <w:ind w:left="0" w:right="0"/>
                  <w:jc w:val="left"/>
                </w:pPr>
              </w:pPrChange>
            </w:pPr>
            <w:del w:id="6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462744CE">
            <w:pPr>
              <w:keepNext w:val="0"/>
              <w:keepLines w:val="0"/>
              <w:widowControl/>
              <w:suppressLineNumbers w:val="0"/>
              <w:spacing w:before="0" w:beforeAutospacing="0" w:after="0" w:afterAutospacing="0" w:line="560" w:lineRule="exact"/>
              <w:ind w:left="0" w:right="0" w:firstLine="640"/>
              <w:jc w:val="both"/>
              <w:rPr>
                <w:del w:id="665" w:author="信仰" w:date="2026-10-15T22:14:33Z"/>
                <w:rFonts w:hint="default" w:ascii="方正仿宋_GBK" w:hAnsi="等线" w:eastAsia="方正仿宋_GBK" w:cs="宋体"/>
                <w:color w:val="EE0000"/>
                <w:kern w:val="0"/>
                <w:sz w:val="22"/>
                <w:szCs w:val="22"/>
                <w:woUserID w:val="6"/>
              </w:rPr>
              <w:pPrChange w:id="664" w:author="信仰" w:date="2026-10-15T22:14:37Z">
                <w:pPr>
                  <w:keepNext w:val="0"/>
                  <w:keepLines w:val="0"/>
                  <w:widowControl/>
                  <w:suppressLineNumbers w:val="0"/>
                  <w:spacing w:before="0" w:beforeAutospacing="0" w:after="0" w:afterAutospacing="0"/>
                  <w:ind w:left="0" w:right="0"/>
                  <w:jc w:val="left"/>
                </w:pPr>
              </w:pPrChange>
            </w:pPr>
            <w:del w:id="6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20.支付失败的处理</w:delText>
              </w:r>
            </w:del>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6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1FC28">
            <w:pPr>
              <w:keepNext w:val="0"/>
              <w:keepLines w:val="0"/>
              <w:widowControl/>
              <w:suppressLineNumbers w:val="0"/>
              <w:spacing w:before="0" w:beforeAutospacing="0" w:after="0" w:afterAutospacing="0" w:line="560" w:lineRule="exact"/>
              <w:ind w:left="0" w:right="0" w:firstLine="640"/>
              <w:jc w:val="both"/>
              <w:rPr>
                <w:del w:id="669" w:author="信仰" w:date="2026-10-15T22:14:33Z"/>
                <w:rFonts w:hint="default" w:ascii="方正仿宋_GBK" w:hAnsi="等线" w:eastAsia="方正仿宋_GBK" w:cs="宋体"/>
                <w:color w:val="EE0000"/>
                <w:kern w:val="0"/>
                <w:sz w:val="22"/>
                <w:szCs w:val="22"/>
                <w:woUserID w:val="6"/>
              </w:rPr>
              <w:pPrChange w:id="668" w:author="信仰" w:date="2026-10-15T22:14:37Z">
                <w:pPr>
                  <w:keepNext w:val="0"/>
                  <w:keepLines w:val="0"/>
                  <w:widowControl/>
                  <w:suppressLineNumbers w:val="0"/>
                  <w:spacing w:before="0" w:beforeAutospacing="0" w:after="0" w:afterAutospacing="0"/>
                  <w:ind w:left="0" w:right="0"/>
                  <w:jc w:val="left"/>
                </w:pPr>
              </w:pPrChange>
            </w:pPr>
            <w:del w:id="6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3161F221">
            <w:pPr>
              <w:keepNext w:val="0"/>
              <w:keepLines w:val="0"/>
              <w:widowControl/>
              <w:suppressLineNumbers w:val="0"/>
              <w:spacing w:before="0" w:beforeAutospacing="0" w:after="0" w:afterAutospacing="0" w:line="560" w:lineRule="exact"/>
              <w:ind w:left="0" w:right="0" w:firstLine="640"/>
              <w:jc w:val="both"/>
              <w:rPr>
                <w:del w:id="672" w:author="信仰" w:date="2026-10-15T22:14:33Z"/>
                <w:rFonts w:hint="default" w:ascii="方正仿宋_GBK" w:hAnsi="等线" w:eastAsia="方正仿宋_GBK" w:cs="宋体"/>
                <w:color w:val="EE0000"/>
                <w:kern w:val="0"/>
                <w:sz w:val="22"/>
                <w:szCs w:val="22"/>
                <w:woUserID w:val="6"/>
              </w:rPr>
              <w:pPrChange w:id="671" w:author="信仰" w:date="2026-10-15T22:14:37Z">
                <w:pPr>
                  <w:keepNext w:val="0"/>
                  <w:keepLines w:val="0"/>
                  <w:widowControl/>
                  <w:suppressLineNumbers w:val="0"/>
                  <w:spacing w:before="0" w:beforeAutospacing="0" w:after="0" w:afterAutospacing="0"/>
                  <w:ind w:left="0" w:right="0"/>
                  <w:jc w:val="left"/>
                </w:pPr>
              </w:pPrChange>
            </w:pPr>
            <w:del w:id="6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23.营财凭证的传递</w:delText>
              </w:r>
            </w:del>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7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4C4B731">
            <w:pPr>
              <w:keepNext w:val="0"/>
              <w:keepLines w:val="0"/>
              <w:widowControl/>
              <w:suppressLineNumbers w:val="0"/>
              <w:spacing w:before="0" w:beforeAutospacing="0" w:after="0" w:afterAutospacing="0" w:line="560" w:lineRule="exact"/>
              <w:ind w:left="0" w:right="0" w:firstLine="640"/>
              <w:jc w:val="both"/>
              <w:rPr>
                <w:del w:id="676" w:author="信仰" w:date="2026-10-15T22:14:33Z"/>
                <w:rFonts w:hint="default" w:ascii="方正仿宋_GBK" w:hAnsi="等线" w:eastAsia="方正仿宋_GBK" w:cs="宋体"/>
                <w:color w:val="EE0000"/>
                <w:kern w:val="0"/>
                <w:sz w:val="22"/>
                <w:szCs w:val="22"/>
                <w:woUserID w:val="6"/>
              </w:rPr>
              <w:pPrChange w:id="675" w:author="信仰" w:date="2026-10-15T22:14:37Z">
                <w:pPr>
                  <w:keepNext w:val="0"/>
                  <w:keepLines w:val="0"/>
                  <w:widowControl/>
                  <w:suppressLineNumbers w:val="0"/>
                  <w:spacing w:before="0" w:beforeAutospacing="0" w:after="0" w:afterAutospacing="0"/>
                  <w:ind w:left="0" w:right="0"/>
                  <w:jc w:val="left"/>
                </w:pPr>
              </w:pPrChange>
            </w:pPr>
            <w:del w:id="6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5C0BECE4">
            <w:pPr>
              <w:keepNext w:val="0"/>
              <w:keepLines w:val="0"/>
              <w:widowControl/>
              <w:suppressLineNumbers w:val="0"/>
              <w:spacing w:before="0" w:beforeAutospacing="0" w:after="0" w:afterAutospacing="0" w:line="560" w:lineRule="exact"/>
              <w:ind w:left="0" w:right="0" w:firstLine="640"/>
              <w:jc w:val="both"/>
              <w:rPr>
                <w:del w:id="679" w:author="信仰" w:date="2026-10-15T22:14:33Z"/>
                <w:rFonts w:hint="default" w:ascii="方正仿宋_GBK" w:hAnsi="等线" w:eastAsia="方正仿宋_GBK" w:cs="宋体"/>
                <w:color w:val="EE0000"/>
                <w:kern w:val="0"/>
                <w:sz w:val="22"/>
                <w:szCs w:val="22"/>
                <w:woUserID w:val="6"/>
              </w:rPr>
              <w:pPrChange w:id="678" w:author="信仰" w:date="2026-10-15T22:14:37Z">
                <w:pPr>
                  <w:keepNext w:val="0"/>
                  <w:keepLines w:val="0"/>
                  <w:widowControl/>
                  <w:suppressLineNumbers w:val="0"/>
                  <w:spacing w:before="0" w:beforeAutospacing="0" w:after="0" w:afterAutospacing="0"/>
                  <w:ind w:left="0" w:right="0"/>
                  <w:jc w:val="left"/>
                </w:pPr>
              </w:pPrChange>
            </w:pPr>
            <w:del w:id="6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24.可再生项目档案的管理</w:delText>
              </w:r>
            </w:del>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8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4BCFF84">
            <w:pPr>
              <w:keepNext w:val="0"/>
              <w:keepLines w:val="0"/>
              <w:widowControl/>
              <w:suppressLineNumbers w:val="0"/>
              <w:spacing w:before="0" w:beforeAutospacing="0" w:after="0" w:afterAutospacing="0" w:line="560" w:lineRule="exact"/>
              <w:ind w:left="0" w:right="0" w:firstLine="640"/>
              <w:jc w:val="both"/>
              <w:rPr>
                <w:del w:id="683" w:author="信仰" w:date="2026-10-15T22:14:33Z"/>
                <w:rFonts w:hint="default" w:ascii="方正仿宋_GBK" w:hAnsi="等线" w:eastAsia="方正仿宋_GBK" w:cs="宋体"/>
                <w:color w:val="EE0000"/>
                <w:kern w:val="0"/>
                <w:sz w:val="22"/>
                <w:szCs w:val="22"/>
                <w:woUserID w:val="6"/>
              </w:rPr>
              <w:pPrChange w:id="682" w:author="信仰" w:date="2026-10-15T22:14:37Z">
                <w:pPr>
                  <w:keepNext w:val="0"/>
                  <w:keepLines w:val="0"/>
                  <w:widowControl/>
                  <w:suppressLineNumbers w:val="0"/>
                  <w:spacing w:before="0" w:beforeAutospacing="0" w:after="0" w:afterAutospacing="0"/>
                  <w:ind w:left="0" w:right="0"/>
                  <w:jc w:val="left"/>
                </w:pPr>
              </w:pPrChange>
            </w:pPr>
            <w:del w:id="6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52EB3608">
            <w:pPr>
              <w:keepNext w:val="0"/>
              <w:keepLines w:val="0"/>
              <w:widowControl/>
              <w:suppressLineNumbers w:val="0"/>
              <w:spacing w:before="0" w:beforeAutospacing="0" w:after="0" w:afterAutospacing="0" w:line="560" w:lineRule="exact"/>
              <w:ind w:left="0" w:right="0" w:firstLine="640"/>
              <w:jc w:val="both"/>
              <w:rPr>
                <w:del w:id="686" w:author="信仰" w:date="2026-10-15T22:14:33Z"/>
                <w:rFonts w:hint="default" w:ascii="方正仿宋_GBK" w:hAnsi="等线" w:eastAsia="方正仿宋_GBK" w:cs="宋体"/>
                <w:color w:val="EE0000"/>
                <w:kern w:val="0"/>
                <w:sz w:val="22"/>
                <w:szCs w:val="22"/>
                <w:woUserID w:val="6"/>
              </w:rPr>
              <w:pPrChange w:id="685" w:author="信仰" w:date="2026-10-15T22:14:37Z">
                <w:pPr>
                  <w:keepNext w:val="0"/>
                  <w:keepLines w:val="0"/>
                  <w:widowControl/>
                  <w:suppressLineNumbers w:val="0"/>
                  <w:spacing w:before="0" w:beforeAutospacing="0" w:after="0" w:afterAutospacing="0"/>
                  <w:ind w:left="0" w:right="0"/>
                  <w:jc w:val="left"/>
                </w:pPr>
              </w:pPrChange>
            </w:pPr>
            <w:del w:id="6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25.补贴电量双控</w:delText>
              </w:r>
            </w:del>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8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9EDC35">
            <w:pPr>
              <w:keepNext w:val="0"/>
              <w:keepLines w:val="0"/>
              <w:widowControl/>
              <w:suppressLineNumbers w:val="0"/>
              <w:spacing w:before="0" w:beforeAutospacing="0" w:after="0" w:afterAutospacing="0" w:line="560" w:lineRule="exact"/>
              <w:ind w:left="0" w:right="0" w:firstLine="640"/>
              <w:jc w:val="both"/>
              <w:rPr>
                <w:del w:id="690" w:author="信仰" w:date="2026-10-15T22:14:33Z"/>
                <w:rFonts w:hint="default" w:ascii="方正仿宋_GBK" w:hAnsi="等线" w:eastAsia="方正仿宋_GBK" w:cs="宋体"/>
                <w:color w:val="EE0000"/>
                <w:kern w:val="0"/>
                <w:sz w:val="22"/>
                <w:szCs w:val="22"/>
                <w:woUserID w:val="6"/>
              </w:rPr>
              <w:pPrChange w:id="689" w:author="信仰" w:date="2026-10-15T22:14:37Z">
                <w:pPr>
                  <w:keepNext w:val="0"/>
                  <w:keepLines w:val="0"/>
                  <w:widowControl/>
                  <w:suppressLineNumbers w:val="0"/>
                  <w:spacing w:before="0" w:beforeAutospacing="0" w:after="0" w:afterAutospacing="0"/>
                  <w:ind w:left="0" w:right="0"/>
                  <w:jc w:val="left"/>
                </w:pPr>
              </w:pPrChange>
            </w:pPr>
            <w:del w:id="6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018F0E1C">
            <w:pPr>
              <w:keepNext w:val="0"/>
              <w:keepLines w:val="0"/>
              <w:widowControl/>
              <w:suppressLineNumbers w:val="0"/>
              <w:spacing w:before="0" w:beforeAutospacing="0" w:after="0" w:afterAutospacing="0" w:line="560" w:lineRule="exact"/>
              <w:ind w:left="0" w:right="0" w:firstLine="640"/>
              <w:jc w:val="both"/>
              <w:rPr>
                <w:del w:id="693" w:author="信仰" w:date="2026-10-15T22:14:33Z"/>
                <w:rFonts w:hint="default" w:ascii="方正仿宋_GBK" w:hAnsi="等线" w:eastAsia="方正仿宋_GBK" w:cs="宋体"/>
                <w:color w:val="EE0000"/>
                <w:kern w:val="0"/>
                <w:sz w:val="22"/>
                <w:szCs w:val="22"/>
                <w:woUserID w:val="6"/>
              </w:rPr>
              <w:pPrChange w:id="692" w:author="信仰" w:date="2026-10-15T22:14:37Z">
                <w:pPr>
                  <w:keepNext w:val="0"/>
                  <w:keepLines w:val="0"/>
                  <w:widowControl/>
                  <w:suppressLineNumbers w:val="0"/>
                  <w:spacing w:before="0" w:beforeAutospacing="0" w:after="0" w:afterAutospacing="0"/>
                  <w:ind w:left="0" w:right="0"/>
                  <w:jc w:val="left"/>
                </w:pPr>
              </w:pPrChange>
            </w:pPr>
            <w:del w:id="6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26.补贴需求的统计</w:delText>
              </w:r>
            </w:del>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69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14EA38">
            <w:pPr>
              <w:keepNext w:val="0"/>
              <w:keepLines w:val="0"/>
              <w:widowControl/>
              <w:suppressLineNumbers w:val="0"/>
              <w:spacing w:before="0" w:beforeAutospacing="0" w:after="0" w:afterAutospacing="0" w:line="560" w:lineRule="exact"/>
              <w:ind w:left="0" w:right="0" w:firstLine="640"/>
              <w:jc w:val="both"/>
              <w:rPr>
                <w:del w:id="697" w:author="信仰" w:date="2026-10-15T22:14:33Z"/>
                <w:rFonts w:hint="default" w:ascii="方正仿宋_GBK" w:hAnsi="等线" w:eastAsia="方正仿宋_GBK" w:cs="宋体"/>
                <w:color w:val="EE0000"/>
                <w:kern w:val="0"/>
                <w:sz w:val="22"/>
                <w:szCs w:val="22"/>
                <w:woUserID w:val="6"/>
              </w:rPr>
              <w:pPrChange w:id="696" w:author="信仰" w:date="2026-10-15T22:14:37Z">
                <w:pPr>
                  <w:keepNext w:val="0"/>
                  <w:keepLines w:val="0"/>
                  <w:widowControl/>
                  <w:suppressLineNumbers w:val="0"/>
                  <w:spacing w:before="0" w:beforeAutospacing="0" w:after="0" w:afterAutospacing="0"/>
                  <w:ind w:left="0" w:right="0"/>
                  <w:jc w:val="left"/>
                </w:pPr>
              </w:pPrChange>
            </w:pPr>
            <w:del w:id="6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交易与购电</w:delText>
              </w:r>
            </w:del>
          </w:p>
        </w:tc>
        <w:tc>
          <w:tcPr>
            <w:tcW w:w="3271" w:type="pct"/>
            <w:tcBorders>
              <w:top w:val="nil"/>
              <w:left w:val="nil"/>
              <w:bottom w:val="single" w:color="auto" w:sz="4" w:space="0"/>
              <w:right w:val="single" w:color="auto" w:sz="4" w:space="0"/>
            </w:tcBorders>
            <w:shd w:val="clear" w:color="auto" w:fill="FFFFFF"/>
            <w:noWrap/>
            <w:vAlign w:val="center"/>
          </w:tcPr>
          <w:p w14:paraId="057BA928">
            <w:pPr>
              <w:keepNext w:val="0"/>
              <w:keepLines w:val="0"/>
              <w:widowControl/>
              <w:suppressLineNumbers w:val="0"/>
              <w:spacing w:before="0" w:beforeAutospacing="0" w:after="0" w:afterAutospacing="0" w:line="560" w:lineRule="exact"/>
              <w:ind w:left="0" w:right="0" w:firstLine="640"/>
              <w:jc w:val="both"/>
              <w:rPr>
                <w:del w:id="700" w:author="信仰" w:date="2026-10-15T22:14:33Z"/>
                <w:rFonts w:hint="default" w:ascii="方正仿宋_GBK" w:hAnsi="等线" w:eastAsia="方正仿宋_GBK" w:cs="宋体"/>
                <w:color w:val="EE0000"/>
                <w:kern w:val="0"/>
                <w:sz w:val="22"/>
                <w:szCs w:val="22"/>
                <w:woUserID w:val="6"/>
              </w:rPr>
              <w:pPrChange w:id="699" w:author="信仰" w:date="2026-10-15T22:14:37Z">
                <w:pPr>
                  <w:keepNext w:val="0"/>
                  <w:keepLines w:val="0"/>
                  <w:widowControl/>
                  <w:suppressLineNumbers w:val="0"/>
                  <w:spacing w:before="0" w:beforeAutospacing="0" w:after="0" w:afterAutospacing="0"/>
                  <w:ind w:left="0" w:right="0"/>
                  <w:jc w:val="left"/>
                </w:pPr>
              </w:pPrChange>
            </w:pPr>
            <w:del w:id="7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27.补贴资金的分配与转付</w:delText>
              </w:r>
            </w:del>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0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762944">
            <w:pPr>
              <w:keepNext w:val="0"/>
              <w:keepLines w:val="0"/>
              <w:widowControl/>
              <w:suppressLineNumbers w:val="0"/>
              <w:spacing w:before="0" w:beforeAutospacing="0" w:after="0" w:afterAutospacing="0" w:line="560" w:lineRule="exact"/>
              <w:ind w:left="0" w:right="0" w:firstLine="640"/>
              <w:jc w:val="both"/>
              <w:rPr>
                <w:del w:id="704" w:author="信仰" w:date="2026-10-15T22:14:33Z"/>
                <w:rFonts w:hint="default" w:ascii="方正仿宋_GBK" w:hAnsi="等线" w:eastAsia="方正仿宋_GBK" w:cs="宋体"/>
                <w:color w:val="EE0000"/>
                <w:kern w:val="0"/>
                <w:sz w:val="22"/>
                <w:szCs w:val="22"/>
                <w:woUserID w:val="6"/>
              </w:rPr>
              <w:pPrChange w:id="703" w:author="信仰" w:date="2026-10-15T22:14:37Z">
                <w:pPr>
                  <w:keepNext w:val="0"/>
                  <w:keepLines w:val="0"/>
                  <w:widowControl/>
                  <w:suppressLineNumbers w:val="0"/>
                  <w:spacing w:before="0" w:beforeAutospacing="0" w:after="0" w:afterAutospacing="0"/>
                  <w:ind w:left="0" w:right="0"/>
                  <w:jc w:val="left"/>
                </w:pPr>
              </w:pPrChange>
            </w:pPr>
            <w:del w:id="7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38EFCAA">
            <w:pPr>
              <w:keepNext w:val="0"/>
              <w:keepLines w:val="0"/>
              <w:widowControl/>
              <w:suppressLineNumbers w:val="0"/>
              <w:spacing w:before="0" w:beforeAutospacing="0" w:after="0" w:afterAutospacing="0" w:line="560" w:lineRule="exact"/>
              <w:ind w:left="0" w:right="0" w:firstLine="640"/>
              <w:jc w:val="both"/>
              <w:rPr>
                <w:del w:id="707" w:author="信仰" w:date="2026-10-15T22:14:33Z"/>
                <w:rFonts w:hint="default" w:ascii="方正仿宋_GBK" w:hAnsi="等线" w:eastAsia="方正仿宋_GBK" w:cs="宋体"/>
                <w:color w:val="EE0000"/>
                <w:kern w:val="0"/>
                <w:sz w:val="22"/>
                <w:szCs w:val="22"/>
                <w:woUserID w:val="6"/>
              </w:rPr>
              <w:pPrChange w:id="706" w:author="信仰" w:date="2026-10-15T22:14:37Z">
                <w:pPr>
                  <w:keepNext w:val="0"/>
                  <w:keepLines w:val="0"/>
                  <w:widowControl/>
                  <w:suppressLineNumbers w:val="0"/>
                  <w:spacing w:before="0" w:beforeAutospacing="0" w:after="0" w:afterAutospacing="0"/>
                  <w:ind w:left="0" w:right="0"/>
                  <w:jc w:val="left"/>
                </w:pPr>
              </w:pPrChange>
            </w:pPr>
            <w:del w:id="7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1.严格禁止类、特别监管类项目投资决策审批</w:delText>
              </w:r>
            </w:del>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70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09CBB2">
            <w:pPr>
              <w:keepNext w:val="0"/>
              <w:keepLines w:val="0"/>
              <w:widowControl/>
              <w:suppressLineNumbers w:val="0"/>
              <w:spacing w:before="0" w:beforeAutospacing="0" w:after="0" w:afterAutospacing="0" w:line="560" w:lineRule="exact"/>
              <w:ind w:left="0" w:right="0" w:firstLine="640"/>
              <w:jc w:val="both"/>
              <w:rPr>
                <w:del w:id="711" w:author="信仰" w:date="2026-10-15T22:14:33Z"/>
                <w:rFonts w:hint="default" w:ascii="方正仿宋_GBK" w:hAnsi="等线" w:eastAsia="方正仿宋_GBK" w:cs="宋体"/>
                <w:color w:val="EE0000"/>
                <w:kern w:val="0"/>
                <w:sz w:val="22"/>
                <w:szCs w:val="22"/>
                <w:woUserID w:val="6"/>
              </w:rPr>
              <w:pPrChange w:id="710" w:author="信仰" w:date="2026-10-15T22:14:37Z">
                <w:pPr>
                  <w:keepNext w:val="0"/>
                  <w:keepLines w:val="0"/>
                  <w:widowControl/>
                  <w:suppressLineNumbers w:val="0"/>
                  <w:spacing w:before="0" w:beforeAutospacing="0" w:after="0" w:afterAutospacing="0"/>
                  <w:ind w:left="0" w:right="0"/>
                  <w:jc w:val="left"/>
                </w:pPr>
              </w:pPrChange>
            </w:pPr>
            <w:del w:id="7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73C817A">
            <w:pPr>
              <w:keepNext w:val="0"/>
              <w:keepLines w:val="0"/>
              <w:widowControl/>
              <w:suppressLineNumbers w:val="0"/>
              <w:spacing w:before="0" w:beforeAutospacing="0" w:after="0" w:afterAutospacing="0" w:line="560" w:lineRule="exact"/>
              <w:ind w:left="0" w:right="0" w:firstLine="640"/>
              <w:jc w:val="both"/>
              <w:rPr>
                <w:del w:id="714" w:author="信仰" w:date="2026-10-15T22:14:33Z"/>
                <w:rFonts w:hint="default" w:ascii="方正仿宋_GBK" w:hAnsi="等线" w:eastAsia="方正仿宋_GBK" w:cs="宋体"/>
                <w:color w:val="EE0000"/>
                <w:kern w:val="0"/>
                <w:sz w:val="22"/>
                <w:szCs w:val="22"/>
                <w:woUserID w:val="6"/>
              </w:rPr>
              <w:pPrChange w:id="713" w:author="信仰" w:date="2026-10-15T22:14:37Z">
                <w:pPr>
                  <w:keepNext w:val="0"/>
                  <w:keepLines w:val="0"/>
                  <w:widowControl/>
                  <w:suppressLineNumbers w:val="0"/>
                  <w:spacing w:before="0" w:beforeAutospacing="0" w:after="0" w:afterAutospacing="0"/>
                  <w:ind w:left="0" w:right="0"/>
                  <w:jc w:val="left"/>
                </w:pPr>
              </w:pPrChange>
            </w:pPr>
            <w:del w:id="7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2.可研报告（估算）准确性、完整性审核控制</w:delText>
              </w:r>
            </w:del>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1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444ED25">
            <w:pPr>
              <w:keepNext w:val="0"/>
              <w:keepLines w:val="0"/>
              <w:widowControl/>
              <w:suppressLineNumbers w:val="0"/>
              <w:spacing w:before="0" w:beforeAutospacing="0" w:after="0" w:afterAutospacing="0" w:line="560" w:lineRule="exact"/>
              <w:ind w:left="0" w:right="0" w:firstLine="640"/>
              <w:jc w:val="both"/>
              <w:rPr>
                <w:del w:id="718" w:author="信仰" w:date="2026-10-15T22:14:33Z"/>
                <w:rFonts w:hint="default" w:ascii="方正仿宋_GBK" w:hAnsi="等线" w:eastAsia="方正仿宋_GBK" w:cs="宋体"/>
                <w:color w:val="EE0000"/>
                <w:kern w:val="0"/>
                <w:sz w:val="22"/>
                <w:szCs w:val="22"/>
                <w:woUserID w:val="6"/>
              </w:rPr>
              <w:pPrChange w:id="717" w:author="信仰" w:date="2026-10-15T22:14:37Z">
                <w:pPr>
                  <w:keepNext w:val="0"/>
                  <w:keepLines w:val="0"/>
                  <w:widowControl/>
                  <w:suppressLineNumbers w:val="0"/>
                  <w:spacing w:before="0" w:beforeAutospacing="0" w:after="0" w:afterAutospacing="0"/>
                  <w:ind w:left="0" w:right="0"/>
                  <w:jc w:val="left"/>
                </w:pPr>
              </w:pPrChange>
            </w:pPr>
            <w:del w:id="7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AFB3E87">
            <w:pPr>
              <w:keepNext w:val="0"/>
              <w:keepLines w:val="0"/>
              <w:widowControl/>
              <w:suppressLineNumbers w:val="0"/>
              <w:spacing w:before="0" w:beforeAutospacing="0" w:after="0" w:afterAutospacing="0" w:line="560" w:lineRule="exact"/>
              <w:ind w:left="0" w:right="0" w:firstLine="640"/>
              <w:jc w:val="both"/>
              <w:rPr>
                <w:del w:id="721" w:author="信仰" w:date="2026-10-15T22:14:33Z"/>
                <w:rFonts w:hint="default" w:ascii="方正仿宋_GBK" w:hAnsi="等线" w:eastAsia="方正仿宋_GBK" w:cs="宋体"/>
                <w:color w:val="EE0000"/>
                <w:kern w:val="0"/>
                <w:sz w:val="22"/>
                <w:szCs w:val="22"/>
                <w:woUserID w:val="6"/>
              </w:rPr>
              <w:pPrChange w:id="720" w:author="信仰" w:date="2026-10-15T22:14:37Z">
                <w:pPr>
                  <w:keepNext w:val="0"/>
                  <w:keepLines w:val="0"/>
                  <w:widowControl/>
                  <w:suppressLineNumbers w:val="0"/>
                  <w:spacing w:before="0" w:beforeAutospacing="0" w:after="0" w:afterAutospacing="0"/>
                  <w:ind w:left="0" w:right="0"/>
                  <w:jc w:val="left"/>
                </w:pPr>
              </w:pPrChange>
            </w:pPr>
            <w:del w:id="7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3.可研经济性评审、财务合规性审核控制</w:delText>
              </w:r>
            </w:del>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2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CB7111">
            <w:pPr>
              <w:keepNext w:val="0"/>
              <w:keepLines w:val="0"/>
              <w:widowControl/>
              <w:suppressLineNumbers w:val="0"/>
              <w:spacing w:before="0" w:beforeAutospacing="0" w:after="0" w:afterAutospacing="0" w:line="560" w:lineRule="exact"/>
              <w:ind w:left="0" w:right="0" w:firstLine="640"/>
              <w:jc w:val="both"/>
              <w:rPr>
                <w:del w:id="725" w:author="信仰" w:date="2026-10-15T22:14:33Z"/>
                <w:rFonts w:hint="default" w:ascii="方正仿宋_GBK" w:hAnsi="等线" w:eastAsia="方正仿宋_GBK" w:cs="宋体"/>
                <w:color w:val="EE0000"/>
                <w:kern w:val="0"/>
                <w:sz w:val="22"/>
                <w:szCs w:val="22"/>
                <w:woUserID w:val="6"/>
              </w:rPr>
              <w:pPrChange w:id="724" w:author="信仰" w:date="2026-10-15T22:14:37Z">
                <w:pPr>
                  <w:keepNext w:val="0"/>
                  <w:keepLines w:val="0"/>
                  <w:widowControl/>
                  <w:suppressLineNumbers w:val="0"/>
                  <w:spacing w:before="0" w:beforeAutospacing="0" w:after="0" w:afterAutospacing="0"/>
                  <w:ind w:left="0" w:right="0"/>
                  <w:jc w:val="left"/>
                </w:pPr>
              </w:pPrChange>
            </w:pPr>
            <w:del w:id="7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16FDA75">
            <w:pPr>
              <w:keepNext w:val="0"/>
              <w:keepLines w:val="0"/>
              <w:widowControl/>
              <w:suppressLineNumbers w:val="0"/>
              <w:spacing w:before="0" w:beforeAutospacing="0" w:after="0" w:afterAutospacing="0" w:line="560" w:lineRule="exact"/>
              <w:ind w:left="0" w:right="0" w:firstLine="640"/>
              <w:jc w:val="both"/>
              <w:rPr>
                <w:del w:id="728" w:author="信仰" w:date="2026-10-15T22:14:33Z"/>
                <w:rFonts w:hint="default" w:ascii="方正仿宋_GBK" w:hAnsi="等线" w:eastAsia="方正仿宋_GBK" w:cs="宋体"/>
                <w:color w:val="EE0000"/>
                <w:kern w:val="0"/>
                <w:sz w:val="22"/>
                <w:szCs w:val="22"/>
                <w:woUserID w:val="6"/>
              </w:rPr>
              <w:pPrChange w:id="727" w:author="信仰" w:date="2026-10-15T22:14:37Z">
                <w:pPr>
                  <w:keepNext w:val="0"/>
                  <w:keepLines w:val="0"/>
                  <w:widowControl/>
                  <w:suppressLineNumbers w:val="0"/>
                  <w:spacing w:before="0" w:beforeAutospacing="0" w:after="0" w:afterAutospacing="0"/>
                  <w:ind w:left="0" w:right="0"/>
                  <w:jc w:val="left"/>
                </w:pPr>
              </w:pPrChange>
            </w:pPr>
            <w:del w:id="7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4.前期费用列支范围、规模审核控制</w:delText>
              </w:r>
            </w:del>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3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A52F3">
            <w:pPr>
              <w:keepNext w:val="0"/>
              <w:keepLines w:val="0"/>
              <w:widowControl/>
              <w:suppressLineNumbers w:val="0"/>
              <w:spacing w:before="0" w:beforeAutospacing="0" w:after="0" w:afterAutospacing="0" w:line="560" w:lineRule="exact"/>
              <w:ind w:left="0" w:right="0" w:firstLine="640"/>
              <w:jc w:val="both"/>
              <w:rPr>
                <w:del w:id="732" w:author="信仰" w:date="2026-10-15T22:14:33Z"/>
                <w:rFonts w:hint="default" w:ascii="方正仿宋_GBK" w:hAnsi="等线" w:eastAsia="方正仿宋_GBK" w:cs="宋体"/>
                <w:color w:val="EE0000"/>
                <w:kern w:val="0"/>
                <w:sz w:val="22"/>
                <w:szCs w:val="22"/>
                <w:woUserID w:val="6"/>
              </w:rPr>
              <w:pPrChange w:id="731" w:author="信仰" w:date="2026-10-15T22:14:37Z">
                <w:pPr>
                  <w:keepNext w:val="0"/>
                  <w:keepLines w:val="0"/>
                  <w:widowControl/>
                  <w:suppressLineNumbers w:val="0"/>
                  <w:spacing w:before="0" w:beforeAutospacing="0" w:after="0" w:afterAutospacing="0"/>
                  <w:ind w:left="0" w:right="0"/>
                  <w:jc w:val="left"/>
                </w:pPr>
              </w:pPrChange>
            </w:pPr>
            <w:del w:id="7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07A5774">
            <w:pPr>
              <w:keepNext w:val="0"/>
              <w:keepLines w:val="0"/>
              <w:widowControl/>
              <w:suppressLineNumbers w:val="0"/>
              <w:spacing w:before="0" w:beforeAutospacing="0" w:after="0" w:afterAutospacing="0" w:line="560" w:lineRule="exact"/>
              <w:ind w:left="0" w:right="0" w:firstLine="640"/>
              <w:jc w:val="both"/>
              <w:rPr>
                <w:del w:id="735" w:author="信仰" w:date="2026-10-15T22:14:33Z"/>
                <w:rFonts w:hint="default" w:ascii="方正仿宋_GBK" w:hAnsi="等线" w:eastAsia="方正仿宋_GBK" w:cs="宋体"/>
                <w:color w:val="EE0000"/>
                <w:kern w:val="0"/>
                <w:sz w:val="22"/>
                <w:szCs w:val="22"/>
                <w:woUserID w:val="6"/>
              </w:rPr>
              <w:pPrChange w:id="734" w:author="信仰" w:date="2026-10-15T22:14:37Z">
                <w:pPr>
                  <w:keepNext w:val="0"/>
                  <w:keepLines w:val="0"/>
                  <w:widowControl/>
                  <w:suppressLineNumbers w:val="0"/>
                  <w:spacing w:before="0" w:beforeAutospacing="0" w:after="0" w:afterAutospacing="0"/>
                  <w:ind w:left="0" w:right="0"/>
                  <w:jc w:val="left"/>
                </w:pPr>
              </w:pPrChange>
            </w:pPr>
            <w:del w:id="7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5.长期挂账前期费用清理</w:delText>
              </w:r>
            </w:del>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3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F2C6A1">
            <w:pPr>
              <w:keepNext w:val="0"/>
              <w:keepLines w:val="0"/>
              <w:widowControl/>
              <w:suppressLineNumbers w:val="0"/>
              <w:spacing w:before="0" w:beforeAutospacing="0" w:after="0" w:afterAutospacing="0" w:line="560" w:lineRule="exact"/>
              <w:ind w:left="0" w:right="0" w:firstLine="640"/>
              <w:jc w:val="both"/>
              <w:rPr>
                <w:del w:id="739" w:author="信仰" w:date="2026-10-15T22:14:33Z"/>
                <w:rFonts w:hint="default" w:ascii="方正仿宋_GBK" w:hAnsi="等线" w:eastAsia="方正仿宋_GBK" w:cs="宋体"/>
                <w:color w:val="EE0000"/>
                <w:kern w:val="0"/>
                <w:sz w:val="22"/>
                <w:szCs w:val="22"/>
                <w:woUserID w:val="6"/>
              </w:rPr>
              <w:pPrChange w:id="738" w:author="信仰" w:date="2026-10-15T22:14:37Z">
                <w:pPr>
                  <w:keepNext w:val="0"/>
                  <w:keepLines w:val="0"/>
                  <w:widowControl/>
                  <w:suppressLineNumbers w:val="0"/>
                  <w:spacing w:before="0" w:beforeAutospacing="0" w:after="0" w:afterAutospacing="0"/>
                  <w:ind w:left="0" w:right="0"/>
                  <w:jc w:val="left"/>
                </w:pPr>
              </w:pPrChange>
            </w:pPr>
            <w:del w:id="7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D2869F8">
            <w:pPr>
              <w:keepNext w:val="0"/>
              <w:keepLines w:val="0"/>
              <w:widowControl/>
              <w:suppressLineNumbers w:val="0"/>
              <w:spacing w:before="0" w:beforeAutospacing="0" w:after="0" w:afterAutospacing="0" w:line="560" w:lineRule="exact"/>
              <w:ind w:left="0" w:right="0" w:firstLine="640"/>
              <w:jc w:val="both"/>
              <w:rPr>
                <w:del w:id="742" w:author="信仰" w:date="2026-10-15T22:14:33Z"/>
                <w:rFonts w:hint="default" w:ascii="方正仿宋_GBK" w:hAnsi="等线" w:eastAsia="方正仿宋_GBK" w:cs="宋体"/>
                <w:color w:val="EE0000"/>
                <w:kern w:val="0"/>
                <w:sz w:val="22"/>
                <w:szCs w:val="22"/>
                <w:woUserID w:val="6"/>
              </w:rPr>
              <w:pPrChange w:id="741" w:author="信仰" w:date="2026-10-15T22:14:37Z">
                <w:pPr>
                  <w:keepNext w:val="0"/>
                  <w:keepLines w:val="0"/>
                  <w:widowControl/>
                  <w:suppressLineNumbers w:val="0"/>
                  <w:spacing w:before="0" w:beforeAutospacing="0" w:after="0" w:afterAutospacing="0"/>
                  <w:ind w:left="0" w:right="0"/>
                  <w:jc w:val="left"/>
                </w:pPr>
              </w:pPrChange>
            </w:pPr>
            <w:del w:id="7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6.储备项目合规性、金额准确性的审批控制</w:delText>
              </w:r>
            </w:del>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74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ADB1B7">
            <w:pPr>
              <w:keepNext w:val="0"/>
              <w:keepLines w:val="0"/>
              <w:widowControl/>
              <w:suppressLineNumbers w:val="0"/>
              <w:spacing w:before="0" w:beforeAutospacing="0" w:after="0" w:afterAutospacing="0" w:line="560" w:lineRule="exact"/>
              <w:ind w:left="0" w:right="0" w:firstLine="640"/>
              <w:jc w:val="both"/>
              <w:rPr>
                <w:del w:id="746" w:author="信仰" w:date="2026-10-15T22:14:33Z"/>
                <w:rFonts w:hint="default" w:ascii="方正仿宋_GBK" w:hAnsi="等线" w:eastAsia="方正仿宋_GBK" w:cs="宋体"/>
                <w:color w:val="EE0000"/>
                <w:kern w:val="0"/>
                <w:sz w:val="22"/>
                <w:szCs w:val="22"/>
                <w:woUserID w:val="6"/>
              </w:rPr>
              <w:pPrChange w:id="745" w:author="信仰" w:date="2026-10-15T22:14:37Z">
                <w:pPr>
                  <w:keepNext w:val="0"/>
                  <w:keepLines w:val="0"/>
                  <w:widowControl/>
                  <w:suppressLineNumbers w:val="0"/>
                  <w:spacing w:before="0" w:beforeAutospacing="0" w:after="0" w:afterAutospacing="0"/>
                  <w:ind w:left="0" w:right="0"/>
                  <w:jc w:val="left"/>
                </w:pPr>
              </w:pPrChange>
            </w:pPr>
            <w:del w:id="7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2042E2A">
            <w:pPr>
              <w:keepNext w:val="0"/>
              <w:keepLines w:val="0"/>
              <w:widowControl/>
              <w:suppressLineNumbers w:val="0"/>
              <w:spacing w:before="0" w:beforeAutospacing="0" w:after="0" w:afterAutospacing="0" w:line="560" w:lineRule="exact"/>
              <w:ind w:left="0" w:right="0" w:firstLine="640"/>
              <w:jc w:val="both"/>
              <w:rPr>
                <w:del w:id="749" w:author="信仰" w:date="2026-10-15T22:14:33Z"/>
                <w:rFonts w:hint="default" w:ascii="方正仿宋_GBK" w:hAnsi="等线" w:eastAsia="方正仿宋_GBK" w:cs="宋体"/>
                <w:color w:val="EE0000"/>
                <w:kern w:val="0"/>
                <w:sz w:val="22"/>
                <w:szCs w:val="22"/>
                <w:woUserID w:val="6"/>
              </w:rPr>
              <w:pPrChange w:id="748" w:author="信仰" w:date="2026-10-15T22:14:37Z">
                <w:pPr>
                  <w:keepNext w:val="0"/>
                  <w:keepLines w:val="0"/>
                  <w:widowControl/>
                  <w:suppressLineNumbers w:val="0"/>
                  <w:spacing w:before="0" w:beforeAutospacing="0" w:after="0" w:afterAutospacing="0"/>
                  <w:ind w:left="0" w:right="0"/>
                  <w:jc w:val="left"/>
                </w:pPr>
              </w:pPrChange>
            </w:pPr>
            <w:del w:id="7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7.概算审核控制</w:delText>
              </w:r>
            </w:del>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5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03F7CE">
            <w:pPr>
              <w:keepNext w:val="0"/>
              <w:keepLines w:val="0"/>
              <w:widowControl/>
              <w:suppressLineNumbers w:val="0"/>
              <w:spacing w:before="0" w:beforeAutospacing="0" w:after="0" w:afterAutospacing="0" w:line="560" w:lineRule="exact"/>
              <w:ind w:left="0" w:right="0" w:firstLine="640"/>
              <w:jc w:val="both"/>
              <w:rPr>
                <w:del w:id="753" w:author="信仰" w:date="2026-10-15T22:14:33Z"/>
                <w:rFonts w:hint="default" w:ascii="方正仿宋_GBK" w:hAnsi="等线" w:eastAsia="方正仿宋_GBK" w:cs="宋体"/>
                <w:color w:val="EE0000"/>
                <w:kern w:val="0"/>
                <w:sz w:val="22"/>
                <w:szCs w:val="22"/>
                <w:woUserID w:val="6"/>
              </w:rPr>
              <w:pPrChange w:id="752" w:author="信仰" w:date="2026-10-15T22:14:37Z">
                <w:pPr>
                  <w:keepNext w:val="0"/>
                  <w:keepLines w:val="0"/>
                  <w:widowControl/>
                  <w:suppressLineNumbers w:val="0"/>
                  <w:spacing w:before="0" w:beforeAutospacing="0" w:after="0" w:afterAutospacing="0"/>
                  <w:ind w:left="0" w:right="0"/>
                  <w:jc w:val="left"/>
                </w:pPr>
              </w:pPrChange>
            </w:pPr>
            <w:del w:id="7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0E215E6">
            <w:pPr>
              <w:keepNext w:val="0"/>
              <w:keepLines w:val="0"/>
              <w:widowControl/>
              <w:suppressLineNumbers w:val="0"/>
              <w:spacing w:before="0" w:beforeAutospacing="0" w:after="0" w:afterAutospacing="0" w:line="560" w:lineRule="exact"/>
              <w:ind w:left="0" w:right="0" w:firstLine="640"/>
              <w:jc w:val="both"/>
              <w:rPr>
                <w:del w:id="756" w:author="信仰" w:date="2026-10-15T22:14:33Z"/>
                <w:rFonts w:hint="default" w:ascii="方正仿宋_GBK" w:hAnsi="等线" w:eastAsia="方正仿宋_GBK" w:cs="宋体"/>
                <w:color w:val="EE0000"/>
                <w:kern w:val="0"/>
                <w:sz w:val="22"/>
                <w:szCs w:val="22"/>
                <w:woUserID w:val="6"/>
              </w:rPr>
              <w:pPrChange w:id="755" w:author="信仰" w:date="2026-10-15T22:14:37Z">
                <w:pPr>
                  <w:keepNext w:val="0"/>
                  <w:keepLines w:val="0"/>
                  <w:widowControl/>
                  <w:suppressLineNumbers w:val="0"/>
                  <w:spacing w:before="0" w:beforeAutospacing="0" w:after="0" w:afterAutospacing="0"/>
                  <w:ind w:left="0" w:right="0"/>
                  <w:jc w:val="left"/>
                </w:pPr>
              </w:pPrChange>
            </w:pPr>
            <w:del w:id="7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8.工程计划与预算的规模控制</w:delText>
              </w:r>
            </w:del>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5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557473">
            <w:pPr>
              <w:keepNext w:val="0"/>
              <w:keepLines w:val="0"/>
              <w:widowControl/>
              <w:suppressLineNumbers w:val="0"/>
              <w:spacing w:before="0" w:beforeAutospacing="0" w:after="0" w:afterAutospacing="0" w:line="560" w:lineRule="exact"/>
              <w:ind w:left="0" w:right="0" w:firstLine="640"/>
              <w:jc w:val="both"/>
              <w:rPr>
                <w:del w:id="760" w:author="信仰" w:date="2026-10-15T22:14:33Z"/>
                <w:rFonts w:hint="default" w:ascii="方正仿宋_GBK" w:hAnsi="等线" w:eastAsia="方正仿宋_GBK" w:cs="宋体"/>
                <w:color w:val="EE0000"/>
                <w:kern w:val="0"/>
                <w:sz w:val="22"/>
                <w:szCs w:val="22"/>
                <w:woUserID w:val="6"/>
              </w:rPr>
              <w:pPrChange w:id="759" w:author="信仰" w:date="2026-10-15T22:14:37Z">
                <w:pPr>
                  <w:keepNext w:val="0"/>
                  <w:keepLines w:val="0"/>
                  <w:widowControl/>
                  <w:suppressLineNumbers w:val="0"/>
                  <w:spacing w:before="0" w:beforeAutospacing="0" w:after="0" w:afterAutospacing="0"/>
                  <w:ind w:left="0" w:right="0"/>
                  <w:jc w:val="left"/>
                </w:pPr>
              </w:pPrChange>
            </w:pPr>
            <w:del w:id="7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6095910">
            <w:pPr>
              <w:keepNext w:val="0"/>
              <w:keepLines w:val="0"/>
              <w:widowControl/>
              <w:suppressLineNumbers w:val="0"/>
              <w:spacing w:before="0" w:beforeAutospacing="0" w:after="0" w:afterAutospacing="0" w:line="560" w:lineRule="exact"/>
              <w:ind w:left="0" w:right="0" w:firstLine="640"/>
              <w:jc w:val="both"/>
              <w:rPr>
                <w:del w:id="763" w:author="信仰" w:date="2026-10-15T22:14:33Z"/>
                <w:rFonts w:hint="default" w:ascii="方正仿宋_GBK" w:hAnsi="等线" w:eastAsia="方正仿宋_GBK" w:cs="宋体"/>
                <w:color w:val="EE0000"/>
                <w:kern w:val="0"/>
                <w:sz w:val="22"/>
                <w:szCs w:val="22"/>
                <w:woUserID w:val="6"/>
              </w:rPr>
              <w:pPrChange w:id="762" w:author="信仰" w:date="2026-10-15T22:14:37Z">
                <w:pPr>
                  <w:keepNext w:val="0"/>
                  <w:keepLines w:val="0"/>
                  <w:widowControl/>
                  <w:suppressLineNumbers w:val="0"/>
                  <w:spacing w:before="0" w:beforeAutospacing="0" w:after="0" w:afterAutospacing="0"/>
                  <w:ind w:left="0" w:right="0"/>
                  <w:jc w:val="left"/>
                </w:pPr>
              </w:pPrChange>
            </w:pPr>
            <w:del w:id="7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9.施工图预算控制</w:delText>
              </w:r>
            </w:del>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6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0C71D9">
            <w:pPr>
              <w:keepNext w:val="0"/>
              <w:keepLines w:val="0"/>
              <w:widowControl/>
              <w:suppressLineNumbers w:val="0"/>
              <w:spacing w:before="0" w:beforeAutospacing="0" w:after="0" w:afterAutospacing="0" w:line="560" w:lineRule="exact"/>
              <w:ind w:left="0" w:right="0" w:firstLine="640"/>
              <w:jc w:val="both"/>
              <w:rPr>
                <w:del w:id="767" w:author="信仰" w:date="2026-10-15T22:14:33Z"/>
                <w:rFonts w:hint="default" w:ascii="方正仿宋_GBK" w:hAnsi="等线" w:eastAsia="方正仿宋_GBK" w:cs="宋体"/>
                <w:color w:val="EE0000"/>
                <w:kern w:val="0"/>
                <w:sz w:val="22"/>
                <w:szCs w:val="22"/>
                <w:woUserID w:val="6"/>
              </w:rPr>
              <w:pPrChange w:id="766" w:author="信仰" w:date="2026-10-15T22:14:37Z">
                <w:pPr>
                  <w:keepNext w:val="0"/>
                  <w:keepLines w:val="0"/>
                  <w:widowControl/>
                  <w:suppressLineNumbers w:val="0"/>
                  <w:spacing w:before="0" w:beforeAutospacing="0" w:after="0" w:afterAutospacing="0"/>
                  <w:ind w:left="0" w:right="0"/>
                  <w:jc w:val="left"/>
                </w:pPr>
              </w:pPrChange>
            </w:pPr>
            <w:del w:id="7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581E503">
            <w:pPr>
              <w:keepNext w:val="0"/>
              <w:keepLines w:val="0"/>
              <w:widowControl/>
              <w:suppressLineNumbers w:val="0"/>
              <w:spacing w:before="0" w:beforeAutospacing="0" w:after="0" w:afterAutospacing="0" w:line="560" w:lineRule="exact"/>
              <w:ind w:left="0" w:right="0" w:firstLine="640"/>
              <w:jc w:val="both"/>
              <w:rPr>
                <w:del w:id="770" w:author="信仰" w:date="2026-10-15T22:14:33Z"/>
                <w:rFonts w:hint="default" w:ascii="方正仿宋_GBK" w:hAnsi="等线" w:eastAsia="方正仿宋_GBK" w:cs="宋体"/>
                <w:color w:val="EE0000"/>
                <w:kern w:val="0"/>
                <w:sz w:val="22"/>
                <w:szCs w:val="22"/>
                <w:woUserID w:val="6"/>
              </w:rPr>
              <w:pPrChange w:id="769" w:author="信仰" w:date="2026-10-15T22:14:37Z">
                <w:pPr>
                  <w:keepNext w:val="0"/>
                  <w:keepLines w:val="0"/>
                  <w:widowControl/>
                  <w:suppressLineNumbers w:val="0"/>
                  <w:spacing w:before="0" w:beforeAutospacing="0" w:after="0" w:afterAutospacing="0"/>
                  <w:ind w:left="0" w:right="0"/>
                  <w:jc w:val="left"/>
                </w:pPr>
              </w:pPrChange>
            </w:pPr>
            <w:del w:id="7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10.施工合同合规性、时效性控制</w:delText>
              </w:r>
            </w:del>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7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DC7B72">
            <w:pPr>
              <w:keepNext w:val="0"/>
              <w:keepLines w:val="0"/>
              <w:widowControl/>
              <w:suppressLineNumbers w:val="0"/>
              <w:spacing w:before="0" w:beforeAutospacing="0" w:after="0" w:afterAutospacing="0" w:line="560" w:lineRule="exact"/>
              <w:ind w:left="0" w:right="0" w:firstLine="640"/>
              <w:jc w:val="both"/>
              <w:rPr>
                <w:del w:id="774" w:author="信仰" w:date="2026-10-15T22:14:33Z"/>
                <w:rFonts w:hint="default" w:ascii="方正仿宋_GBK" w:hAnsi="等线" w:eastAsia="方正仿宋_GBK" w:cs="宋体"/>
                <w:color w:val="EE0000"/>
                <w:kern w:val="0"/>
                <w:sz w:val="22"/>
                <w:szCs w:val="22"/>
                <w:woUserID w:val="6"/>
              </w:rPr>
              <w:pPrChange w:id="773" w:author="信仰" w:date="2026-10-15T22:14:37Z">
                <w:pPr>
                  <w:keepNext w:val="0"/>
                  <w:keepLines w:val="0"/>
                  <w:widowControl/>
                  <w:suppressLineNumbers w:val="0"/>
                  <w:spacing w:before="0" w:beforeAutospacing="0" w:after="0" w:afterAutospacing="0"/>
                  <w:ind w:left="0" w:right="0"/>
                  <w:jc w:val="left"/>
                </w:pPr>
              </w:pPrChange>
            </w:pPr>
            <w:del w:id="7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E395A06">
            <w:pPr>
              <w:keepNext w:val="0"/>
              <w:keepLines w:val="0"/>
              <w:widowControl/>
              <w:suppressLineNumbers w:val="0"/>
              <w:spacing w:before="0" w:beforeAutospacing="0" w:after="0" w:afterAutospacing="0" w:line="560" w:lineRule="exact"/>
              <w:ind w:left="0" w:right="0" w:firstLine="640"/>
              <w:jc w:val="both"/>
              <w:rPr>
                <w:del w:id="777" w:author="信仰" w:date="2026-10-15T22:14:33Z"/>
                <w:rFonts w:hint="default" w:ascii="方正仿宋_GBK" w:hAnsi="等线" w:eastAsia="方正仿宋_GBK" w:cs="宋体"/>
                <w:color w:val="EE0000"/>
                <w:kern w:val="0"/>
                <w:sz w:val="22"/>
                <w:szCs w:val="22"/>
                <w:woUserID w:val="6"/>
              </w:rPr>
              <w:pPrChange w:id="776" w:author="信仰" w:date="2026-10-15T22:14:37Z">
                <w:pPr>
                  <w:keepNext w:val="0"/>
                  <w:keepLines w:val="0"/>
                  <w:widowControl/>
                  <w:suppressLineNumbers w:val="0"/>
                  <w:spacing w:before="0" w:beforeAutospacing="0" w:after="0" w:afterAutospacing="0"/>
                  <w:ind w:left="0" w:right="0"/>
                  <w:jc w:val="left"/>
                </w:pPr>
              </w:pPrChange>
            </w:pPr>
            <w:del w:id="7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11.对系统内总包单位转分包行为控制</w:delText>
              </w:r>
            </w:del>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7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793903">
            <w:pPr>
              <w:keepNext w:val="0"/>
              <w:keepLines w:val="0"/>
              <w:widowControl/>
              <w:suppressLineNumbers w:val="0"/>
              <w:spacing w:before="0" w:beforeAutospacing="0" w:after="0" w:afterAutospacing="0" w:line="560" w:lineRule="exact"/>
              <w:ind w:left="0" w:right="0" w:firstLine="640"/>
              <w:jc w:val="both"/>
              <w:rPr>
                <w:del w:id="781" w:author="信仰" w:date="2026-10-15T22:14:33Z"/>
                <w:rFonts w:hint="default" w:ascii="方正仿宋_GBK" w:hAnsi="等线" w:eastAsia="方正仿宋_GBK" w:cs="宋体"/>
                <w:color w:val="EE0000"/>
                <w:kern w:val="0"/>
                <w:sz w:val="22"/>
                <w:szCs w:val="22"/>
                <w:woUserID w:val="6"/>
              </w:rPr>
              <w:pPrChange w:id="780" w:author="信仰" w:date="2026-10-15T22:14:37Z">
                <w:pPr>
                  <w:keepNext w:val="0"/>
                  <w:keepLines w:val="0"/>
                  <w:widowControl/>
                  <w:suppressLineNumbers w:val="0"/>
                  <w:spacing w:before="0" w:beforeAutospacing="0" w:after="0" w:afterAutospacing="0"/>
                  <w:ind w:left="0" w:right="0"/>
                  <w:jc w:val="left"/>
                </w:pPr>
              </w:pPrChange>
            </w:pPr>
            <w:del w:id="7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611FDE9">
            <w:pPr>
              <w:keepNext w:val="0"/>
              <w:keepLines w:val="0"/>
              <w:widowControl/>
              <w:suppressLineNumbers w:val="0"/>
              <w:spacing w:before="0" w:beforeAutospacing="0" w:after="0" w:afterAutospacing="0" w:line="560" w:lineRule="exact"/>
              <w:ind w:left="0" w:right="0" w:firstLine="640"/>
              <w:jc w:val="both"/>
              <w:rPr>
                <w:del w:id="784" w:author="信仰" w:date="2026-10-15T22:14:33Z"/>
                <w:rFonts w:hint="default" w:ascii="方正仿宋_GBK" w:hAnsi="等线" w:eastAsia="方正仿宋_GBK" w:cs="宋体"/>
                <w:color w:val="EE0000"/>
                <w:kern w:val="0"/>
                <w:sz w:val="22"/>
                <w:szCs w:val="22"/>
                <w:woUserID w:val="6"/>
              </w:rPr>
              <w:pPrChange w:id="783" w:author="信仰" w:date="2026-10-15T22:14:37Z">
                <w:pPr>
                  <w:keepNext w:val="0"/>
                  <w:keepLines w:val="0"/>
                  <w:widowControl/>
                  <w:suppressLineNumbers w:val="0"/>
                  <w:spacing w:before="0" w:beforeAutospacing="0" w:after="0" w:afterAutospacing="0"/>
                  <w:ind w:left="0" w:right="0"/>
                  <w:jc w:val="left"/>
                </w:pPr>
              </w:pPrChange>
            </w:pPr>
            <w:del w:id="7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12.农民工工资总包代发控制</w:delText>
              </w:r>
            </w:del>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8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6DD1B2">
            <w:pPr>
              <w:keepNext w:val="0"/>
              <w:keepLines w:val="0"/>
              <w:widowControl/>
              <w:suppressLineNumbers w:val="0"/>
              <w:spacing w:before="0" w:beforeAutospacing="0" w:after="0" w:afterAutospacing="0" w:line="560" w:lineRule="exact"/>
              <w:ind w:left="0" w:right="0" w:firstLine="640"/>
              <w:jc w:val="both"/>
              <w:rPr>
                <w:del w:id="788" w:author="信仰" w:date="2026-10-15T22:14:33Z"/>
                <w:rFonts w:hint="default" w:ascii="方正仿宋_GBK" w:hAnsi="等线" w:eastAsia="方正仿宋_GBK" w:cs="宋体"/>
                <w:color w:val="EE0000"/>
                <w:kern w:val="0"/>
                <w:sz w:val="22"/>
                <w:szCs w:val="22"/>
                <w:woUserID w:val="6"/>
              </w:rPr>
              <w:pPrChange w:id="787" w:author="信仰" w:date="2026-10-15T22:14:37Z">
                <w:pPr>
                  <w:keepNext w:val="0"/>
                  <w:keepLines w:val="0"/>
                  <w:widowControl/>
                  <w:suppressLineNumbers w:val="0"/>
                  <w:spacing w:before="0" w:beforeAutospacing="0" w:after="0" w:afterAutospacing="0"/>
                  <w:ind w:left="0" w:right="0"/>
                  <w:jc w:val="left"/>
                </w:pPr>
              </w:pPrChange>
            </w:pPr>
            <w:del w:id="7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843414F">
            <w:pPr>
              <w:keepNext w:val="0"/>
              <w:keepLines w:val="0"/>
              <w:widowControl/>
              <w:suppressLineNumbers w:val="0"/>
              <w:spacing w:before="0" w:beforeAutospacing="0" w:after="0" w:afterAutospacing="0" w:line="560" w:lineRule="exact"/>
              <w:ind w:left="0" w:right="0" w:firstLine="640"/>
              <w:jc w:val="both"/>
              <w:rPr>
                <w:del w:id="791" w:author="信仰" w:date="2026-10-15T22:14:33Z"/>
                <w:rFonts w:hint="default" w:ascii="方正仿宋_GBK" w:hAnsi="等线" w:eastAsia="方正仿宋_GBK" w:cs="宋体"/>
                <w:color w:val="EE0000"/>
                <w:kern w:val="0"/>
                <w:sz w:val="22"/>
                <w:szCs w:val="22"/>
                <w:woUserID w:val="6"/>
              </w:rPr>
              <w:pPrChange w:id="790" w:author="信仰" w:date="2026-10-15T22:14:37Z">
                <w:pPr>
                  <w:keepNext w:val="0"/>
                  <w:keepLines w:val="0"/>
                  <w:widowControl/>
                  <w:suppressLineNumbers w:val="0"/>
                  <w:spacing w:before="0" w:beforeAutospacing="0" w:after="0" w:afterAutospacing="0"/>
                  <w:ind w:left="0" w:right="0"/>
                  <w:jc w:val="left"/>
                </w:pPr>
              </w:pPrChange>
            </w:pPr>
            <w:del w:id="7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13.征地社会稳定风险评估合规性控制</w:delText>
              </w:r>
            </w:del>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79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26401">
            <w:pPr>
              <w:keepNext w:val="0"/>
              <w:keepLines w:val="0"/>
              <w:widowControl/>
              <w:suppressLineNumbers w:val="0"/>
              <w:spacing w:before="0" w:beforeAutospacing="0" w:after="0" w:afterAutospacing="0" w:line="560" w:lineRule="exact"/>
              <w:ind w:left="0" w:right="0" w:firstLine="640"/>
              <w:jc w:val="both"/>
              <w:rPr>
                <w:del w:id="795" w:author="信仰" w:date="2026-10-15T22:14:33Z"/>
                <w:rFonts w:hint="default" w:ascii="方正仿宋_GBK" w:hAnsi="等线" w:eastAsia="方正仿宋_GBK" w:cs="宋体"/>
                <w:color w:val="EE0000"/>
                <w:kern w:val="0"/>
                <w:sz w:val="22"/>
                <w:szCs w:val="22"/>
                <w:woUserID w:val="6"/>
              </w:rPr>
              <w:pPrChange w:id="794" w:author="信仰" w:date="2026-10-15T22:14:37Z">
                <w:pPr>
                  <w:keepNext w:val="0"/>
                  <w:keepLines w:val="0"/>
                  <w:widowControl/>
                  <w:suppressLineNumbers w:val="0"/>
                  <w:spacing w:before="0" w:beforeAutospacing="0" w:after="0" w:afterAutospacing="0"/>
                  <w:ind w:left="0" w:right="0"/>
                  <w:jc w:val="left"/>
                </w:pPr>
              </w:pPrChange>
            </w:pPr>
            <w:del w:id="7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261A6D61">
            <w:pPr>
              <w:keepNext w:val="0"/>
              <w:keepLines w:val="0"/>
              <w:widowControl/>
              <w:suppressLineNumbers w:val="0"/>
              <w:spacing w:before="0" w:beforeAutospacing="0" w:after="0" w:afterAutospacing="0" w:line="560" w:lineRule="exact"/>
              <w:ind w:left="0" w:right="0" w:firstLine="640"/>
              <w:jc w:val="both"/>
              <w:rPr>
                <w:del w:id="798" w:author="信仰" w:date="2026-10-15T22:14:33Z"/>
                <w:rFonts w:hint="default" w:ascii="方正仿宋_GBK" w:hAnsi="等线" w:eastAsia="方正仿宋_GBK" w:cs="宋体"/>
                <w:color w:val="EE0000"/>
                <w:kern w:val="0"/>
                <w:sz w:val="22"/>
                <w:szCs w:val="22"/>
                <w:woUserID w:val="6"/>
              </w:rPr>
              <w:pPrChange w:id="797" w:author="信仰" w:date="2026-10-15T22:14:37Z">
                <w:pPr>
                  <w:keepNext w:val="0"/>
                  <w:keepLines w:val="0"/>
                  <w:widowControl/>
                  <w:suppressLineNumbers w:val="0"/>
                  <w:spacing w:before="0" w:beforeAutospacing="0" w:after="0" w:afterAutospacing="0"/>
                  <w:ind w:left="0" w:right="0"/>
                  <w:jc w:val="left"/>
                </w:pPr>
              </w:pPrChange>
            </w:pPr>
            <w:del w:id="7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14.划拨用地合规性控制</w:delText>
              </w:r>
            </w:del>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0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D0316">
            <w:pPr>
              <w:keepNext w:val="0"/>
              <w:keepLines w:val="0"/>
              <w:widowControl/>
              <w:suppressLineNumbers w:val="0"/>
              <w:spacing w:before="0" w:beforeAutospacing="0" w:after="0" w:afterAutospacing="0" w:line="560" w:lineRule="exact"/>
              <w:ind w:left="0" w:right="0" w:firstLine="640"/>
              <w:jc w:val="both"/>
              <w:rPr>
                <w:del w:id="802" w:author="信仰" w:date="2026-10-15T22:14:33Z"/>
                <w:rFonts w:hint="default" w:ascii="方正仿宋_GBK" w:hAnsi="等线" w:eastAsia="方正仿宋_GBK" w:cs="宋体"/>
                <w:color w:val="EE0000"/>
                <w:kern w:val="0"/>
                <w:sz w:val="22"/>
                <w:szCs w:val="22"/>
                <w:woUserID w:val="6"/>
              </w:rPr>
              <w:pPrChange w:id="801" w:author="信仰" w:date="2026-10-15T22:14:37Z">
                <w:pPr>
                  <w:keepNext w:val="0"/>
                  <w:keepLines w:val="0"/>
                  <w:widowControl/>
                  <w:suppressLineNumbers w:val="0"/>
                  <w:spacing w:before="0" w:beforeAutospacing="0" w:after="0" w:afterAutospacing="0"/>
                  <w:ind w:left="0" w:right="0"/>
                  <w:jc w:val="left"/>
                </w:pPr>
              </w:pPrChange>
            </w:pPr>
            <w:del w:id="8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16205C8">
            <w:pPr>
              <w:keepNext w:val="0"/>
              <w:keepLines w:val="0"/>
              <w:widowControl/>
              <w:suppressLineNumbers w:val="0"/>
              <w:spacing w:before="0" w:beforeAutospacing="0" w:after="0" w:afterAutospacing="0" w:line="560" w:lineRule="exact"/>
              <w:ind w:left="0" w:right="0" w:firstLine="640"/>
              <w:jc w:val="both"/>
              <w:rPr>
                <w:del w:id="805" w:author="信仰" w:date="2026-10-15T22:14:33Z"/>
                <w:rFonts w:hint="default" w:ascii="方正仿宋_GBK" w:hAnsi="等线" w:eastAsia="方正仿宋_GBK" w:cs="宋体"/>
                <w:color w:val="EE0000"/>
                <w:kern w:val="0"/>
                <w:sz w:val="22"/>
                <w:szCs w:val="22"/>
                <w:woUserID w:val="6"/>
              </w:rPr>
              <w:pPrChange w:id="804" w:author="信仰" w:date="2026-10-15T22:14:37Z">
                <w:pPr>
                  <w:keepNext w:val="0"/>
                  <w:keepLines w:val="0"/>
                  <w:widowControl/>
                  <w:suppressLineNumbers w:val="0"/>
                  <w:spacing w:before="0" w:beforeAutospacing="0" w:after="0" w:afterAutospacing="0"/>
                  <w:ind w:left="0" w:right="0"/>
                  <w:jc w:val="left"/>
                </w:pPr>
              </w:pPrChange>
            </w:pPr>
            <w:del w:id="8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15.耕地占用税合规性控制</w:delText>
              </w:r>
            </w:del>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0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822861">
            <w:pPr>
              <w:keepNext w:val="0"/>
              <w:keepLines w:val="0"/>
              <w:widowControl/>
              <w:suppressLineNumbers w:val="0"/>
              <w:spacing w:before="0" w:beforeAutospacing="0" w:after="0" w:afterAutospacing="0" w:line="560" w:lineRule="exact"/>
              <w:ind w:left="0" w:right="0" w:firstLine="640"/>
              <w:jc w:val="both"/>
              <w:rPr>
                <w:del w:id="809" w:author="信仰" w:date="2026-10-15T22:14:33Z"/>
                <w:rFonts w:hint="default" w:ascii="方正仿宋_GBK" w:hAnsi="等线" w:eastAsia="方正仿宋_GBK" w:cs="宋体"/>
                <w:color w:val="EE0000"/>
                <w:kern w:val="0"/>
                <w:sz w:val="22"/>
                <w:szCs w:val="22"/>
                <w:woUserID w:val="6"/>
              </w:rPr>
              <w:pPrChange w:id="808" w:author="信仰" w:date="2026-10-15T22:14:37Z">
                <w:pPr>
                  <w:keepNext w:val="0"/>
                  <w:keepLines w:val="0"/>
                  <w:widowControl/>
                  <w:suppressLineNumbers w:val="0"/>
                  <w:spacing w:before="0" w:beforeAutospacing="0" w:after="0" w:afterAutospacing="0"/>
                  <w:ind w:left="0" w:right="0"/>
                  <w:jc w:val="left"/>
                </w:pPr>
              </w:pPrChange>
            </w:pPr>
            <w:del w:id="8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27FD6FD">
            <w:pPr>
              <w:keepNext w:val="0"/>
              <w:keepLines w:val="0"/>
              <w:widowControl/>
              <w:suppressLineNumbers w:val="0"/>
              <w:spacing w:before="0" w:beforeAutospacing="0" w:after="0" w:afterAutospacing="0" w:line="560" w:lineRule="exact"/>
              <w:ind w:left="0" w:right="0" w:firstLine="640"/>
              <w:jc w:val="both"/>
              <w:rPr>
                <w:del w:id="812" w:author="信仰" w:date="2026-10-15T22:14:33Z"/>
                <w:rFonts w:hint="default" w:ascii="方正仿宋_GBK" w:hAnsi="等线" w:eastAsia="方正仿宋_GBK" w:cs="宋体"/>
                <w:color w:val="EE0000"/>
                <w:kern w:val="0"/>
                <w:sz w:val="22"/>
                <w:szCs w:val="22"/>
                <w:woUserID w:val="6"/>
              </w:rPr>
              <w:pPrChange w:id="811" w:author="信仰" w:date="2026-10-15T22:14:37Z">
                <w:pPr>
                  <w:keepNext w:val="0"/>
                  <w:keepLines w:val="0"/>
                  <w:widowControl/>
                  <w:suppressLineNumbers w:val="0"/>
                  <w:spacing w:before="0" w:beforeAutospacing="0" w:after="0" w:afterAutospacing="0"/>
                  <w:ind w:left="0" w:right="0"/>
                  <w:jc w:val="left"/>
                </w:pPr>
              </w:pPrChange>
            </w:pPr>
            <w:del w:id="8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16.城镇土地使用税免税合规性控制</w:delText>
              </w:r>
            </w:del>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1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576126">
            <w:pPr>
              <w:keepNext w:val="0"/>
              <w:keepLines w:val="0"/>
              <w:widowControl/>
              <w:suppressLineNumbers w:val="0"/>
              <w:spacing w:before="0" w:beforeAutospacing="0" w:after="0" w:afterAutospacing="0" w:line="560" w:lineRule="exact"/>
              <w:ind w:left="0" w:right="0" w:firstLine="640"/>
              <w:jc w:val="both"/>
              <w:rPr>
                <w:del w:id="816" w:author="信仰" w:date="2026-10-15T22:14:33Z"/>
                <w:rFonts w:hint="default" w:ascii="方正仿宋_GBK" w:hAnsi="等线" w:eastAsia="方正仿宋_GBK" w:cs="宋体"/>
                <w:color w:val="EE0000"/>
                <w:kern w:val="0"/>
                <w:sz w:val="22"/>
                <w:szCs w:val="22"/>
                <w:woUserID w:val="6"/>
              </w:rPr>
              <w:pPrChange w:id="815" w:author="信仰" w:date="2026-10-15T22:14:37Z">
                <w:pPr>
                  <w:keepNext w:val="0"/>
                  <w:keepLines w:val="0"/>
                  <w:widowControl/>
                  <w:suppressLineNumbers w:val="0"/>
                  <w:spacing w:before="0" w:beforeAutospacing="0" w:after="0" w:afterAutospacing="0"/>
                  <w:ind w:left="0" w:right="0"/>
                  <w:jc w:val="left"/>
                </w:pPr>
              </w:pPrChange>
            </w:pPr>
            <w:del w:id="8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66EA3B8">
            <w:pPr>
              <w:keepNext w:val="0"/>
              <w:keepLines w:val="0"/>
              <w:widowControl/>
              <w:suppressLineNumbers w:val="0"/>
              <w:spacing w:before="0" w:beforeAutospacing="0" w:after="0" w:afterAutospacing="0" w:line="560" w:lineRule="exact"/>
              <w:ind w:left="0" w:right="0" w:firstLine="640"/>
              <w:jc w:val="both"/>
              <w:rPr>
                <w:del w:id="819" w:author="信仰" w:date="2026-10-15T22:14:33Z"/>
                <w:rFonts w:hint="default" w:ascii="方正仿宋_GBK" w:hAnsi="等线" w:eastAsia="方正仿宋_GBK" w:cs="宋体"/>
                <w:color w:val="EE0000"/>
                <w:kern w:val="0"/>
                <w:sz w:val="22"/>
                <w:szCs w:val="22"/>
                <w:woUserID w:val="6"/>
              </w:rPr>
              <w:pPrChange w:id="818" w:author="信仰" w:date="2026-10-15T22:14:37Z">
                <w:pPr>
                  <w:keepNext w:val="0"/>
                  <w:keepLines w:val="0"/>
                  <w:widowControl/>
                  <w:suppressLineNumbers w:val="0"/>
                  <w:spacing w:before="0" w:beforeAutospacing="0" w:after="0" w:afterAutospacing="0"/>
                  <w:ind w:left="0" w:right="0"/>
                  <w:jc w:val="left"/>
                </w:pPr>
              </w:pPrChange>
            </w:pPr>
            <w:del w:id="8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17.项目开工合规性审核</w:delText>
              </w:r>
            </w:del>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2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0DFC3F">
            <w:pPr>
              <w:keepNext w:val="0"/>
              <w:keepLines w:val="0"/>
              <w:widowControl/>
              <w:suppressLineNumbers w:val="0"/>
              <w:spacing w:before="0" w:beforeAutospacing="0" w:after="0" w:afterAutospacing="0" w:line="560" w:lineRule="exact"/>
              <w:ind w:left="0" w:right="0" w:firstLine="640"/>
              <w:jc w:val="both"/>
              <w:rPr>
                <w:del w:id="823" w:author="信仰" w:date="2026-10-15T22:14:33Z"/>
                <w:rFonts w:hint="default" w:ascii="方正仿宋_GBK" w:hAnsi="等线" w:eastAsia="方正仿宋_GBK" w:cs="宋体"/>
                <w:color w:val="EE0000"/>
                <w:kern w:val="0"/>
                <w:sz w:val="22"/>
                <w:szCs w:val="22"/>
                <w:woUserID w:val="6"/>
              </w:rPr>
              <w:pPrChange w:id="822" w:author="信仰" w:date="2026-10-15T22:14:37Z">
                <w:pPr>
                  <w:keepNext w:val="0"/>
                  <w:keepLines w:val="0"/>
                  <w:widowControl/>
                  <w:suppressLineNumbers w:val="0"/>
                  <w:spacing w:before="0" w:beforeAutospacing="0" w:after="0" w:afterAutospacing="0"/>
                  <w:ind w:left="0" w:right="0"/>
                  <w:jc w:val="left"/>
                </w:pPr>
              </w:pPrChange>
            </w:pPr>
            <w:del w:id="8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084FB55">
            <w:pPr>
              <w:keepNext w:val="0"/>
              <w:keepLines w:val="0"/>
              <w:widowControl/>
              <w:suppressLineNumbers w:val="0"/>
              <w:spacing w:before="0" w:beforeAutospacing="0" w:after="0" w:afterAutospacing="0" w:line="560" w:lineRule="exact"/>
              <w:ind w:left="0" w:right="0" w:firstLine="640"/>
              <w:jc w:val="both"/>
              <w:rPr>
                <w:del w:id="826" w:author="信仰" w:date="2026-10-15T22:14:33Z"/>
                <w:rFonts w:hint="default" w:ascii="方正仿宋_GBK" w:hAnsi="等线" w:eastAsia="方正仿宋_GBK" w:cs="宋体"/>
                <w:color w:val="EE0000"/>
                <w:kern w:val="0"/>
                <w:sz w:val="22"/>
                <w:szCs w:val="22"/>
                <w:woUserID w:val="6"/>
              </w:rPr>
              <w:pPrChange w:id="825" w:author="信仰" w:date="2026-10-15T22:14:37Z">
                <w:pPr>
                  <w:keepNext w:val="0"/>
                  <w:keepLines w:val="0"/>
                  <w:widowControl/>
                  <w:suppressLineNumbers w:val="0"/>
                  <w:spacing w:before="0" w:beforeAutospacing="0" w:after="0" w:afterAutospacing="0"/>
                  <w:ind w:left="0" w:right="0"/>
                  <w:jc w:val="left"/>
                </w:pPr>
              </w:pPrChange>
            </w:pPr>
            <w:del w:id="8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18.施工安全控制</w:delText>
              </w:r>
            </w:del>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2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45BA65">
            <w:pPr>
              <w:keepNext w:val="0"/>
              <w:keepLines w:val="0"/>
              <w:widowControl/>
              <w:suppressLineNumbers w:val="0"/>
              <w:spacing w:before="0" w:beforeAutospacing="0" w:after="0" w:afterAutospacing="0" w:line="560" w:lineRule="exact"/>
              <w:ind w:left="0" w:right="0" w:firstLine="640"/>
              <w:jc w:val="both"/>
              <w:rPr>
                <w:del w:id="830" w:author="信仰" w:date="2026-10-15T22:14:33Z"/>
                <w:rFonts w:hint="default" w:ascii="方正仿宋_GBK" w:hAnsi="等线" w:eastAsia="方正仿宋_GBK" w:cs="宋体"/>
                <w:color w:val="EE0000"/>
                <w:kern w:val="0"/>
                <w:sz w:val="22"/>
                <w:szCs w:val="22"/>
                <w:woUserID w:val="6"/>
              </w:rPr>
              <w:pPrChange w:id="829" w:author="信仰" w:date="2026-10-15T22:14:37Z">
                <w:pPr>
                  <w:keepNext w:val="0"/>
                  <w:keepLines w:val="0"/>
                  <w:widowControl/>
                  <w:suppressLineNumbers w:val="0"/>
                  <w:spacing w:before="0" w:beforeAutospacing="0" w:after="0" w:afterAutospacing="0"/>
                  <w:ind w:left="0" w:right="0"/>
                  <w:jc w:val="left"/>
                </w:pPr>
              </w:pPrChange>
            </w:pPr>
            <w:del w:id="8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0DA6E23">
            <w:pPr>
              <w:keepNext w:val="0"/>
              <w:keepLines w:val="0"/>
              <w:widowControl/>
              <w:suppressLineNumbers w:val="0"/>
              <w:spacing w:before="0" w:beforeAutospacing="0" w:after="0" w:afterAutospacing="0" w:line="560" w:lineRule="exact"/>
              <w:ind w:left="0" w:right="0" w:firstLine="640"/>
              <w:jc w:val="both"/>
              <w:rPr>
                <w:del w:id="833" w:author="信仰" w:date="2026-10-15T22:14:33Z"/>
                <w:rFonts w:hint="default" w:ascii="方正仿宋_GBK" w:hAnsi="等线" w:eastAsia="方正仿宋_GBK" w:cs="宋体"/>
                <w:color w:val="EE0000"/>
                <w:kern w:val="0"/>
                <w:sz w:val="22"/>
                <w:szCs w:val="22"/>
                <w:woUserID w:val="6"/>
              </w:rPr>
              <w:pPrChange w:id="832" w:author="信仰" w:date="2026-10-15T22:14:37Z">
                <w:pPr>
                  <w:keepNext w:val="0"/>
                  <w:keepLines w:val="0"/>
                  <w:widowControl/>
                  <w:suppressLineNumbers w:val="0"/>
                  <w:spacing w:before="0" w:beforeAutospacing="0" w:after="0" w:afterAutospacing="0"/>
                  <w:ind w:left="0" w:right="0"/>
                  <w:jc w:val="left"/>
                </w:pPr>
              </w:pPrChange>
            </w:pPr>
            <w:del w:id="8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19.施工质量控制</w:delText>
              </w:r>
            </w:del>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3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F5ABC1">
            <w:pPr>
              <w:keepNext w:val="0"/>
              <w:keepLines w:val="0"/>
              <w:widowControl/>
              <w:suppressLineNumbers w:val="0"/>
              <w:spacing w:before="0" w:beforeAutospacing="0" w:after="0" w:afterAutospacing="0" w:line="560" w:lineRule="exact"/>
              <w:ind w:left="0" w:right="0" w:firstLine="640"/>
              <w:jc w:val="both"/>
              <w:rPr>
                <w:del w:id="837" w:author="信仰" w:date="2026-10-15T22:14:33Z"/>
                <w:rFonts w:hint="default" w:ascii="方正仿宋_GBK" w:hAnsi="等线" w:eastAsia="方正仿宋_GBK" w:cs="宋体"/>
                <w:color w:val="EE0000"/>
                <w:kern w:val="0"/>
                <w:sz w:val="22"/>
                <w:szCs w:val="22"/>
                <w:woUserID w:val="6"/>
              </w:rPr>
              <w:pPrChange w:id="836" w:author="信仰" w:date="2026-10-15T22:14:37Z">
                <w:pPr>
                  <w:keepNext w:val="0"/>
                  <w:keepLines w:val="0"/>
                  <w:widowControl/>
                  <w:suppressLineNumbers w:val="0"/>
                  <w:spacing w:before="0" w:beforeAutospacing="0" w:after="0" w:afterAutospacing="0"/>
                  <w:ind w:left="0" w:right="0"/>
                  <w:jc w:val="left"/>
                </w:pPr>
              </w:pPrChange>
            </w:pPr>
            <w:del w:id="8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AB1A5CD">
            <w:pPr>
              <w:keepNext w:val="0"/>
              <w:keepLines w:val="0"/>
              <w:widowControl/>
              <w:suppressLineNumbers w:val="0"/>
              <w:spacing w:before="0" w:beforeAutospacing="0" w:after="0" w:afterAutospacing="0" w:line="560" w:lineRule="exact"/>
              <w:ind w:left="0" w:right="0" w:firstLine="640"/>
              <w:jc w:val="both"/>
              <w:rPr>
                <w:del w:id="840" w:author="信仰" w:date="2026-10-15T22:14:33Z"/>
                <w:rFonts w:hint="default" w:ascii="方正仿宋_GBK" w:hAnsi="等线" w:eastAsia="方正仿宋_GBK" w:cs="宋体"/>
                <w:color w:val="EE0000"/>
                <w:kern w:val="0"/>
                <w:sz w:val="22"/>
                <w:szCs w:val="22"/>
                <w:woUserID w:val="6"/>
              </w:rPr>
              <w:pPrChange w:id="839" w:author="信仰" w:date="2026-10-15T22:14:37Z">
                <w:pPr>
                  <w:keepNext w:val="0"/>
                  <w:keepLines w:val="0"/>
                  <w:widowControl/>
                  <w:suppressLineNumbers w:val="0"/>
                  <w:spacing w:before="0" w:beforeAutospacing="0" w:after="0" w:afterAutospacing="0"/>
                  <w:ind w:left="0" w:right="0"/>
                  <w:jc w:val="left"/>
                </w:pPr>
              </w:pPrChange>
            </w:pPr>
            <w:del w:id="8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20.项目施工环水保控制</w:delText>
              </w:r>
            </w:del>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4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716F97">
            <w:pPr>
              <w:keepNext w:val="0"/>
              <w:keepLines w:val="0"/>
              <w:widowControl/>
              <w:suppressLineNumbers w:val="0"/>
              <w:spacing w:before="0" w:beforeAutospacing="0" w:after="0" w:afterAutospacing="0" w:line="560" w:lineRule="exact"/>
              <w:ind w:left="0" w:right="0" w:firstLine="640"/>
              <w:jc w:val="both"/>
              <w:rPr>
                <w:del w:id="844" w:author="信仰" w:date="2026-10-15T22:14:33Z"/>
                <w:rFonts w:hint="default" w:ascii="方正仿宋_GBK" w:hAnsi="等线" w:eastAsia="方正仿宋_GBK" w:cs="宋体"/>
                <w:color w:val="EE0000"/>
                <w:kern w:val="0"/>
                <w:sz w:val="22"/>
                <w:szCs w:val="22"/>
                <w:woUserID w:val="6"/>
              </w:rPr>
              <w:pPrChange w:id="843" w:author="信仰" w:date="2026-10-15T22:14:37Z">
                <w:pPr>
                  <w:keepNext w:val="0"/>
                  <w:keepLines w:val="0"/>
                  <w:widowControl/>
                  <w:suppressLineNumbers w:val="0"/>
                  <w:spacing w:before="0" w:beforeAutospacing="0" w:after="0" w:afterAutospacing="0"/>
                  <w:ind w:left="0" w:right="0"/>
                  <w:jc w:val="left"/>
                </w:pPr>
              </w:pPrChange>
            </w:pPr>
            <w:del w:id="8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73CD6954">
            <w:pPr>
              <w:keepNext w:val="0"/>
              <w:keepLines w:val="0"/>
              <w:widowControl/>
              <w:suppressLineNumbers w:val="0"/>
              <w:spacing w:before="0" w:beforeAutospacing="0" w:after="0" w:afterAutospacing="0" w:line="560" w:lineRule="exact"/>
              <w:ind w:left="0" w:right="0" w:firstLine="640"/>
              <w:jc w:val="both"/>
              <w:rPr>
                <w:del w:id="847" w:author="信仰" w:date="2026-10-15T22:14:33Z"/>
                <w:rFonts w:hint="default" w:ascii="方正仿宋_GBK" w:hAnsi="等线" w:eastAsia="方正仿宋_GBK" w:cs="宋体"/>
                <w:color w:val="EE0000"/>
                <w:kern w:val="0"/>
                <w:sz w:val="22"/>
                <w:szCs w:val="22"/>
                <w:woUserID w:val="6"/>
              </w:rPr>
              <w:pPrChange w:id="846" w:author="信仰" w:date="2026-10-15T22:14:37Z">
                <w:pPr>
                  <w:keepNext w:val="0"/>
                  <w:keepLines w:val="0"/>
                  <w:widowControl/>
                  <w:suppressLineNumbers w:val="0"/>
                  <w:spacing w:before="0" w:beforeAutospacing="0" w:after="0" w:afterAutospacing="0"/>
                  <w:ind w:left="0" w:right="0"/>
                  <w:jc w:val="left"/>
                </w:pPr>
              </w:pPrChange>
            </w:pPr>
            <w:del w:id="8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21.设计变更与现场签证真实性审核控制</w:delText>
              </w:r>
            </w:del>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4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C128E7">
            <w:pPr>
              <w:keepNext w:val="0"/>
              <w:keepLines w:val="0"/>
              <w:widowControl/>
              <w:suppressLineNumbers w:val="0"/>
              <w:spacing w:before="0" w:beforeAutospacing="0" w:after="0" w:afterAutospacing="0" w:line="560" w:lineRule="exact"/>
              <w:ind w:left="0" w:right="0" w:firstLine="640"/>
              <w:jc w:val="both"/>
              <w:rPr>
                <w:del w:id="851" w:author="信仰" w:date="2026-10-15T22:14:33Z"/>
                <w:rFonts w:hint="default" w:ascii="方正仿宋_GBK" w:hAnsi="等线" w:eastAsia="方正仿宋_GBK" w:cs="宋体"/>
                <w:color w:val="EE0000"/>
                <w:kern w:val="0"/>
                <w:sz w:val="22"/>
                <w:szCs w:val="22"/>
                <w:woUserID w:val="6"/>
              </w:rPr>
              <w:pPrChange w:id="850" w:author="信仰" w:date="2026-10-15T22:14:37Z">
                <w:pPr>
                  <w:keepNext w:val="0"/>
                  <w:keepLines w:val="0"/>
                  <w:widowControl/>
                  <w:suppressLineNumbers w:val="0"/>
                  <w:spacing w:before="0" w:beforeAutospacing="0" w:after="0" w:afterAutospacing="0"/>
                  <w:ind w:left="0" w:right="0"/>
                  <w:jc w:val="left"/>
                </w:pPr>
              </w:pPrChange>
            </w:pPr>
            <w:del w:id="8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3B9C433">
            <w:pPr>
              <w:keepNext w:val="0"/>
              <w:keepLines w:val="0"/>
              <w:widowControl/>
              <w:suppressLineNumbers w:val="0"/>
              <w:spacing w:before="0" w:beforeAutospacing="0" w:after="0" w:afterAutospacing="0" w:line="560" w:lineRule="exact"/>
              <w:ind w:left="0" w:right="0" w:firstLine="640"/>
              <w:jc w:val="both"/>
              <w:rPr>
                <w:del w:id="854" w:author="信仰" w:date="2026-10-15T22:14:33Z"/>
                <w:rFonts w:hint="default" w:ascii="方正仿宋_GBK" w:hAnsi="等线" w:eastAsia="方正仿宋_GBK" w:cs="宋体"/>
                <w:color w:val="EE0000"/>
                <w:kern w:val="0"/>
                <w:sz w:val="22"/>
                <w:szCs w:val="22"/>
                <w:woUserID w:val="6"/>
              </w:rPr>
              <w:pPrChange w:id="853" w:author="信仰" w:date="2026-10-15T22:14:37Z">
                <w:pPr>
                  <w:keepNext w:val="0"/>
                  <w:keepLines w:val="0"/>
                  <w:widowControl/>
                  <w:suppressLineNumbers w:val="0"/>
                  <w:spacing w:before="0" w:beforeAutospacing="0" w:after="0" w:afterAutospacing="0"/>
                  <w:ind w:left="0" w:right="0"/>
                  <w:jc w:val="left"/>
                </w:pPr>
              </w:pPrChange>
            </w:pPr>
            <w:del w:id="8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22.物资现场到货与采购一致性控制</w:delText>
              </w:r>
            </w:del>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5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6BDE5C">
            <w:pPr>
              <w:keepNext w:val="0"/>
              <w:keepLines w:val="0"/>
              <w:widowControl/>
              <w:suppressLineNumbers w:val="0"/>
              <w:spacing w:before="0" w:beforeAutospacing="0" w:after="0" w:afterAutospacing="0" w:line="560" w:lineRule="exact"/>
              <w:ind w:left="0" w:right="0" w:firstLine="640"/>
              <w:jc w:val="both"/>
              <w:rPr>
                <w:del w:id="858" w:author="信仰" w:date="2026-10-15T22:14:33Z"/>
                <w:rFonts w:hint="default" w:ascii="方正仿宋_GBK" w:hAnsi="等线" w:eastAsia="方正仿宋_GBK" w:cs="宋体"/>
                <w:color w:val="EE0000"/>
                <w:kern w:val="0"/>
                <w:sz w:val="22"/>
                <w:szCs w:val="22"/>
                <w:woUserID w:val="6"/>
              </w:rPr>
              <w:pPrChange w:id="857" w:author="信仰" w:date="2026-10-15T22:14:37Z">
                <w:pPr>
                  <w:keepNext w:val="0"/>
                  <w:keepLines w:val="0"/>
                  <w:widowControl/>
                  <w:suppressLineNumbers w:val="0"/>
                  <w:spacing w:before="0" w:beforeAutospacing="0" w:after="0" w:afterAutospacing="0"/>
                  <w:ind w:left="0" w:right="0"/>
                  <w:jc w:val="left"/>
                </w:pPr>
              </w:pPrChange>
            </w:pPr>
            <w:del w:id="8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9E2694E">
            <w:pPr>
              <w:keepNext w:val="0"/>
              <w:keepLines w:val="0"/>
              <w:widowControl/>
              <w:suppressLineNumbers w:val="0"/>
              <w:spacing w:before="0" w:beforeAutospacing="0" w:after="0" w:afterAutospacing="0" w:line="560" w:lineRule="exact"/>
              <w:ind w:left="0" w:right="0" w:firstLine="640"/>
              <w:jc w:val="both"/>
              <w:rPr>
                <w:del w:id="861" w:author="信仰" w:date="2026-10-15T22:14:33Z"/>
                <w:rFonts w:hint="default" w:ascii="方正仿宋_GBK" w:hAnsi="等线" w:eastAsia="方正仿宋_GBK" w:cs="宋体"/>
                <w:color w:val="EE0000"/>
                <w:kern w:val="0"/>
                <w:sz w:val="22"/>
                <w:szCs w:val="22"/>
                <w:woUserID w:val="6"/>
              </w:rPr>
              <w:pPrChange w:id="860" w:author="信仰" w:date="2026-10-15T22:14:37Z">
                <w:pPr>
                  <w:keepNext w:val="0"/>
                  <w:keepLines w:val="0"/>
                  <w:widowControl/>
                  <w:suppressLineNumbers w:val="0"/>
                  <w:spacing w:before="0" w:beforeAutospacing="0" w:after="0" w:afterAutospacing="0"/>
                  <w:ind w:left="0" w:right="0"/>
                  <w:jc w:val="left"/>
                </w:pPr>
              </w:pPrChange>
            </w:pPr>
            <w:del w:id="8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23.物资成本报账与现场实物到货一致性控制</w:delText>
              </w:r>
            </w:del>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6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DDB0A8">
            <w:pPr>
              <w:keepNext w:val="0"/>
              <w:keepLines w:val="0"/>
              <w:widowControl/>
              <w:suppressLineNumbers w:val="0"/>
              <w:spacing w:before="0" w:beforeAutospacing="0" w:after="0" w:afterAutospacing="0" w:line="560" w:lineRule="exact"/>
              <w:ind w:left="0" w:right="0" w:firstLine="640"/>
              <w:jc w:val="both"/>
              <w:rPr>
                <w:del w:id="865" w:author="信仰" w:date="2026-10-15T22:14:33Z"/>
                <w:rFonts w:hint="default" w:ascii="方正仿宋_GBK" w:hAnsi="等线" w:eastAsia="方正仿宋_GBK" w:cs="宋体"/>
                <w:color w:val="EE0000"/>
                <w:kern w:val="0"/>
                <w:sz w:val="22"/>
                <w:szCs w:val="22"/>
                <w:woUserID w:val="6"/>
              </w:rPr>
              <w:pPrChange w:id="864" w:author="信仰" w:date="2026-10-15T22:14:37Z">
                <w:pPr>
                  <w:keepNext w:val="0"/>
                  <w:keepLines w:val="0"/>
                  <w:widowControl/>
                  <w:suppressLineNumbers w:val="0"/>
                  <w:spacing w:before="0" w:beforeAutospacing="0" w:after="0" w:afterAutospacing="0"/>
                  <w:ind w:left="0" w:right="0"/>
                  <w:jc w:val="left"/>
                </w:pPr>
              </w:pPrChange>
            </w:pPr>
            <w:del w:id="8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53A7D98">
            <w:pPr>
              <w:keepNext w:val="0"/>
              <w:keepLines w:val="0"/>
              <w:widowControl/>
              <w:suppressLineNumbers w:val="0"/>
              <w:spacing w:before="0" w:beforeAutospacing="0" w:after="0" w:afterAutospacing="0" w:line="560" w:lineRule="exact"/>
              <w:ind w:left="0" w:right="0" w:firstLine="640"/>
              <w:jc w:val="both"/>
              <w:rPr>
                <w:del w:id="868" w:author="信仰" w:date="2026-10-15T22:14:33Z"/>
                <w:rFonts w:hint="default" w:ascii="方正仿宋_GBK" w:hAnsi="等线" w:eastAsia="方正仿宋_GBK" w:cs="宋体"/>
                <w:color w:val="EE0000"/>
                <w:kern w:val="0"/>
                <w:sz w:val="22"/>
                <w:szCs w:val="22"/>
                <w:woUserID w:val="6"/>
              </w:rPr>
              <w:pPrChange w:id="867" w:author="信仰" w:date="2026-10-15T22:14:37Z">
                <w:pPr>
                  <w:keepNext w:val="0"/>
                  <w:keepLines w:val="0"/>
                  <w:widowControl/>
                  <w:suppressLineNumbers w:val="0"/>
                  <w:spacing w:before="0" w:beforeAutospacing="0" w:after="0" w:afterAutospacing="0"/>
                  <w:ind w:left="0" w:right="0"/>
                  <w:jc w:val="left"/>
                </w:pPr>
              </w:pPrChange>
            </w:pPr>
            <w:del w:id="8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24.施工成本报账与现场进度一致性控制</w:delText>
              </w:r>
            </w:del>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7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2B9087">
            <w:pPr>
              <w:keepNext w:val="0"/>
              <w:keepLines w:val="0"/>
              <w:widowControl/>
              <w:suppressLineNumbers w:val="0"/>
              <w:spacing w:before="0" w:beforeAutospacing="0" w:after="0" w:afterAutospacing="0" w:line="560" w:lineRule="exact"/>
              <w:ind w:left="0" w:right="0" w:firstLine="640"/>
              <w:jc w:val="both"/>
              <w:rPr>
                <w:del w:id="872" w:author="信仰" w:date="2026-10-15T22:14:33Z"/>
                <w:rFonts w:hint="default" w:ascii="方正仿宋_GBK" w:hAnsi="等线" w:eastAsia="方正仿宋_GBK" w:cs="宋体"/>
                <w:color w:val="EE0000"/>
                <w:kern w:val="0"/>
                <w:sz w:val="22"/>
                <w:szCs w:val="22"/>
                <w:woUserID w:val="6"/>
              </w:rPr>
              <w:pPrChange w:id="871" w:author="信仰" w:date="2026-10-15T22:14:37Z">
                <w:pPr>
                  <w:keepNext w:val="0"/>
                  <w:keepLines w:val="0"/>
                  <w:widowControl/>
                  <w:suppressLineNumbers w:val="0"/>
                  <w:spacing w:before="0" w:beforeAutospacing="0" w:after="0" w:afterAutospacing="0"/>
                  <w:ind w:left="0" w:right="0"/>
                  <w:jc w:val="left"/>
                </w:pPr>
              </w:pPrChange>
            </w:pPr>
            <w:del w:id="8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3B7BE2C3">
            <w:pPr>
              <w:keepNext w:val="0"/>
              <w:keepLines w:val="0"/>
              <w:widowControl/>
              <w:suppressLineNumbers w:val="0"/>
              <w:spacing w:before="0" w:beforeAutospacing="0" w:after="0" w:afterAutospacing="0" w:line="560" w:lineRule="exact"/>
              <w:ind w:left="0" w:right="0" w:firstLine="640"/>
              <w:jc w:val="both"/>
              <w:rPr>
                <w:del w:id="875" w:author="信仰" w:date="2026-10-15T22:14:33Z"/>
                <w:rFonts w:hint="default" w:ascii="方正仿宋_GBK" w:hAnsi="等线" w:eastAsia="方正仿宋_GBK" w:cs="宋体"/>
                <w:color w:val="EE0000"/>
                <w:kern w:val="0"/>
                <w:sz w:val="22"/>
                <w:szCs w:val="22"/>
                <w:woUserID w:val="6"/>
              </w:rPr>
              <w:pPrChange w:id="874" w:author="信仰" w:date="2026-10-15T22:14:37Z">
                <w:pPr>
                  <w:keepNext w:val="0"/>
                  <w:keepLines w:val="0"/>
                  <w:widowControl/>
                  <w:suppressLineNumbers w:val="0"/>
                  <w:spacing w:before="0" w:beforeAutospacing="0" w:after="0" w:afterAutospacing="0"/>
                  <w:ind w:left="0" w:right="0"/>
                  <w:jc w:val="left"/>
                </w:pPr>
              </w:pPrChange>
            </w:pPr>
            <w:del w:id="8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25.长期挂账在建工程清理</w:delText>
              </w:r>
            </w:del>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7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54592A">
            <w:pPr>
              <w:keepNext w:val="0"/>
              <w:keepLines w:val="0"/>
              <w:widowControl/>
              <w:suppressLineNumbers w:val="0"/>
              <w:spacing w:before="0" w:beforeAutospacing="0" w:after="0" w:afterAutospacing="0" w:line="560" w:lineRule="exact"/>
              <w:ind w:left="0" w:right="0" w:firstLine="640"/>
              <w:jc w:val="both"/>
              <w:rPr>
                <w:del w:id="879" w:author="信仰" w:date="2026-10-15T22:14:33Z"/>
                <w:rFonts w:hint="default" w:ascii="方正仿宋_GBK" w:hAnsi="等线" w:eastAsia="方正仿宋_GBK" w:cs="宋体"/>
                <w:color w:val="EE0000"/>
                <w:kern w:val="0"/>
                <w:sz w:val="22"/>
                <w:szCs w:val="22"/>
                <w:woUserID w:val="6"/>
              </w:rPr>
              <w:pPrChange w:id="878" w:author="信仰" w:date="2026-10-15T22:14:37Z">
                <w:pPr>
                  <w:keepNext w:val="0"/>
                  <w:keepLines w:val="0"/>
                  <w:widowControl/>
                  <w:suppressLineNumbers w:val="0"/>
                  <w:spacing w:before="0" w:beforeAutospacing="0" w:after="0" w:afterAutospacing="0"/>
                  <w:ind w:left="0" w:right="0"/>
                  <w:jc w:val="left"/>
                </w:pPr>
              </w:pPrChange>
            </w:pPr>
            <w:del w:id="8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2CF6BC84">
            <w:pPr>
              <w:keepNext w:val="0"/>
              <w:keepLines w:val="0"/>
              <w:widowControl/>
              <w:suppressLineNumbers w:val="0"/>
              <w:spacing w:before="0" w:beforeAutospacing="0" w:after="0" w:afterAutospacing="0" w:line="560" w:lineRule="exact"/>
              <w:ind w:left="0" w:right="0" w:firstLine="640"/>
              <w:jc w:val="both"/>
              <w:rPr>
                <w:del w:id="882" w:author="信仰" w:date="2026-10-15T22:14:33Z"/>
                <w:rFonts w:hint="default" w:ascii="方正仿宋_GBK" w:hAnsi="等线" w:eastAsia="方正仿宋_GBK" w:cs="宋体"/>
                <w:color w:val="EE0000"/>
                <w:kern w:val="0"/>
                <w:sz w:val="22"/>
                <w:szCs w:val="22"/>
                <w:woUserID w:val="6"/>
              </w:rPr>
              <w:pPrChange w:id="881" w:author="信仰" w:date="2026-10-15T22:14:37Z">
                <w:pPr>
                  <w:keepNext w:val="0"/>
                  <w:keepLines w:val="0"/>
                  <w:widowControl/>
                  <w:suppressLineNumbers w:val="0"/>
                  <w:spacing w:before="0" w:beforeAutospacing="0" w:after="0" w:afterAutospacing="0"/>
                  <w:ind w:left="0" w:right="0"/>
                  <w:jc w:val="left"/>
                </w:pPr>
              </w:pPrChange>
            </w:pPr>
            <w:del w:id="8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26.现场实际工程量与验收报告一致性控制</w:delText>
              </w:r>
            </w:del>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8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CA9B1B2">
            <w:pPr>
              <w:keepNext w:val="0"/>
              <w:keepLines w:val="0"/>
              <w:widowControl/>
              <w:suppressLineNumbers w:val="0"/>
              <w:spacing w:before="0" w:beforeAutospacing="0" w:after="0" w:afterAutospacing="0" w:line="560" w:lineRule="exact"/>
              <w:ind w:left="0" w:right="0" w:firstLine="640"/>
              <w:jc w:val="both"/>
              <w:rPr>
                <w:del w:id="886" w:author="信仰" w:date="2026-10-15T22:14:33Z"/>
                <w:rFonts w:hint="default" w:ascii="方正仿宋_GBK" w:hAnsi="等线" w:eastAsia="方正仿宋_GBK" w:cs="宋体"/>
                <w:color w:val="EE0000"/>
                <w:kern w:val="0"/>
                <w:sz w:val="22"/>
                <w:szCs w:val="22"/>
                <w:woUserID w:val="6"/>
              </w:rPr>
              <w:pPrChange w:id="885" w:author="信仰" w:date="2026-10-15T22:14:37Z">
                <w:pPr>
                  <w:keepNext w:val="0"/>
                  <w:keepLines w:val="0"/>
                  <w:widowControl/>
                  <w:suppressLineNumbers w:val="0"/>
                  <w:spacing w:before="0" w:beforeAutospacing="0" w:after="0" w:afterAutospacing="0"/>
                  <w:ind w:left="0" w:right="0"/>
                  <w:jc w:val="left"/>
                </w:pPr>
              </w:pPrChange>
            </w:pPr>
            <w:del w:id="8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59F6AA8">
            <w:pPr>
              <w:keepNext w:val="0"/>
              <w:keepLines w:val="0"/>
              <w:widowControl/>
              <w:suppressLineNumbers w:val="0"/>
              <w:spacing w:before="0" w:beforeAutospacing="0" w:after="0" w:afterAutospacing="0" w:line="560" w:lineRule="exact"/>
              <w:ind w:left="0" w:right="0" w:firstLine="640"/>
              <w:jc w:val="both"/>
              <w:rPr>
                <w:del w:id="889" w:author="信仰" w:date="2026-10-15T22:14:33Z"/>
                <w:rFonts w:hint="default" w:ascii="方正仿宋_GBK" w:hAnsi="等线" w:eastAsia="方正仿宋_GBK" w:cs="宋体"/>
                <w:color w:val="EE0000"/>
                <w:kern w:val="0"/>
                <w:sz w:val="22"/>
                <w:szCs w:val="22"/>
                <w:woUserID w:val="6"/>
              </w:rPr>
              <w:pPrChange w:id="888" w:author="信仰" w:date="2026-10-15T22:14:37Z">
                <w:pPr>
                  <w:keepNext w:val="0"/>
                  <w:keepLines w:val="0"/>
                  <w:widowControl/>
                  <w:suppressLineNumbers w:val="0"/>
                  <w:spacing w:before="0" w:beforeAutospacing="0" w:after="0" w:afterAutospacing="0"/>
                  <w:ind w:left="0" w:right="0"/>
                  <w:jc w:val="left"/>
                </w:pPr>
              </w:pPrChange>
            </w:pPr>
            <w:del w:id="8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27.竣工资产移交闭环控制</w:delText>
              </w:r>
            </w:del>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9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1A8ED1">
            <w:pPr>
              <w:keepNext w:val="0"/>
              <w:keepLines w:val="0"/>
              <w:widowControl/>
              <w:suppressLineNumbers w:val="0"/>
              <w:spacing w:before="0" w:beforeAutospacing="0" w:after="0" w:afterAutospacing="0" w:line="560" w:lineRule="exact"/>
              <w:ind w:left="0" w:right="0" w:firstLine="640"/>
              <w:jc w:val="both"/>
              <w:rPr>
                <w:del w:id="893" w:author="信仰" w:date="2026-10-15T22:14:33Z"/>
                <w:rFonts w:hint="default" w:ascii="方正仿宋_GBK" w:hAnsi="等线" w:eastAsia="方正仿宋_GBK" w:cs="宋体"/>
                <w:color w:val="EE0000"/>
                <w:kern w:val="0"/>
                <w:sz w:val="22"/>
                <w:szCs w:val="22"/>
                <w:woUserID w:val="6"/>
              </w:rPr>
              <w:pPrChange w:id="892" w:author="信仰" w:date="2026-10-15T22:14:37Z">
                <w:pPr>
                  <w:keepNext w:val="0"/>
                  <w:keepLines w:val="0"/>
                  <w:widowControl/>
                  <w:suppressLineNumbers w:val="0"/>
                  <w:spacing w:before="0" w:beforeAutospacing="0" w:after="0" w:afterAutospacing="0"/>
                  <w:ind w:left="0" w:right="0"/>
                  <w:jc w:val="left"/>
                </w:pPr>
              </w:pPrChange>
            </w:pPr>
            <w:del w:id="8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F7C4E57">
            <w:pPr>
              <w:keepNext w:val="0"/>
              <w:keepLines w:val="0"/>
              <w:widowControl/>
              <w:suppressLineNumbers w:val="0"/>
              <w:spacing w:before="0" w:beforeAutospacing="0" w:after="0" w:afterAutospacing="0" w:line="560" w:lineRule="exact"/>
              <w:ind w:left="0" w:right="0" w:firstLine="640"/>
              <w:jc w:val="both"/>
              <w:rPr>
                <w:del w:id="896" w:author="信仰" w:date="2026-10-15T22:14:33Z"/>
                <w:rFonts w:hint="default" w:ascii="方正仿宋_GBK" w:hAnsi="等线" w:eastAsia="方正仿宋_GBK" w:cs="宋体"/>
                <w:color w:val="EE0000"/>
                <w:kern w:val="0"/>
                <w:sz w:val="22"/>
                <w:szCs w:val="22"/>
                <w:woUserID w:val="6"/>
              </w:rPr>
              <w:pPrChange w:id="895" w:author="信仰" w:date="2026-10-15T22:14:37Z">
                <w:pPr>
                  <w:keepNext w:val="0"/>
                  <w:keepLines w:val="0"/>
                  <w:widowControl/>
                  <w:suppressLineNumbers w:val="0"/>
                  <w:spacing w:before="0" w:beforeAutospacing="0" w:after="0" w:afterAutospacing="0"/>
                  <w:ind w:left="0" w:right="0"/>
                  <w:jc w:val="left"/>
                </w:pPr>
              </w:pPrChange>
            </w:pPr>
            <w:del w:id="8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28.暂估转资节点刚性控制</w:delText>
              </w:r>
            </w:del>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89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46FC43">
            <w:pPr>
              <w:keepNext w:val="0"/>
              <w:keepLines w:val="0"/>
              <w:widowControl/>
              <w:suppressLineNumbers w:val="0"/>
              <w:spacing w:before="0" w:beforeAutospacing="0" w:after="0" w:afterAutospacing="0" w:line="560" w:lineRule="exact"/>
              <w:ind w:left="0" w:right="0" w:firstLine="640"/>
              <w:jc w:val="both"/>
              <w:rPr>
                <w:del w:id="900" w:author="信仰" w:date="2026-10-15T22:14:33Z"/>
                <w:rFonts w:hint="default" w:ascii="方正仿宋_GBK" w:hAnsi="等线" w:eastAsia="方正仿宋_GBK" w:cs="宋体"/>
                <w:color w:val="EE0000"/>
                <w:kern w:val="0"/>
                <w:sz w:val="22"/>
                <w:szCs w:val="22"/>
                <w:woUserID w:val="6"/>
              </w:rPr>
              <w:pPrChange w:id="899" w:author="信仰" w:date="2026-10-15T22:14:37Z">
                <w:pPr>
                  <w:keepNext w:val="0"/>
                  <w:keepLines w:val="0"/>
                  <w:widowControl/>
                  <w:suppressLineNumbers w:val="0"/>
                  <w:spacing w:before="0" w:beforeAutospacing="0" w:after="0" w:afterAutospacing="0"/>
                  <w:ind w:left="0" w:right="0"/>
                  <w:jc w:val="left"/>
                </w:pPr>
              </w:pPrChange>
            </w:pPr>
            <w:del w:id="9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2550A5D">
            <w:pPr>
              <w:keepNext w:val="0"/>
              <w:keepLines w:val="0"/>
              <w:widowControl/>
              <w:suppressLineNumbers w:val="0"/>
              <w:spacing w:before="0" w:beforeAutospacing="0" w:after="0" w:afterAutospacing="0" w:line="560" w:lineRule="exact"/>
              <w:ind w:left="0" w:right="0" w:firstLine="640"/>
              <w:jc w:val="both"/>
              <w:rPr>
                <w:del w:id="903" w:author="信仰" w:date="2026-10-15T22:14:33Z"/>
                <w:rFonts w:hint="default" w:ascii="方正仿宋_GBK" w:hAnsi="等线" w:eastAsia="方正仿宋_GBK" w:cs="宋体"/>
                <w:color w:val="EE0000"/>
                <w:kern w:val="0"/>
                <w:sz w:val="22"/>
                <w:szCs w:val="22"/>
                <w:woUserID w:val="6"/>
              </w:rPr>
              <w:pPrChange w:id="902" w:author="信仰" w:date="2026-10-15T22:14:37Z">
                <w:pPr>
                  <w:keepNext w:val="0"/>
                  <w:keepLines w:val="0"/>
                  <w:widowControl/>
                  <w:suppressLineNumbers w:val="0"/>
                  <w:spacing w:before="0" w:beforeAutospacing="0" w:after="0" w:afterAutospacing="0"/>
                  <w:ind w:left="0" w:right="0"/>
                  <w:jc w:val="left"/>
                </w:pPr>
              </w:pPrChange>
            </w:pPr>
            <w:del w:id="9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29.已领未用物资退库控制</w:delText>
              </w:r>
            </w:del>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0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660E56">
            <w:pPr>
              <w:keepNext w:val="0"/>
              <w:keepLines w:val="0"/>
              <w:widowControl/>
              <w:suppressLineNumbers w:val="0"/>
              <w:spacing w:before="0" w:beforeAutospacing="0" w:after="0" w:afterAutospacing="0" w:line="560" w:lineRule="exact"/>
              <w:ind w:left="0" w:right="0" w:firstLine="640"/>
              <w:jc w:val="both"/>
              <w:rPr>
                <w:del w:id="907" w:author="信仰" w:date="2026-10-15T22:14:33Z"/>
                <w:rFonts w:hint="default" w:ascii="方正仿宋_GBK" w:hAnsi="等线" w:eastAsia="方正仿宋_GBK" w:cs="宋体"/>
                <w:color w:val="EE0000"/>
                <w:kern w:val="0"/>
                <w:sz w:val="22"/>
                <w:szCs w:val="22"/>
                <w:woUserID w:val="6"/>
              </w:rPr>
              <w:pPrChange w:id="906" w:author="信仰" w:date="2026-10-15T22:14:37Z">
                <w:pPr>
                  <w:keepNext w:val="0"/>
                  <w:keepLines w:val="0"/>
                  <w:widowControl/>
                  <w:suppressLineNumbers w:val="0"/>
                  <w:spacing w:before="0" w:beforeAutospacing="0" w:after="0" w:afterAutospacing="0"/>
                  <w:ind w:left="0" w:right="0"/>
                  <w:jc w:val="left"/>
                </w:pPr>
              </w:pPrChange>
            </w:pPr>
            <w:del w:id="9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0EE2FAC">
            <w:pPr>
              <w:keepNext w:val="0"/>
              <w:keepLines w:val="0"/>
              <w:widowControl/>
              <w:suppressLineNumbers w:val="0"/>
              <w:spacing w:before="0" w:beforeAutospacing="0" w:after="0" w:afterAutospacing="0" w:line="560" w:lineRule="exact"/>
              <w:ind w:left="0" w:right="0" w:firstLine="640"/>
              <w:jc w:val="both"/>
              <w:rPr>
                <w:del w:id="910" w:author="信仰" w:date="2026-10-15T22:14:33Z"/>
                <w:rFonts w:hint="default" w:ascii="方正仿宋_GBK" w:hAnsi="等线" w:eastAsia="方正仿宋_GBK" w:cs="宋体"/>
                <w:color w:val="EE0000"/>
                <w:kern w:val="0"/>
                <w:sz w:val="22"/>
                <w:szCs w:val="22"/>
                <w:woUserID w:val="6"/>
              </w:rPr>
              <w:pPrChange w:id="909" w:author="信仰" w:date="2026-10-15T22:14:37Z">
                <w:pPr>
                  <w:keepNext w:val="0"/>
                  <w:keepLines w:val="0"/>
                  <w:widowControl/>
                  <w:suppressLineNumbers w:val="0"/>
                  <w:spacing w:before="0" w:beforeAutospacing="0" w:after="0" w:afterAutospacing="0"/>
                  <w:ind w:left="0" w:right="0"/>
                  <w:jc w:val="left"/>
                </w:pPr>
              </w:pPrChange>
            </w:pPr>
            <w:del w:id="9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30.拆旧物资处置控制</w:delText>
              </w:r>
            </w:del>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1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8F37B0">
            <w:pPr>
              <w:keepNext w:val="0"/>
              <w:keepLines w:val="0"/>
              <w:widowControl/>
              <w:suppressLineNumbers w:val="0"/>
              <w:spacing w:before="0" w:beforeAutospacing="0" w:after="0" w:afterAutospacing="0" w:line="560" w:lineRule="exact"/>
              <w:ind w:left="0" w:right="0" w:firstLine="640"/>
              <w:jc w:val="both"/>
              <w:rPr>
                <w:del w:id="914" w:author="信仰" w:date="2026-10-15T22:14:33Z"/>
                <w:rFonts w:hint="default" w:ascii="方正仿宋_GBK" w:hAnsi="等线" w:eastAsia="方正仿宋_GBK" w:cs="宋体"/>
                <w:color w:val="EE0000"/>
                <w:kern w:val="0"/>
                <w:sz w:val="22"/>
                <w:szCs w:val="22"/>
                <w:woUserID w:val="6"/>
              </w:rPr>
              <w:pPrChange w:id="913" w:author="信仰" w:date="2026-10-15T22:14:37Z">
                <w:pPr>
                  <w:keepNext w:val="0"/>
                  <w:keepLines w:val="0"/>
                  <w:widowControl/>
                  <w:suppressLineNumbers w:val="0"/>
                  <w:spacing w:before="0" w:beforeAutospacing="0" w:after="0" w:afterAutospacing="0"/>
                  <w:ind w:left="0" w:right="0"/>
                  <w:jc w:val="left"/>
                </w:pPr>
              </w:pPrChange>
            </w:pPr>
            <w:del w:id="9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57F7190F">
            <w:pPr>
              <w:keepNext w:val="0"/>
              <w:keepLines w:val="0"/>
              <w:widowControl/>
              <w:suppressLineNumbers w:val="0"/>
              <w:spacing w:before="0" w:beforeAutospacing="0" w:after="0" w:afterAutospacing="0" w:line="560" w:lineRule="exact"/>
              <w:ind w:left="0" w:right="0" w:firstLine="640"/>
              <w:jc w:val="both"/>
              <w:rPr>
                <w:del w:id="917" w:author="信仰" w:date="2026-10-15T22:14:33Z"/>
                <w:rFonts w:hint="default" w:ascii="方正仿宋_GBK" w:hAnsi="等线" w:eastAsia="方正仿宋_GBK" w:cs="宋体"/>
                <w:color w:val="EE0000"/>
                <w:kern w:val="0"/>
                <w:sz w:val="22"/>
                <w:szCs w:val="22"/>
                <w:woUserID w:val="6"/>
              </w:rPr>
              <w:pPrChange w:id="916" w:author="信仰" w:date="2026-10-15T22:14:37Z">
                <w:pPr>
                  <w:keepNext w:val="0"/>
                  <w:keepLines w:val="0"/>
                  <w:widowControl/>
                  <w:suppressLineNumbers w:val="0"/>
                  <w:spacing w:before="0" w:beforeAutospacing="0" w:after="0" w:afterAutospacing="0"/>
                  <w:ind w:left="0" w:right="0"/>
                  <w:jc w:val="left"/>
                </w:pPr>
              </w:pPrChange>
            </w:pPr>
            <w:del w:id="9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31.项目竣工合规性管理</w:delText>
              </w:r>
            </w:del>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1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5608A">
            <w:pPr>
              <w:keepNext w:val="0"/>
              <w:keepLines w:val="0"/>
              <w:widowControl/>
              <w:suppressLineNumbers w:val="0"/>
              <w:spacing w:before="0" w:beforeAutospacing="0" w:after="0" w:afterAutospacing="0" w:line="560" w:lineRule="exact"/>
              <w:ind w:left="0" w:right="0" w:firstLine="640"/>
              <w:jc w:val="both"/>
              <w:rPr>
                <w:del w:id="921" w:author="信仰" w:date="2026-10-15T22:14:33Z"/>
                <w:rFonts w:hint="default" w:ascii="方正仿宋_GBK" w:hAnsi="等线" w:eastAsia="方正仿宋_GBK" w:cs="宋体"/>
                <w:color w:val="EE0000"/>
                <w:kern w:val="0"/>
                <w:sz w:val="22"/>
                <w:szCs w:val="22"/>
                <w:woUserID w:val="6"/>
              </w:rPr>
              <w:pPrChange w:id="920" w:author="信仰" w:date="2026-10-15T22:14:37Z">
                <w:pPr>
                  <w:keepNext w:val="0"/>
                  <w:keepLines w:val="0"/>
                  <w:widowControl/>
                  <w:suppressLineNumbers w:val="0"/>
                  <w:spacing w:before="0" w:beforeAutospacing="0" w:after="0" w:afterAutospacing="0"/>
                  <w:ind w:left="0" w:right="0"/>
                  <w:jc w:val="left"/>
                </w:pPr>
              </w:pPrChange>
            </w:pPr>
            <w:del w:id="9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15C52C45">
            <w:pPr>
              <w:keepNext w:val="0"/>
              <w:keepLines w:val="0"/>
              <w:widowControl/>
              <w:suppressLineNumbers w:val="0"/>
              <w:spacing w:before="0" w:beforeAutospacing="0" w:after="0" w:afterAutospacing="0" w:line="560" w:lineRule="exact"/>
              <w:ind w:left="0" w:right="0" w:firstLine="640"/>
              <w:jc w:val="both"/>
              <w:rPr>
                <w:del w:id="924" w:author="信仰" w:date="2026-10-15T22:14:33Z"/>
                <w:rFonts w:hint="default" w:ascii="方正仿宋_GBK" w:hAnsi="等线" w:eastAsia="方正仿宋_GBK" w:cs="宋体"/>
                <w:color w:val="EE0000"/>
                <w:kern w:val="0"/>
                <w:sz w:val="22"/>
                <w:szCs w:val="22"/>
                <w:woUserID w:val="6"/>
              </w:rPr>
              <w:pPrChange w:id="923" w:author="信仰" w:date="2026-10-15T22:14:37Z">
                <w:pPr>
                  <w:keepNext w:val="0"/>
                  <w:keepLines w:val="0"/>
                  <w:widowControl/>
                  <w:suppressLineNumbers w:val="0"/>
                  <w:spacing w:before="0" w:beforeAutospacing="0" w:after="0" w:afterAutospacing="0"/>
                  <w:ind w:left="0" w:right="0"/>
                  <w:jc w:val="left"/>
                </w:pPr>
              </w:pPrChange>
            </w:pPr>
            <w:del w:id="9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32.房产税计税依据合规性控制</w:delText>
              </w:r>
            </w:del>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2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AA92B6">
            <w:pPr>
              <w:keepNext w:val="0"/>
              <w:keepLines w:val="0"/>
              <w:widowControl/>
              <w:suppressLineNumbers w:val="0"/>
              <w:spacing w:before="0" w:beforeAutospacing="0" w:after="0" w:afterAutospacing="0" w:line="560" w:lineRule="exact"/>
              <w:ind w:left="0" w:right="0" w:firstLine="640"/>
              <w:jc w:val="both"/>
              <w:rPr>
                <w:del w:id="928" w:author="信仰" w:date="2026-10-15T22:14:33Z"/>
                <w:rFonts w:hint="default" w:ascii="方正仿宋_GBK" w:hAnsi="等线" w:eastAsia="方正仿宋_GBK" w:cs="宋体"/>
                <w:color w:val="EE0000"/>
                <w:kern w:val="0"/>
                <w:sz w:val="22"/>
                <w:szCs w:val="22"/>
                <w:woUserID w:val="6"/>
              </w:rPr>
              <w:pPrChange w:id="927" w:author="信仰" w:date="2026-10-15T22:14:37Z">
                <w:pPr>
                  <w:keepNext w:val="0"/>
                  <w:keepLines w:val="0"/>
                  <w:widowControl/>
                  <w:suppressLineNumbers w:val="0"/>
                  <w:spacing w:before="0" w:beforeAutospacing="0" w:after="0" w:afterAutospacing="0"/>
                  <w:ind w:left="0" w:right="0"/>
                  <w:jc w:val="left"/>
                </w:pPr>
              </w:pPrChange>
            </w:pPr>
            <w:del w:id="9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979A39B">
            <w:pPr>
              <w:keepNext w:val="0"/>
              <w:keepLines w:val="0"/>
              <w:widowControl/>
              <w:suppressLineNumbers w:val="0"/>
              <w:spacing w:before="0" w:beforeAutospacing="0" w:after="0" w:afterAutospacing="0" w:line="560" w:lineRule="exact"/>
              <w:ind w:left="0" w:right="0" w:firstLine="640"/>
              <w:jc w:val="both"/>
              <w:rPr>
                <w:del w:id="931" w:author="信仰" w:date="2026-10-15T22:14:33Z"/>
                <w:rFonts w:hint="default" w:ascii="方正仿宋_GBK" w:hAnsi="等线" w:eastAsia="方正仿宋_GBK" w:cs="宋体"/>
                <w:color w:val="EE0000"/>
                <w:kern w:val="0"/>
                <w:sz w:val="22"/>
                <w:szCs w:val="22"/>
                <w:woUserID w:val="6"/>
              </w:rPr>
              <w:pPrChange w:id="930" w:author="信仰" w:date="2026-10-15T22:14:37Z">
                <w:pPr>
                  <w:keepNext w:val="0"/>
                  <w:keepLines w:val="0"/>
                  <w:widowControl/>
                  <w:suppressLineNumbers w:val="0"/>
                  <w:spacing w:before="0" w:beforeAutospacing="0" w:after="0" w:afterAutospacing="0"/>
                  <w:ind w:left="0" w:right="0"/>
                  <w:jc w:val="left"/>
                </w:pPr>
              </w:pPrChange>
            </w:pPr>
            <w:del w:id="9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33.预留尾工时限与规模控制</w:delText>
              </w:r>
            </w:del>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3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AA82B2">
            <w:pPr>
              <w:keepNext w:val="0"/>
              <w:keepLines w:val="0"/>
              <w:widowControl/>
              <w:suppressLineNumbers w:val="0"/>
              <w:spacing w:before="0" w:beforeAutospacing="0" w:after="0" w:afterAutospacing="0" w:line="560" w:lineRule="exact"/>
              <w:ind w:left="0" w:right="0" w:firstLine="640"/>
              <w:jc w:val="both"/>
              <w:rPr>
                <w:del w:id="935" w:author="信仰" w:date="2026-10-15T22:14:33Z"/>
                <w:rFonts w:hint="default" w:ascii="方正仿宋_GBK" w:hAnsi="等线" w:eastAsia="方正仿宋_GBK" w:cs="宋体"/>
                <w:color w:val="EE0000"/>
                <w:kern w:val="0"/>
                <w:sz w:val="22"/>
                <w:szCs w:val="22"/>
                <w:woUserID w:val="6"/>
              </w:rPr>
              <w:pPrChange w:id="934" w:author="信仰" w:date="2026-10-15T22:14:37Z">
                <w:pPr>
                  <w:keepNext w:val="0"/>
                  <w:keepLines w:val="0"/>
                  <w:widowControl/>
                  <w:suppressLineNumbers w:val="0"/>
                  <w:spacing w:before="0" w:beforeAutospacing="0" w:after="0" w:afterAutospacing="0"/>
                  <w:ind w:left="0" w:right="0"/>
                  <w:jc w:val="left"/>
                </w:pPr>
              </w:pPrChange>
            </w:pPr>
            <w:del w:id="9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C81AAAB">
            <w:pPr>
              <w:keepNext w:val="0"/>
              <w:keepLines w:val="0"/>
              <w:widowControl/>
              <w:suppressLineNumbers w:val="0"/>
              <w:spacing w:before="0" w:beforeAutospacing="0" w:after="0" w:afterAutospacing="0" w:line="560" w:lineRule="exact"/>
              <w:ind w:left="0" w:right="0" w:firstLine="640"/>
              <w:jc w:val="both"/>
              <w:rPr>
                <w:del w:id="938" w:author="信仰" w:date="2026-10-15T22:14:33Z"/>
                <w:rFonts w:hint="default" w:ascii="方正仿宋_GBK" w:hAnsi="等线" w:eastAsia="方正仿宋_GBK" w:cs="宋体"/>
                <w:color w:val="EE0000"/>
                <w:kern w:val="0"/>
                <w:sz w:val="22"/>
                <w:szCs w:val="22"/>
                <w:woUserID w:val="6"/>
              </w:rPr>
              <w:pPrChange w:id="937" w:author="信仰" w:date="2026-10-15T22:14:37Z">
                <w:pPr>
                  <w:keepNext w:val="0"/>
                  <w:keepLines w:val="0"/>
                  <w:widowControl/>
                  <w:suppressLineNumbers w:val="0"/>
                  <w:spacing w:before="0" w:beforeAutospacing="0" w:after="0" w:afterAutospacing="0"/>
                  <w:ind w:left="0" w:right="0"/>
                  <w:jc w:val="left"/>
                </w:pPr>
              </w:pPrChange>
            </w:pPr>
            <w:del w:id="9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34.工程量真实性、一致性管控</w:delText>
              </w:r>
            </w:del>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4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7977AC">
            <w:pPr>
              <w:keepNext w:val="0"/>
              <w:keepLines w:val="0"/>
              <w:widowControl/>
              <w:suppressLineNumbers w:val="0"/>
              <w:spacing w:before="0" w:beforeAutospacing="0" w:after="0" w:afterAutospacing="0" w:line="560" w:lineRule="exact"/>
              <w:ind w:left="0" w:right="0" w:firstLine="640"/>
              <w:jc w:val="both"/>
              <w:rPr>
                <w:del w:id="942" w:author="信仰" w:date="2026-10-15T22:14:33Z"/>
                <w:rFonts w:hint="default" w:ascii="方正仿宋_GBK" w:hAnsi="等线" w:eastAsia="方正仿宋_GBK" w:cs="宋体"/>
                <w:color w:val="EE0000"/>
                <w:kern w:val="0"/>
                <w:sz w:val="22"/>
                <w:szCs w:val="22"/>
                <w:woUserID w:val="6"/>
              </w:rPr>
              <w:pPrChange w:id="941" w:author="信仰" w:date="2026-10-15T22:14:37Z">
                <w:pPr>
                  <w:keepNext w:val="0"/>
                  <w:keepLines w:val="0"/>
                  <w:widowControl/>
                  <w:suppressLineNumbers w:val="0"/>
                  <w:spacing w:before="0" w:beforeAutospacing="0" w:after="0" w:afterAutospacing="0"/>
                  <w:ind w:left="0" w:right="0"/>
                  <w:jc w:val="left"/>
                </w:pPr>
              </w:pPrChange>
            </w:pPr>
            <w:del w:id="9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A3A3D3B">
            <w:pPr>
              <w:keepNext w:val="0"/>
              <w:keepLines w:val="0"/>
              <w:widowControl/>
              <w:suppressLineNumbers w:val="0"/>
              <w:spacing w:before="0" w:beforeAutospacing="0" w:after="0" w:afterAutospacing="0" w:line="560" w:lineRule="exact"/>
              <w:ind w:left="0" w:right="0" w:firstLine="640"/>
              <w:jc w:val="both"/>
              <w:rPr>
                <w:del w:id="945" w:author="信仰" w:date="2026-10-15T22:14:33Z"/>
                <w:rFonts w:hint="default" w:ascii="方正仿宋_GBK" w:hAnsi="等线" w:eastAsia="方正仿宋_GBK" w:cs="宋体"/>
                <w:color w:val="EE0000"/>
                <w:kern w:val="0"/>
                <w:sz w:val="22"/>
                <w:szCs w:val="22"/>
                <w:woUserID w:val="6"/>
              </w:rPr>
              <w:pPrChange w:id="944" w:author="信仰" w:date="2026-10-15T22:14:37Z">
                <w:pPr>
                  <w:keepNext w:val="0"/>
                  <w:keepLines w:val="0"/>
                  <w:widowControl/>
                  <w:suppressLineNumbers w:val="0"/>
                  <w:spacing w:before="0" w:beforeAutospacing="0" w:after="0" w:afterAutospacing="0"/>
                  <w:ind w:left="0" w:right="0"/>
                  <w:jc w:val="left"/>
                </w:pPr>
              </w:pPrChange>
            </w:pPr>
            <w:del w:id="9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35.合同计价的合规性控制</w:delText>
              </w:r>
            </w:del>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4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3B41B5">
            <w:pPr>
              <w:keepNext w:val="0"/>
              <w:keepLines w:val="0"/>
              <w:widowControl/>
              <w:suppressLineNumbers w:val="0"/>
              <w:spacing w:before="0" w:beforeAutospacing="0" w:after="0" w:afterAutospacing="0" w:line="560" w:lineRule="exact"/>
              <w:ind w:left="0" w:right="0" w:firstLine="640"/>
              <w:jc w:val="both"/>
              <w:rPr>
                <w:del w:id="949" w:author="信仰" w:date="2026-10-15T22:14:33Z"/>
                <w:rFonts w:hint="default" w:ascii="方正仿宋_GBK" w:hAnsi="等线" w:eastAsia="方正仿宋_GBK" w:cs="宋体"/>
                <w:color w:val="EE0000"/>
                <w:kern w:val="0"/>
                <w:sz w:val="22"/>
                <w:szCs w:val="22"/>
                <w:woUserID w:val="6"/>
              </w:rPr>
              <w:pPrChange w:id="948" w:author="信仰" w:date="2026-10-15T22:14:37Z">
                <w:pPr>
                  <w:keepNext w:val="0"/>
                  <w:keepLines w:val="0"/>
                  <w:widowControl/>
                  <w:suppressLineNumbers w:val="0"/>
                  <w:spacing w:before="0" w:beforeAutospacing="0" w:after="0" w:afterAutospacing="0"/>
                  <w:ind w:left="0" w:right="0"/>
                  <w:jc w:val="left"/>
                </w:pPr>
              </w:pPrChange>
            </w:pPr>
            <w:del w:id="9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F242E13">
            <w:pPr>
              <w:keepNext w:val="0"/>
              <w:keepLines w:val="0"/>
              <w:widowControl/>
              <w:suppressLineNumbers w:val="0"/>
              <w:spacing w:before="0" w:beforeAutospacing="0" w:after="0" w:afterAutospacing="0" w:line="560" w:lineRule="exact"/>
              <w:ind w:left="0" w:right="0" w:firstLine="640"/>
              <w:jc w:val="both"/>
              <w:rPr>
                <w:del w:id="952" w:author="信仰" w:date="2026-10-15T22:14:33Z"/>
                <w:rFonts w:hint="default" w:ascii="方正仿宋_GBK" w:hAnsi="等线" w:eastAsia="方正仿宋_GBK" w:cs="宋体"/>
                <w:color w:val="EE0000"/>
                <w:kern w:val="0"/>
                <w:sz w:val="22"/>
                <w:szCs w:val="22"/>
                <w:woUserID w:val="6"/>
              </w:rPr>
              <w:pPrChange w:id="951" w:author="信仰" w:date="2026-10-15T22:14:37Z">
                <w:pPr>
                  <w:keepNext w:val="0"/>
                  <w:keepLines w:val="0"/>
                  <w:widowControl/>
                  <w:suppressLineNumbers w:val="0"/>
                  <w:spacing w:before="0" w:beforeAutospacing="0" w:after="0" w:afterAutospacing="0"/>
                  <w:ind w:left="0" w:right="0"/>
                  <w:jc w:val="left"/>
                </w:pPr>
              </w:pPrChange>
            </w:pPr>
            <w:del w:id="9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36.项目结算时效管控</w:delText>
              </w:r>
            </w:del>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5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308BE7">
            <w:pPr>
              <w:keepNext w:val="0"/>
              <w:keepLines w:val="0"/>
              <w:widowControl/>
              <w:suppressLineNumbers w:val="0"/>
              <w:spacing w:before="0" w:beforeAutospacing="0" w:after="0" w:afterAutospacing="0" w:line="560" w:lineRule="exact"/>
              <w:ind w:left="0" w:right="0" w:firstLine="640"/>
              <w:jc w:val="both"/>
              <w:rPr>
                <w:del w:id="956" w:author="信仰" w:date="2026-10-15T22:14:33Z"/>
                <w:rFonts w:hint="default" w:ascii="方正仿宋_GBK" w:hAnsi="等线" w:eastAsia="方正仿宋_GBK" w:cs="宋体"/>
                <w:color w:val="EE0000"/>
                <w:kern w:val="0"/>
                <w:sz w:val="22"/>
                <w:szCs w:val="22"/>
                <w:woUserID w:val="6"/>
              </w:rPr>
              <w:pPrChange w:id="955" w:author="信仰" w:date="2026-10-15T22:14:37Z">
                <w:pPr>
                  <w:keepNext w:val="0"/>
                  <w:keepLines w:val="0"/>
                  <w:widowControl/>
                  <w:suppressLineNumbers w:val="0"/>
                  <w:spacing w:before="0" w:beforeAutospacing="0" w:after="0" w:afterAutospacing="0"/>
                  <w:ind w:left="0" w:right="0"/>
                  <w:jc w:val="left"/>
                </w:pPr>
              </w:pPrChange>
            </w:pPr>
            <w:del w:id="9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97004A9">
            <w:pPr>
              <w:keepNext w:val="0"/>
              <w:keepLines w:val="0"/>
              <w:widowControl/>
              <w:suppressLineNumbers w:val="0"/>
              <w:spacing w:before="0" w:beforeAutospacing="0" w:after="0" w:afterAutospacing="0" w:line="560" w:lineRule="exact"/>
              <w:ind w:left="0" w:right="0" w:firstLine="640"/>
              <w:jc w:val="both"/>
              <w:rPr>
                <w:del w:id="959" w:author="信仰" w:date="2026-10-15T22:14:33Z"/>
                <w:rFonts w:hint="default" w:ascii="方正仿宋_GBK" w:hAnsi="等线" w:eastAsia="方正仿宋_GBK" w:cs="宋体"/>
                <w:color w:val="EE0000"/>
                <w:kern w:val="0"/>
                <w:sz w:val="22"/>
                <w:szCs w:val="22"/>
                <w:woUserID w:val="6"/>
              </w:rPr>
              <w:pPrChange w:id="958" w:author="信仰" w:date="2026-10-15T22:14:37Z">
                <w:pPr>
                  <w:keepNext w:val="0"/>
                  <w:keepLines w:val="0"/>
                  <w:widowControl/>
                  <w:suppressLineNumbers w:val="0"/>
                  <w:spacing w:before="0" w:beforeAutospacing="0" w:after="0" w:afterAutospacing="0"/>
                  <w:ind w:left="0" w:right="0"/>
                  <w:jc w:val="left"/>
                </w:pPr>
              </w:pPrChange>
            </w:pPr>
            <w:del w:id="9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37.工程质保金支付合规性控制</w:delText>
              </w:r>
            </w:del>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6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7A0C8">
            <w:pPr>
              <w:keepNext w:val="0"/>
              <w:keepLines w:val="0"/>
              <w:widowControl/>
              <w:suppressLineNumbers w:val="0"/>
              <w:spacing w:before="0" w:beforeAutospacing="0" w:after="0" w:afterAutospacing="0" w:line="560" w:lineRule="exact"/>
              <w:ind w:left="0" w:right="0" w:firstLine="640"/>
              <w:jc w:val="both"/>
              <w:rPr>
                <w:del w:id="963" w:author="信仰" w:date="2026-10-15T22:14:33Z"/>
                <w:rFonts w:hint="default" w:ascii="方正仿宋_GBK" w:hAnsi="等线" w:eastAsia="方正仿宋_GBK" w:cs="宋体"/>
                <w:color w:val="EE0000"/>
                <w:kern w:val="0"/>
                <w:sz w:val="22"/>
                <w:szCs w:val="22"/>
                <w:woUserID w:val="6"/>
              </w:rPr>
              <w:pPrChange w:id="962" w:author="信仰" w:date="2026-10-15T22:14:37Z">
                <w:pPr>
                  <w:keepNext w:val="0"/>
                  <w:keepLines w:val="0"/>
                  <w:widowControl/>
                  <w:suppressLineNumbers w:val="0"/>
                  <w:spacing w:before="0" w:beforeAutospacing="0" w:after="0" w:afterAutospacing="0"/>
                  <w:ind w:left="0" w:right="0"/>
                  <w:jc w:val="left"/>
                </w:pPr>
              </w:pPrChange>
            </w:pPr>
            <w:del w:id="9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6B1FB9C0">
            <w:pPr>
              <w:keepNext w:val="0"/>
              <w:keepLines w:val="0"/>
              <w:widowControl/>
              <w:suppressLineNumbers w:val="0"/>
              <w:spacing w:before="0" w:beforeAutospacing="0" w:after="0" w:afterAutospacing="0" w:line="560" w:lineRule="exact"/>
              <w:ind w:left="0" w:right="0" w:firstLine="640"/>
              <w:jc w:val="both"/>
              <w:rPr>
                <w:del w:id="966" w:author="信仰" w:date="2026-10-15T22:14:33Z"/>
                <w:rFonts w:hint="default" w:ascii="方正仿宋_GBK" w:hAnsi="等线" w:eastAsia="方正仿宋_GBK" w:cs="宋体"/>
                <w:color w:val="EE0000"/>
                <w:kern w:val="0"/>
                <w:sz w:val="22"/>
                <w:szCs w:val="22"/>
                <w:woUserID w:val="6"/>
              </w:rPr>
              <w:pPrChange w:id="965" w:author="信仰" w:date="2026-10-15T22:14:37Z">
                <w:pPr>
                  <w:keepNext w:val="0"/>
                  <w:keepLines w:val="0"/>
                  <w:widowControl/>
                  <w:suppressLineNumbers w:val="0"/>
                  <w:spacing w:before="0" w:beforeAutospacing="0" w:after="0" w:afterAutospacing="0"/>
                  <w:ind w:left="0" w:right="0"/>
                  <w:jc w:val="left"/>
                </w:pPr>
              </w:pPrChange>
            </w:pPr>
            <w:del w:id="9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38.工程竣工决算报告编制时效性管控</w:delText>
              </w:r>
            </w:del>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6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8E7331">
            <w:pPr>
              <w:keepNext w:val="0"/>
              <w:keepLines w:val="0"/>
              <w:widowControl/>
              <w:suppressLineNumbers w:val="0"/>
              <w:spacing w:before="0" w:beforeAutospacing="0" w:after="0" w:afterAutospacing="0" w:line="560" w:lineRule="exact"/>
              <w:ind w:left="0" w:right="0" w:firstLine="640"/>
              <w:jc w:val="both"/>
              <w:rPr>
                <w:del w:id="970" w:author="信仰" w:date="2026-10-15T22:14:33Z"/>
                <w:rFonts w:hint="default" w:ascii="方正仿宋_GBK" w:hAnsi="等线" w:eastAsia="方正仿宋_GBK" w:cs="宋体"/>
                <w:color w:val="EE0000"/>
                <w:kern w:val="0"/>
                <w:sz w:val="22"/>
                <w:szCs w:val="22"/>
                <w:woUserID w:val="6"/>
              </w:rPr>
              <w:pPrChange w:id="969" w:author="信仰" w:date="2026-10-15T22:14:37Z">
                <w:pPr>
                  <w:keepNext w:val="0"/>
                  <w:keepLines w:val="0"/>
                  <w:widowControl/>
                  <w:suppressLineNumbers w:val="0"/>
                  <w:spacing w:before="0" w:beforeAutospacing="0" w:after="0" w:afterAutospacing="0"/>
                  <w:ind w:left="0" w:right="0"/>
                  <w:jc w:val="left"/>
                </w:pPr>
              </w:pPrChange>
            </w:pPr>
            <w:del w:id="9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0830C508">
            <w:pPr>
              <w:keepNext w:val="0"/>
              <w:keepLines w:val="0"/>
              <w:widowControl/>
              <w:suppressLineNumbers w:val="0"/>
              <w:spacing w:before="0" w:beforeAutospacing="0" w:after="0" w:afterAutospacing="0" w:line="560" w:lineRule="exact"/>
              <w:ind w:left="0" w:right="0" w:firstLine="640"/>
              <w:jc w:val="both"/>
              <w:rPr>
                <w:del w:id="973" w:author="信仰" w:date="2026-10-15T22:14:33Z"/>
                <w:rFonts w:hint="default" w:ascii="方正仿宋_GBK" w:hAnsi="等线" w:eastAsia="方正仿宋_GBK" w:cs="宋体"/>
                <w:color w:val="EE0000"/>
                <w:kern w:val="0"/>
                <w:sz w:val="22"/>
                <w:szCs w:val="22"/>
                <w:woUserID w:val="6"/>
              </w:rPr>
              <w:pPrChange w:id="972" w:author="信仰" w:date="2026-10-15T22:14:37Z">
                <w:pPr>
                  <w:keepNext w:val="0"/>
                  <w:keepLines w:val="0"/>
                  <w:widowControl/>
                  <w:suppressLineNumbers w:val="0"/>
                  <w:spacing w:before="0" w:beforeAutospacing="0" w:after="0" w:afterAutospacing="0"/>
                  <w:ind w:left="0" w:right="0"/>
                  <w:jc w:val="left"/>
                </w:pPr>
              </w:pPrChange>
            </w:pPr>
            <w:del w:id="9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39.工程竣工决算分级审核控制</w:delText>
              </w:r>
            </w:del>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7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687F3">
            <w:pPr>
              <w:keepNext w:val="0"/>
              <w:keepLines w:val="0"/>
              <w:widowControl/>
              <w:suppressLineNumbers w:val="0"/>
              <w:spacing w:before="0" w:beforeAutospacing="0" w:after="0" w:afterAutospacing="0" w:line="560" w:lineRule="exact"/>
              <w:ind w:left="0" w:right="0" w:firstLine="640"/>
              <w:jc w:val="both"/>
              <w:rPr>
                <w:del w:id="977" w:author="信仰" w:date="2026-10-15T22:14:33Z"/>
                <w:rFonts w:hint="default" w:ascii="方正仿宋_GBK" w:hAnsi="等线" w:eastAsia="方正仿宋_GBK" w:cs="宋体"/>
                <w:color w:val="EE0000"/>
                <w:kern w:val="0"/>
                <w:sz w:val="22"/>
                <w:szCs w:val="22"/>
                <w:woUserID w:val="6"/>
              </w:rPr>
              <w:pPrChange w:id="976" w:author="信仰" w:date="2026-10-15T22:14:37Z">
                <w:pPr>
                  <w:keepNext w:val="0"/>
                  <w:keepLines w:val="0"/>
                  <w:widowControl/>
                  <w:suppressLineNumbers w:val="0"/>
                  <w:spacing w:before="0" w:beforeAutospacing="0" w:after="0" w:afterAutospacing="0"/>
                  <w:ind w:left="0" w:right="0"/>
                  <w:jc w:val="left"/>
                </w:pPr>
              </w:pPrChange>
            </w:pPr>
            <w:del w:id="9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0BDA097">
            <w:pPr>
              <w:keepNext w:val="0"/>
              <w:keepLines w:val="0"/>
              <w:widowControl/>
              <w:suppressLineNumbers w:val="0"/>
              <w:spacing w:before="0" w:beforeAutospacing="0" w:after="0" w:afterAutospacing="0" w:line="560" w:lineRule="exact"/>
              <w:ind w:left="0" w:right="0" w:firstLine="640"/>
              <w:jc w:val="both"/>
              <w:rPr>
                <w:del w:id="980" w:author="信仰" w:date="2026-10-15T22:14:33Z"/>
                <w:rFonts w:hint="default" w:ascii="方正仿宋_GBK" w:hAnsi="等线" w:eastAsia="方正仿宋_GBK" w:cs="宋体"/>
                <w:color w:val="EE0000"/>
                <w:kern w:val="0"/>
                <w:sz w:val="22"/>
                <w:szCs w:val="22"/>
                <w:woUserID w:val="6"/>
              </w:rPr>
              <w:pPrChange w:id="979" w:author="信仰" w:date="2026-10-15T22:14:37Z">
                <w:pPr>
                  <w:keepNext w:val="0"/>
                  <w:keepLines w:val="0"/>
                  <w:widowControl/>
                  <w:suppressLineNumbers w:val="0"/>
                  <w:spacing w:before="0" w:beforeAutospacing="0" w:after="0" w:afterAutospacing="0"/>
                  <w:ind w:left="0" w:right="0"/>
                  <w:jc w:val="left"/>
                </w:pPr>
              </w:pPrChange>
            </w:pPr>
            <w:del w:id="9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40.工程投后管理</w:delText>
              </w:r>
            </w:del>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8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B24A7">
            <w:pPr>
              <w:keepNext w:val="0"/>
              <w:keepLines w:val="0"/>
              <w:widowControl/>
              <w:suppressLineNumbers w:val="0"/>
              <w:spacing w:before="0" w:beforeAutospacing="0" w:after="0" w:afterAutospacing="0" w:line="560" w:lineRule="exact"/>
              <w:ind w:left="0" w:right="0" w:firstLine="640"/>
              <w:jc w:val="both"/>
              <w:rPr>
                <w:del w:id="984" w:author="信仰" w:date="2026-10-15T22:14:33Z"/>
                <w:rFonts w:hint="default" w:ascii="方正仿宋_GBK" w:hAnsi="等线" w:eastAsia="方正仿宋_GBK" w:cs="宋体"/>
                <w:color w:val="EE0000"/>
                <w:kern w:val="0"/>
                <w:sz w:val="22"/>
                <w:szCs w:val="22"/>
                <w:woUserID w:val="6"/>
              </w:rPr>
              <w:pPrChange w:id="983" w:author="信仰" w:date="2026-10-15T22:14:37Z">
                <w:pPr>
                  <w:keepNext w:val="0"/>
                  <w:keepLines w:val="0"/>
                  <w:widowControl/>
                  <w:suppressLineNumbers w:val="0"/>
                  <w:spacing w:before="0" w:beforeAutospacing="0" w:after="0" w:afterAutospacing="0"/>
                  <w:ind w:left="0" w:right="0"/>
                  <w:jc w:val="left"/>
                </w:pPr>
              </w:pPrChange>
            </w:pPr>
            <w:del w:id="9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35千伏-750千伏电网基建</w:delText>
              </w:r>
            </w:del>
          </w:p>
        </w:tc>
        <w:tc>
          <w:tcPr>
            <w:tcW w:w="3271" w:type="pct"/>
            <w:tcBorders>
              <w:top w:val="nil"/>
              <w:left w:val="nil"/>
              <w:bottom w:val="single" w:color="auto" w:sz="4" w:space="0"/>
              <w:right w:val="single" w:color="auto" w:sz="4" w:space="0"/>
            </w:tcBorders>
            <w:shd w:val="clear" w:color="auto" w:fill="FFFFFF"/>
            <w:noWrap/>
            <w:vAlign w:val="center"/>
          </w:tcPr>
          <w:p w14:paraId="4472B8C1">
            <w:pPr>
              <w:keepNext w:val="0"/>
              <w:keepLines w:val="0"/>
              <w:widowControl/>
              <w:suppressLineNumbers w:val="0"/>
              <w:spacing w:before="0" w:beforeAutospacing="0" w:after="0" w:afterAutospacing="0" w:line="560" w:lineRule="exact"/>
              <w:ind w:left="0" w:right="0" w:firstLine="640"/>
              <w:jc w:val="both"/>
              <w:rPr>
                <w:del w:id="987" w:author="信仰" w:date="2026-10-15T22:14:33Z"/>
                <w:rFonts w:hint="default" w:ascii="方正仿宋_GBK" w:hAnsi="等线" w:eastAsia="方正仿宋_GBK" w:cs="宋体"/>
                <w:color w:val="EE0000"/>
                <w:kern w:val="0"/>
                <w:sz w:val="22"/>
                <w:szCs w:val="22"/>
                <w:woUserID w:val="6"/>
              </w:rPr>
              <w:pPrChange w:id="986" w:author="信仰" w:date="2026-10-15T22:14:37Z">
                <w:pPr>
                  <w:keepNext w:val="0"/>
                  <w:keepLines w:val="0"/>
                  <w:widowControl/>
                  <w:suppressLineNumbers w:val="0"/>
                  <w:spacing w:before="0" w:beforeAutospacing="0" w:after="0" w:afterAutospacing="0"/>
                  <w:ind w:left="0" w:right="0"/>
                  <w:jc w:val="left"/>
                </w:pPr>
              </w:pPrChange>
            </w:pPr>
            <w:del w:id="9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41.档案管理</w:delText>
              </w:r>
            </w:del>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8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261AA1">
            <w:pPr>
              <w:keepNext w:val="0"/>
              <w:keepLines w:val="0"/>
              <w:widowControl/>
              <w:suppressLineNumbers w:val="0"/>
              <w:spacing w:before="0" w:beforeAutospacing="0" w:after="0" w:afterAutospacing="0" w:line="560" w:lineRule="exact"/>
              <w:ind w:left="0" w:right="0" w:firstLine="640"/>
              <w:jc w:val="both"/>
              <w:rPr>
                <w:del w:id="991" w:author="信仰" w:date="2026-10-15T22:14:33Z"/>
                <w:rFonts w:hint="default" w:ascii="方正仿宋_GBK" w:hAnsi="等线" w:eastAsia="方正仿宋_GBK" w:cs="宋体"/>
                <w:color w:val="EE0000"/>
                <w:kern w:val="0"/>
                <w:sz w:val="22"/>
                <w:szCs w:val="22"/>
                <w:woUserID w:val="6"/>
              </w:rPr>
              <w:pPrChange w:id="990" w:author="信仰" w:date="2026-10-15T22:14:37Z">
                <w:pPr>
                  <w:keepNext w:val="0"/>
                  <w:keepLines w:val="0"/>
                  <w:widowControl/>
                  <w:suppressLineNumbers w:val="0"/>
                  <w:spacing w:before="0" w:beforeAutospacing="0" w:after="0" w:afterAutospacing="0"/>
                  <w:ind w:left="0" w:right="0"/>
                  <w:jc w:val="left"/>
                </w:pPr>
              </w:pPrChange>
            </w:pPr>
            <w:del w:id="9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0BD0A8">
            <w:pPr>
              <w:keepNext w:val="0"/>
              <w:keepLines w:val="0"/>
              <w:widowControl/>
              <w:suppressLineNumbers w:val="0"/>
              <w:spacing w:before="0" w:beforeAutospacing="0" w:after="0" w:afterAutospacing="0" w:line="560" w:lineRule="exact"/>
              <w:ind w:left="0" w:right="0" w:firstLine="640"/>
              <w:jc w:val="both"/>
              <w:rPr>
                <w:del w:id="994" w:author="信仰" w:date="2026-10-15T22:14:33Z"/>
                <w:rFonts w:hint="default" w:ascii="方正仿宋_GBK" w:hAnsi="等线" w:eastAsia="方正仿宋_GBK" w:cs="宋体"/>
                <w:color w:val="EE0000"/>
                <w:kern w:val="0"/>
                <w:sz w:val="22"/>
                <w:szCs w:val="22"/>
                <w:woUserID w:val="6"/>
              </w:rPr>
              <w:pPrChange w:id="993" w:author="信仰" w:date="2026-10-15T22:14:37Z">
                <w:pPr>
                  <w:keepNext w:val="0"/>
                  <w:keepLines w:val="0"/>
                  <w:widowControl/>
                  <w:suppressLineNumbers w:val="0"/>
                  <w:spacing w:before="0" w:beforeAutospacing="0" w:after="0" w:afterAutospacing="0"/>
                  <w:ind w:left="0" w:right="0"/>
                  <w:jc w:val="left"/>
                </w:pPr>
              </w:pPrChange>
            </w:pPr>
            <w:del w:id="9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1.被迁改资产价值控制</w:delText>
              </w:r>
            </w:del>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99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F8EE4">
            <w:pPr>
              <w:keepNext w:val="0"/>
              <w:keepLines w:val="0"/>
              <w:widowControl/>
              <w:suppressLineNumbers w:val="0"/>
              <w:spacing w:before="0" w:beforeAutospacing="0" w:after="0" w:afterAutospacing="0" w:line="560" w:lineRule="exact"/>
              <w:ind w:left="0" w:right="0" w:firstLine="640"/>
              <w:jc w:val="both"/>
              <w:rPr>
                <w:del w:id="998" w:author="信仰" w:date="2026-10-15T22:14:33Z"/>
                <w:rFonts w:hint="default" w:ascii="方正仿宋_GBK" w:hAnsi="等线" w:eastAsia="方正仿宋_GBK" w:cs="宋体"/>
                <w:color w:val="EE0000"/>
                <w:kern w:val="0"/>
                <w:sz w:val="22"/>
                <w:szCs w:val="22"/>
                <w:woUserID w:val="6"/>
              </w:rPr>
              <w:pPrChange w:id="997" w:author="信仰" w:date="2026-10-15T22:14:37Z">
                <w:pPr>
                  <w:keepNext w:val="0"/>
                  <w:keepLines w:val="0"/>
                  <w:widowControl/>
                  <w:suppressLineNumbers w:val="0"/>
                  <w:spacing w:before="0" w:beforeAutospacing="0" w:after="0" w:afterAutospacing="0"/>
                  <w:ind w:left="0" w:right="0"/>
                  <w:jc w:val="left"/>
                </w:pPr>
              </w:pPrChange>
            </w:pPr>
            <w:del w:id="9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46512DD">
            <w:pPr>
              <w:keepNext w:val="0"/>
              <w:keepLines w:val="0"/>
              <w:widowControl/>
              <w:suppressLineNumbers w:val="0"/>
              <w:spacing w:before="0" w:beforeAutospacing="0" w:after="0" w:afterAutospacing="0" w:line="560" w:lineRule="exact"/>
              <w:ind w:left="0" w:right="0" w:firstLine="640"/>
              <w:jc w:val="both"/>
              <w:rPr>
                <w:del w:id="1001" w:author="信仰" w:date="2026-10-15T22:14:33Z"/>
                <w:rFonts w:hint="default" w:ascii="方正仿宋_GBK" w:hAnsi="等线" w:eastAsia="方正仿宋_GBK" w:cs="宋体"/>
                <w:color w:val="EE0000"/>
                <w:kern w:val="0"/>
                <w:sz w:val="22"/>
                <w:szCs w:val="22"/>
                <w:woUserID w:val="6"/>
              </w:rPr>
              <w:pPrChange w:id="1000" w:author="信仰" w:date="2026-10-15T22:14:37Z">
                <w:pPr>
                  <w:keepNext w:val="0"/>
                  <w:keepLines w:val="0"/>
                  <w:widowControl/>
                  <w:suppressLineNumbers w:val="0"/>
                  <w:spacing w:before="0" w:beforeAutospacing="0" w:after="0" w:afterAutospacing="0"/>
                  <w:ind w:left="0" w:right="0"/>
                  <w:jc w:val="left"/>
                </w:pPr>
              </w:pPrChange>
            </w:pPr>
            <w:del w:id="10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2.电网功能适应性控制</w:delText>
              </w:r>
            </w:del>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0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F88C1">
            <w:pPr>
              <w:keepNext w:val="0"/>
              <w:keepLines w:val="0"/>
              <w:widowControl/>
              <w:suppressLineNumbers w:val="0"/>
              <w:spacing w:before="0" w:beforeAutospacing="0" w:after="0" w:afterAutospacing="0" w:line="560" w:lineRule="exact"/>
              <w:ind w:left="0" w:right="0" w:firstLine="640"/>
              <w:jc w:val="both"/>
              <w:rPr>
                <w:del w:id="1005" w:author="信仰" w:date="2026-10-15T22:14:33Z"/>
                <w:rFonts w:hint="default" w:ascii="方正仿宋_GBK" w:hAnsi="等线" w:eastAsia="方正仿宋_GBK" w:cs="宋体"/>
                <w:color w:val="EE0000"/>
                <w:kern w:val="0"/>
                <w:sz w:val="22"/>
                <w:szCs w:val="22"/>
                <w:woUserID w:val="6"/>
              </w:rPr>
              <w:pPrChange w:id="1004" w:author="信仰" w:date="2026-10-15T22:14:37Z">
                <w:pPr>
                  <w:keepNext w:val="0"/>
                  <w:keepLines w:val="0"/>
                  <w:widowControl/>
                  <w:suppressLineNumbers w:val="0"/>
                  <w:spacing w:before="0" w:beforeAutospacing="0" w:after="0" w:afterAutospacing="0"/>
                  <w:ind w:left="0" w:right="0"/>
                  <w:jc w:val="left"/>
                </w:pPr>
              </w:pPrChange>
            </w:pPr>
            <w:del w:id="10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FEB7B1">
            <w:pPr>
              <w:keepNext w:val="0"/>
              <w:keepLines w:val="0"/>
              <w:widowControl/>
              <w:suppressLineNumbers w:val="0"/>
              <w:spacing w:before="0" w:beforeAutospacing="0" w:after="0" w:afterAutospacing="0" w:line="560" w:lineRule="exact"/>
              <w:ind w:left="0" w:right="0" w:firstLine="640"/>
              <w:jc w:val="both"/>
              <w:rPr>
                <w:del w:id="1008" w:author="信仰" w:date="2026-10-15T22:14:33Z"/>
                <w:rFonts w:hint="default" w:ascii="方正仿宋_GBK" w:hAnsi="等线" w:eastAsia="方正仿宋_GBK" w:cs="宋体"/>
                <w:color w:val="EE0000"/>
                <w:kern w:val="0"/>
                <w:sz w:val="22"/>
                <w:szCs w:val="22"/>
                <w:woUserID w:val="6"/>
              </w:rPr>
              <w:pPrChange w:id="1007" w:author="信仰" w:date="2026-10-15T22:14:37Z">
                <w:pPr>
                  <w:keepNext w:val="0"/>
                  <w:keepLines w:val="0"/>
                  <w:widowControl/>
                  <w:suppressLineNumbers w:val="0"/>
                  <w:spacing w:before="0" w:beforeAutospacing="0" w:after="0" w:afterAutospacing="0"/>
                  <w:ind w:left="0" w:right="0"/>
                  <w:jc w:val="left"/>
                </w:pPr>
              </w:pPrChange>
            </w:pPr>
            <w:del w:id="10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3.补偿金额与回收时间控制</w:delText>
              </w:r>
            </w:del>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1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8AF30E">
            <w:pPr>
              <w:keepNext w:val="0"/>
              <w:keepLines w:val="0"/>
              <w:widowControl/>
              <w:suppressLineNumbers w:val="0"/>
              <w:spacing w:before="0" w:beforeAutospacing="0" w:after="0" w:afterAutospacing="0" w:line="560" w:lineRule="exact"/>
              <w:ind w:left="0" w:right="0" w:firstLine="640"/>
              <w:jc w:val="both"/>
              <w:rPr>
                <w:del w:id="1012" w:author="信仰" w:date="2026-10-15T22:14:33Z"/>
                <w:rFonts w:hint="default" w:ascii="方正仿宋_GBK" w:hAnsi="等线" w:eastAsia="方正仿宋_GBK" w:cs="宋体"/>
                <w:color w:val="EE0000"/>
                <w:kern w:val="0"/>
                <w:sz w:val="22"/>
                <w:szCs w:val="22"/>
                <w:woUserID w:val="6"/>
              </w:rPr>
              <w:pPrChange w:id="1011" w:author="信仰" w:date="2026-10-15T22:14:37Z">
                <w:pPr>
                  <w:keepNext w:val="0"/>
                  <w:keepLines w:val="0"/>
                  <w:widowControl/>
                  <w:suppressLineNumbers w:val="0"/>
                  <w:spacing w:before="0" w:beforeAutospacing="0" w:after="0" w:afterAutospacing="0"/>
                  <w:ind w:left="0" w:right="0"/>
                  <w:jc w:val="left"/>
                </w:pPr>
              </w:pPrChange>
            </w:pPr>
            <w:del w:id="10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3091862">
            <w:pPr>
              <w:keepNext w:val="0"/>
              <w:keepLines w:val="0"/>
              <w:widowControl/>
              <w:suppressLineNumbers w:val="0"/>
              <w:spacing w:before="0" w:beforeAutospacing="0" w:after="0" w:afterAutospacing="0" w:line="560" w:lineRule="exact"/>
              <w:ind w:left="0" w:right="0" w:firstLine="640"/>
              <w:jc w:val="both"/>
              <w:rPr>
                <w:del w:id="1015" w:author="信仰" w:date="2026-10-15T22:14:33Z"/>
                <w:rFonts w:hint="default" w:ascii="方正仿宋_GBK" w:hAnsi="等线" w:eastAsia="方正仿宋_GBK" w:cs="宋体"/>
                <w:color w:val="EE0000"/>
                <w:kern w:val="0"/>
                <w:sz w:val="22"/>
                <w:szCs w:val="22"/>
                <w:woUserID w:val="6"/>
              </w:rPr>
              <w:pPrChange w:id="1014" w:author="信仰" w:date="2026-10-15T22:14:37Z">
                <w:pPr>
                  <w:keepNext w:val="0"/>
                  <w:keepLines w:val="0"/>
                  <w:widowControl/>
                  <w:suppressLineNumbers w:val="0"/>
                  <w:spacing w:before="0" w:beforeAutospacing="0" w:after="0" w:afterAutospacing="0"/>
                  <w:ind w:left="0" w:right="0"/>
                  <w:jc w:val="left"/>
                </w:pPr>
              </w:pPrChange>
            </w:pPr>
            <w:del w:id="10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4.迁改业务类型的审核控制</w:delText>
              </w:r>
            </w:del>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1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357CB7">
            <w:pPr>
              <w:keepNext w:val="0"/>
              <w:keepLines w:val="0"/>
              <w:widowControl/>
              <w:suppressLineNumbers w:val="0"/>
              <w:spacing w:before="0" w:beforeAutospacing="0" w:after="0" w:afterAutospacing="0" w:line="560" w:lineRule="exact"/>
              <w:ind w:left="0" w:right="0" w:firstLine="640"/>
              <w:jc w:val="both"/>
              <w:rPr>
                <w:del w:id="1019" w:author="信仰" w:date="2026-10-15T22:14:33Z"/>
                <w:rFonts w:hint="default" w:ascii="方正仿宋_GBK" w:hAnsi="等线" w:eastAsia="方正仿宋_GBK" w:cs="宋体"/>
                <w:color w:val="EE0000"/>
                <w:kern w:val="0"/>
                <w:sz w:val="22"/>
                <w:szCs w:val="22"/>
                <w:woUserID w:val="6"/>
              </w:rPr>
              <w:pPrChange w:id="1018" w:author="信仰" w:date="2026-10-15T22:14:37Z">
                <w:pPr>
                  <w:keepNext w:val="0"/>
                  <w:keepLines w:val="0"/>
                  <w:widowControl/>
                  <w:suppressLineNumbers w:val="0"/>
                  <w:spacing w:before="0" w:beforeAutospacing="0" w:after="0" w:afterAutospacing="0"/>
                  <w:ind w:left="0" w:right="0"/>
                  <w:jc w:val="left"/>
                </w:pPr>
              </w:pPrChange>
            </w:pPr>
            <w:del w:id="10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2494445">
            <w:pPr>
              <w:keepNext w:val="0"/>
              <w:keepLines w:val="0"/>
              <w:widowControl/>
              <w:suppressLineNumbers w:val="0"/>
              <w:spacing w:before="0" w:beforeAutospacing="0" w:after="0" w:afterAutospacing="0" w:line="560" w:lineRule="exact"/>
              <w:ind w:left="0" w:right="0" w:firstLine="640"/>
              <w:jc w:val="both"/>
              <w:rPr>
                <w:del w:id="1022" w:author="信仰" w:date="2026-10-15T22:14:33Z"/>
                <w:rFonts w:hint="default" w:ascii="方正仿宋_GBK" w:hAnsi="等线" w:eastAsia="方正仿宋_GBK" w:cs="宋体"/>
                <w:color w:val="EE0000"/>
                <w:kern w:val="0"/>
                <w:sz w:val="22"/>
                <w:szCs w:val="22"/>
                <w:woUserID w:val="6"/>
              </w:rPr>
              <w:pPrChange w:id="1021" w:author="信仰" w:date="2026-10-15T22:14:37Z">
                <w:pPr>
                  <w:keepNext w:val="0"/>
                  <w:keepLines w:val="0"/>
                  <w:widowControl/>
                  <w:suppressLineNumbers w:val="0"/>
                  <w:spacing w:before="0" w:beforeAutospacing="0" w:after="0" w:afterAutospacing="0"/>
                  <w:ind w:left="0" w:right="0"/>
                  <w:jc w:val="left"/>
                </w:pPr>
              </w:pPrChange>
            </w:pPr>
            <w:del w:id="10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5.拆旧资产归属控制</w:delText>
              </w:r>
            </w:del>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2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FC4480">
            <w:pPr>
              <w:keepNext w:val="0"/>
              <w:keepLines w:val="0"/>
              <w:widowControl/>
              <w:suppressLineNumbers w:val="0"/>
              <w:spacing w:before="0" w:beforeAutospacing="0" w:after="0" w:afterAutospacing="0" w:line="560" w:lineRule="exact"/>
              <w:ind w:left="0" w:right="0" w:firstLine="640"/>
              <w:jc w:val="both"/>
              <w:rPr>
                <w:del w:id="1026" w:author="信仰" w:date="2026-10-15T22:14:33Z"/>
                <w:rFonts w:hint="default" w:ascii="方正仿宋_GBK" w:hAnsi="等线" w:eastAsia="方正仿宋_GBK" w:cs="宋体"/>
                <w:color w:val="EE0000"/>
                <w:kern w:val="0"/>
                <w:sz w:val="22"/>
                <w:szCs w:val="22"/>
                <w:woUserID w:val="6"/>
              </w:rPr>
              <w:pPrChange w:id="1025" w:author="信仰" w:date="2026-10-15T22:14:37Z">
                <w:pPr>
                  <w:keepNext w:val="0"/>
                  <w:keepLines w:val="0"/>
                  <w:widowControl/>
                  <w:suppressLineNumbers w:val="0"/>
                  <w:spacing w:before="0" w:beforeAutospacing="0" w:after="0" w:afterAutospacing="0"/>
                  <w:ind w:left="0" w:right="0"/>
                  <w:jc w:val="left"/>
                </w:pPr>
              </w:pPrChange>
            </w:pPr>
            <w:del w:id="10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C37906">
            <w:pPr>
              <w:keepNext w:val="0"/>
              <w:keepLines w:val="0"/>
              <w:widowControl/>
              <w:suppressLineNumbers w:val="0"/>
              <w:spacing w:before="0" w:beforeAutospacing="0" w:after="0" w:afterAutospacing="0" w:line="560" w:lineRule="exact"/>
              <w:ind w:left="0" w:right="0" w:firstLine="640"/>
              <w:jc w:val="both"/>
              <w:rPr>
                <w:del w:id="1029" w:author="信仰" w:date="2026-10-15T22:14:33Z"/>
                <w:rFonts w:hint="default" w:ascii="方正仿宋_GBK" w:hAnsi="等线" w:eastAsia="方正仿宋_GBK" w:cs="宋体"/>
                <w:color w:val="EE0000"/>
                <w:kern w:val="0"/>
                <w:sz w:val="22"/>
                <w:szCs w:val="22"/>
                <w:woUserID w:val="6"/>
              </w:rPr>
              <w:pPrChange w:id="1028" w:author="信仰" w:date="2026-10-15T22:14:37Z">
                <w:pPr>
                  <w:keepNext w:val="0"/>
                  <w:keepLines w:val="0"/>
                  <w:widowControl/>
                  <w:suppressLineNumbers w:val="0"/>
                  <w:spacing w:before="0" w:beforeAutospacing="0" w:after="0" w:afterAutospacing="0"/>
                  <w:ind w:left="0" w:right="0"/>
                  <w:jc w:val="left"/>
                </w:pPr>
              </w:pPrChange>
            </w:pPr>
            <w:del w:id="10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6.资产拆旧时点控制</w:delText>
              </w:r>
            </w:del>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3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894DA22">
            <w:pPr>
              <w:keepNext w:val="0"/>
              <w:keepLines w:val="0"/>
              <w:widowControl/>
              <w:suppressLineNumbers w:val="0"/>
              <w:spacing w:before="0" w:beforeAutospacing="0" w:after="0" w:afterAutospacing="0" w:line="560" w:lineRule="exact"/>
              <w:ind w:left="0" w:right="0" w:firstLine="640"/>
              <w:jc w:val="both"/>
              <w:rPr>
                <w:del w:id="1033" w:author="信仰" w:date="2026-10-15T22:14:33Z"/>
                <w:rFonts w:hint="default" w:ascii="方正仿宋_GBK" w:hAnsi="等线" w:eastAsia="方正仿宋_GBK" w:cs="宋体"/>
                <w:color w:val="EE0000"/>
                <w:kern w:val="0"/>
                <w:sz w:val="22"/>
                <w:szCs w:val="22"/>
                <w:woUserID w:val="6"/>
              </w:rPr>
              <w:pPrChange w:id="1032" w:author="信仰" w:date="2026-10-15T22:14:37Z">
                <w:pPr>
                  <w:keepNext w:val="0"/>
                  <w:keepLines w:val="0"/>
                  <w:widowControl/>
                  <w:suppressLineNumbers w:val="0"/>
                  <w:spacing w:before="0" w:beforeAutospacing="0" w:after="0" w:afterAutospacing="0"/>
                  <w:ind w:left="0" w:right="0"/>
                  <w:jc w:val="left"/>
                </w:pPr>
              </w:pPrChange>
            </w:pPr>
            <w:del w:id="10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2863077">
            <w:pPr>
              <w:keepNext w:val="0"/>
              <w:keepLines w:val="0"/>
              <w:widowControl/>
              <w:suppressLineNumbers w:val="0"/>
              <w:spacing w:before="0" w:beforeAutospacing="0" w:after="0" w:afterAutospacing="0" w:line="560" w:lineRule="exact"/>
              <w:ind w:left="0" w:right="0" w:firstLine="640"/>
              <w:jc w:val="both"/>
              <w:rPr>
                <w:del w:id="1036" w:author="信仰" w:date="2026-10-15T22:14:33Z"/>
                <w:rFonts w:hint="default" w:ascii="方正仿宋_GBK" w:hAnsi="等线" w:eastAsia="方正仿宋_GBK" w:cs="宋体"/>
                <w:color w:val="EE0000"/>
                <w:kern w:val="0"/>
                <w:sz w:val="22"/>
                <w:szCs w:val="22"/>
                <w:woUserID w:val="6"/>
              </w:rPr>
              <w:pPrChange w:id="1035" w:author="信仰" w:date="2026-10-15T22:14:37Z">
                <w:pPr>
                  <w:keepNext w:val="0"/>
                  <w:keepLines w:val="0"/>
                  <w:widowControl/>
                  <w:suppressLineNumbers w:val="0"/>
                  <w:spacing w:before="0" w:beforeAutospacing="0" w:after="0" w:afterAutospacing="0"/>
                  <w:ind w:left="0" w:right="0"/>
                  <w:jc w:val="left"/>
                </w:pPr>
              </w:pPrChange>
            </w:pPr>
            <w:del w:id="10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7.农民工工资支付控制</w:delText>
              </w:r>
            </w:del>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3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E1540F">
            <w:pPr>
              <w:keepNext w:val="0"/>
              <w:keepLines w:val="0"/>
              <w:widowControl/>
              <w:suppressLineNumbers w:val="0"/>
              <w:spacing w:before="0" w:beforeAutospacing="0" w:after="0" w:afterAutospacing="0" w:line="560" w:lineRule="exact"/>
              <w:ind w:left="0" w:right="0" w:firstLine="640"/>
              <w:jc w:val="both"/>
              <w:rPr>
                <w:del w:id="1040" w:author="信仰" w:date="2026-10-15T22:14:33Z"/>
                <w:rFonts w:hint="default" w:ascii="方正仿宋_GBK" w:hAnsi="等线" w:eastAsia="方正仿宋_GBK" w:cs="宋体"/>
                <w:color w:val="EE0000"/>
                <w:kern w:val="0"/>
                <w:sz w:val="22"/>
                <w:szCs w:val="22"/>
                <w:woUserID w:val="6"/>
              </w:rPr>
              <w:pPrChange w:id="1039" w:author="信仰" w:date="2026-10-15T22:14:37Z">
                <w:pPr>
                  <w:keepNext w:val="0"/>
                  <w:keepLines w:val="0"/>
                  <w:widowControl/>
                  <w:suppressLineNumbers w:val="0"/>
                  <w:spacing w:before="0" w:beforeAutospacing="0" w:after="0" w:afterAutospacing="0"/>
                  <w:ind w:left="0" w:right="0"/>
                  <w:jc w:val="left"/>
                </w:pPr>
              </w:pPrChange>
            </w:pPr>
            <w:del w:id="10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6004F38">
            <w:pPr>
              <w:keepNext w:val="0"/>
              <w:keepLines w:val="0"/>
              <w:widowControl/>
              <w:suppressLineNumbers w:val="0"/>
              <w:spacing w:before="0" w:beforeAutospacing="0" w:after="0" w:afterAutospacing="0" w:line="560" w:lineRule="exact"/>
              <w:ind w:left="0" w:right="0" w:firstLine="640"/>
              <w:jc w:val="both"/>
              <w:rPr>
                <w:del w:id="1043" w:author="信仰" w:date="2026-10-15T22:14:33Z"/>
                <w:rFonts w:hint="default" w:ascii="方正仿宋_GBK" w:hAnsi="等线" w:eastAsia="方正仿宋_GBK" w:cs="宋体"/>
                <w:color w:val="EE0000"/>
                <w:kern w:val="0"/>
                <w:sz w:val="22"/>
                <w:szCs w:val="22"/>
                <w:woUserID w:val="6"/>
              </w:rPr>
              <w:pPrChange w:id="1042" w:author="信仰" w:date="2026-10-15T22:14:37Z">
                <w:pPr>
                  <w:keepNext w:val="0"/>
                  <w:keepLines w:val="0"/>
                  <w:widowControl/>
                  <w:suppressLineNumbers w:val="0"/>
                  <w:spacing w:before="0" w:beforeAutospacing="0" w:after="0" w:afterAutospacing="0"/>
                  <w:ind w:left="0" w:right="0"/>
                  <w:jc w:val="left"/>
                </w:pPr>
              </w:pPrChange>
            </w:pPr>
            <w:del w:id="10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8.增值税风险控制</w:delText>
              </w:r>
            </w:del>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4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963B65">
            <w:pPr>
              <w:keepNext w:val="0"/>
              <w:keepLines w:val="0"/>
              <w:widowControl/>
              <w:suppressLineNumbers w:val="0"/>
              <w:spacing w:before="0" w:beforeAutospacing="0" w:after="0" w:afterAutospacing="0" w:line="560" w:lineRule="exact"/>
              <w:ind w:left="0" w:right="0" w:firstLine="640"/>
              <w:jc w:val="both"/>
              <w:rPr>
                <w:del w:id="1047" w:author="信仰" w:date="2026-10-15T22:14:33Z"/>
                <w:rFonts w:hint="default" w:ascii="方正仿宋_GBK" w:hAnsi="等线" w:eastAsia="方正仿宋_GBK" w:cs="宋体"/>
                <w:color w:val="EE0000"/>
                <w:kern w:val="0"/>
                <w:sz w:val="22"/>
                <w:szCs w:val="22"/>
                <w:woUserID w:val="6"/>
              </w:rPr>
              <w:pPrChange w:id="1046" w:author="信仰" w:date="2026-10-15T22:14:37Z">
                <w:pPr>
                  <w:keepNext w:val="0"/>
                  <w:keepLines w:val="0"/>
                  <w:widowControl/>
                  <w:suppressLineNumbers w:val="0"/>
                  <w:spacing w:before="0" w:beforeAutospacing="0" w:after="0" w:afterAutospacing="0"/>
                  <w:ind w:left="0" w:right="0"/>
                  <w:jc w:val="left"/>
                </w:pPr>
              </w:pPrChange>
            </w:pPr>
            <w:del w:id="10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B37BF06">
            <w:pPr>
              <w:keepNext w:val="0"/>
              <w:keepLines w:val="0"/>
              <w:widowControl/>
              <w:suppressLineNumbers w:val="0"/>
              <w:spacing w:before="0" w:beforeAutospacing="0" w:after="0" w:afterAutospacing="0" w:line="560" w:lineRule="exact"/>
              <w:ind w:left="0" w:right="0" w:firstLine="640"/>
              <w:jc w:val="both"/>
              <w:rPr>
                <w:del w:id="1050" w:author="信仰" w:date="2026-10-15T22:14:33Z"/>
                <w:rFonts w:hint="default" w:ascii="方正仿宋_GBK" w:hAnsi="等线" w:eastAsia="方正仿宋_GBK" w:cs="宋体"/>
                <w:color w:val="EE0000"/>
                <w:kern w:val="0"/>
                <w:sz w:val="22"/>
                <w:szCs w:val="22"/>
                <w:woUserID w:val="6"/>
              </w:rPr>
              <w:pPrChange w:id="1049" w:author="信仰" w:date="2026-10-15T22:14:37Z">
                <w:pPr>
                  <w:keepNext w:val="0"/>
                  <w:keepLines w:val="0"/>
                  <w:widowControl/>
                  <w:suppressLineNumbers w:val="0"/>
                  <w:spacing w:before="0" w:beforeAutospacing="0" w:after="0" w:afterAutospacing="0"/>
                  <w:ind w:left="0" w:right="0"/>
                  <w:jc w:val="left"/>
                </w:pPr>
              </w:pPrChange>
            </w:pPr>
            <w:del w:id="10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9.新建资产税金房产土地税缴纳控制</w:delText>
              </w:r>
            </w:del>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5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674582">
            <w:pPr>
              <w:keepNext w:val="0"/>
              <w:keepLines w:val="0"/>
              <w:widowControl/>
              <w:suppressLineNumbers w:val="0"/>
              <w:spacing w:before="0" w:beforeAutospacing="0" w:after="0" w:afterAutospacing="0" w:line="560" w:lineRule="exact"/>
              <w:ind w:left="0" w:right="0" w:firstLine="640"/>
              <w:jc w:val="both"/>
              <w:rPr>
                <w:del w:id="1054" w:author="信仰" w:date="2026-10-15T22:14:33Z"/>
                <w:rFonts w:hint="default" w:ascii="方正仿宋_GBK" w:hAnsi="等线" w:eastAsia="方正仿宋_GBK" w:cs="宋体"/>
                <w:color w:val="EE0000"/>
                <w:kern w:val="0"/>
                <w:sz w:val="22"/>
                <w:szCs w:val="22"/>
                <w:woUserID w:val="6"/>
              </w:rPr>
              <w:pPrChange w:id="1053" w:author="信仰" w:date="2026-10-15T22:14:37Z">
                <w:pPr>
                  <w:keepNext w:val="0"/>
                  <w:keepLines w:val="0"/>
                  <w:widowControl/>
                  <w:suppressLineNumbers w:val="0"/>
                  <w:spacing w:before="0" w:beforeAutospacing="0" w:after="0" w:afterAutospacing="0"/>
                  <w:ind w:left="0" w:right="0"/>
                  <w:jc w:val="left"/>
                </w:pPr>
              </w:pPrChange>
            </w:pPr>
            <w:del w:id="10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411648A">
            <w:pPr>
              <w:keepNext w:val="0"/>
              <w:keepLines w:val="0"/>
              <w:widowControl/>
              <w:suppressLineNumbers w:val="0"/>
              <w:spacing w:before="0" w:beforeAutospacing="0" w:after="0" w:afterAutospacing="0" w:line="560" w:lineRule="exact"/>
              <w:ind w:left="0" w:right="0" w:firstLine="640"/>
              <w:jc w:val="both"/>
              <w:rPr>
                <w:del w:id="1057" w:author="信仰" w:date="2026-10-15T22:14:33Z"/>
                <w:rFonts w:hint="default" w:ascii="方正仿宋_GBK" w:hAnsi="等线" w:eastAsia="方正仿宋_GBK" w:cs="宋体"/>
                <w:color w:val="EE0000"/>
                <w:kern w:val="0"/>
                <w:sz w:val="22"/>
                <w:szCs w:val="22"/>
                <w:woUserID w:val="6"/>
              </w:rPr>
              <w:pPrChange w:id="1056" w:author="信仰" w:date="2026-10-15T22:14:37Z">
                <w:pPr>
                  <w:keepNext w:val="0"/>
                  <w:keepLines w:val="0"/>
                  <w:widowControl/>
                  <w:suppressLineNumbers w:val="0"/>
                  <w:spacing w:before="0" w:beforeAutospacing="0" w:after="0" w:afterAutospacing="0"/>
                  <w:ind w:left="0" w:right="0"/>
                  <w:jc w:val="left"/>
                </w:pPr>
              </w:pPrChange>
            </w:pPr>
            <w:del w:id="10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10.新建资产功能性验证</w:delText>
              </w:r>
            </w:del>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5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652C36">
            <w:pPr>
              <w:keepNext w:val="0"/>
              <w:keepLines w:val="0"/>
              <w:widowControl/>
              <w:suppressLineNumbers w:val="0"/>
              <w:spacing w:before="0" w:beforeAutospacing="0" w:after="0" w:afterAutospacing="0" w:line="560" w:lineRule="exact"/>
              <w:ind w:left="0" w:right="0" w:firstLine="640"/>
              <w:jc w:val="both"/>
              <w:rPr>
                <w:del w:id="1061" w:author="信仰" w:date="2026-10-15T22:14:33Z"/>
                <w:rFonts w:hint="default" w:ascii="方正仿宋_GBK" w:hAnsi="等线" w:eastAsia="方正仿宋_GBK" w:cs="宋体"/>
                <w:color w:val="EE0000"/>
                <w:kern w:val="0"/>
                <w:sz w:val="22"/>
                <w:szCs w:val="22"/>
                <w:woUserID w:val="6"/>
              </w:rPr>
              <w:pPrChange w:id="1060" w:author="信仰" w:date="2026-10-15T22:14:37Z">
                <w:pPr>
                  <w:keepNext w:val="0"/>
                  <w:keepLines w:val="0"/>
                  <w:widowControl/>
                  <w:suppressLineNumbers w:val="0"/>
                  <w:spacing w:before="0" w:beforeAutospacing="0" w:after="0" w:afterAutospacing="0"/>
                  <w:ind w:left="0" w:right="0"/>
                  <w:jc w:val="left"/>
                </w:pPr>
              </w:pPrChange>
            </w:pPr>
            <w:del w:id="10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E5D87FD">
            <w:pPr>
              <w:keepNext w:val="0"/>
              <w:keepLines w:val="0"/>
              <w:widowControl/>
              <w:suppressLineNumbers w:val="0"/>
              <w:spacing w:before="0" w:beforeAutospacing="0" w:after="0" w:afterAutospacing="0" w:line="560" w:lineRule="exact"/>
              <w:ind w:left="0" w:right="0" w:firstLine="640"/>
              <w:jc w:val="both"/>
              <w:rPr>
                <w:del w:id="1064" w:author="信仰" w:date="2026-10-15T22:14:33Z"/>
                <w:rFonts w:hint="default" w:ascii="方正仿宋_GBK" w:hAnsi="等线" w:eastAsia="方正仿宋_GBK" w:cs="宋体"/>
                <w:color w:val="EE0000"/>
                <w:kern w:val="0"/>
                <w:sz w:val="22"/>
                <w:szCs w:val="22"/>
                <w:woUserID w:val="6"/>
              </w:rPr>
              <w:pPrChange w:id="1063" w:author="信仰" w:date="2026-10-15T22:14:37Z">
                <w:pPr>
                  <w:keepNext w:val="0"/>
                  <w:keepLines w:val="0"/>
                  <w:widowControl/>
                  <w:suppressLineNumbers w:val="0"/>
                  <w:spacing w:before="0" w:beforeAutospacing="0" w:after="0" w:afterAutospacing="0"/>
                  <w:ind w:left="0" w:right="0"/>
                  <w:jc w:val="left"/>
                </w:pPr>
              </w:pPrChange>
            </w:pPr>
            <w:del w:id="10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11.新建资产价值确定</w:delText>
              </w:r>
            </w:del>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6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A0AE8CD">
            <w:pPr>
              <w:keepNext w:val="0"/>
              <w:keepLines w:val="0"/>
              <w:widowControl/>
              <w:suppressLineNumbers w:val="0"/>
              <w:spacing w:before="0" w:beforeAutospacing="0" w:after="0" w:afterAutospacing="0" w:line="560" w:lineRule="exact"/>
              <w:ind w:left="0" w:right="0" w:firstLine="640"/>
              <w:jc w:val="both"/>
              <w:rPr>
                <w:del w:id="1068" w:author="信仰" w:date="2026-10-15T22:14:33Z"/>
                <w:rFonts w:hint="default" w:ascii="方正仿宋_GBK" w:hAnsi="等线" w:eastAsia="方正仿宋_GBK" w:cs="宋体"/>
                <w:color w:val="EE0000"/>
                <w:kern w:val="0"/>
                <w:sz w:val="22"/>
                <w:szCs w:val="22"/>
                <w:woUserID w:val="6"/>
              </w:rPr>
              <w:pPrChange w:id="1067" w:author="信仰" w:date="2026-10-15T22:14:37Z">
                <w:pPr>
                  <w:keepNext w:val="0"/>
                  <w:keepLines w:val="0"/>
                  <w:widowControl/>
                  <w:suppressLineNumbers w:val="0"/>
                  <w:spacing w:before="0" w:beforeAutospacing="0" w:after="0" w:afterAutospacing="0"/>
                  <w:ind w:left="0" w:right="0"/>
                  <w:jc w:val="left"/>
                </w:pPr>
              </w:pPrChange>
            </w:pPr>
            <w:del w:id="10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4B4B21E">
            <w:pPr>
              <w:keepNext w:val="0"/>
              <w:keepLines w:val="0"/>
              <w:widowControl/>
              <w:suppressLineNumbers w:val="0"/>
              <w:spacing w:before="0" w:beforeAutospacing="0" w:after="0" w:afterAutospacing="0" w:line="560" w:lineRule="exact"/>
              <w:ind w:left="0" w:right="0" w:firstLine="640"/>
              <w:jc w:val="both"/>
              <w:rPr>
                <w:del w:id="1071" w:author="信仰" w:date="2026-10-15T22:14:33Z"/>
                <w:rFonts w:hint="default" w:ascii="方正仿宋_GBK" w:hAnsi="等线" w:eastAsia="方正仿宋_GBK" w:cs="宋体"/>
                <w:color w:val="EE0000"/>
                <w:kern w:val="0"/>
                <w:sz w:val="22"/>
                <w:szCs w:val="22"/>
                <w:woUserID w:val="6"/>
              </w:rPr>
              <w:pPrChange w:id="1070" w:author="信仰" w:date="2026-10-15T22:14:37Z">
                <w:pPr>
                  <w:keepNext w:val="0"/>
                  <w:keepLines w:val="0"/>
                  <w:widowControl/>
                  <w:suppressLineNumbers w:val="0"/>
                  <w:spacing w:before="0" w:beforeAutospacing="0" w:after="0" w:afterAutospacing="0"/>
                  <w:ind w:left="0" w:right="0"/>
                  <w:jc w:val="left"/>
                </w:pPr>
              </w:pPrChange>
            </w:pPr>
            <w:del w:id="10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12.技术鉴定控制</w:delText>
              </w:r>
            </w:del>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7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825661">
            <w:pPr>
              <w:keepNext w:val="0"/>
              <w:keepLines w:val="0"/>
              <w:widowControl/>
              <w:suppressLineNumbers w:val="0"/>
              <w:spacing w:before="0" w:beforeAutospacing="0" w:after="0" w:afterAutospacing="0" w:line="560" w:lineRule="exact"/>
              <w:ind w:left="0" w:right="0" w:firstLine="640"/>
              <w:jc w:val="both"/>
              <w:rPr>
                <w:del w:id="1075" w:author="信仰" w:date="2026-10-15T22:14:33Z"/>
                <w:rFonts w:hint="default" w:ascii="方正仿宋_GBK" w:hAnsi="等线" w:eastAsia="方正仿宋_GBK" w:cs="宋体"/>
                <w:color w:val="EE0000"/>
                <w:kern w:val="0"/>
                <w:sz w:val="22"/>
                <w:szCs w:val="22"/>
                <w:woUserID w:val="6"/>
              </w:rPr>
              <w:pPrChange w:id="1074" w:author="信仰" w:date="2026-10-15T22:14:37Z">
                <w:pPr>
                  <w:keepNext w:val="0"/>
                  <w:keepLines w:val="0"/>
                  <w:widowControl/>
                  <w:suppressLineNumbers w:val="0"/>
                  <w:spacing w:before="0" w:beforeAutospacing="0" w:after="0" w:afterAutospacing="0"/>
                  <w:ind w:left="0" w:right="0"/>
                  <w:jc w:val="left"/>
                </w:pPr>
              </w:pPrChange>
            </w:pPr>
            <w:del w:id="10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迁改工程管理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48ABA62">
            <w:pPr>
              <w:keepNext w:val="0"/>
              <w:keepLines w:val="0"/>
              <w:widowControl/>
              <w:suppressLineNumbers w:val="0"/>
              <w:spacing w:before="0" w:beforeAutospacing="0" w:after="0" w:afterAutospacing="0" w:line="560" w:lineRule="exact"/>
              <w:ind w:left="0" w:right="0" w:firstLine="640"/>
              <w:jc w:val="both"/>
              <w:rPr>
                <w:del w:id="1078" w:author="信仰" w:date="2026-10-15T22:14:33Z"/>
                <w:rFonts w:hint="default" w:ascii="方正仿宋_GBK" w:hAnsi="等线" w:eastAsia="方正仿宋_GBK" w:cs="宋体"/>
                <w:color w:val="EE0000"/>
                <w:kern w:val="0"/>
                <w:sz w:val="22"/>
                <w:szCs w:val="22"/>
                <w:woUserID w:val="6"/>
              </w:rPr>
              <w:pPrChange w:id="1077" w:author="信仰" w:date="2026-10-15T22:14:37Z">
                <w:pPr>
                  <w:keepNext w:val="0"/>
                  <w:keepLines w:val="0"/>
                  <w:widowControl/>
                  <w:suppressLineNumbers w:val="0"/>
                  <w:spacing w:before="0" w:beforeAutospacing="0" w:after="0" w:afterAutospacing="0"/>
                  <w:ind w:left="0" w:right="0"/>
                  <w:jc w:val="left"/>
                </w:pPr>
              </w:pPrChange>
            </w:pPr>
            <w:del w:id="10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14.迁改资金清算控制</w:delText>
              </w:r>
            </w:del>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8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3CE6DD">
            <w:pPr>
              <w:keepNext w:val="0"/>
              <w:keepLines w:val="0"/>
              <w:widowControl/>
              <w:suppressLineNumbers w:val="0"/>
              <w:spacing w:before="0" w:beforeAutospacing="0" w:after="0" w:afterAutospacing="0" w:line="560" w:lineRule="exact"/>
              <w:ind w:left="0" w:right="0" w:firstLine="640"/>
              <w:jc w:val="both"/>
              <w:rPr>
                <w:del w:id="1082" w:author="信仰" w:date="2026-10-15T22:14:33Z"/>
                <w:rFonts w:hint="default" w:ascii="方正仿宋_GBK" w:hAnsi="等线" w:eastAsia="方正仿宋_GBK" w:cs="宋体"/>
                <w:color w:val="EE0000"/>
                <w:kern w:val="0"/>
                <w:sz w:val="22"/>
                <w:szCs w:val="22"/>
                <w:woUserID w:val="6"/>
              </w:rPr>
              <w:pPrChange w:id="1081" w:author="信仰" w:date="2026-10-15T22:14:37Z">
                <w:pPr>
                  <w:keepNext w:val="0"/>
                  <w:keepLines w:val="0"/>
                  <w:widowControl/>
                  <w:suppressLineNumbers w:val="0"/>
                  <w:spacing w:before="0" w:beforeAutospacing="0" w:after="0" w:afterAutospacing="0"/>
                  <w:ind w:left="0" w:right="0"/>
                  <w:jc w:val="left"/>
                </w:pPr>
              </w:pPrChange>
            </w:pPr>
            <w:del w:id="10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DCD68C1">
            <w:pPr>
              <w:keepNext w:val="0"/>
              <w:keepLines w:val="0"/>
              <w:widowControl/>
              <w:suppressLineNumbers w:val="0"/>
              <w:spacing w:before="0" w:beforeAutospacing="0" w:after="0" w:afterAutospacing="0" w:line="560" w:lineRule="exact"/>
              <w:ind w:left="0" w:right="0" w:firstLine="640"/>
              <w:jc w:val="both"/>
              <w:rPr>
                <w:del w:id="1085" w:author="信仰" w:date="2026-10-15T22:14:33Z"/>
                <w:rFonts w:hint="default" w:ascii="方正仿宋_GBK" w:hAnsi="等线" w:eastAsia="方正仿宋_GBK" w:cs="宋体"/>
                <w:color w:val="EE0000"/>
                <w:kern w:val="0"/>
                <w:sz w:val="22"/>
                <w:szCs w:val="22"/>
                <w:woUserID w:val="6"/>
              </w:rPr>
              <w:pPrChange w:id="1084" w:author="信仰" w:date="2026-10-15T22:14:37Z">
                <w:pPr>
                  <w:keepNext w:val="0"/>
                  <w:keepLines w:val="0"/>
                  <w:widowControl/>
                  <w:suppressLineNumbers w:val="0"/>
                  <w:spacing w:before="0" w:beforeAutospacing="0" w:after="0" w:afterAutospacing="0"/>
                  <w:ind w:left="0" w:right="0"/>
                  <w:jc w:val="left"/>
                </w:pPr>
              </w:pPrChange>
            </w:pPr>
            <w:del w:id="10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1.估算准确性、完整性审核控制</w:delText>
              </w:r>
            </w:del>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8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8A2AC4">
            <w:pPr>
              <w:keepNext w:val="0"/>
              <w:keepLines w:val="0"/>
              <w:widowControl/>
              <w:suppressLineNumbers w:val="0"/>
              <w:spacing w:before="0" w:beforeAutospacing="0" w:after="0" w:afterAutospacing="0" w:line="560" w:lineRule="exact"/>
              <w:ind w:left="0" w:right="0" w:firstLine="640"/>
              <w:jc w:val="both"/>
              <w:rPr>
                <w:del w:id="1089" w:author="信仰" w:date="2026-10-15T22:14:33Z"/>
                <w:rFonts w:hint="default" w:ascii="方正仿宋_GBK" w:hAnsi="等线" w:eastAsia="方正仿宋_GBK" w:cs="宋体"/>
                <w:color w:val="EE0000"/>
                <w:kern w:val="0"/>
                <w:sz w:val="22"/>
                <w:szCs w:val="22"/>
                <w:woUserID w:val="6"/>
              </w:rPr>
              <w:pPrChange w:id="1088" w:author="信仰" w:date="2026-10-15T22:14:37Z">
                <w:pPr>
                  <w:keepNext w:val="0"/>
                  <w:keepLines w:val="0"/>
                  <w:widowControl/>
                  <w:suppressLineNumbers w:val="0"/>
                  <w:spacing w:before="0" w:beforeAutospacing="0" w:after="0" w:afterAutospacing="0"/>
                  <w:ind w:left="0" w:right="0"/>
                  <w:jc w:val="left"/>
                </w:pPr>
              </w:pPrChange>
            </w:pPr>
            <w:del w:id="10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BCDA31F">
            <w:pPr>
              <w:keepNext w:val="0"/>
              <w:keepLines w:val="0"/>
              <w:widowControl/>
              <w:suppressLineNumbers w:val="0"/>
              <w:spacing w:before="0" w:beforeAutospacing="0" w:after="0" w:afterAutospacing="0" w:line="560" w:lineRule="exact"/>
              <w:ind w:left="0" w:right="0" w:firstLine="640"/>
              <w:jc w:val="both"/>
              <w:rPr>
                <w:del w:id="1092" w:author="信仰" w:date="2026-10-15T22:14:33Z"/>
                <w:rFonts w:hint="default" w:ascii="方正仿宋_GBK" w:hAnsi="等线" w:eastAsia="方正仿宋_GBK" w:cs="宋体"/>
                <w:color w:val="EE0000"/>
                <w:kern w:val="0"/>
                <w:sz w:val="22"/>
                <w:szCs w:val="22"/>
                <w:woUserID w:val="6"/>
              </w:rPr>
              <w:pPrChange w:id="1091" w:author="信仰" w:date="2026-10-15T22:14:37Z">
                <w:pPr>
                  <w:keepNext w:val="0"/>
                  <w:keepLines w:val="0"/>
                  <w:widowControl/>
                  <w:suppressLineNumbers w:val="0"/>
                  <w:spacing w:before="0" w:beforeAutospacing="0" w:after="0" w:afterAutospacing="0"/>
                  <w:ind w:left="0" w:right="0"/>
                  <w:jc w:val="left"/>
                </w:pPr>
              </w:pPrChange>
            </w:pPr>
            <w:del w:id="10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2.项目储备经济性评审、财务合规性审核控制</w:delText>
              </w:r>
            </w:del>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09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C52E12">
            <w:pPr>
              <w:keepNext w:val="0"/>
              <w:keepLines w:val="0"/>
              <w:widowControl/>
              <w:suppressLineNumbers w:val="0"/>
              <w:spacing w:before="0" w:beforeAutospacing="0" w:after="0" w:afterAutospacing="0" w:line="560" w:lineRule="exact"/>
              <w:ind w:left="0" w:right="0" w:firstLine="640"/>
              <w:jc w:val="both"/>
              <w:rPr>
                <w:del w:id="1096" w:author="信仰" w:date="2026-10-15T22:14:33Z"/>
                <w:rFonts w:hint="default" w:ascii="方正仿宋_GBK" w:hAnsi="等线" w:eastAsia="方正仿宋_GBK" w:cs="宋体"/>
                <w:color w:val="EE0000"/>
                <w:kern w:val="0"/>
                <w:sz w:val="22"/>
                <w:szCs w:val="22"/>
                <w:woUserID w:val="6"/>
              </w:rPr>
              <w:pPrChange w:id="1095" w:author="信仰" w:date="2026-10-15T22:14:37Z">
                <w:pPr>
                  <w:keepNext w:val="0"/>
                  <w:keepLines w:val="0"/>
                  <w:widowControl/>
                  <w:suppressLineNumbers w:val="0"/>
                  <w:spacing w:before="0" w:beforeAutospacing="0" w:after="0" w:afterAutospacing="0"/>
                  <w:ind w:left="0" w:right="0"/>
                  <w:jc w:val="left"/>
                </w:pPr>
              </w:pPrChange>
            </w:pPr>
            <w:del w:id="10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2366BAE">
            <w:pPr>
              <w:keepNext w:val="0"/>
              <w:keepLines w:val="0"/>
              <w:widowControl/>
              <w:suppressLineNumbers w:val="0"/>
              <w:spacing w:before="0" w:beforeAutospacing="0" w:after="0" w:afterAutospacing="0" w:line="560" w:lineRule="exact"/>
              <w:ind w:left="0" w:right="0" w:firstLine="640"/>
              <w:jc w:val="both"/>
              <w:rPr>
                <w:del w:id="1099" w:author="信仰" w:date="2026-10-15T22:14:33Z"/>
                <w:rFonts w:hint="default" w:ascii="方正仿宋_GBK" w:hAnsi="等线" w:eastAsia="方正仿宋_GBK" w:cs="宋体"/>
                <w:color w:val="EE0000"/>
                <w:kern w:val="0"/>
                <w:sz w:val="22"/>
                <w:szCs w:val="22"/>
                <w:woUserID w:val="6"/>
              </w:rPr>
              <w:pPrChange w:id="1098" w:author="信仰" w:date="2026-10-15T22:14:37Z">
                <w:pPr>
                  <w:keepNext w:val="0"/>
                  <w:keepLines w:val="0"/>
                  <w:widowControl/>
                  <w:suppressLineNumbers w:val="0"/>
                  <w:spacing w:before="0" w:beforeAutospacing="0" w:after="0" w:afterAutospacing="0"/>
                  <w:ind w:left="0" w:right="0"/>
                  <w:jc w:val="left"/>
                </w:pPr>
              </w:pPrChange>
            </w:pPr>
            <w:del w:id="11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3.配网项目储备入库和评审</w:delText>
              </w:r>
            </w:del>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0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BA988C">
            <w:pPr>
              <w:keepNext w:val="0"/>
              <w:keepLines w:val="0"/>
              <w:widowControl/>
              <w:suppressLineNumbers w:val="0"/>
              <w:spacing w:before="0" w:beforeAutospacing="0" w:after="0" w:afterAutospacing="0" w:line="560" w:lineRule="exact"/>
              <w:ind w:left="0" w:right="0" w:firstLine="640"/>
              <w:jc w:val="both"/>
              <w:rPr>
                <w:del w:id="1103" w:author="信仰" w:date="2026-10-15T22:14:33Z"/>
                <w:rFonts w:hint="default" w:ascii="方正仿宋_GBK" w:hAnsi="等线" w:eastAsia="方正仿宋_GBK" w:cs="宋体"/>
                <w:color w:val="EE0000"/>
                <w:kern w:val="0"/>
                <w:sz w:val="22"/>
                <w:szCs w:val="22"/>
                <w:woUserID w:val="6"/>
              </w:rPr>
              <w:pPrChange w:id="1102" w:author="信仰" w:date="2026-10-15T22:14:37Z">
                <w:pPr>
                  <w:keepNext w:val="0"/>
                  <w:keepLines w:val="0"/>
                  <w:widowControl/>
                  <w:suppressLineNumbers w:val="0"/>
                  <w:spacing w:before="0" w:beforeAutospacing="0" w:after="0" w:afterAutospacing="0"/>
                  <w:ind w:left="0" w:right="0"/>
                  <w:jc w:val="left"/>
                </w:pPr>
              </w:pPrChange>
            </w:pPr>
            <w:del w:id="11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83595C1">
            <w:pPr>
              <w:keepNext w:val="0"/>
              <w:keepLines w:val="0"/>
              <w:widowControl/>
              <w:suppressLineNumbers w:val="0"/>
              <w:spacing w:before="0" w:beforeAutospacing="0" w:after="0" w:afterAutospacing="0" w:line="560" w:lineRule="exact"/>
              <w:ind w:left="0" w:right="0" w:firstLine="640"/>
              <w:jc w:val="both"/>
              <w:rPr>
                <w:del w:id="1106" w:author="信仰" w:date="2026-10-15T22:14:33Z"/>
                <w:rFonts w:hint="default" w:ascii="方正仿宋_GBK" w:hAnsi="等线" w:eastAsia="方正仿宋_GBK" w:cs="宋体"/>
                <w:color w:val="EE0000"/>
                <w:kern w:val="0"/>
                <w:sz w:val="22"/>
                <w:szCs w:val="22"/>
                <w:woUserID w:val="6"/>
              </w:rPr>
              <w:pPrChange w:id="1105" w:author="信仰" w:date="2026-10-15T22:14:37Z">
                <w:pPr>
                  <w:keepNext w:val="0"/>
                  <w:keepLines w:val="0"/>
                  <w:widowControl/>
                  <w:suppressLineNumbers w:val="0"/>
                  <w:spacing w:before="0" w:beforeAutospacing="0" w:after="0" w:afterAutospacing="0"/>
                  <w:ind w:left="0" w:right="0"/>
                  <w:jc w:val="left"/>
                </w:pPr>
              </w:pPrChange>
            </w:pPr>
            <w:del w:id="11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4.配网项目立项规范性审核</w:delText>
              </w:r>
            </w:del>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0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E8F58F">
            <w:pPr>
              <w:keepNext w:val="0"/>
              <w:keepLines w:val="0"/>
              <w:widowControl/>
              <w:suppressLineNumbers w:val="0"/>
              <w:spacing w:before="0" w:beforeAutospacing="0" w:after="0" w:afterAutospacing="0" w:line="560" w:lineRule="exact"/>
              <w:ind w:left="0" w:right="0" w:firstLine="640"/>
              <w:jc w:val="both"/>
              <w:rPr>
                <w:del w:id="1110" w:author="信仰" w:date="2026-10-15T22:14:33Z"/>
                <w:rFonts w:hint="default" w:ascii="方正仿宋_GBK" w:hAnsi="等线" w:eastAsia="方正仿宋_GBK" w:cs="宋体"/>
                <w:color w:val="EE0000"/>
                <w:kern w:val="0"/>
                <w:sz w:val="22"/>
                <w:szCs w:val="22"/>
                <w:woUserID w:val="6"/>
              </w:rPr>
              <w:pPrChange w:id="1109" w:author="信仰" w:date="2026-10-15T22:14:37Z">
                <w:pPr>
                  <w:keepNext w:val="0"/>
                  <w:keepLines w:val="0"/>
                  <w:widowControl/>
                  <w:suppressLineNumbers w:val="0"/>
                  <w:spacing w:before="0" w:beforeAutospacing="0" w:after="0" w:afterAutospacing="0"/>
                  <w:ind w:left="0" w:right="0"/>
                  <w:jc w:val="left"/>
                </w:pPr>
              </w:pPrChange>
            </w:pPr>
            <w:del w:id="11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34AC88">
            <w:pPr>
              <w:keepNext w:val="0"/>
              <w:keepLines w:val="0"/>
              <w:widowControl/>
              <w:suppressLineNumbers w:val="0"/>
              <w:spacing w:before="0" w:beforeAutospacing="0" w:after="0" w:afterAutospacing="0" w:line="560" w:lineRule="exact"/>
              <w:ind w:left="0" w:right="0" w:firstLine="640"/>
              <w:jc w:val="both"/>
              <w:rPr>
                <w:del w:id="1113" w:author="信仰" w:date="2026-10-15T22:14:33Z"/>
                <w:rFonts w:hint="default" w:ascii="方正仿宋_GBK" w:hAnsi="等线" w:eastAsia="方正仿宋_GBK" w:cs="宋体"/>
                <w:color w:val="EE0000"/>
                <w:kern w:val="0"/>
                <w:sz w:val="22"/>
                <w:szCs w:val="22"/>
                <w:woUserID w:val="6"/>
              </w:rPr>
              <w:pPrChange w:id="1112" w:author="信仰" w:date="2026-10-15T22:14:37Z">
                <w:pPr>
                  <w:keepNext w:val="0"/>
                  <w:keepLines w:val="0"/>
                  <w:widowControl/>
                  <w:suppressLineNumbers w:val="0"/>
                  <w:spacing w:before="0" w:beforeAutospacing="0" w:after="0" w:afterAutospacing="0"/>
                  <w:ind w:left="0" w:right="0"/>
                  <w:jc w:val="left"/>
                </w:pPr>
              </w:pPrChange>
            </w:pPr>
            <w:del w:id="11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5.储备项目必要性、可行性、投资准确性的审批控制</w:delText>
              </w:r>
            </w:del>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1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84DDD1D">
            <w:pPr>
              <w:keepNext w:val="0"/>
              <w:keepLines w:val="0"/>
              <w:widowControl/>
              <w:suppressLineNumbers w:val="0"/>
              <w:spacing w:before="0" w:beforeAutospacing="0" w:after="0" w:afterAutospacing="0" w:line="560" w:lineRule="exact"/>
              <w:ind w:left="0" w:right="0" w:firstLine="640"/>
              <w:jc w:val="both"/>
              <w:rPr>
                <w:del w:id="1117" w:author="信仰" w:date="2026-10-15T22:14:33Z"/>
                <w:rFonts w:hint="default" w:ascii="方正仿宋_GBK" w:hAnsi="等线" w:eastAsia="方正仿宋_GBK" w:cs="宋体"/>
                <w:color w:val="EE0000"/>
                <w:kern w:val="0"/>
                <w:sz w:val="22"/>
                <w:szCs w:val="22"/>
                <w:woUserID w:val="6"/>
              </w:rPr>
              <w:pPrChange w:id="1116" w:author="信仰" w:date="2026-10-15T22:14:37Z">
                <w:pPr>
                  <w:keepNext w:val="0"/>
                  <w:keepLines w:val="0"/>
                  <w:widowControl/>
                  <w:suppressLineNumbers w:val="0"/>
                  <w:spacing w:before="0" w:beforeAutospacing="0" w:after="0" w:afterAutospacing="0"/>
                  <w:ind w:left="0" w:right="0"/>
                  <w:jc w:val="left"/>
                </w:pPr>
              </w:pPrChange>
            </w:pPr>
            <w:del w:id="11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F12BE96">
            <w:pPr>
              <w:keepNext w:val="0"/>
              <w:keepLines w:val="0"/>
              <w:widowControl/>
              <w:suppressLineNumbers w:val="0"/>
              <w:spacing w:before="0" w:beforeAutospacing="0" w:after="0" w:afterAutospacing="0" w:line="560" w:lineRule="exact"/>
              <w:ind w:left="0" w:right="0" w:firstLine="640"/>
              <w:jc w:val="both"/>
              <w:rPr>
                <w:del w:id="1120" w:author="信仰" w:date="2026-10-15T22:14:33Z"/>
                <w:rFonts w:hint="default" w:ascii="方正仿宋_GBK" w:hAnsi="等线" w:eastAsia="方正仿宋_GBK" w:cs="宋体"/>
                <w:color w:val="EE0000"/>
                <w:kern w:val="0"/>
                <w:sz w:val="22"/>
                <w:szCs w:val="22"/>
                <w:woUserID w:val="6"/>
              </w:rPr>
              <w:pPrChange w:id="1119" w:author="信仰" w:date="2026-10-15T22:14:37Z">
                <w:pPr>
                  <w:keepNext w:val="0"/>
                  <w:keepLines w:val="0"/>
                  <w:widowControl/>
                  <w:suppressLineNumbers w:val="0"/>
                  <w:spacing w:before="0" w:beforeAutospacing="0" w:after="0" w:afterAutospacing="0"/>
                  <w:ind w:left="0" w:right="0"/>
                  <w:jc w:val="left"/>
                </w:pPr>
              </w:pPrChange>
            </w:pPr>
            <w:del w:id="11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6.项目概（预）算审核控制</w:delText>
              </w:r>
            </w:del>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2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7F6E1F">
            <w:pPr>
              <w:keepNext w:val="0"/>
              <w:keepLines w:val="0"/>
              <w:widowControl/>
              <w:suppressLineNumbers w:val="0"/>
              <w:spacing w:before="0" w:beforeAutospacing="0" w:after="0" w:afterAutospacing="0" w:line="560" w:lineRule="exact"/>
              <w:ind w:left="0" w:right="0" w:firstLine="640"/>
              <w:jc w:val="both"/>
              <w:rPr>
                <w:del w:id="1124" w:author="信仰" w:date="2026-10-15T22:14:33Z"/>
                <w:rFonts w:hint="default" w:ascii="方正仿宋_GBK" w:hAnsi="等线" w:eastAsia="方正仿宋_GBK" w:cs="宋体"/>
                <w:color w:val="EE0000"/>
                <w:kern w:val="0"/>
                <w:sz w:val="22"/>
                <w:szCs w:val="22"/>
                <w:woUserID w:val="6"/>
              </w:rPr>
              <w:pPrChange w:id="1123" w:author="信仰" w:date="2026-10-15T22:14:37Z">
                <w:pPr>
                  <w:keepNext w:val="0"/>
                  <w:keepLines w:val="0"/>
                  <w:widowControl/>
                  <w:suppressLineNumbers w:val="0"/>
                  <w:spacing w:before="0" w:beforeAutospacing="0" w:after="0" w:afterAutospacing="0"/>
                  <w:ind w:left="0" w:right="0"/>
                  <w:jc w:val="left"/>
                </w:pPr>
              </w:pPrChange>
            </w:pPr>
            <w:del w:id="11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2B00D88">
            <w:pPr>
              <w:keepNext w:val="0"/>
              <w:keepLines w:val="0"/>
              <w:widowControl/>
              <w:suppressLineNumbers w:val="0"/>
              <w:spacing w:before="0" w:beforeAutospacing="0" w:after="0" w:afterAutospacing="0" w:line="560" w:lineRule="exact"/>
              <w:ind w:left="0" w:right="0" w:firstLine="640"/>
              <w:jc w:val="both"/>
              <w:rPr>
                <w:del w:id="1127" w:author="信仰" w:date="2026-10-15T22:14:33Z"/>
                <w:rFonts w:hint="default" w:ascii="方正仿宋_GBK" w:hAnsi="等线" w:eastAsia="方正仿宋_GBK" w:cs="宋体"/>
                <w:color w:val="EE0000"/>
                <w:kern w:val="0"/>
                <w:sz w:val="22"/>
                <w:szCs w:val="22"/>
                <w:woUserID w:val="6"/>
              </w:rPr>
              <w:pPrChange w:id="1126" w:author="信仰" w:date="2026-10-15T22:14:37Z">
                <w:pPr>
                  <w:keepNext w:val="0"/>
                  <w:keepLines w:val="0"/>
                  <w:widowControl/>
                  <w:suppressLineNumbers w:val="0"/>
                  <w:spacing w:before="0" w:beforeAutospacing="0" w:after="0" w:afterAutospacing="0"/>
                  <w:ind w:left="0" w:right="0"/>
                  <w:jc w:val="left"/>
                </w:pPr>
              </w:pPrChange>
            </w:pPr>
            <w:del w:id="11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7.工程预算与计划的规模控制</w:delText>
              </w:r>
            </w:del>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2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2929C3">
            <w:pPr>
              <w:keepNext w:val="0"/>
              <w:keepLines w:val="0"/>
              <w:widowControl/>
              <w:suppressLineNumbers w:val="0"/>
              <w:spacing w:before="0" w:beforeAutospacing="0" w:after="0" w:afterAutospacing="0" w:line="560" w:lineRule="exact"/>
              <w:ind w:left="0" w:right="0" w:firstLine="640"/>
              <w:jc w:val="both"/>
              <w:rPr>
                <w:del w:id="1131" w:author="信仰" w:date="2026-10-15T22:14:33Z"/>
                <w:rFonts w:hint="default" w:ascii="方正仿宋_GBK" w:hAnsi="等线" w:eastAsia="方正仿宋_GBK" w:cs="宋体"/>
                <w:color w:val="EE0000"/>
                <w:kern w:val="0"/>
                <w:sz w:val="22"/>
                <w:szCs w:val="22"/>
                <w:woUserID w:val="6"/>
              </w:rPr>
              <w:pPrChange w:id="1130" w:author="信仰" w:date="2026-10-15T22:14:37Z">
                <w:pPr>
                  <w:keepNext w:val="0"/>
                  <w:keepLines w:val="0"/>
                  <w:widowControl/>
                  <w:suppressLineNumbers w:val="0"/>
                  <w:spacing w:before="0" w:beforeAutospacing="0" w:after="0" w:afterAutospacing="0"/>
                  <w:ind w:left="0" w:right="0"/>
                  <w:jc w:val="left"/>
                </w:pPr>
              </w:pPrChange>
            </w:pPr>
            <w:del w:id="11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A358931">
            <w:pPr>
              <w:keepNext w:val="0"/>
              <w:keepLines w:val="0"/>
              <w:widowControl/>
              <w:suppressLineNumbers w:val="0"/>
              <w:spacing w:before="0" w:beforeAutospacing="0" w:after="0" w:afterAutospacing="0" w:line="560" w:lineRule="exact"/>
              <w:ind w:left="0" w:right="0" w:firstLine="640"/>
              <w:jc w:val="both"/>
              <w:rPr>
                <w:del w:id="1134" w:author="信仰" w:date="2026-10-15T22:14:33Z"/>
                <w:rFonts w:hint="default" w:ascii="方正仿宋_GBK" w:hAnsi="等线" w:eastAsia="方正仿宋_GBK" w:cs="宋体"/>
                <w:color w:val="EE0000"/>
                <w:kern w:val="0"/>
                <w:sz w:val="22"/>
                <w:szCs w:val="22"/>
                <w:woUserID w:val="6"/>
              </w:rPr>
              <w:pPrChange w:id="1133" w:author="信仰" w:date="2026-10-15T22:14:37Z">
                <w:pPr>
                  <w:keepNext w:val="0"/>
                  <w:keepLines w:val="0"/>
                  <w:widowControl/>
                  <w:suppressLineNumbers w:val="0"/>
                  <w:spacing w:before="0" w:beforeAutospacing="0" w:after="0" w:afterAutospacing="0"/>
                  <w:ind w:left="0" w:right="0"/>
                  <w:jc w:val="left"/>
                </w:pPr>
              </w:pPrChange>
            </w:pPr>
            <w:del w:id="11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8.招标采购合规及防舞弊控制</w:delText>
              </w:r>
            </w:del>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3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25166B">
            <w:pPr>
              <w:keepNext w:val="0"/>
              <w:keepLines w:val="0"/>
              <w:widowControl/>
              <w:suppressLineNumbers w:val="0"/>
              <w:spacing w:before="0" w:beforeAutospacing="0" w:after="0" w:afterAutospacing="0" w:line="560" w:lineRule="exact"/>
              <w:ind w:left="0" w:right="0" w:firstLine="640"/>
              <w:jc w:val="both"/>
              <w:rPr>
                <w:del w:id="1138" w:author="信仰" w:date="2026-10-15T22:14:33Z"/>
                <w:rFonts w:hint="default" w:ascii="方正仿宋_GBK" w:hAnsi="等线" w:eastAsia="方正仿宋_GBK" w:cs="宋体"/>
                <w:color w:val="EE0000"/>
                <w:kern w:val="0"/>
                <w:sz w:val="22"/>
                <w:szCs w:val="22"/>
                <w:woUserID w:val="6"/>
              </w:rPr>
              <w:pPrChange w:id="1137" w:author="信仰" w:date="2026-10-15T22:14:37Z">
                <w:pPr>
                  <w:keepNext w:val="0"/>
                  <w:keepLines w:val="0"/>
                  <w:widowControl/>
                  <w:suppressLineNumbers w:val="0"/>
                  <w:spacing w:before="0" w:beforeAutospacing="0" w:after="0" w:afterAutospacing="0"/>
                  <w:ind w:left="0" w:right="0"/>
                  <w:jc w:val="left"/>
                </w:pPr>
              </w:pPrChange>
            </w:pPr>
            <w:del w:id="11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CDB4255">
            <w:pPr>
              <w:keepNext w:val="0"/>
              <w:keepLines w:val="0"/>
              <w:widowControl/>
              <w:suppressLineNumbers w:val="0"/>
              <w:spacing w:before="0" w:beforeAutospacing="0" w:after="0" w:afterAutospacing="0" w:line="560" w:lineRule="exact"/>
              <w:ind w:left="0" w:right="0" w:firstLine="640"/>
              <w:jc w:val="both"/>
              <w:rPr>
                <w:del w:id="1141" w:author="信仰" w:date="2026-10-15T22:14:33Z"/>
                <w:rFonts w:hint="default" w:ascii="方正仿宋_GBK" w:hAnsi="等线" w:eastAsia="方正仿宋_GBK" w:cs="宋体"/>
                <w:color w:val="EE0000"/>
                <w:kern w:val="0"/>
                <w:sz w:val="22"/>
                <w:szCs w:val="22"/>
                <w:woUserID w:val="6"/>
              </w:rPr>
              <w:pPrChange w:id="1140" w:author="信仰" w:date="2026-10-15T22:14:37Z">
                <w:pPr>
                  <w:keepNext w:val="0"/>
                  <w:keepLines w:val="0"/>
                  <w:widowControl/>
                  <w:suppressLineNumbers w:val="0"/>
                  <w:spacing w:before="0" w:beforeAutospacing="0" w:after="0" w:afterAutospacing="0"/>
                  <w:ind w:left="0" w:right="0"/>
                  <w:jc w:val="left"/>
                </w:pPr>
              </w:pPrChange>
            </w:pPr>
            <w:del w:id="11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9.合同合规性、时效性控制</w:delText>
              </w:r>
            </w:del>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4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2E8675">
            <w:pPr>
              <w:keepNext w:val="0"/>
              <w:keepLines w:val="0"/>
              <w:widowControl/>
              <w:suppressLineNumbers w:val="0"/>
              <w:spacing w:before="0" w:beforeAutospacing="0" w:after="0" w:afterAutospacing="0" w:line="560" w:lineRule="exact"/>
              <w:ind w:left="0" w:right="0" w:firstLine="640"/>
              <w:jc w:val="both"/>
              <w:rPr>
                <w:del w:id="1145" w:author="信仰" w:date="2026-10-15T22:14:33Z"/>
                <w:rFonts w:hint="default" w:ascii="方正仿宋_GBK" w:hAnsi="等线" w:eastAsia="方正仿宋_GBK" w:cs="宋体"/>
                <w:color w:val="EE0000"/>
                <w:kern w:val="0"/>
                <w:sz w:val="22"/>
                <w:szCs w:val="22"/>
                <w:woUserID w:val="6"/>
              </w:rPr>
              <w:pPrChange w:id="1144" w:author="信仰" w:date="2026-10-15T22:14:37Z">
                <w:pPr>
                  <w:keepNext w:val="0"/>
                  <w:keepLines w:val="0"/>
                  <w:widowControl/>
                  <w:suppressLineNumbers w:val="0"/>
                  <w:spacing w:before="0" w:beforeAutospacing="0" w:after="0" w:afterAutospacing="0"/>
                  <w:ind w:left="0" w:right="0"/>
                  <w:jc w:val="left"/>
                </w:pPr>
              </w:pPrChange>
            </w:pPr>
            <w:del w:id="11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1862760">
            <w:pPr>
              <w:keepNext w:val="0"/>
              <w:keepLines w:val="0"/>
              <w:widowControl/>
              <w:suppressLineNumbers w:val="0"/>
              <w:spacing w:before="0" w:beforeAutospacing="0" w:after="0" w:afterAutospacing="0" w:line="560" w:lineRule="exact"/>
              <w:ind w:left="0" w:right="0" w:firstLine="640"/>
              <w:jc w:val="both"/>
              <w:rPr>
                <w:del w:id="1148" w:author="信仰" w:date="2026-10-15T22:14:33Z"/>
                <w:rFonts w:hint="default" w:ascii="方正仿宋_GBK" w:hAnsi="等线" w:eastAsia="方正仿宋_GBK" w:cs="宋体"/>
                <w:color w:val="EE0000"/>
                <w:kern w:val="0"/>
                <w:sz w:val="22"/>
                <w:szCs w:val="22"/>
                <w:woUserID w:val="6"/>
              </w:rPr>
              <w:pPrChange w:id="1147" w:author="信仰" w:date="2026-10-15T22:14:37Z">
                <w:pPr>
                  <w:keepNext w:val="0"/>
                  <w:keepLines w:val="0"/>
                  <w:widowControl/>
                  <w:suppressLineNumbers w:val="0"/>
                  <w:spacing w:before="0" w:beforeAutospacing="0" w:after="0" w:afterAutospacing="0"/>
                  <w:ind w:left="0" w:right="0"/>
                  <w:jc w:val="left"/>
                </w:pPr>
              </w:pPrChange>
            </w:pPr>
            <w:del w:id="11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10.合同签订及审核</w:delText>
              </w:r>
            </w:del>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5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838CF">
            <w:pPr>
              <w:keepNext w:val="0"/>
              <w:keepLines w:val="0"/>
              <w:widowControl/>
              <w:suppressLineNumbers w:val="0"/>
              <w:spacing w:before="0" w:beforeAutospacing="0" w:after="0" w:afterAutospacing="0" w:line="560" w:lineRule="exact"/>
              <w:ind w:left="0" w:right="0" w:firstLine="640"/>
              <w:jc w:val="both"/>
              <w:rPr>
                <w:del w:id="1152" w:author="信仰" w:date="2026-10-15T22:14:33Z"/>
                <w:rFonts w:hint="default" w:ascii="方正仿宋_GBK" w:hAnsi="等线" w:eastAsia="方正仿宋_GBK" w:cs="宋体"/>
                <w:color w:val="EE0000"/>
                <w:kern w:val="0"/>
                <w:sz w:val="22"/>
                <w:szCs w:val="22"/>
                <w:woUserID w:val="6"/>
              </w:rPr>
              <w:pPrChange w:id="1151" w:author="信仰" w:date="2026-10-15T22:14:37Z">
                <w:pPr>
                  <w:keepNext w:val="0"/>
                  <w:keepLines w:val="0"/>
                  <w:widowControl/>
                  <w:suppressLineNumbers w:val="0"/>
                  <w:spacing w:before="0" w:beforeAutospacing="0" w:after="0" w:afterAutospacing="0"/>
                  <w:ind w:left="0" w:right="0"/>
                  <w:jc w:val="left"/>
                </w:pPr>
              </w:pPrChange>
            </w:pPr>
            <w:del w:id="11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910D89A">
            <w:pPr>
              <w:keepNext w:val="0"/>
              <w:keepLines w:val="0"/>
              <w:widowControl/>
              <w:suppressLineNumbers w:val="0"/>
              <w:spacing w:before="0" w:beforeAutospacing="0" w:after="0" w:afterAutospacing="0" w:line="560" w:lineRule="exact"/>
              <w:ind w:left="0" w:right="0" w:firstLine="640"/>
              <w:jc w:val="both"/>
              <w:rPr>
                <w:del w:id="1155" w:author="信仰" w:date="2026-10-15T22:14:33Z"/>
                <w:rFonts w:hint="default" w:ascii="方正仿宋_GBK" w:hAnsi="等线" w:eastAsia="方正仿宋_GBK" w:cs="宋体"/>
                <w:color w:val="EE0000"/>
                <w:kern w:val="0"/>
                <w:sz w:val="22"/>
                <w:szCs w:val="22"/>
                <w:woUserID w:val="6"/>
              </w:rPr>
              <w:pPrChange w:id="1154" w:author="信仰" w:date="2026-10-15T22:14:37Z">
                <w:pPr>
                  <w:keepNext w:val="0"/>
                  <w:keepLines w:val="0"/>
                  <w:widowControl/>
                  <w:suppressLineNumbers w:val="0"/>
                  <w:spacing w:before="0" w:beforeAutospacing="0" w:after="0" w:afterAutospacing="0"/>
                  <w:ind w:left="0" w:right="0"/>
                  <w:jc w:val="left"/>
                </w:pPr>
              </w:pPrChange>
            </w:pPr>
            <w:del w:id="11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11.对系统内总包单位转分包行为控制</w:delText>
              </w:r>
            </w:del>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5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22DD1E">
            <w:pPr>
              <w:keepNext w:val="0"/>
              <w:keepLines w:val="0"/>
              <w:widowControl/>
              <w:suppressLineNumbers w:val="0"/>
              <w:spacing w:before="0" w:beforeAutospacing="0" w:after="0" w:afterAutospacing="0" w:line="560" w:lineRule="exact"/>
              <w:ind w:left="0" w:right="0" w:firstLine="640"/>
              <w:jc w:val="both"/>
              <w:rPr>
                <w:del w:id="1159" w:author="信仰" w:date="2026-10-15T22:14:33Z"/>
                <w:rFonts w:hint="default" w:ascii="方正仿宋_GBK" w:hAnsi="等线" w:eastAsia="方正仿宋_GBK" w:cs="宋体"/>
                <w:color w:val="EE0000"/>
                <w:kern w:val="0"/>
                <w:sz w:val="22"/>
                <w:szCs w:val="22"/>
                <w:woUserID w:val="6"/>
              </w:rPr>
              <w:pPrChange w:id="1158" w:author="信仰" w:date="2026-10-15T22:14:37Z">
                <w:pPr>
                  <w:keepNext w:val="0"/>
                  <w:keepLines w:val="0"/>
                  <w:widowControl/>
                  <w:suppressLineNumbers w:val="0"/>
                  <w:spacing w:before="0" w:beforeAutospacing="0" w:after="0" w:afterAutospacing="0"/>
                  <w:ind w:left="0" w:right="0"/>
                  <w:jc w:val="left"/>
                </w:pPr>
              </w:pPrChange>
            </w:pPr>
            <w:del w:id="11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44955FD">
            <w:pPr>
              <w:keepNext w:val="0"/>
              <w:keepLines w:val="0"/>
              <w:widowControl/>
              <w:suppressLineNumbers w:val="0"/>
              <w:spacing w:before="0" w:beforeAutospacing="0" w:after="0" w:afterAutospacing="0" w:line="560" w:lineRule="exact"/>
              <w:ind w:left="0" w:right="0" w:firstLine="640"/>
              <w:jc w:val="both"/>
              <w:rPr>
                <w:del w:id="1162" w:author="信仰" w:date="2026-10-15T22:14:33Z"/>
                <w:rFonts w:hint="default" w:ascii="方正仿宋_GBK" w:hAnsi="等线" w:eastAsia="方正仿宋_GBK" w:cs="宋体"/>
                <w:color w:val="EE0000"/>
                <w:kern w:val="0"/>
                <w:sz w:val="22"/>
                <w:szCs w:val="22"/>
                <w:woUserID w:val="6"/>
              </w:rPr>
              <w:pPrChange w:id="1161" w:author="信仰" w:date="2026-10-15T22:14:37Z">
                <w:pPr>
                  <w:keepNext w:val="0"/>
                  <w:keepLines w:val="0"/>
                  <w:widowControl/>
                  <w:suppressLineNumbers w:val="0"/>
                  <w:spacing w:before="0" w:beforeAutospacing="0" w:after="0" w:afterAutospacing="0"/>
                  <w:ind w:left="0" w:right="0"/>
                  <w:jc w:val="left"/>
                </w:pPr>
              </w:pPrChange>
            </w:pPr>
            <w:del w:id="11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12.农民工工资总包代发控制</w:delText>
              </w:r>
            </w:del>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6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BA50C2">
            <w:pPr>
              <w:keepNext w:val="0"/>
              <w:keepLines w:val="0"/>
              <w:widowControl/>
              <w:suppressLineNumbers w:val="0"/>
              <w:spacing w:before="0" w:beforeAutospacing="0" w:after="0" w:afterAutospacing="0" w:line="560" w:lineRule="exact"/>
              <w:ind w:left="0" w:right="0" w:firstLine="640"/>
              <w:jc w:val="both"/>
              <w:rPr>
                <w:del w:id="1166" w:author="信仰" w:date="2026-10-15T22:14:33Z"/>
                <w:rFonts w:hint="default" w:ascii="方正仿宋_GBK" w:hAnsi="等线" w:eastAsia="方正仿宋_GBK" w:cs="宋体"/>
                <w:color w:val="EE0000"/>
                <w:kern w:val="0"/>
                <w:sz w:val="22"/>
                <w:szCs w:val="22"/>
                <w:woUserID w:val="6"/>
              </w:rPr>
              <w:pPrChange w:id="1165" w:author="信仰" w:date="2026-10-15T22:14:37Z">
                <w:pPr>
                  <w:keepNext w:val="0"/>
                  <w:keepLines w:val="0"/>
                  <w:widowControl/>
                  <w:suppressLineNumbers w:val="0"/>
                  <w:spacing w:before="0" w:beforeAutospacing="0" w:after="0" w:afterAutospacing="0"/>
                  <w:ind w:left="0" w:right="0"/>
                  <w:jc w:val="left"/>
                </w:pPr>
              </w:pPrChange>
            </w:pPr>
            <w:del w:id="11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1835E2B">
            <w:pPr>
              <w:keepNext w:val="0"/>
              <w:keepLines w:val="0"/>
              <w:widowControl/>
              <w:suppressLineNumbers w:val="0"/>
              <w:spacing w:before="0" w:beforeAutospacing="0" w:after="0" w:afterAutospacing="0" w:line="560" w:lineRule="exact"/>
              <w:ind w:left="0" w:right="0" w:firstLine="640"/>
              <w:jc w:val="both"/>
              <w:rPr>
                <w:del w:id="1169" w:author="信仰" w:date="2026-10-15T22:14:33Z"/>
                <w:rFonts w:hint="default" w:ascii="方正仿宋_GBK" w:hAnsi="等线" w:eastAsia="方正仿宋_GBK" w:cs="宋体"/>
                <w:color w:val="EE0000"/>
                <w:kern w:val="0"/>
                <w:sz w:val="22"/>
                <w:szCs w:val="22"/>
                <w:woUserID w:val="6"/>
              </w:rPr>
              <w:pPrChange w:id="1168" w:author="信仰" w:date="2026-10-15T22:14:37Z">
                <w:pPr>
                  <w:keepNext w:val="0"/>
                  <w:keepLines w:val="0"/>
                  <w:widowControl/>
                  <w:suppressLineNumbers w:val="0"/>
                  <w:spacing w:before="0" w:beforeAutospacing="0" w:after="0" w:afterAutospacing="0"/>
                  <w:ind w:left="0" w:right="0"/>
                  <w:jc w:val="left"/>
                </w:pPr>
              </w:pPrChange>
            </w:pPr>
            <w:del w:id="11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13.物资现场到货与采购一致性控制</w:delText>
              </w:r>
            </w:del>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7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81C3A7">
            <w:pPr>
              <w:keepNext w:val="0"/>
              <w:keepLines w:val="0"/>
              <w:widowControl/>
              <w:suppressLineNumbers w:val="0"/>
              <w:spacing w:before="0" w:beforeAutospacing="0" w:after="0" w:afterAutospacing="0" w:line="560" w:lineRule="exact"/>
              <w:ind w:left="0" w:right="0" w:firstLine="640"/>
              <w:jc w:val="both"/>
              <w:rPr>
                <w:del w:id="1173" w:author="信仰" w:date="2026-10-15T22:14:33Z"/>
                <w:rFonts w:hint="default" w:ascii="方正仿宋_GBK" w:hAnsi="等线" w:eastAsia="方正仿宋_GBK" w:cs="宋体"/>
                <w:color w:val="EE0000"/>
                <w:kern w:val="0"/>
                <w:sz w:val="22"/>
                <w:szCs w:val="22"/>
                <w:woUserID w:val="6"/>
              </w:rPr>
              <w:pPrChange w:id="1172" w:author="信仰" w:date="2026-10-15T22:14:37Z">
                <w:pPr>
                  <w:keepNext w:val="0"/>
                  <w:keepLines w:val="0"/>
                  <w:widowControl/>
                  <w:suppressLineNumbers w:val="0"/>
                  <w:spacing w:before="0" w:beforeAutospacing="0" w:after="0" w:afterAutospacing="0"/>
                  <w:ind w:left="0" w:right="0"/>
                  <w:jc w:val="left"/>
                </w:pPr>
              </w:pPrChange>
            </w:pPr>
            <w:del w:id="11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7436E71">
            <w:pPr>
              <w:keepNext w:val="0"/>
              <w:keepLines w:val="0"/>
              <w:widowControl/>
              <w:suppressLineNumbers w:val="0"/>
              <w:spacing w:before="0" w:beforeAutospacing="0" w:after="0" w:afterAutospacing="0" w:line="560" w:lineRule="exact"/>
              <w:ind w:left="0" w:right="0" w:firstLine="640"/>
              <w:jc w:val="both"/>
              <w:rPr>
                <w:del w:id="1176" w:author="信仰" w:date="2026-10-15T22:14:33Z"/>
                <w:rFonts w:hint="default" w:ascii="方正仿宋_GBK" w:hAnsi="等线" w:eastAsia="方正仿宋_GBK" w:cs="宋体"/>
                <w:color w:val="EE0000"/>
                <w:kern w:val="0"/>
                <w:sz w:val="22"/>
                <w:szCs w:val="22"/>
                <w:woUserID w:val="6"/>
              </w:rPr>
              <w:pPrChange w:id="1175" w:author="信仰" w:date="2026-10-15T22:14:37Z">
                <w:pPr>
                  <w:keepNext w:val="0"/>
                  <w:keepLines w:val="0"/>
                  <w:widowControl/>
                  <w:suppressLineNumbers w:val="0"/>
                  <w:spacing w:before="0" w:beforeAutospacing="0" w:after="0" w:afterAutospacing="0"/>
                  <w:ind w:left="0" w:right="0"/>
                  <w:jc w:val="left"/>
                </w:pPr>
              </w:pPrChange>
            </w:pPr>
            <w:del w:id="11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14.施工方案评审控制</w:delText>
              </w:r>
            </w:del>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7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8D25F">
            <w:pPr>
              <w:keepNext w:val="0"/>
              <w:keepLines w:val="0"/>
              <w:widowControl/>
              <w:suppressLineNumbers w:val="0"/>
              <w:spacing w:before="0" w:beforeAutospacing="0" w:after="0" w:afterAutospacing="0" w:line="560" w:lineRule="exact"/>
              <w:ind w:left="0" w:right="0" w:firstLine="640"/>
              <w:jc w:val="both"/>
              <w:rPr>
                <w:del w:id="1180" w:author="信仰" w:date="2026-10-15T22:14:33Z"/>
                <w:rFonts w:hint="default" w:ascii="方正仿宋_GBK" w:hAnsi="等线" w:eastAsia="方正仿宋_GBK" w:cs="宋体"/>
                <w:color w:val="EE0000"/>
                <w:kern w:val="0"/>
                <w:sz w:val="22"/>
                <w:szCs w:val="22"/>
                <w:woUserID w:val="6"/>
              </w:rPr>
              <w:pPrChange w:id="1179" w:author="信仰" w:date="2026-10-15T22:14:37Z">
                <w:pPr>
                  <w:keepNext w:val="0"/>
                  <w:keepLines w:val="0"/>
                  <w:widowControl/>
                  <w:suppressLineNumbers w:val="0"/>
                  <w:spacing w:before="0" w:beforeAutospacing="0" w:after="0" w:afterAutospacing="0"/>
                  <w:ind w:left="0" w:right="0"/>
                  <w:jc w:val="left"/>
                </w:pPr>
              </w:pPrChange>
            </w:pPr>
            <w:del w:id="11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EF0A698">
            <w:pPr>
              <w:keepNext w:val="0"/>
              <w:keepLines w:val="0"/>
              <w:widowControl/>
              <w:suppressLineNumbers w:val="0"/>
              <w:spacing w:before="0" w:beforeAutospacing="0" w:after="0" w:afterAutospacing="0" w:line="560" w:lineRule="exact"/>
              <w:ind w:left="0" w:right="0" w:firstLine="640"/>
              <w:jc w:val="both"/>
              <w:rPr>
                <w:del w:id="1183" w:author="信仰" w:date="2026-10-15T22:14:33Z"/>
                <w:rFonts w:hint="default" w:ascii="方正仿宋_GBK" w:hAnsi="等线" w:eastAsia="方正仿宋_GBK" w:cs="宋体"/>
                <w:color w:val="EE0000"/>
                <w:kern w:val="0"/>
                <w:sz w:val="22"/>
                <w:szCs w:val="22"/>
                <w:woUserID w:val="6"/>
              </w:rPr>
              <w:pPrChange w:id="1182" w:author="信仰" w:date="2026-10-15T22:14:37Z">
                <w:pPr>
                  <w:keepNext w:val="0"/>
                  <w:keepLines w:val="0"/>
                  <w:widowControl/>
                  <w:suppressLineNumbers w:val="0"/>
                  <w:spacing w:before="0" w:beforeAutospacing="0" w:after="0" w:afterAutospacing="0"/>
                  <w:ind w:left="0" w:right="0"/>
                  <w:jc w:val="left"/>
                </w:pPr>
              </w:pPrChange>
            </w:pPr>
            <w:del w:id="11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15.配网项目工程结算审计</w:delText>
              </w:r>
            </w:del>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8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181D55">
            <w:pPr>
              <w:keepNext w:val="0"/>
              <w:keepLines w:val="0"/>
              <w:widowControl/>
              <w:suppressLineNumbers w:val="0"/>
              <w:spacing w:before="0" w:beforeAutospacing="0" w:after="0" w:afterAutospacing="0" w:line="560" w:lineRule="exact"/>
              <w:ind w:left="0" w:right="0" w:firstLine="640"/>
              <w:jc w:val="both"/>
              <w:rPr>
                <w:del w:id="1187" w:author="信仰" w:date="2026-10-15T22:14:33Z"/>
                <w:rFonts w:hint="default" w:ascii="方正仿宋_GBK" w:hAnsi="等线" w:eastAsia="方正仿宋_GBK" w:cs="宋体"/>
                <w:color w:val="EE0000"/>
                <w:kern w:val="0"/>
                <w:sz w:val="22"/>
                <w:szCs w:val="22"/>
                <w:woUserID w:val="6"/>
              </w:rPr>
              <w:pPrChange w:id="1186" w:author="信仰" w:date="2026-10-15T22:14:37Z">
                <w:pPr>
                  <w:keepNext w:val="0"/>
                  <w:keepLines w:val="0"/>
                  <w:widowControl/>
                  <w:suppressLineNumbers w:val="0"/>
                  <w:spacing w:before="0" w:beforeAutospacing="0" w:after="0" w:afterAutospacing="0"/>
                  <w:ind w:left="0" w:right="0"/>
                  <w:jc w:val="left"/>
                </w:pPr>
              </w:pPrChange>
            </w:pPr>
            <w:del w:id="11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3CFB682">
            <w:pPr>
              <w:keepNext w:val="0"/>
              <w:keepLines w:val="0"/>
              <w:widowControl/>
              <w:suppressLineNumbers w:val="0"/>
              <w:spacing w:before="0" w:beforeAutospacing="0" w:after="0" w:afterAutospacing="0" w:line="560" w:lineRule="exact"/>
              <w:ind w:left="0" w:right="0" w:firstLine="640"/>
              <w:jc w:val="both"/>
              <w:rPr>
                <w:del w:id="1190" w:author="信仰" w:date="2026-10-15T22:14:33Z"/>
                <w:rFonts w:hint="default" w:ascii="方正仿宋_GBK" w:hAnsi="等线" w:eastAsia="方正仿宋_GBK" w:cs="宋体"/>
                <w:color w:val="EE0000"/>
                <w:kern w:val="0"/>
                <w:sz w:val="22"/>
                <w:szCs w:val="22"/>
                <w:woUserID w:val="6"/>
              </w:rPr>
              <w:pPrChange w:id="1189" w:author="信仰" w:date="2026-10-15T22:14:37Z">
                <w:pPr>
                  <w:keepNext w:val="0"/>
                  <w:keepLines w:val="0"/>
                  <w:widowControl/>
                  <w:suppressLineNumbers w:val="0"/>
                  <w:spacing w:before="0" w:beforeAutospacing="0" w:after="0" w:afterAutospacing="0"/>
                  <w:ind w:left="0" w:right="0"/>
                  <w:jc w:val="left"/>
                </w:pPr>
              </w:pPrChange>
            </w:pPr>
            <w:del w:id="11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16.配网项目开工报告和进度确认</w:delText>
              </w:r>
            </w:del>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9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8D2E5">
            <w:pPr>
              <w:keepNext w:val="0"/>
              <w:keepLines w:val="0"/>
              <w:widowControl/>
              <w:suppressLineNumbers w:val="0"/>
              <w:spacing w:before="0" w:beforeAutospacing="0" w:after="0" w:afterAutospacing="0" w:line="560" w:lineRule="exact"/>
              <w:ind w:left="0" w:right="0" w:firstLine="640"/>
              <w:jc w:val="both"/>
              <w:rPr>
                <w:del w:id="1194" w:author="信仰" w:date="2026-10-15T22:14:33Z"/>
                <w:rFonts w:hint="default" w:ascii="方正仿宋_GBK" w:hAnsi="等线" w:eastAsia="方正仿宋_GBK" w:cs="宋体"/>
                <w:color w:val="EE0000"/>
                <w:kern w:val="0"/>
                <w:sz w:val="22"/>
                <w:szCs w:val="22"/>
                <w:woUserID w:val="6"/>
              </w:rPr>
              <w:pPrChange w:id="1193" w:author="信仰" w:date="2026-10-15T22:14:37Z">
                <w:pPr>
                  <w:keepNext w:val="0"/>
                  <w:keepLines w:val="0"/>
                  <w:widowControl/>
                  <w:suppressLineNumbers w:val="0"/>
                  <w:spacing w:before="0" w:beforeAutospacing="0" w:after="0" w:afterAutospacing="0"/>
                  <w:ind w:left="0" w:right="0"/>
                  <w:jc w:val="left"/>
                </w:pPr>
              </w:pPrChange>
            </w:pPr>
            <w:del w:id="11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B60EB0">
            <w:pPr>
              <w:keepNext w:val="0"/>
              <w:keepLines w:val="0"/>
              <w:widowControl/>
              <w:suppressLineNumbers w:val="0"/>
              <w:spacing w:before="0" w:beforeAutospacing="0" w:after="0" w:afterAutospacing="0" w:line="560" w:lineRule="exact"/>
              <w:ind w:left="0" w:right="0" w:firstLine="640"/>
              <w:jc w:val="both"/>
              <w:rPr>
                <w:del w:id="1197" w:author="信仰" w:date="2026-10-15T22:14:33Z"/>
                <w:rFonts w:hint="default" w:ascii="方正仿宋_GBK" w:hAnsi="等线" w:eastAsia="方正仿宋_GBK" w:cs="宋体"/>
                <w:color w:val="EE0000"/>
                <w:kern w:val="0"/>
                <w:sz w:val="22"/>
                <w:szCs w:val="22"/>
                <w:woUserID w:val="6"/>
              </w:rPr>
              <w:pPrChange w:id="1196" w:author="信仰" w:date="2026-10-15T22:14:37Z">
                <w:pPr>
                  <w:keepNext w:val="0"/>
                  <w:keepLines w:val="0"/>
                  <w:widowControl/>
                  <w:suppressLineNumbers w:val="0"/>
                  <w:spacing w:before="0" w:beforeAutospacing="0" w:after="0" w:afterAutospacing="0"/>
                  <w:ind w:left="0" w:right="0"/>
                  <w:jc w:val="left"/>
                </w:pPr>
              </w:pPrChange>
            </w:pPr>
            <w:del w:id="11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17.配网项目监理人员履职控制</w:delText>
              </w:r>
            </w:del>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19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2DA9E">
            <w:pPr>
              <w:keepNext w:val="0"/>
              <w:keepLines w:val="0"/>
              <w:widowControl/>
              <w:suppressLineNumbers w:val="0"/>
              <w:spacing w:before="0" w:beforeAutospacing="0" w:after="0" w:afterAutospacing="0" w:line="560" w:lineRule="exact"/>
              <w:ind w:left="0" w:right="0" w:firstLine="640"/>
              <w:jc w:val="both"/>
              <w:rPr>
                <w:del w:id="1201" w:author="信仰" w:date="2026-10-15T22:14:33Z"/>
                <w:rFonts w:hint="default" w:ascii="方正仿宋_GBK" w:hAnsi="等线" w:eastAsia="方正仿宋_GBK" w:cs="宋体"/>
                <w:color w:val="EE0000"/>
                <w:kern w:val="0"/>
                <w:sz w:val="22"/>
                <w:szCs w:val="22"/>
                <w:woUserID w:val="6"/>
              </w:rPr>
              <w:pPrChange w:id="1200" w:author="信仰" w:date="2026-10-15T22:14:37Z">
                <w:pPr>
                  <w:keepNext w:val="0"/>
                  <w:keepLines w:val="0"/>
                  <w:widowControl/>
                  <w:suppressLineNumbers w:val="0"/>
                  <w:spacing w:before="0" w:beforeAutospacing="0" w:after="0" w:afterAutospacing="0"/>
                  <w:ind w:left="0" w:right="0"/>
                  <w:jc w:val="left"/>
                </w:pPr>
              </w:pPrChange>
            </w:pPr>
            <w:del w:id="12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F5D42DF">
            <w:pPr>
              <w:keepNext w:val="0"/>
              <w:keepLines w:val="0"/>
              <w:widowControl/>
              <w:suppressLineNumbers w:val="0"/>
              <w:spacing w:before="0" w:beforeAutospacing="0" w:after="0" w:afterAutospacing="0" w:line="560" w:lineRule="exact"/>
              <w:ind w:left="0" w:right="0" w:firstLine="640"/>
              <w:jc w:val="both"/>
              <w:rPr>
                <w:del w:id="1204" w:author="信仰" w:date="2026-10-15T22:14:33Z"/>
                <w:rFonts w:hint="default" w:ascii="方正仿宋_GBK" w:hAnsi="等线" w:eastAsia="方正仿宋_GBK" w:cs="宋体"/>
                <w:color w:val="EE0000"/>
                <w:kern w:val="0"/>
                <w:sz w:val="22"/>
                <w:szCs w:val="22"/>
                <w:woUserID w:val="6"/>
              </w:rPr>
              <w:pPrChange w:id="1203" w:author="信仰" w:date="2026-10-15T22:14:37Z">
                <w:pPr>
                  <w:keepNext w:val="0"/>
                  <w:keepLines w:val="0"/>
                  <w:widowControl/>
                  <w:suppressLineNumbers w:val="0"/>
                  <w:spacing w:before="0" w:beforeAutospacing="0" w:after="0" w:afterAutospacing="0"/>
                  <w:ind w:left="0" w:right="0"/>
                  <w:jc w:val="left"/>
                </w:pPr>
              </w:pPrChange>
            </w:pPr>
            <w:del w:id="12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18.配网项目竣工验收及结算审计</w:delText>
              </w:r>
            </w:del>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0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BB5DAF">
            <w:pPr>
              <w:keepNext w:val="0"/>
              <w:keepLines w:val="0"/>
              <w:widowControl/>
              <w:suppressLineNumbers w:val="0"/>
              <w:spacing w:before="0" w:beforeAutospacing="0" w:after="0" w:afterAutospacing="0" w:line="560" w:lineRule="exact"/>
              <w:ind w:left="0" w:right="0" w:firstLine="640"/>
              <w:jc w:val="both"/>
              <w:rPr>
                <w:del w:id="1208" w:author="信仰" w:date="2026-10-15T22:14:33Z"/>
                <w:rFonts w:hint="default" w:ascii="方正仿宋_GBK" w:hAnsi="等线" w:eastAsia="方正仿宋_GBK" w:cs="宋体"/>
                <w:color w:val="EE0000"/>
                <w:kern w:val="0"/>
                <w:sz w:val="22"/>
                <w:szCs w:val="22"/>
                <w:woUserID w:val="6"/>
              </w:rPr>
              <w:pPrChange w:id="1207" w:author="信仰" w:date="2026-10-15T22:14:37Z">
                <w:pPr>
                  <w:keepNext w:val="0"/>
                  <w:keepLines w:val="0"/>
                  <w:widowControl/>
                  <w:suppressLineNumbers w:val="0"/>
                  <w:spacing w:before="0" w:beforeAutospacing="0" w:after="0" w:afterAutospacing="0"/>
                  <w:ind w:left="0" w:right="0"/>
                  <w:jc w:val="left"/>
                </w:pPr>
              </w:pPrChange>
            </w:pPr>
            <w:del w:id="12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B0F2918">
            <w:pPr>
              <w:keepNext w:val="0"/>
              <w:keepLines w:val="0"/>
              <w:widowControl/>
              <w:suppressLineNumbers w:val="0"/>
              <w:spacing w:before="0" w:beforeAutospacing="0" w:after="0" w:afterAutospacing="0" w:line="560" w:lineRule="exact"/>
              <w:ind w:left="0" w:right="0" w:firstLine="640"/>
              <w:jc w:val="both"/>
              <w:rPr>
                <w:del w:id="1211" w:author="信仰" w:date="2026-10-15T22:14:33Z"/>
                <w:rFonts w:hint="default" w:ascii="方正仿宋_GBK" w:hAnsi="等线" w:eastAsia="方正仿宋_GBK" w:cs="宋体"/>
                <w:color w:val="EE0000"/>
                <w:kern w:val="0"/>
                <w:sz w:val="22"/>
                <w:szCs w:val="22"/>
                <w:woUserID w:val="6"/>
              </w:rPr>
              <w:pPrChange w:id="1210" w:author="信仰" w:date="2026-10-15T22:14:37Z">
                <w:pPr>
                  <w:keepNext w:val="0"/>
                  <w:keepLines w:val="0"/>
                  <w:widowControl/>
                  <w:suppressLineNumbers w:val="0"/>
                  <w:spacing w:before="0" w:beforeAutospacing="0" w:after="0" w:afterAutospacing="0"/>
                  <w:ind w:left="0" w:right="0"/>
                  <w:jc w:val="left"/>
                </w:pPr>
              </w:pPrChange>
            </w:pPr>
            <w:del w:id="12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19.配网项目建卡清册核对</w:delText>
              </w:r>
            </w:del>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1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7D58D1">
            <w:pPr>
              <w:keepNext w:val="0"/>
              <w:keepLines w:val="0"/>
              <w:widowControl/>
              <w:suppressLineNumbers w:val="0"/>
              <w:spacing w:before="0" w:beforeAutospacing="0" w:after="0" w:afterAutospacing="0" w:line="560" w:lineRule="exact"/>
              <w:ind w:left="0" w:right="0" w:firstLine="640"/>
              <w:jc w:val="both"/>
              <w:rPr>
                <w:del w:id="1215" w:author="信仰" w:date="2026-10-15T22:14:33Z"/>
                <w:rFonts w:hint="default" w:ascii="方正仿宋_GBK" w:hAnsi="等线" w:eastAsia="方正仿宋_GBK" w:cs="宋体"/>
                <w:color w:val="EE0000"/>
                <w:kern w:val="0"/>
                <w:sz w:val="22"/>
                <w:szCs w:val="22"/>
                <w:woUserID w:val="6"/>
              </w:rPr>
              <w:pPrChange w:id="1214" w:author="信仰" w:date="2026-10-15T22:14:37Z">
                <w:pPr>
                  <w:keepNext w:val="0"/>
                  <w:keepLines w:val="0"/>
                  <w:widowControl/>
                  <w:suppressLineNumbers w:val="0"/>
                  <w:spacing w:before="0" w:beforeAutospacing="0" w:after="0" w:afterAutospacing="0"/>
                  <w:ind w:left="0" w:right="0"/>
                  <w:jc w:val="left"/>
                </w:pPr>
              </w:pPrChange>
            </w:pPr>
            <w:del w:id="12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948C5AC">
            <w:pPr>
              <w:keepNext w:val="0"/>
              <w:keepLines w:val="0"/>
              <w:widowControl/>
              <w:suppressLineNumbers w:val="0"/>
              <w:spacing w:before="0" w:beforeAutospacing="0" w:after="0" w:afterAutospacing="0" w:line="560" w:lineRule="exact"/>
              <w:ind w:left="0" w:right="0" w:firstLine="640"/>
              <w:jc w:val="both"/>
              <w:rPr>
                <w:del w:id="1218" w:author="信仰" w:date="2026-10-15T22:14:33Z"/>
                <w:rFonts w:hint="default" w:ascii="方正仿宋_GBK" w:hAnsi="等线" w:eastAsia="方正仿宋_GBK" w:cs="宋体"/>
                <w:color w:val="EE0000"/>
                <w:kern w:val="0"/>
                <w:sz w:val="22"/>
                <w:szCs w:val="22"/>
                <w:woUserID w:val="6"/>
              </w:rPr>
              <w:pPrChange w:id="1217" w:author="信仰" w:date="2026-10-15T22:14:37Z">
                <w:pPr>
                  <w:keepNext w:val="0"/>
                  <w:keepLines w:val="0"/>
                  <w:widowControl/>
                  <w:suppressLineNumbers w:val="0"/>
                  <w:spacing w:before="0" w:beforeAutospacing="0" w:after="0" w:afterAutospacing="0"/>
                  <w:ind w:left="0" w:right="0"/>
                  <w:jc w:val="left"/>
                </w:pPr>
              </w:pPrChange>
            </w:pPr>
            <w:del w:id="12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20.配网项目暂估转资流程提交</w:delText>
              </w:r>
            </w:del>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2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AF54F2">
            <w:pPr>
              <w:keepNext w:val="0"/>
              <w:keepLines w:val="0"/>
              <w:widowControl/>
              <w:suppressLineNumbers w:val="0"/>
              <w:spacing w:before="0" w:beforeAutospacing="0" w:after="0" w:afterAutospacing="0" w:line="560" w:lineRule="exact"/>
              <w:ind w:left="0" w:right="0" w:firstLine="640"/>
              <w:jc w:val="both"/>
              <w:rPr>
                <w:del w:id="1222" w:author="信仰" w:date="2026-10-15T22:14:33Z"/>
                <w:rFonts w:hint="default" w:ascii="方正仿宋_GBK" w:hAnsi="等线" w:eastAsia="方正仿宋_GBK" w:cs="宋体"/>
                <w:color w:val="EE0000"/>
                <w:kern w:val="0"/>
                <w:sz w:val="22"/>
                <w:szCs w:val="22"/>
                <w:woUserID w:val="6"/>
              </w:rPr>
              <w:pPrChange w:id="1221" w:author="信仰" w:date="2026-10-15T22:14:37Z">
                <w:pPr>
                  <w:keepNext w:val="0"/>
                  <w:keepLines w:val="0"/>
                  <w:widowControl/>
                  <w:suppressLineNumbers w:val="0"/>
                  <w:spacing w:before="0" w:beforeAutospacing="0" w:after="0" w:afterAutospacing="0"/>
                  <w:ind w:left="0" w:right="0"/>
                  <w:jc w:val="left"/>
                </w:pPr>
              </w:pPrChange>
            </w:pPr>
            <w:del w:id="12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3C36CE8">
            <w:pPr>
              <w:keepNext w:val="0"/>
              <w:keepLines w:val="0"/>
              <w:widowControl/>
              <w:suppressLineNumbers w:val="0"/>
              <w:spacing w:before="0" w:beforeAutospacing="0" w:after="0" w:afterAutospacing="0" w:line="560" w:lineRule="exact"/>
              <w:ind w:left="0" w:right="0" w:firstLine="640"/>
              <w:jc w:val="both"/>
              <w:rPr>
                <w:del w:id="1225" w:author="信仰" w:date="2026-10-15T22:14:33Z"/>
                <w:rFonts w:hint="default" w:ascii="方正仿宋_GBK" w:hAnsi="等线" w:eastAsia="方正仿宋_GBK" w:cs="宋体"/>
                <w:color w:val="EE0000"/>
                <w:kern w:val="0"/>
                <w:sz w:val="22"/>
                <w:szCs w:val="22"/>
                <w:woUserID w:val="6"/>
              </w:rPr>
              <w:pPrChange w:id="1224" w:author="信仰" w:date="2026-10-15T22:14:37Z">
                <w:pPr>
                  <w:keepNext w:val="0"/>
                  <w:keepLines w:val="0"/>
                  <w:widowControl/>
                  <w:suppressLineNumbers w:val="0"/>
                  <w:spacing w:before="0" w:beforeAutospacing="0" w:after="0" w:afterAutospacing="0"/>
                  <w:ind w:left="0" w:right="0"/>
                  <w:jc w:val="left"/>
                </w:pPr>
              </w:pPrChange>
            </w:pPr>
            <w:del w:id="12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21.已领未用物资退库控制</w:delText>
              </w:r>
            </w:del>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2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274479">
            <w:pPr>
              <w:keepNext w:val="0"/>
              <w:keepLines w:val="0"/>
              <w:widowControl/>
              <w:suppressLineNumbers w:val="0"/>
              <w:spacing w:before="0" w:beforeAutospacing="0" w:after="0" w:afterAutospacing="0" w:line="560" w:lineRule="exact"/>
              <w:ind w:left="0" w:right="0" w:firstLine="640"/>
              <w:jc w:val="both"/>
              <w:rPr>
                <w:del w:id="1229" w:author="信仰" w:date="2026-10-15T22:14:33Z"/>
                <w:rFonts w:hint="default" w:ascii="方正仿宋_GBK" w:hAnsi="等线" w:eastAsia="方正仿宋_GBK" w:cs="宋体"/>
                <w:color w:val="EE0000"/>
                <w:kern w:val="0"/>
                <w:sz w:val="22"/>
                <w:szCs w:val="22"/>
                <w:woUserID w:val="6"/>
              </w:rPr>
              <w:pPrChange w:id="1228" w:author="信仰" w:date="2026-10-15T22:14:37Z">
                <w:pPr>
                  <w:keepNext w:val="0"/>
                  <w:keepLines w:val="0"/>
                  <w:widowControl/>
                  <w:suppressLineNumbers w:val="0"/>
                  <w:spacing w:before="0" w:beforeAutospacing="0" w:after="0" w:afterAutospacing="0"/>
                  <w:ind w:left="0" w:right="0"/>
                  <w:jc w:val="left"/>
                </w:pPr>
              </w:pPrChange>
            </w:pPr>
            <w:del w:id="12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05EBA02">
            <w:pPr>
              <w:keepNext w:val="0"/>
              <w:keepLines w:val="0"/>
              <w:widowControl/>
              <w:suppressLineNumbers w:val="0"/>
              <w:spacing w:before="0" w:beforeAutospacing="0" w:after="0" w:afterAutospacing="0" w:line="560" w:lineRule="exact"/>
              <w:ind w:left="0" w:right="0" w:firstLine="640"/>
              <w:jc w:val="both"/>
              <w:rPr>
                <w:del w:id="1232" w:author="信仰" w:date="2026-10-15T22:14:33Z"/>
                <w:rFonts w:hint="default" w:ascii="方正仿宋_GBK" w:hAnsi="等线" w:eastAsia="方正仿宋_GBK" w:cs="宋体"/>
                <w:color w:val="EE0000"/>
                <w:kern w:val="0"/>
                <w:sz w:val="22"/>
                <w:szCs w:val="22"/>
                <w:woUserID w:val="6"/>
              </w:rPr>
              <w:pPrChange w:id="1231" w:author="信仰" w:date="2026-10-15T22:14:37Z">
                <w:pPr>
                  <w:keepNext w:val="0"/>
                  <w:keepLines w:val="0"/>
                  <w:widowControl/>
                  <w:suppressLineNumbers w:val="0"/>
                  <w:spacing w:before="0" w:beforeAutospacing="0" w:after="0" w:afterAutospacing="0"/>
                  <w:ind w:left="0" w:right="0"/>
                  <w:jc w:val="left"/>
                </w:pPr>
              </w:pPrChange>
            </w:pPr>
            <w:del w:id="12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22.拆旧计划执行和物资处置控制</w:delText>
              </w:r>
            </w:del>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3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14BA7D">
            <w:pPr>
              <w:keepNext w:val="0"/>
              <w:keepLines w:val="0"/>
              <w:widowControl/>
              <w:suppressLineNumbers w:val="0"/>
              <w:spacing w:before="0" w:beforeAutospacing="0" w:after="0" w:afterAutospacing="0" w:line="560" w:lineRule="exact"/>
              <w:ind w:left="0" w:right="0" w:firstLine="640"/>
              <w:jc w:val="both"/>
              <w:rPr>
                <w:del w:id="1236" w:author="信仰" w:date="2026-10-15T22:14:33Z"/>
                <w:rFonts w:hint="default" w:ascii="方正仿宋_GBK" w:hAnsi="等线" w:eastAsia="方正仿宋_GBK" w:cs="宋体"/>
                <w:color w:val="EE0000"/>
                <w:kern w:val="0"/>
                <w:sz w:val="22"/>
                <w:szCs w:val="22"/>
                <w:woUserID w:val="6"/>
              </w:rPr>
              <w:pPrChange w:id="1235" w:author="信仰" w:date="2026-10-15T22:14:37Z">
                <w:pPr>
                  <w:keepNext w:val="0"/>
                  <w:keepLines w:val="0"/>
                  <w:widowControl/>
                  <w:suppressLineNumbers w:val="0"/>
                  <w:spacing w:before="0" w:beforeAutospacing="0" w:after="0" w:afterAutospacing="0"/>
                  <w:ind w:left="0" w:right="0"/>
                  <w:jc w:val="left"/>
                </w:pPr>
              </w:pPrChange>
            </w:pPr>
            <w:del w:id="12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6E4320F">
            <w:pPr>
              <w:keepNext w:val="0"/>
              <w:keepLines w:val="0"/>
              <w:widowControl/>
              <w:suppressLineNumbers w:val="0"/>
              <w:spacing w:before="0" w:beforeAutospacing="0" w:after="0" w:afterAutospacing="0" w:line="560" w:lineRule="exact"/>
              <w:ind w:left="0" w:right="0" w:firstLine="640"/>
              <w:jc w:val="both"/>
              <w:rPr>
                <w:del w:id="1239" w:author="信仰" w:date="2026-10-15T22:14:33Z"/>
                <w:rFonts w:hint="default" w:ascii="方正仿宋_GBK" w:hAnsi="等线" w:eastAsia="方正仿宋_GBK" w:cs="宋体"/>
                <w:color w:val="EE0000"/>
                <w:kern w:val="0"/>
                <w:sz w:val="22"/>
                <w:szCs w:val="22"/>
                <w:woUserID w:val="6"/>
              </w:rPr>
              <w:pPrChange w:id="1238" w:author="信仰" w:date="2026-10-15T22:14:37Z">
                <w:pPr>
                  <w:keepNext w:val="0"/>
                  <w:keepLines w:val="0"/>
                  <w:widowControl/>
                  <w:suppressLineNumbers w:val="0"/>
                  <w:spacing w:before="0" w:beforeAutospacing="0" w:after="0" w:afterAutospacing="0"/>
                  <w:ind w:left="0" w:right="0"/>
                  <w:jc w:val="left"/>
                </w:pPr>
              </w:pPrChange>
            </w:pPr>
            <w:del w:id="12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23.配网项目结算报账</w:delText>
              </w:r>
            </w:del>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4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7865C4">
            <w:pPr>
              <w:keepNext w:val="0"/>
              <w:keepLines w:val="0"/>
              <w:widowControl/>
              <w:suppressLineNumbers w:val="0"/>
              <w:spacing w:before="0" w:beforeAutospacing="0" w:after="0" w:afterAutospacing="0" w:line="560" w:lineRule="exact"/>
              <w:ind w:left="0" w:right="0" w:firstLine="640"/>
              <w:jc w:val="both"/>
              <w:rPr>
                <w:del w:id="1243" w:author="信仰" w:date="2026-10-15T22:14:33Z"/>
                <w:rFonts w:hint="default" w:ascii="方正仿宋_GBK" w:hAnsi="等线" w:eastAsia="方正仿宋_GBK" w:cs="宋体"/>
                <w:color w:val="EE0000"/>
                <w:kern w:val="0"/>
                <w:sz w:val="22"/>
                <w:szCs w:val="22"/>
                <w:woUserID w:val="6"/>
              </w:rPr>
              <w:pPrChange w:id="1242" w:author="信仰" w:date="2026-10-15T22:14:37Z">
                <w:pPr>
                  <w:keepNext w:val="0"/>
                  <w:keepLines w:val="0"/>
                  <w:widowControl/>
                  <w:suppressLineNumbers w:val="0"/>
                  <w:spacing w:before="0" w:beforeAutospacing="0" w:after="0" w:afterAutospacing="0"/>
                  <w:ind w:left="0" w:right="0"/>
                  <w:jc w:val="left"/>
                </w:pPr>
              </w:pPrChange>
            </w:pPr>
            <w:del w:id="12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3332E5">
            <w:pPr>
              <w:keepNext w:val="0"/>
              <w:keepLines w:val="0"/>
              <w:widowControl/>
              <w:suppressLineNumbers w:val="0"/>
              <w:spacing w:before="0" w:beforeAutospacing="0" w:after="0" w:afterAutospacing="0" w:line="560" w:lineRule="exact"/>
              <w:ind w:left="0" w:right="0" w:firstLine="640"/>
              <w:jc w:val="both"/>
              <w:rPr>
                <w:del w:id="1246" w:author="信仰" w:date="2026-10-15T22:14:33Z"/>
                <w:rFonts w:hint="default" w:ascii="方正仿宋_GBK" w:hAnsi="等线" w:eastAsia="方正仿宋_GBK" w:cs="宋体"/>
                <w:color w:val="EE0000"/>
                <w:kern w:val="0"/>
                <w:sz w:val="22"/>
                <w:szCs w:val="22"/>
                <w:woUserID w:val="6"/>
              </w:rPr>
              <w:pPrChange w:id="1245" w:author="信仰" w:date="2026-10-15T22:14:37Z">
                <w:pPr>
                  <w:keepNext w:val="0"/>
                  <w:keepLines w:val="0"/>
                  <w:widowControl/>
                  <w:suppressLineNumbers w:val="0"/>
                  <w:spacing w:before="0" w:beforeAutospacing="0" w:after="0" w:afterAutospacing="0"/>
                  <w:ind w:left="0" w:right="0"/>
                  <w:jc w:val="left"/>
                </w:pPr>
              </w:pPrChange>
            </w:pPr>
            <w:del w:id="12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24.工程质保金支付合规性控制</w:delText>
              </w:r>
            </w:del>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4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83FBF6">
            <w:pPr>
              <w:keepNext w:val="0"/>
              <w:keepLines w:val="0"/>
              <w:widowControl/>
              <w:suppressLineNumbers w:val="0"/>
              <w:spacing w:before="0" w:beforeAutospacing="0" w:after="0" w:afterAutospacing="0" w:line="560" w:lineRule="exact"/>
              <w:ind w:left="0" w:right="0" w:firstLine="640"/>
              <w:jc w:val="both"/>
              <w:rPr>
                <w:del w:id="1250" w:author="信仰" w:date="2026-10-15T22:14:33Z"/>
                <w:rFonts w:hint="default" w:ascii="方正仿宋_GBK" w:hAnsi="等线" w:eastAsia="方正仿宋_GBK" w:cs="宋体"/>
                <w:color w:val="EE0000"/>
                <w:kern w:val="0"/>
                <w:sz w:val="22"/>
                <w:szCs w:val="22"/>
                <w:woUserID w:val="6"/>
              </w:rPr>
              <w:pPrChange w:id="1249" w:author="信仰" w:date="2026-10-15T22:14:37Z">
                <w:pPr>
                  <w:keepNext w:val="0"/>
                  <w:keepLines w:val="0"/>
                  <w:widowControl/>
                  <w:suppressLineNumbers w:val="0"/>
                  <w:spacing w:before="0" w:beforeAutospacing="0" w:after="0" w:afterAutospacing="0"/>
                  <w:ind w:left="0" w:right="0"/>
                  <w:jc w:val="left"/>
                </w:pPr>
              </w:pPrChange>
            </w:pPr>
            <w:del w:id="12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配网工程管理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6E523E7">
            <w:pPr>
              <w:keepNext w:val="0"/>
              <w:keepLines w:val="0"/>
              <w:widowControl/>
              <w:suppressLineNumbers w:val="0"/>
              <w:spacing w:before="0" w:beforeAutospacing="0" w:after="0" w:afterAutospacing="0" w:line="560" w:lineRule="exact"/>
              <w:ind w:left="0" w:right="0" w:firstLine="640"/>
              <w:jc w:val="both"/>
              <w:rPr>
                <w:del w:id="1253" w:author="信仰" w:date="2026-10-15T22:14:33Z"/>
                <w:rFonts w:hint="default" w:ascii="方正仿宋_GBK" w:hAnsi="等线" w:eastAsia="方正仿宋_GBK" w:cs="宋体"/>
                <w:color w:val="EE0000"/>
                <w:kern w:val="0"/>
                <w:sz w:val="22"/>
                <w:szCs w:val="22"/>
                <w:woUserID w:val="6"/>
              </w:rPr>
              <w:pPrChange w:id="1252" w:author="信仰" w:date="2026-10-15T22:14:37Z">
                <w:pPr>
                  <w:keepNext w:val="0"/>
                  <w:keepLines w:val="0"/>
                  <w:widowControl/>
                  <w:suppressLineNumbers w:val="0"/>
                  <w:spacing w:before="0" w:beforeAutospacing="0" w:after="0" w:afterAutospacing="0"/>
                  <w:ind w:left="0" w:right="0"/>
                  <w:jc w:val="left"/>
                </w:pPr>
              </w:pPrChange>
            </w:pPr>
            <w:del w:id="12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25.工程竣工决算报告编制时效性管控</w:delText>
              </w:r>
            </w:del>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5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D86CD4">
            <w:pPr>
              <w:keepNext w:val="0"/>
              <w:keepLines w:val="0"/>
              <w:widowControl/>
              <w:suppressLineNumbers w:val="0"/>
              <w:spacing w:before="0" w:beforeAutospacing="0" w:after="0" w:afterAutospacing="0" w:line="560" w:lineRule="exact"/>
              <w:ind w:left="0" w:right="0" w:firstLine="640"/>
              <w:jc w:val="both"/>
              <w:rPr>
                <w:del w:id="1257" w:author="信仰" w:date="2026-10-15T22:14:33Z"/>
                <w:rFonts w:hint="default" w:ascii="方正仿宋_GBK" w:hAnsi="等线" w:eastAsia="方正仿宋_GBK" w:cs="宋体"/>
                <w:color w:val="EE0000"/>
                <w:kern w:val="0"/>
                <w:sz w:val="22"/>
                <w:szCs w:val="22"/>
                <w:woUserID w:val="6"/>
              </w:rPr>
              <w:pPrChange w:id="1256" w:author="信仰" w:date="2026-10-15T22:14:37Z">
                <w:pPr>
                  <w:keepNext w:val="0"/>
                  <w:keepLines w:val="0"/>
                  <w:widowControl/>
                  <w:suppressLineNumbers w:val="0"/>
                  <w:spacing w:before="0" w:beforeAutospacing="0" w:after="0" w:afterAutospacing="0"/>
                  <w:ind w:left="0" w:right="0"/>
                  <w:jc w:val="left"/>
                </w:pPr>
              </w:pPrChange>
            </w:pPr>
            <w:del w:id="12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788B9749">
            <w:pPr>
              <w:keepNext w:val="0"/>
              <w:keepLines w:val="0"/>
              <w:widowControl/>
              <w:suppressLineNumbers w:val="0"/>
              <w:spacing w:before="0" w:beforeAutospacing="0" w:after="0" w:afterAutospacing="0" w:line="560" w:lineRule="exact"/>
              <w:ind w:left="0" w:right="0" w:firstLine="640"/>
              <w:jc w:val="both"/>
              <w:rPr>
                <w:del w:id="1260" w:author="信仰" w:date="2026-10-15T22:14:33Z"/>
                <w:rFonts w:hint="default" w:ascii="方正仿宋_GBK" w:hAnsi="等线" w:eastAsia="方正仿宋_GBK" w:cs="宋体"/>
                <w:color w:val="EE0000"/>
                <w:kern w:val="0"/>
                <w:sz w:val="22"/>
                <w:szCs w:val="22"/>
                <w:woUserID w:val="6"/>
              </w:rPr>
              <w:pPrChange w:id="1259" w:author="信仰" w:date="2026-10-15T22:14:37Z">
                <w:pPr>
                  <w:keepNext w:val="0"/>
                  <w:keepLines w:val="0"/>
                  <w:widowControl/>
                  <w:suppressLineNumbers w:val="0"/>
                  <w:spacing w:before="0" w:beforeAutospacing="0" w:after="0" w:afterAutospacing="0"/>
                  <w:ind w:left="0" w:right="0"/>
                  <w:jc w:val="left"/>
                </w:pPr>
              </w:pPrChange>
            </w:pPr>
            <w:del w:id="12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1.设备验收盘点与转资新增管控</w:delText>
              </w:r>
            </w:del>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6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B5133">
            <w:pPr>
              <w:keepNext w:val="0"/>
              <w:keepLines w:val="0"/>
              <w:widowControl/>
              <w:suppressLineNumbers w:val="0"/>
              <w:spacing w:before="0" w:beforeAutospacing="0" w:after="0" w:afterAutospacing="0" w:line="560" w:lineRule="exact"/>
              <w:ind w:left="0" w:right="0" w:firstLine="640"/>
              <w:jc w:val="both"/>
              <w:rPr>
                <w:del w:id="1264" w:author="信仰" w:date="2026-10-15T22:14:33Z"/>
                <w:rFonts w:hint="default" w:ascii="方正仿宋_GBK" w:hAnsi="等线" w:eastAsia="方正仿宋_GBK" w:cs="宋体"/>
                <w:color w:val="EE0000"/>
                <w:kern w:val="0"/>
                <w:sz w:val="22"/>
                <w:szCs w:val="22"/>
                <w:woUserID w:val="6"/>
              </w:rPr>
              <w:pPrChange w:id="1263" w:author="信仰" w:date="2026-10-15T22:14:37Z">
                <w:pPr>
                  <w:keepNext w:val="0"/>
                  <w:keepLines w:val="0"/>
                  <w:widowControl/>
                  <w:suppressLineNumbers w:val="0"/>
                  <w:spacing w:before="0" w:beforeAutospacing="0" w:after="0" w:afterAutospacing="0"/>
                  <w:ind w:left="0" w:right="0"/>
                  <w:jc w:val="left"/>
                </w:pPr>
              </w:pPrChange>
            </w:pPr>
            <w:del w:id="12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566055D9">
            <w:pPr>
              <w:keepNext w:val="0"/>
              <w:keepLines w:val="0"/>
              <w:widowControl/>
              <w:suppressLineNumbers w:val="0"/>
              <w:spacing w:before="0" w:beforeAutospacing="0" w:after="0" w:afterAutospacing="0" w:line="560" w:lineRule="exact"/>
              <w:ind w:left="0" w:right="0" w:firstLine="640"/>
              <w:jc w:val="both"/>
              <w:rPr>
                <w:del w:id="1267" w:author="信仰" w:date="2026-10-15T22:14:33Z"/>
                <w:rFonts w:hint="default" w:ascii="方正仿宋_GBK" w:hAnsi="等线" w:eastAsia="方正仿宋_GBK" w:cs="宋体"/>
                <w:color w:val="EE0000"/>
                <w:kern w:val="0"/>
                <w:sz w:val="22"/>
                <w:szCs w:val="22"/>
                <w:woUserID w:val="6"/>
              </w:rPr>
              <w:pPrChange w:id="1266" w:author="信仰" w:date="2026-10-15T22:14:37Z">
                <w:pPr>
                  <w:keepNext w:val="0"/>
                  <w:keepLines w:val="0"/>
                  <w:widowControl/>
                  <w:suppressLineNumbers w:val="0"/>
                  <w:spacing w:before="0" w:beforeAutospacing="0" w:after="0" w:afterAutospacing="0"/>
                  <w:ind w:left="0" w:right="0"/>
                  <w:jc w:val="left"/>
                </w:pPr>
              </w:pPrChange>
            </w:pPr>
            <w:del w:id="12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2.委托运维资产新增设备台账信息维护与资产卡片创建</w:delText>
              </w:r>
            </w:del>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6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4763C6">
            <w:pPr>
              <w:keepNext w:val="0"/>
              <w:keepLines w:val="0"/>
              <w:widowControl/>
              <w:suppressLineNumbers w:val="0"/>
              <w:spacing w:before="0" w:beforeAutospacing="0" w:after="0" w:afterAutospacing="0" w:line="560" w:lineRule="exact"/>
              <w:ind w:left="0" w:right="0" w:firstLine="640"/>
              <w:jc w:val="both"/>
              <w:rPr>
                <w:del w:id="1271" w:author="信仰" w:date="2026-10-15T22:14:33Z"/>
                <w:rFonts w:hint="default" w:ascii="方正仿宋_GBK" w:hAnsi="等线" w:eastAsia="方正仿宋_GBK" w:cs="宋体"/>
                <w:color w:val="EE0000"/>
                <w:kern w:val="0"/>
                <w:sz w:val="22"/>
                <w:szCs w:val="22"/>
                <w:woUserID w:val="6"/>
              </w:rPr>
              <w:pPrChange w:id="1270" w:author="信仰" w:date="2026-10-15T22:14:37Z">
                <w:pPr>
                  <w:keepNext w:val="0"/>
                  <w:keepLines w:val="0"/>
                  <w:widowControl/>
                  <w:suppressLineNumbers w:val="0"/>
                  <w:spacing w:before="0" w:beforeAutospacing="0" w:after="0" w:afterAutospacing="0"/>
                  <w:ind w:left="0" w:right="0"/>
                  <w:jc w:val="left"/>
                </w:pPr>
              </w:pPrChange>
            </w:pPr>
            <w:del w:id="12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7908CD4B">
            <w:pPr>
              <w:keepNext w:val="0"/>
              <w:keepLines w:val="0"/>
              <w:widowControl/>
              <w:suppressLineNumbers w:val="0"/>
              <w:spacing w:before="0" w:beforeAutospacing="0" w:after="0" w:afterAutospacing="0" w:line="560" w:lineRule="exact"/>
              <w:ind w:left="0" w:right="0" w:firstLine="640"/>
              <w:jc w:val="both"/>
              <w:rPr>
                <w:del w:id="1274" w:author="信仰" w:date="2026-10-15T22:14:33Z"/>
                <w:rFonts w:hint="default" w:ascii="方正仿宋_GBK" w:hAnsi="等线" w:eastAsia="方正仿宋_GBK" w:cs="宋体"/>
                <w:color w:val="EE0000"/>
                <w:kern w:val="0"/>
                <w:sz w:val="22"/>
                <w:szCs w:val="22"/>
                <w:woUserID w:val="6"/>
              </w:rPr>
              <w:pPrChange w:id="1273" w:author="信仰" w:date="2026-10-15T22:14:37Z">
                <w:pPr>
                  <w:keepNext w:val="0"/>
                  <w:keepLines w:val="0"/>
                  <w:widowControl/>
                  <w:suppressLineNumbers w:val="0"/>
                  <w:spacing w:before="0" w:beforeAutospacing="0" w:after="0" w:afterAutospacing="0"/>
                  <w:ind w:left="0" w:right="0"/>
                  <w:jc w:val="left"/>
                </w:pPr>
              </w:pPrChange>
            </w:pPr>
            <w:del w:id="12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3.接收资产审核</w:delText>
              </w:r>
            </w:del>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7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4CE51B">
            <w:pPr>
              <w:keepNext w:val="0"/>
              <w:keepLines w:val="0"/>
              <w:widowControl/>
              <w:suppressLineNumbers w:val="0"/>
              <w:spacing w:before="0" w:beforeAutospacing="0" w:after="0" w:afterAutospacing="0" w:line="560" w:lineRule="exact"/>
              <w:ind w:left="0" w:right="0" w:firstLine="640"/>
              <w:jc w:val="both"/>
              <w:rPr>
                <w:del w:id="1278" w:author="信仰" w:date="2026-10-15T22:14:33Z"/>
                <w:rFonts w:hint="default" w:ascii="方正仿宋_GBK" w:hAnsi="等线" w:eastAsia="方正仿宋_GBK" w:cs="宋体"/>
                <w:color w:val="EE0000"/>
                <w:kern w:val="0"/>
                <w:sz w:val="22"/>
                <w:szCs w:val="22"/>
                <w:woUserID w:val="6"/>
              </w:rPr>
              <w:pPrChange w:id="1277" w:author="信仰" w:date="2026-10-15T22:14:37Z">
                <w:pPr>
                  <w:keepNext w:val="0"/>
                  <w:keepLines w:val="0"/>
                  <w:widowControl/>
                  <w:suppressLineNumbers w:val="0"/>
                  <w:spacing w:before="0" w:beforeAutospacing="0" w:after="0" w:afterAutospacing="0"/>
                  <w:ind w:left="0" w:right="0"/>
                  <w:jc w:val="left"/>
                </w:pPr>
              </w:pPrChange>
            </w:pPr>
            <w:del w:id="12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BC1BEAD">
            <w:pPr>
              <w:keepNext w:val="0"/>
              <w:keepLines w:val="0"/>
              <w:widowControl/>
              <w:suppressLineNumbers w:val="0"/>
              <w:spacing w:before="0" w:beforeAutospacing="0" w:after="0" w:afterAutospacing="0" w:line="560" w:lineRule="exact"/>
              <w:ind w:left="0" w:right="0" w:firstLine="640"/>
              <w:jc w:val="both"/>
              <w:rPr>
                <w:del w:id="1281" w:author="信仰" w:date="2026-10-15T22:14:33Z"/>
                <w:rFonts w:hint="default" w:ascii="方正仿宋_GBK" w:hAnsi="等线" w:eastAsia="方正仿宋_GBK" w:cs="宋体"/>
                <w:color w:val="EE0000"/>
                <w:kern w:val="0"/>
                <w:sz w:val="22"/>
                <w:szCs w:val="22"/>
                <w:woUserID w:val="6"/>
              </w:rPr>
              <w:pPrChange w:id="1280" w:author="信仰" w:date="2026-10-15T22:14:37Z">
                <w:pPr>
                  <w:keepNext w:val="0"/>
                  <w:keepLines w:val="0"/>
                  <w:widowControl/>
                  <w:suppressLineNumbers w:val="0"/>
                  <w:spacing w:before="0" w:beforeAutospacing="0" w:after="0" w:afterAutospacing="0"/>
                  <w:ind w:left="0" w:right="0"/>
                  <w:jc w:val="left"/>
                </w:pPr>
              </w:pPrChange>
            </w:pPr>
            <w:del w:id="12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4.用户资产卡片创建</w:delText>
              </w:r>
            </w:del>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8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48E4A25">
            <w:pPr>
              <w:keepNext w:val="0"/>
              <w:keepLines w:val="0"/>
              <w:widowControl/>
              <w:suppressLineNumbers w:val="0"/>
              <w:spacing w:before="0" w:beforeAutospacing="0" w:after="0" w:afterAutospacing="0" w:line="560" w:lineRule="exact"/>
              <w:ind w:left="0" w:right="0" w:firstLine="640"/>
              <w:jc w:val="both"/>
              <w:rPr>
                <w:del w:id="1285" w:author="信仰" w:date="2026-10-15T22:14:33Z"/>
                <w:rFonts w:hint="default" w:ascii="方正仿宋_GBK" w:hAnsi="等线" w:eastAsia="方正仿宋_GBK" w:cs="宋体"/>
                <w:color w:val="EE0000"/>
                <w:kern w:val="0"/>
                <w:sz w:val="22"/>
                <w:szCs w:val="22"/>
                <w:woUserID w:val="6"/>
              </w:rPr>
              <w:pPrChange w:id="1284" w:author="信仰" w:date="2026-10-15T22:14:37Z">
                <w:pPr>
                  <w:keepNext w:val="0"/>
                  <w:keepLines w:val="0"/>
                  <w:widowControl/>
                  <w:suppressLineNumbers w:val="0"/>
                  <w:spacing w:before="0" w:beforeAutospacing="0" w:after="0" w:afterAutospacing="0"/>
                  <w:ind w:left="0" w:right="0"/>
                  <w:jc w:val="left"/>
                </w:pPr>
              </w:pPrChange>
            </w:pPr>
            <w:del w:id="12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A9E2454">
            <w:pPr>
              <w:keepNext w:val="0"/>
              <w:keepLines w:val="0"/>
              <w:widowControl/>
              <w:suppressLineNumbers w:val="0"/>
              <w:spacing w:before="0" w:beforeAutospacing="0" w:after="0" w:afterAutospacing="0" w:line="560" w:lineRule="exact"/>
              <w:ind w:left="0" w:right="0" w:firstLine="640"/>
              <w:jc w:val="both"/>
              <w:rPr>
                <w:del w:id="1288" w:author="信仰" w:date="2026-10-15T22:14:33Z"/>
                <w:rFonts w:hint="default" w:ascii="方正仿宋_GBK" w:hAnsi="等线" w:eastAsia="方正仿宋_GBK" w:cs="宋体"/>
                <w:color w:val="EE0000"/>
                <w:kern w:val="0"/>
                <w:sz w:val="22"/>
                <w:szCs w:val="22"/>
                <w:woUserID w:val="6"/>
              </w:rPr>
              <w:pPrChange w:id="1287" w:author="信仰" w:date="2026-10-15T22:14:37Z">
                <w:pPr>
                  <w:keepNext w:val="0"/>
                  <w:keepLines w:val="0"/>
                  <w:widowControl/>
                  <w:suppressLineNumbers w:val="0"/>
                  <w:spacing w:before="0" w:beforeAutospacing="0" w:after="0" w:afterAutospacing="0"/>
                  <w:ind w:left="0" w:right="0"/>
                  <w:jc w:val="left"/>
                </w:pPr>
              </w:pPrChange>
            </w:pPr>
            <w:del w:id="12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5.资产调拨办理</w:delText>
              </w:r>
            </w:del>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29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1F3A1E">
            <w:pPr>
              <w:keepNext w:val="0"/>
              <w:keepLines w:val="0"/>
              <w:widowControl/>
              <w:suppressLineNumbers w:val="0"/>
              <w:spacing w:before="0" w:beforeAutospacing="0" w:after="0" w:afterAutospacing="0" w:line="560" w:lineRule="exact"/>
              <w:ind w:left="0" w:right="0" w:firstLine="640"/>
              <w:jc w:val="both"/>
              <w:rPr>
                <w:del w:id="1292" w:author="信仰" w:date="2026-10-15T22:14:33Z"/>
                <w:rFonts w:hint="default" w:ascii="方正仿宋_GBK" w:hAnsi="等线" w:eastAsia="方正仿宋_GBK" w:cs="宋体"/>
                <w:color w:val="EE0000"/>
                <w:kern w:val="0"/>
                <w:sz w:val="22"/>
                <w:szCs w:val="22"/>
                <w:woUserID w:val="6"/>
              </w:rPr>
              <w:pPrChange w:id="1291" w:author="信仰" w:date="2026-10-15T22:14:37Z">
                <w:pPr>
                  <w:keepNext w:val="0"/>
                  <w:keepLines w:val="0"/>
                  <w:widowControl/>
                  <w:suppressLineNumbers w:val="0"/>
                  <w:spacing w:before="0" w:beforeAutospacing="0" w:after="0" w:afterAutospacing="0"/>
                  <w:ind w:left="0" w:right="0"/>
                  <w:jc w:val="left"/>
                </w:pPr>
              </w:pPrChange>
            </w:pPr>
            <w:del w:id="12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5D591AB">
            <w:pPr>
              <w:keepNext w:val="0"/>
              <w:keepLines w:val="0"/>
              <w:widowControl/>
              <w:suppressLineNumbers w:val="0"/>
              <w:spacing w:before="0" w:beforeAutospacing="0" w:after="0" w:afterAutospacing="0" w:line="560" w:lineRule="exact"/>
              <w:ind w:left="0" w:right="0" w:firstLine="640"/>
              <w:jc w:val="both"/>
              <w:rPr>
                <w:del w:id="1295" w:author="信仰" w:date="2026-10-15T22:14:33Z"/>
                <w:rFonts w:hint="default" w:ascii="方正仿宋_GBK" w:hAnsi="等线" w:eastAsia="方正仿宋_GBK" w:cs="宋体"/>
                <w:color w:val="EE0000"/>
                <w:kern w:val="0"/>
                <w:sz w:val="22"/>
                <w:szCs w:val="22"/>
                <w:woUserID w:val="6"/>
              </w:rPr>
              <w:pPrChange w:id="1294" w:author="信仰" w:date="2026-10-15T22:14:37Z">
                <w:pPr>
                  <w:keepNext w:val="0"/>
                  <w:keepLines w:val="0"/>
                  <w:widowControl/>
                  <w:suppressLineNumbers w:val="0"/>
                  <w:spacing w:before="0" w:beforeAutospacing="0" w:after="0" w:afterAutospacing="0"/>
                  <w:ind w:left="0" w:right="0"/>
                  <w:jc w:val="left"/>
                </w:pPr>
              </w:pPrChange>
            </w:pPr>
            <w:del w:id="12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6.资产权属变更</w:delText>
              </w:r>
            </w:del>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29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03D67B">
            <w:pPr>
              <w:keepNext w:val="0"/>
              <w:keepLines w:val="0"/>
              <w:widowControl/>
              <w:suppressLineNumbers w:val="0"/>
              <w:spacing w:before="0" w:beforeAutospacing="0" w:after="0" w:afterAutospacing="0" w:line="560" w:lineRule="exact"/>
              <w:ind w:left="0" w:right="0" w:firstLine="640"/>
              <w:jc w:val="both"/>
              <w:rPr>
                <w:del w:id="1299" w:author="信仰" w:date="2026-10-15T22:14:33Z"/>
                <w:rFonts w:hint="default" w:ascii="方正仿宋_GBK" w:hAnsi="等线" w:eastAsia="方正仿宋_GBK" w:cs="宋体"/>
                <w:color w:val="EE0000"/>
                <w:kern w:val="0"/>
                <w:sz w:val="22"/>
                <w:szCs w:val="22"/>
                <w:woUserID w:val="6"/>
              </w:rPr>
              <w:pPrChange w:id="1298" w:author="信仰" w:date="2026-10-15T22:14:37Z">
                <w:pPr>
                  <w:keepNext w:val="0"/>
                  <w:keepLines w:val="0"/>
                  <w:widowControl/>
                  <w:suppressLineNumbers w:val="0"/>
                  <w:spacing w:before="0" w:beforeAutospacing="0" w:after="0" w:afterAutospacing="0"/>
                  <w:ind w:left="0" w:right="0"/>
                  <w:jc w:val="left"/>
                </w:pPr>
              </w:pPrChange>
            </w:pPr>
            <w:del w:id="13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580E34B3">
            <w:pPr>
              <w:keepNext w:val="0"/>
              <w:keepLines w:val="0"/>
              <w:widowControl/>
              <w:suppressLineNumbers w:val="0"/>
              <w:spacing w:before="0" w:beforeAutospacing="0" w:after="0" w:afterAutospacing="0" w:line="560" w:lineRule="exact"/>
              <w:ind w:left="0" w:right="0" w:firstLine="640"/>
              <w:jc w:val="both"/>
              <w:rPr>
                <w:del w:id="1302" w:author="信仰" w:date="2026-10-15T22:14:33Z"/>
                <w:rFonts w:hint="default" w:ascii="方正仿宋_GBK" w:hAnsi="等线" w:eastAsia="方正仿宋_GBK" w:cs="宋体"/>
                <w:color w:val="EE0000"/>
                <w:kern w:val="0"/>
                <w:sz w:val="22"/>
                <w:szCs w:val="22"/>
                <w:woUserID w:val="6"/>
              </w:rPr>
              <w:pPrChange w:id="1301" w:author="信仰" w:date="2026-10-15T22:14:37Z">
                <w:pPr>
                  <w:keepNext w:val="0"/>
                  <w:keepLines w:val="0"/>
                  <w:widowControl/>
                  <w:suppressLineNumbers w:val="0"/>
                  <w:spacing w:before="0" w:beforeAutospacing="0" w:after="0" w:afterAutospacing="0"/>
                  <w:ind w:left="0" w:right="0"/>
                  <w:jc w:val="left"/>
                </w:pPr>
              </w:pPrChange>
            </w:pPr>
            <w:del w:id="13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7.设备资产盘点与处置</w:delText>
              </w:r>
            </w:del>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0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05634D">
            <w:pPr>
              <w:keepNext w:val="0"/>
              <w:keepLines w:val="0"/>
              <w:widowControl/>
              <w:suppressLineNumbers w:val="0"/>
              <w:spacing w:before="0" w:beforeAutospacing="0" w:after="0" w:afterAutospacing="0" w:line="560" w:lineRule="exact"/>
              <w:ind w:left="0" w:right="0" w:firstLine="640"/>
              <w:jc w:val="both"/>
              <w:rPr>
                <w:del w:id="1306" w:author="信仰" w:date="2026-10-15T22:14:33Z"/>
                <w:rFonts w:hint="default" w:ascii="方正仿宋_GBK" w:hAnsi="等线" w:eastAsia="方正仿宋_GBK" w:cs="宋体"/>
                <w:color w:val="EE0000"/>
                <w:kern w:val="0"/>
                <w:sz w:val="22"/>
                <w:szCs w:val="22"/>
                <w:woUserID w:val="6"/>
              </w:rPr>
              <w:pPrChange w:id="1305" w:author="信仰" w:date="2026-10-15T22:14:37Z">
                <w:pPr>
                  <w:keepNext w:val="0"/>
                  <w:keepLines w:val="0"/>
                  <w:widowControl/>
                  <w:suppressLineNumbers w:val="0"/>
                  <w:spacing w:before="0" w:beforeAutospacing="0" w:after="0" w:afterAutospacing="0"/>
                  <w:ind w:left="0" w:right="0"/>
                  <w:jc w:val="left"/>
                </w:pPr>
              </w:pPrChange>
            </w:pPr>
            <w:del w:id="13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67CD72F3">
            <w:pPr>
              <w:keepNext w:val="0"/>
              <w:keepLines w:val="0"/>
              <w:widowControl/>
              <w:suppressLineNumbers w:val="0"/>
              <w:spacing w:before="0" w:beforeAutospacing="0" w:after="0" w:afterAutospacing="0" w:line="560" w:lineRule="exact"/>
              <w:ind w:left="0" w:right="0" w:firstLine="640"/>
              <w:jc w:val="both"/>
              <w:rPr>
                <w:del w:id="1309" w:author="信仰" w:date="2026-10-15T22:14:33Z"/>
                <w:rFonts w:hint="default" w:ascii="方正仿宋_GBK" w:hAnsi="等线" w:eastAsia="方正仿宋_GBK" w:cs="宋体"/>
                <w:color w:val="EE0000"/>
                <w:kern w:val="0"/>
                <w:sz w:val="22"/>
                <w:szCs w:val="22"/>
                <w:woUserID w:val="6"/>
              </w:rPr>
              <w:pPrChange w:id="1308" w:author="信仰" w:date="2026-10-15T22:14:37Z">
                <w:pPr>
                  <w:keepNext w:val="0"/>
                  <w:keepLines w:val="0"/>
                  <w:widowControl/>
                  <w:suppressLineNumbers w:val="0"/>
                  <w:spacing w:before="0" w:beforeAutospacing="0" w:after="0" w:afterAutospacing="0"/>
                  <w:ind w:left="0" w:right="0"/>
                  <w:jc w:val="left"/>
                </w:pPr>
              </w:pPrChange>
            </w:pPr>
            <w:del w:id="13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8.修理项目立项审核</w:delText>
              </w:r>
            </w:del>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1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83553F">
            <w:pPr>
              <w:keepNext w:val="0"/>
              <w:keepLines w:val="0"/>
              <w:widowControl/>
              <w:suppressLineNumbers w:val="0"/>
              <w:spacing w:before="0" w:beforeAutospacing="0" w:after="0" w:afterAutospacing="0" w:line="560" w:lineRule="exact"/>
              <w:ind w:left="0" w:right="0" w:firstLine="640"/>
              <w:jc w:val="both"/>
              <w:rPr>
                <w:del w:id="1313" w:author="信仰" w:date="2026-10-15T22:14:33Z"/>
                <w:rFonts w:hint="default" w:ascii="方正仿宋_GBK" w:hAnsi="等线" w:eastAsia="方正仿宋_GBK" w:cs="宋体"/>
                <w:color w:val="EE0000"/>
                <w:kern w:val="0"/>
                <w:sz w:val="22"/>
                <w:szCs w:val="22"/>
                <w:woUserID w:val="6"/>
              </w:rPr>
              <w:pPrChange w:id="1312" w:author="信仰" w:date="2026-10-15T22:14:37Z">
                <w:pPr>
                  <w:keepNext w:val="0"/>
                  <w:keepLines w:val="0"/>
                  <w:widowControl/>
                  <w:suppressLineNumbers w:val="0"/>
                  <w:spacing w:before="0" w:beforeAutospacing="0" w:after="0" w:afterAutospacing="0"/>
                  <w:ind w:left="0" w:right="0"/>
                  <w:jc w:val="left"/>
                </w:pPr>
              </w:pPrChange>
            </w:pPr>
            <w:del w:id="13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E96361E">
            <w:pPr>
              <w:keepNext w:val="0"/>
              <w:keepLines w:val="0"/>
              <w:widowControl/>
              <w:suppressLineNumbers w:val="0"/>
              <w:spacing w:before="0" w:beforeAutospacing="0" w:after="0" w:afterAutospacing="0" w:line="560" w:lineRule="exact"/>
              <w:ind w:left="0" w:right="0" w:firstLine="640"/>
              <w:jc w:val="both"/>
              <w:rPr>
                <w:del w:id="1316" w:author="信仰" w:date="2026-10-15T22:14:33Z"/>
                <w:rFonts w:hint="default" w:ascii="方正仿宋_GBK" w:hAnsi="等线" w:eastAsia="方正仿宋_GBK" w:cs="宋体"/>
                <w:color w:val="EE0000"/>
                <w:kern w:val="0"/>
                <w:sz w:val="22"/>
                <w:szCs w:val="22"/>
                <w:woUserID w:val="6"/>
              </w:rPr>
              <w:pPrChange w:id="1315" w:author="信仰" w:date="2026-10-15T22:14:37Z">
                <w:pPr>
                  <w:keepNext w:val="0"/>
                  <w:keepLines w:val="0"/>
                  <w:widowControl/>
                  <w:suppressLineNumbers w:val="0"/>
                  <w:spacing w:before="0" w:beforeAutospacing="0" w:after="0" w:afterAutospacing="0"/>
                  <w:ind w:left="0" w:right="0"/>
                  <w:jc w:val="left"/>
                </w:pPr>
              </w:pPrChange>
            </w:pPr>
            <w:del w:id="13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9.设备资产备品维保与消纳管理</w:delText>
              </w:r>
            </w:del>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1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B4EA0">
            <w:pPr>
              <w:keepNext w:val="0"/>
              <w:keepLines w:val="0"/>
              <w:widowControl/>
              <w:suppressLineNumbers w:val="0"/>
              <w:spacing w:before="0" w:beforeAutospacing="0" w:after="0" w:afterAutospacing="0" w:line="560" w:lineRule="exact"/>
              <w:ind w:left="0" w:right="0" w:firstLine="640"/>
              <w:jc w:val="both"/>
              <w:rPr>
                <w:del w:id="1320" w:author="信仰" w:date="2026-10-15T22:14:33Z"/>
                <w:rFonts w:hint="default" w:ascii="方正仿宋_GBK" w:hAnsi="等线" w:eastAsia="方正仿宋_GBK" w:cs="宋体"/>
                <w:color w:val="EE0000"/>
                <w:kern w:val="0"/>
                <w:sz w:val="22"/>
                <w:szCs w:val="22"/>
                <w:woUserID w:val="6"/>
              </w:rPr>
              <w:pPrChange w:id="1319" w:author="信仰" w:date="2026-10-15T22:14:37Z">
                <w:pPr>
                  <w:keepNext w:val="0"/>
                  <w:keepLines w:val="0"/>
                  <w:widowControl/>
                  <w:suppressLineNumbers w:val="0"/>
                  <w:spacing w:before="0" w:beforeAutospacing="0" w:after="0" w:afterAutospacing="0"/>
                  <w:ind w:left="0" w:right="0"/>
                  <w:jc w:val="left"/>
                </w:pPr>
              </w:pPrChange>
            </w:pPr>
            <w:del w:id="13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41508CAA">
            <w:pPr>
              <w:keepNext w:val="0"/>
              <w:keepLines w:val="0"/>
              <w:widowControl/>
              <w:suppressLineNumbers w:val="0"/>
              <w:spacing w:before="0" w:beforeAutospacing="0" w:after="0" w:afterAutospacing="0" w:line="560" w:lineRule="exact"/>
              <w:ind w:left="0" w:right="0" w:firstLine="640"/>
              <w:jc w:val="both"/>
              <w:rPr>
                <w:del w:id="1323" w:author="信仰" w:date="2026-10-15T22:14:33Z"/>
                <w:rFonts w:hint="default" w:ascii="方正仿宋_GBK" w:hAnsi="等线" w:eastAsia="方正仿宋_GBK" w:cs="宋体"/>
                <w:color w:val="EE0000"/>
                <w:kern w:val="0"/>
                <w:sz w:val="22"/>
                <w:szCs w:val="22"/>
                <w:woUserID w:val="6"/>
              </w:rPr>
              <w:pPrChange w:id="1322" w:author="信仰" w:date="2026-10-15T22:14:37Z">
                <w:pPr>
                  <w:keepNext w:val="0"/>
                  <w:keepLines w:val="0"/>
                  <w:widowControl/>
                  <w:suppressLineNumbers w:val="0"/>
                  <w:spacing w:before="0" w:beforeAutospacing="0" w:after="0" w:afterAutospacing="0"/>
                  <w:ind w:left="0" w:right="0"/>
                  <w:jc w:val="left"/>
                </w:pPr>
              </w:pPrChange>
            </w:pPr>
            <w:del w:id="13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10.设备资产保险报案与索赔</w:delText>
              </w:r>
            </w:del>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32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2E93259">
            <w:pPr>
              <w:keepNext w:val="0"/>
              <w:keepLines w:val="0"/>
              <w:widowControl/>
              <w:suppressLineNumbers w:val="0"/>
              <w:spacing w:before="0" w:beforeAutospacing="0" w:after="0" w:afterAutospacing="0" w:line="560" w:lineRule="exact"/>
              <w:ind w:left="0" w:right="0" w:firstLine="640"/>
              <w:jc w:val="both"/>
              <w:rPr>
                <w:del w:id="1327" w:author="信仰" w:date="2026-10-15T22:14:33Z"/>
                <w:rFonts w:hint="default" w:ascii="方正仿宋_GBK" w:hAnsi="等线" w:eastAsia="方正仿宋_GBK" w:cs="宋体"/>
                <w:color w:val="EE0000"/>
                <w:kern w:val="0"/>
                <w:sz w:val="22"/>
                <w:szCs w:val="22"/>
                <w:woUserID w:val="6"/>
              </w:rPr>
              <w:pPrChange w:id="1326" w:author="信仰" w:date="2026-10-15T22:14:37Z">
                <w:pPr>
                  <w:keepNext w:val="0"/>
                  <w:keepLines w:val="0"/>
                  <w:widowControl/>
                  <w:suppressLineNumbers w:val="0"/>
                  <w:spacing w:before="0" w:beforeAutospacing="0" w:after="0" w:afterAutospacing="0"/>
                  <w:ind w:left="0" w:right="0"/>
                  <w:jc w:val="left"/>
                </w:pPr>
              </w:pPrChange>
            </w:pPr>
            <w:del w:id="13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61EBE177">
            <w:pPr>
              <w:keepNext w:val="0"/>
              <w:keepLines w:val="0"/>
              <w:widowControl/>
              <w:suppressLineNumbers w:val="0"/>
              <w:spacing w:before="0" w:beforeAutospacing="0" w:after="0" w:afterAutospacing="0" w:line="560" w:lineRule="exact"/>
              <w:ind w:left="0" w:right="0" w:firstLine="640"/>
              <w:jc w:val="both"/>
              <w:rPr>
                <w:del w:id="1330" w:author="信仰" w:date="2026-10-15T22:14:33Z"/>
                <w:rFonts w:hint="default" w:ascii="方正仿宋_GBK" w:hAnsi="等线" w:eastAsia="方正仿宋_GBK" w:cs="宋体"/>
                <w:color w:val="EE0000"/>
                <w:kern w:val="0"/>
                <w:sz w:val="22"/>
                <w:szCs w:val="22"/>
                <w:woUserID w:val="6"/>
              </w:rPr>
              <w:pPrChange w:id="1329" w:author="信仰" w:date="2026-10-15T22:14:37Z">
                <w:pPr>
                  <w:keepNext w:val="0"/>
                  <w:keepLines w:val="0"/>
                  <w:widowControl/>
                  <w:suppressLineNumbers w:val="0"/>
                  <w:spacing w:before="0" w:beforeAutospacing="0" w:after="0" w:afterAutospacing="0"/>
                  <w:ind w:left="0" w:right="0"/>
                  <w:jc w:val="left"/>
                </w:pPr>
              </w:pPrChange>
            </w:pPr>
            <w:del w:id="13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11.退役设备资产技术鉴定</w:delText>
              </w:r>
            </w:del>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3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E8A211">
            <w:pPr>
              <w:keepNext w:val="0"/>
              <w:keepLines w:val="0"/>
              <w:widowControl/>
              <w:suppressLineNumbers w:val="0"/>
              <w:spacing w:before="0" w:beforeAutospacing="0" w:after="0" w:afterAutospacing="0" w:line="560" w:lineRule="exact"/>
              <w:ind w:left="0" w:right="0" w:firstLine="640"/>
              <w:jc w:val="both"/>
              <w:rPr>
                <w:del w:id="1334" w:author="信仰" w:date="2026-10-15T22:14:33Z"/>
                <w:rFonts w:hint="default" w:ascii="方正仿宋_GBK" w:hAnsi="等线" w:eastAsia="方正仿宋_GBK" w:cs="宋体"/>
                <w:color w:val="EE0000"/>
                <w:kern w:val="0"/>
                <w:sz w:val="22"/>
                <w:szCs w:val="22"/>
                <w:woUserID w:val="6"/>
              </w:rPr>
              <w:pPrChange w:id="1333" w:author="信仰" w:date="2026-10-15T22:14:37Z">
                <w:pPr>
                  <w:keepNext w:val="0"/>
                  <w:keepLines w:val="0"/>
                  <w:widowControl/>
                  <w:suppressLineNumbers w:val="0"/>
                  <w:spacing w:before="0" w:beforeAutospacing="0" w:after="0" w:afterAutospacing="0"/>
                  <w:ind w:left="0" w:right="0"/>
                  <w:jc w:val="left"/>
                </w:pPr>
              </w:pPrChange>
            </w:pPr>
            <w:del w:id="13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569D789">
            <w:pPr>
              <w:keepNext w:val="0"/>
              <w:keepLines w:val="0"/>
              <w:widowControl/>
              <w:suppressLineNumbers w:val="0"/>
              <w:spacing w:before="0" w:beforeAutospacing="0" w:after="0" w:afterAutospacing="0" w:line="560" w:lineRule="exact"/>
              <w:ind w:left="0" w:right="0" w:firstLine="640"/>
              <w:jc w:val="both"/>
              <w:rPr>
                <w:del w:id="1337" w:author="信仰" w:date="2026-10-15T22:14:33Z"/>
                <w:rFonts w:hint="default" w:ascii="方正仿宋_GBK" w:hAnsi="等线" w:eastAsia="方正仿宋_GBK" w:cs="宋体"/>
                <w:color w:val="EE0000"/>
                <w:kern w:val="0"/>
                <w:sz w:val="22"/>
                <w:szCs w:val="22"/>
                <w:woUserID w:val="6"/>
              </w:rPr>
              <w:pPrChange w:id="1336" w:author="信仰" w:date="2026-10-15T22:14:37Z">
                <w:pPr>
                  <w:keepNext w:val="0"/>
                  <w:keepLines w:val="0"/>
                  <w:widowControl/>
                  <w:suppressLineNumbers w:val="0"/>
                  <w:spacing w:before="0" w:beforeAutospacing="0" w:after="0" w:afterAutospacing="0"/>
                  <w:ind w:left="0" w:right="0"/>
                  <w:jc w:val="left"/>
                </w:pPr>
              </w:pPrChange>
            </w:pPr>
            <w:del w:id="13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12.退役设备资产拆除与足额回收管控</w:delText>
              </w:r>
            </w:del>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3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17AC66">
            <w:pPr>
              <w:keepNext w:val="0"/>
              <w:keepLines w:val="0"/>
              <w:widowControl/>
              <w:suppressLineNumbers w:val="0"/>
              <w:spacing w:before="0" w:beforeAutospacing="0" w:after="0" w:afterAutospacing="0" w:line="560" w:lineRule="exact"/>
              <w:ind w:left="0" w:right="0" w:firstLine="640"/>
              <w:jc w:val="both"/>
              <w:rPr>
                <w:del w:id="1341" w:author="信仰" w:date="2026-10-15T22:14:33Z"/>
                <w:rFonts w:hint="default" w:ascii="方正仿宋_GBK" w:hAnsi="等线" w:eastAsia="方正仿宋_GBK" w:cs="宋体"/>
                <w:color w:val="EE0000"/>
                <w:kern w:val="0"/>
                <w:sz w:val="22"/>
                <w:szCs w:val="22"/>
                <w:woUserID w:val="6"/>
              </w:rPr>
              <w:pPrChange w:id="1340" w:author="信仰" w:date="2026-10-15T22:14:37Z">
                <w:pPr>
                  <w:keepNext w:val="0"/>
                  <w:keepLines w:val="0"/>
                  <w:widowControl/>
                  <w:suppressLineNumbers w:val="0"/>
                  <w:spacing w:before="0" w:beforeAutospacing="0" w:after="0" w:afterAutospacing="0"/>
                  <w:ind w:left="0" w:right="0"/>
                  <w:jc w:val="left"/>
                </w:pPr>
              </w:pPrChange>
            </w:pPr>
            <w:del w:id="13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3F9A2023">
            <w:pPr>
              <w:keepNext w:val="0"/>
              <w:keepLines w:val="0"/>
              <w:widowControl/>
              <w:suppressLineNumbers w:val="0"/>
              <w:spacing w:before="0" w:beforeAutospacing="0" w:after="0" w:afterAutospacing="0" w:line="560" w:lineRule="exact"/>
              <w:ind w:left="0" w:right="0" w:firstLine="640"/>
              <w:jc w:val="both"/>
              <w:rPr>
                <w:del w:id="1344" w:author="信仰" w:date="2026-10-15T22:14:33Z"/>
                <w:rFonts w:hint="default" w:ascii="方正仿宋_GBK" w:hAnsi="等线" w:eastAsia="方正仿宋_GBK" w:cs="宋体"/>
                <w:color w:val="EE0000"/>
                <w:kern w:val="0"/>
                <w:sz w:val="22"/>
                <w:szCs w:val="22"/>
                <w:woUserID w:val="6"/>
              </w:rPr>
              <w:pPrChange w:id="1343" w:author="信仰" w:date="2026-10-15T22:14:37Z">
                <w:pPr>
                  <w:keepNext w:val="0"/>
                  <w:keepLines w:val="0"/>
                  <w:widowControl/>
                  <w:suppressLineNumbers w:val="0"/>
                  <w:spacing w:before="0" w:beforeAutospacing="0" w:after="0" w:afterAutospacing="0"/>
                  <w:ind w:left="0" w:right="0"/>
                  <w:jc w:val="left"/>
                </w:pPr>
              </w:pPrChange>
            </w:pPr>
            <w:del w:id="13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13.设备资产报废流程审批办理</w:delText>
              </w:r>
            </w:del>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4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D4E4CA">
            <w:pPr>
              <w:keepNext w:val="0"/>
              <w:keepLines w:val="0"/>
              <w:widowControl/>
              <w:suppressLineNumbers w:val="0"/>
              <w:spacing w:before="0" w:beforeAutospacing="0" w:after="0" w:afterAutospacing="0" w:line="560" w:lineRule="exact"/>
              <w:ind w:left="0" w:right="0" w:firstLine="640"/>
              <w:jc w:val="both"/>
              <w:rPr>
                <w:del w:id="1348" w:author="信仰" w:date="2026-10-15T22:14:33Z"/>
                <w:rFonts w:hint="default" w:ascii="方正仿宋_GBK" w:hAnsi="等线" w:eastAsia="方正仿宋_GBK" w:cs="宋体"/>
                <w:color w:val="EE0000"/>
                <w:kern w:val="0"/>
                <w:sz w:val="22"/>
                <w:szCs w:val="22"/>
                <w:woUserID w:val="6"/>
              </w:rPr>
              <w:pPrChange w:id="1347" w:author="信仰" w:date="2026-10-15T22:14:37Z">
                <w:pPr>
                  <w:keepNext w:val="0"/>
                  <w:keepLines w:val="0"/>
                  <w:widowControl/>
                  <w:suppressLineNumbers w:val="0"/>
                  <w:spacing w:before="0" w:beforeAutospacing="0" w:after="0" w:afterAutospacing="0"/>
                  <w:ind w:left="0" w:right="0"/>
                  <w:jc w:val="left"/>
                </w:pPr>
              </w:pPrChange>
            </w:pPr>
            <w:del w:id="13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1310E065">
            <w:pPr>
              <w:keepNext w:val="0"/>
              <w:keepLines w:val="0"/>
              <w:widowControl/>
              <w:suppressLineNumbers w:val="0"/>
              <w:spacing w:before="0" w:beforeAutospacing="0" w:after="0" w:afterAutospacing="0" w:line="560" w:lineRule="exact"/>
              <w:ind w:left="0" w:right="0" w:firstLine="640"/>
              <w:jc w:val="both"/>
              <w:rPr>
                <w:del w:id="1351" w:author="信仰" w:date="2026-10-15T22:14:33Z"/>
                <w:rFonts w:hint="default" w:ascii="方正仿宋_GBK" w:hAnsi="等线" w:eastAsia="方正仿宋_GBK" w:cs="宋体"/>
                <w:color w:val="EE0000"/>
                <w:kern w:val="0"/>
                <w:sz w:val="22"/>
                <w:szCs w:val="22"/>
                <w:woUserID w:val="6"/>
              </w:rPr>
              <w:pPrChange w:id="1350" w:author="信仰" w:date="2026-10-15T22:14:37Z">
                <w:pPr>
                  <w:keepNext w:val="0"/>
                  <w:keepLines w:val="0"/>
                  <w:widowControl/>
                  <w:suppressLineNumbers w:val="0"/>
                  <w:spacing w:before="0" w:beforeAutospacing="0" w:after="0" w:afterAutospacing="0"/>
                  <w:ind w:left="0" w:right="0"/>
                  <w:jc w:val="left"/>
                </w:pPr>
              </w:pPrChange>
            </w:pPr>
            <w:del w:id="13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14.资产调拨手续办理</w:delText>
              </w:r>
            </w:del>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35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C1BAD03">
            <w:pPr>
              <w:keepNext w:val="0"/>
              <w:keepLines w:val="0"/>
              <w:widowControl/>
              <w:suppressLineNumbers w:val="0"/>
              <w:spacing w:before="0" w:beforeAutospacing="0" w:after="0" w:afterAutospacing="0" w:line="560" w:lineRule="exact"/>
              <w:ind w:left="0" w:right="0" w:firstLine="640"/>
              <w:jc w:val="both"/>
              <w:rPr>
                <w:del w:id="1355" w:author="信仰" w:date="2026-10-15T22:14:33Z"/>
                <w:rFonts w:hint="default" w:ascii="方正仿宋_GBK" w:hAnsi="等线" w:eastAsia="方正仿宋_GBK" w:cs="宋体"/>
                <w:color w:val="EE0000"/>
                <w:kern w:val="0"/>
                <w:sz w:val="22"/>
                <w:szCs w:val="22"/>
                <w:woUserID w:val="6"/>
              </w:rPr>
              <w:pPrChange w:id="1354" w:author="信仰" w:date="2026-10-15T22:14:37Z">
                <w:pPr>
                  <w:keepNext w:val="0"/>
                  <w:keepLines w:val="0"/>
                  <w:widowControl/>
                  <w:suppressLineNumbers w:val="0"/>
                  <w:spacing w:before="0" w:beforeAutospacing="0" w:after="0" w:afterAutospacing="0"/>
                  <w:ind w:left="0" w:right="0"/>
                  <w:jc w:val="left"/>
                </w:pPr>
              </w:pPrChange>
            </w:pPr>
            <w:del w:id="13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E08FA6">
            <w:pPr>
              <w:keepNext w:val="0"/>
              <w:keepLines w:val="0"/>
              <w:widowControl/>
              <w:suppressLineNumbers w:val="0"/>
              <w:spacing w:before="0" w:beforeAutospacing="0" w:after="0" w:afterAutospacing="0" w:line="560" w:lineRule="exact"/>
              <w:ind w:left="0" w:right="0" w:firstLine="640"/>
              <w:jc w:val="both"/>
              <w:rPr>
                <w:del w:id="1358" w:author="信仰" w:date="2026-10-15T22:14:33Z"/>
                <w:rFonts w:hint="default" w:ascii="方正仿宋_GBK" w:hAnsi="等线" w:eastAsia="方正仿宋_GBK" w:cs="宋体"/>
                <w:color w:val="EE0000"/>
                <w:kern w:val="0"/>
                <w:sz w:val="22"/>
                <w:szCs w:val="22"/>
                <w:woUserID w:val="6"/>
              </w:rPr>
              <w:pPrChange w:id="1357" w:author="信仰" w:date="2026-10-15T22:14:37Z">
                <w:pPr>
                  <w:keepNext w:val="0"/>
                  <w:keepLines w:val="0"/>
                  <w:widowControl/>
                  <w:suppressLineNumbers w:val="0"/>
                  <w:spacing w:before="0" w:beforeAutospacing="0" w:after="0" w:afterAutospacing="0"/>
                  <w:ind w:left="0" w:right="0"/>
                  <w:jc w:val="left"/>
                </w:pPr>
              </w:pPrChange>
            </w:pPr>
            <w:del w:id="13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15.委托运维资产技术鉴定及审批手续办理</w:delText>
              </w:r>
            </w:del>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6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CE439E">
            <w:pPr>
              <w:keepNext w:val="0"/>
              <w:keepLines w:val="0"/>
              <w:widowControl/>
              <w:suppressLineNumbers w:val="0"/>
              <w:spacing w:before="0" w:beforeAutospacing="0" w:after="0" w:afterAutospacing="0" w:line="560" w:lineRule="exact"/>
              <w:ind w:left="0" w:right="0" w:firstLine="640"/>
              <w:jc w:val="both"/>
              <w:rPr>
                <w:del w:id="1362" w:author="信仰" w:date="2026-10-15T22:14:33Z"/>
                <w:rFonts w:hint="default" w:ascii="方正仿宋_GBK" w:hAnsi="等线" w:eastAsia="方正仿宋_GBK" w:cs="宋体"/>
                <w:color w:val="EE0000"/>
                <w:kern w:val="0"/>
                <w:sz w:val="22"/>
                <w:szCs w:val="22"/>
                <w:woUserID w:val="6"/>
              </w:rPr>
              <w:pPrChange w:id="1361" w:author="信仰" w:date="2026-10-15T22:14:37Z">
                <w:pPr>
                  <w:keepNext w:val="0"/>
                  <w:keepLines w:val="0"/>
                  <w:widowControl/>
                  <w:suppressLineNumbers w:val="0"/>
                  <w:spacing w:before="0" w:beforeAutospacing="0" w:after="0" w:afterAutospacing="0"/>
                  <w:ind w:left="0" w:right="0"/>
                  <w:jc w:val="left"/>
                </w:pPr>
              </w:pPrChange>
            </w:pPr>
            <w:del w:id="13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66363C7E">
            <w:pPr>
              <w:keepNext w:val="0"/>
              <w:keepLines w:val="0"/>
              <w:widowControl/>
              <w:suppressLineNumbers w:val="0"/>
              <w:spacing w:before="0" w:beforeAutospacing="0" w:after="0" w:afterAutospacing="0" w:line="560" w:lineRule="exact"/>
              <w:ind w:left="0" w:right="0" w:firstLine="640"/>
              <w:jc w:val="both"/>
              <w:rPr>
                <w:del w:id="1365" w:author="信仰" w:date="2026-10-15T22:14:33Z"/>
                <w:rFonts w:hint="default" w:ascii="方正仿宋_GBK" w:hAnsi="等线" w:eastAsia="方正仿宋_GBK" w:cs="宋体"/>
                <w:color w:val="EE0000"/>
                <w:kern w:val="0"/>
                <w:sz w:val="22"/>
                <w:szCs w:val="22"/>
                <w:woUserID w:val="6"/>
              </w:rPr>
              <w:pPrChange w:id="1364" w:author="信仰" w:date="2026-10-15T22:14:37Z">
                <w:pPr>
                  <w:keepNext w:val="0"/>
                  <w:keepLines w:val="0"/>
                  <w:widowControl/>
                  <w:suppressLineNumbers w:val="0"/>
                  <w:spacing w:before="0" w:beforeAutospacing="0" w:after="0" w:afterAutospacing="0"/>
                  <w:ind w:left="0" w:right="0"/>
                  <w:jc w:val="left"/>
                </w:pPr>
              </w:pPrChange>
            </w:pPr>
            <w:del w:id="13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16.委托运维资产房产土地税金申报缴纳</w:delText>
              </w:r>
            </w:del>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6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1D1AAA">
            <w:pPr>
              <w:keepNext w:val="0"/>
              <w:keepLines w:val="0"/>
              <w:widowControl/>
              <w:suppressLineNumbers w:val="0"/>
              <w:spacing w:before="0" w:beforeAutospacing="0" w:after="0" w:afterAutospacing="0" w:line="560" w:lineRule="exact"/>
              <w:ind w:left="0" w:right="0" w:firstLine="640"/>
              <w:jc w:val="both"/>
              <w:rPr>
                <w:del w:id="1369" w:author="信仰" w:date="2026-10-15T22:14:33Z"/>
                <w:rFonts w:hint="default" w:ascii="方正仿宋_GBK" w:hAnsi="等线" w:eastAsia="方正仿宋_GBK" w:cs="宋体"/>
                <w:color w:val="EE0000"/>
                <w:kern w:val="0"/>
                <w:sz w:val="22"/>
                <w:szCs w:val="22"/>
                <w:woUserID w:val="6"/>
              </w:rPr>
              <w:pPrChange w:id="1368" w:author="信仰" w:date="2026-10-15T22:14:37Z">
                <w:pPr>
                  <w:keepNext w:val="0"/>
                  <w:keepLines w:val="0"/>
                  <w:widowControl/>
                  <w:suppressLineNumbers w:val="0"/>
                  <w:spacing w:before="0" w:beforeAutospacing="0" w:after="0" w:afterAutospacing="0"/>
                  <w:ind w:left="0" w:right="0"/>
                  <w:jc w:val="left"/>
                </w:pPr>
              </w:pPrChange>
            </w:pPr>
            <w:del w:id="13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设备（资产）管理</w:delText>
              </w:r>
            </w:del>
          </w:p>
        </w:tc>
        <w:tc>
          <w:tcPr>
            <w:tcW w:w="3271" w:type="pct"/>
            <w:tcBorders>
              <w:top w:val="nil"/>
              <w:left w:val="nil"/>
              <w:bottom w:val="single" w:color="auto" w:sz="4" w:space="0"/>
              <w:right w:val="single" w:color="auto" w:sz="4" w:space="0"/>
            </w:tcBorders>
            <w:shd w:val="clear" w:color="auto" w:fill="FFFFFF"/>
            <w:noWrap/>
            <w:vAlign w:val="center"/>
          </w:tcPr>
          <w:p w14:paraId="007C3FDC">
            <w:pPr>
              <w:keepNext w:val="0"/>
              <w:keepLines w:val="0"/>
              <w:widowControl/>
              <w:suppressLineNumbers w:val="0"/>
              <w:spacing w:before="0" w:beforeAutospacing="0" w:after="0" w:afterAutospacing="0" w:line="560" w:lineRule="exact"/>
              <w:ind w:left="0" w:right="0" w:firstLine="640"/>
              <w:jc w:val="both"/>
              <w:rPr>
                <w:del w:id="1372" w:author="信仰" w:date="2026-10-15T22:14:33Z"/>
                <w:rFonts w:hint="default" w:ascii="方正仿宋_GBK" w:hAnsi="等线" w:eastAsia="方正仿宋_GBK" w:cs="宋体"/>
                <w:color w:val="EE0000"/>
                <w:kern w:val="0"/>
                <w:sz w:val="22"/>
                <w:szCs w:val="22"/>
                <w:woUserID w:val="6"/>
              </w:rPr>
              <w:pPrChange w:id="1371" w:author="信仰" w:date="2026-10-15T22:14:37Z">
                <w:pPr>
                  <w:keepNext w:val="0"/>
                  <w:keepLines w:val="0"/>
                  <w:widowControl/>
                  <w:suppressLineNumbers w:val="0"/>
                  <w:spacing w:before="0" w:beforeAutospacing="0" w:after="0" w:afterAutospacing="0"/>
                  <w:ind w:left="0" w:right="0"/>
                  <w:jc w:val="left"/>
                </w:pPr>
              </w:pPrChange>
            </w:pPr>
            <w:del w:id="13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17.设备资产报废决策程序</w:delText>
              </w:r>
            </w:del>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7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D28B4">
            <w:pPr>
              <w:keepNext w:val="0"/>
              <w:keepLines w:val="0"/>
              <w:widowControl/>
              <w:suppressLineNumbers w:val="0"/>
              <w:spacing w:before="0" w:beforeAutospacing="0" w:after="0" w:afterAutospacing="0" w:line="560" w:lineRule="exact"/>
              <w:ind w:left="0" w:right="0" w:firstLine="640"/>
              <w:jc w:val="both"/>
              <w:rPr>
                <w:del w:id="1376" w:author="信仰" w:date="2026-10-15T22:14:33Z"/>
                <w:rFonts w:hint="default" w:ascii="方正仿宋_GBK" w:hAnsi="等线" w:eastAsia="方正仿宋_GBK" w:cs="宋体"/>
                <w:color w:val="EE0000"/>
                <w:kern w:val="0"/>
                <w:sz w:val="22"/>
                <w:szCs w:val="22"/>
                <w:woUserID w:val="6"/>
              </w:rPr>
              <w:pPrChange w:id="1375" w:author="信仰" w:date="2026-10-15T22:14:37Z">
                <w:pPr>
                  <w:keepNext w:val="0"/>
                  <w:keepLines w:val="0"/>
                  <w:widowControl/>
                  <w:suppressLineNumbers w:val="0"/>
                  <w:spacing w:before="0" w:beforeAutospacing="0" w:after="0" w:afterAutospacing="0"/>
                  <w:ind w:left="0" w:right="0"/>
                  <w:jc w:val="left"/>
                </w:pPr>
              </w:pPrChange>
            </w:pPr>
            <w:del w:id="13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E6527AE">
            <w:pPr>
              <w:keepNext w:val="0"/>
              <w:keepLines w:val="0"/>
              <w:widowControl/>
              <w:suppressLineNumbers w:val="0"/>
              <w:spacing w:before="0" w:beforeAutospacing="0" w:after="0" w:afterAutospacing="0" w:line="560" w:lineRule="exact"/>
              <w:ind w:left="0" w:right="0" w:firstLine="640"/>
              <w:jc w:val="both"/>
              <w:rPr>
                <w:del w:id="1379" w:author="信仰" w:date="2026-10-15T22:14:33Z"/>
                <w:rFonts w:hint="default" w:ascii="方正仿宋_GBK" w:hAnsi="等线" w:eastAsia="方正仿宋_GBK" w:cs="宋体"/>
                <w:color w:val="EE0000"/>
                <w:kern w:val="0"/>
                <w:sz w:val="22"/>
                <w:szCs w:val="22"/>
                <w:woUserID w:val="6"/>
              </w:rPr>
              <w:pPrChange w:id="1378" w:author="信仰" w:date="2026-10-15T22:14:37Z">
                <w:pPr>
                  <w:keepNext w:val="0"/>
                  <w:keepLines w:val="0"/>
                  <w:widowControl/>
                  <w:suppressLineNumbers w:val="0"/>
                  <w:spacing w:before="0" w:beforeAutospacing="0" w:after="0" w:afterAutospacing="0"/>
                  <w:ind w:left="0" w:right="0"/>
                  <w:jc w:val="left"/>
                </w:pPr>
              </w:pPrChange>
            </w:pPr>
            <w:del w:id="13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1.需求计划优先利库</w:delText>
              </w:r>
            </w:del>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8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4B2E1F">
            <w:pPr>
              <w:keepNext w:val="0"/>
              <w:keepLines w:val="0"/>
              <w:widowControl/>
              <w:suppressLineNumbers w:val="0"/>
              <w:spacing w:before="0" w:beforeAutospacing="0" w:after="0" w:afterAutospacing="0" w:line="560" w:lineRule="exact"/>
              <w:ind w:left="0" w:right="0" w:firstLine="640"/>
              <w:jc w:val="both"/>
              <w:rPr>
                <w:del w:id="1383" w:author="信仰" w:date="2026-10-15T22:14:33Z"/>
                <w:rFonts w:hint="default" w:ascii="方正仿宋_GBK" w:hAnsi="等线" w:eastAsia="方正仿宋_GBK" w:cs="宋体"/>
                <w:color w:val="EE0000"/>
                <w:kern w:val="0"/>
                <w:sz w:val="22"/>
                <w:szCs w:val="22"/>
                <w:woUserID w:val="6"/>
              </w:rPr>
              <w:pPrChange w:id="1382" w:author="信仰" w:date="2026-10-15T22:14:37Z">
                <w:pPr>
                  <w:keepNext w:val="0"/>
                  <w:keepLines w:val="0"/>
                  <w:widowControl/>
                  <w:suppressLineNumbers w:val="0"/>
                  <w:spacing w:before="0" w:beforeAutospacing="0" w:after="0" w:afterAutospacing="0"/>
                  <w:ind w:left="0" w:right="0"/>
                  <w:jc w:val="left"/>
                </w:pPr>
              </w:pPrChange>
            </w:pPr>
            <w:del w:id="13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4CDC8E6D">
            <w:pPr>
              <w:keepNext w:val="0"/>
              <w:keepLines w:val="0"/>
              <w:widowControl/>
              <w:suppressLineNumbers w:val="0"/>
              <w:spacing w:before="0" w:beforeAutospacing="0" w:after="0" w:afterAutospacing="0" w:line="560" w:lineRule="exact"/>
              <w:ind w:left="0" w:right="0" w:firstLine="640"/>
              <w:jc w:val="both"/>
              <w:rPr>
                <w:del w:id="1386" w:author="信仰" w:date="2026-10-15T22:14:33Z"/>
                <w:rFonts w:hint="default" w:ascii="方正仿宋_GBK" w:hAnsi="等线" w:eastAsia="方正仿宋_GBK" w:cs="宋体"/>
                <w:color w:val="EE0000"/>
                <w:kern w:val="0"/>
                <w:sz w:val="22"/>
                <w:szCs w:val="22"/>
                <w:woUserID w:val="6"/>
              </w:rPr>
              <w:pPrChange w:id="1385" w:author="信仰" w:date="2026-10-15T22:14:37Z">
                <w:pPr>
                  <w:keepNext w:val="0"/>
                  <w:keepLines w:val="0"/>
                  <w:widowControl/>
                  <w:suppressLineNumbers w:val="0"/>
                  <w:spacing w:before="0" w:beforeAutospacing="0" w:after="0" w:afterAutospacing="0"/>
                  <w:ind w:left="0" w:right="0"/>
                  <w:jc w:val="left"/>
                </w:pPr>
              </w:pPrChange>
            </w:pPr>
            <w:del w:id="13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2.采购计划与项目需求匹配</w:delText>
              </w:r>
            </w:del>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8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BD8B86">
            <w:pPr>
              <w:keepNext w:val="0"/>
              <w:keepLines w:val="0"/>
              <w:widowControl/>
              <w:suppressLineNumbers w:val="0"/>
              <w:spacing w:before="0" w:beforeAutospacing="0" w:after="0" w:afterAutospacing="0" w:line="560" w:lineRule="exact"/>
              <w:ind w:left="0" w:right="0" w:firstLine="640"/>
              <w:jc w:val="both"/>
              <w:rPr>
                <w:del w:id="1390" w:author="信仰" w:date="2026-10-15T22:14:33Z"/>
                <w:rFonts w:hint="default" w:ascii="方正仿宋_GBK" w:hAnsi="等线" w:eastAsia="方正仿宋_GBK" w:cs="宋体"/>
                <w:color w:val="EE0000"/>
                <w:kern w:val="0"/>
                <w:sz w:val="22"/>
                <w:szCs w:val="22"/>
                <w:woUserID w:val="6"/>
              </w:rPr>
              <w:pPrChange w:id="1389" w:author="信仰" w:date="2026-10-15T22:14:37Z">
                <w:pPr>
                  <w:keepNext w:val="0"/>
                  <w:keepLines w:val="0"/>
                  <w:widowControl/>
                  <w:suppressLineNumbers w:val="0"/>
                  <w:spacing w:before="0" w:beforeAutospacing="0" w:after="0" w:afterAutospacing="0"/>
                  <w:ind w:left="0" w:right="0"/>
                  <w:jc w:val="left"/>
                </w:pPr>
              </w:pPrChange>
            </w:pPr>
            <w:del w:id="13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AFEFD9B">
            <w:pPr>
              <w:keepNext w:val="0"/>
              <w:keepLines w:val="0"/>
              <w:widowControl/>
              <w:suppressLineNumbers w:val="0"/>
              <w:spacing w:before="0" w:beforeAutospacing="0" w:after="0" w:afterAutospacing="0" w:line="560" w:lineRule="exact"/>
              <w:ind w:left="0" w:right="0" w:firstLine="640"/>
              <w:jc w:val="both"/>
              <w:rPr>
                <w:del w:id="1393" w:author="信仰" w:date="2026-10-15T22:14:33Z"/>
                <w:rFonts w:hint="default" w:ascii="方正仿宋_GBK" w:hAnsi="等线" w:eastAsia="方正仿宋_GBK" w:cs="宋体"/>
                <w:color w:val="EE0000"/>
                <w:kern w:val="0"/>
                <w:sz w:val="22"/>
                <w:szCs w:val="22"/>
                <w:woUserID w:val="6"/>
              </w:rPr>
              <w:pPrChange w:id="1392" w:author="信仰" w:date="2026-10-15T22:14:37Z">
                <w:pPr>
                  <w:keepNext w:val="0"/>
                  <w:keepLines w:val="0"/>
                  <w:widowControl/>
                  <w:suppressLineNumbers w:val="0"/>
                  <w:spacing w:before="0" w:beforeAutospacing="0" w:after="0" w:afterAutospacing="0"/>
                  <w:ind w:left="0" w:right="0"/>
                  <w:jc w:val="left"/>
                </w:pPr>
              </w:pPrChange>
            </w:pPr>
            <w:del w:id="13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3.招标采购合规控制</w:delText>
              </w:r>
            </w:del>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39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CD98D4">
            <w:pPr>
              <w:keepNext w:val="0"/>
              <w:keepLines w:val="0"/>
              <w:widowControl/>
              <w:suppressLineNumbers w:val="0"/>
              <w:spacing w:before="0" w:beforeAutospacing="0" w:after="0" w:afterAutospacing="0" w:line="560" w:lineRule="exact"/>
              <w:ind w:left="0" w:right="0" w:firstLine="640"/>
              <w:jc w:val="both"/>
              <w:rPr>
                <w:del w:id="1397" w:author="信仰" w:date="2026-10-15T22:14:33Z"/>
                <w:rFonts w:hint="default" w:ascii="方正仿宋_GBK" w:hAnsi="等线" w:eastAsia="方正仿宋_GBK" w:cs="宋体"/>
                <w:color w:val="EE0000"/>
                <w:kern w:val="0"/>
                <w:sz w:val="22"/>
                <w:szCs w:val="22"/>
                <w:woUserID w:val="6"/>
              </w:rPr>
              <w:pPrChange w:id="1396" w:author="信仰" w:date="2026-10-15T22:14:37Z">
                <w:pPr>
                  <w:keepNext w:val="0"/>
                  <w:keepLines w:val="0"/>
                  <w:widowControl/>
                  <w:suppressLineNumbers w:val="0"/>
                  <w:spacing w:before="0" w:beforeAutospacing="0" w:after="0" w:afterAutospacing="0"/>
                  <w:ind w:left="0" w:right="0"/>
                  <w:jc w:val="left"/>
                </w:pPr>
              </w:pPrChange>
            </w:pPr>
            <w:del w:id="13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B9F6348">
            <w:pPr>
              <w:keepNext w:val="0"/>
              <w:keepLines w:val="0"/>
              <w:widowControl/>
              <w:suppressLineNumbers w:val="0"/>
              <w:spacing w:before="0" w:beforeAutospacing="0" w:after="0" w:afterAutospacing="0" w:line="560" w:lineRule="exact"/>
              <w:ind w:left="0" w:right="0" w:firstLine="640"/>
              <w:jc w:val="both"/>
              <w:rPr>
                <w:del w:id="1400" w:author="信仰" w:date="2026-10-15T22:14:33Z"/>
                <w:rFonts w:hint="default" w:ascii="方正仿宋_GBK" w:hAnsi="等线" w:eastAsia="方正仿宋_GBK" w:cs="宋体"/>
                <w:color w:val="EE0000"/>
                <w:kern w:val="0"/>
                <w:sz w:val="22"/>
                <w:szCs w:val="22"/>
                <w:woUserID w:val="6"/>
              </w:rPr>
              <w:pPrChange w:id="1399" w:author="信仰" w:date="2026-10-15T22:14:37Z">
                <w:pPr>
                  <w:keepNext w:val="0"/>
                  <w:keepLines w:val="0"/>
                  <w:widowControl/>
                  <w:suppressLineNumbers w:val="0"/>
                  <w:spacing w:before="0" w:beforeAutospacing="0" w:after="0" w:afterAutospacing="0"/>
                  <w:ind w:left="0" w:right="0"/>
                  <w:jc w:val="left"/>
                </w:pPr>
              </w:pPrChange>
            </w:pPr>
            <w:del w:id="14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4.应急采购规范性及合理性控制</w:delText>
              </w:r>
            </w:del>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0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1AB2FF">
            <w:pPr>
              <w:keepNext w:val="0"/>
              <w:keepLines w:val="0"/>
              <w:widowControl/>
              <w:suppressLineNumbers w:val="0"/>
              <w:spacing w:before="0" w:beforeAutospacing="0" w:after="0" w:afterAutospacing="0" w:line="560" w:lineRule="exact"/>
              <w:ind w:left="0" w:right="0" w:firstLine="640"/>
              <w:jc w:val="both"/>
              <w:rPr>
                <w:del w:id="1404" w:author="信仰" w:date="2026-10-15T22:14:33Z"/>
                <w:rFonts w:hint="default" w:ascii="方正仿宋_GBK" w:hAnsi="等线" w:eastAsia="方正仿宋_GBK" w:cs="宋体"/>
                <w:color w:val="EE0000"/>
                <w:kern w:val="0"/>
                <w:sz w:val="22"/>
                <w:szCs w:val="22"/>
                <w:woUserID w:val="6"/>
              </w:rPr>
              <w:pPrChange w:id="1403" w:author="信仰" w:date="2026-10-15T22:14:37Z">
                <w:pPr>
                  <w:keepNext w:val="0"/>
                  <w:keepLines w:val="0"/>
                  <w:widowControl/>
                  <w:suppressLineNumbers w:val="0"/>
                  <w:spacing w:before="0" w:beforeAutospacing="0" w:after="0" w:afterAutospacing="0"/>
                  <w:ind w:left="0" w:right="0"/>
                  <w:jc w:val="left"/>
                </w:pPr>
              </w:pPrChange>
            </w:pPr>
            <w:del w:id="14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AAA2966">
            <w:pPr>
              <w:keepNext w:val="0"/>
              <w:keepLines w:val="0"/>
              <w:widowControl/>
              <w:suppressLineNumbers w:val="0"/>
              <w:spacing w:before="0" w:beforeAutospacing="0" w:after="0" w:afterAutospacing="0" w:line="560" w:lineRule="exact"/>
              <w:ind w:left="0" w:right="0" w:firstLine="640"/>
              <w:jc w:val="both"/>
              <w:rPr>
                <w:del w:id="1407" w:author="信仰" w:date="2026-10-15T22:14:33Z"/>
                <w:rFonts w:hint="default" w:ascii="方正仿宋_GBK" w:hAnsi="等线" w:eastAsia="方正仿宋_GBK" w:cs="宋体"/>
                <w:color w:val="EE0000"/>
                <w:kern w:val="0"/>
                <w:sz w:val="22"/>
                <w:szCs w:val="22"/>
                <w:woUserID w:val="6"/>
              </w:rPr>
              <w:pPrChange w:id="1406" w:author="信仰" w:date="2026-10-15T22:14:37Z">
                <w:pPr>
                  <w:keepNext w:val="0"/>
                  <w:keepLines w:val="0"/>
                  <w:widowControl/>
                  <w:suppressLineNumbers w:val="0"/>
                  <w:spacing w:before="0" w:beforeAutospacing="0" w:after="0" w:afterAutospacing="0"/>
                  <w:ind w:left="0" w:right="0"/>
                  <w:jc w:val="left"/>
                </w:pPr>
              </w:pPrChange>
            </w:pPr>
            <w:del w:id="14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5.供应商履约风险控制</w:delText>
              </w:r>
            </w:del>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0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F649E5">
            <w:pPr>
              <w:keepNext w:val="0"/>
              <w:keepLines w:val="0"/>
              <w:widowControl/>
              <w:suppressLineNumbers w:val="0"/>
              <w:spacing w:before="0" w:beforeAutospacing="0" w:after="0" w:afterAutospacing="0" w:line="560" w:lineRule="exact"/>
              <w:ind w:left="0" w:right="0" w:firstLine="640"/>
              <w:jc w:val="both"/>
              <w:rPr>
                <w:del w:id="1411" w:author="信仰" w:date="2026-10-15T22:14:33Z"/>
                <w:rFonts w:hint="default" w:ascii="方正仿宋_GBK" w:hAnsi="等线" w:eastAsia="方正仿宋_GBK" w:cs="宋体"/>
                <w:color w:val="EE0000"/>
                <w:kern w:val="0"/>
                <w:sz w:val="22"/>
                <w:szCs w:val="22"/>
                <w:woUserID w:val="6"/>
              </w:rPr>
              <w:pPrChange w:id="1410" w:author="信仰" w:date="2026-10-15T22:14:37Z">
                <w:pPr>
                  <w:keepNext w:val="0"/>
                  <w:keepLines w:val="0"/>
                  <w:widowControl/>
                  <w:suppressLineNumbers w:val="0"/>
                  <w:spacing w:before="0" w:beforeAutospacing="0" w:after="0" w:afterAutospacing="0"/>
                  <w:ind w:left="0" w:right="0"/>
                  <w:jc w:val="left"/>
                </w:pPr>
              </w:pPrChange>
            </w:pPr>
            <w:del w:id="14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21CF2E2">
            <w:pPr>
              <w:keepNext w:val="0"/>
              <w:keepLines w:val="0"/>
              <w:widowControl/>
              <w:suppressLineNumbers w:val="0"/>
              <w:spacing w:before="0" w:beforeAutospacing="0" w:after="0" w:afterAutospacing="0" w:line="560" w:lineRule="exact"/>
              <w:ind w:left="0" w:right="0" w:firstLine="640"/>
              <w:jc w:val="both"/>
              <w:rPr>
                <w:del w:id="1414" w:author="信仰" w:date="2026-10-15T22:14:33Z"/>
                <w:rFonts w:hint="default" w:ascii="方正仿宋_GBK" w:hAnsi="等线" w:eastAsia="方正仿宋_GBK" w:cs="宋体"/>
                <w:color w:val="EE0000"/>
                <w:kern w:val="0"/>
                <w:sz w:val="22"/>
                <w:szCs w:val="22"/>
                <w:woUserID w:val="6"/>
              </w:rPr>
              <w:pPrChange w:id="1413" w:author="信仰" w:date="2026-10-15T22:14:37Z">
                <w:pPr>
                  <w:keepNext w:val="0"/>
                  <w:keepLines w:val="0"/>
                  <w:widowControl/>
                  <w:suppressLineNumbers w:val="0"/>
                  <w:spacing w:before="0" w:beforeAutospacing="0" w:after="0" w:afterAutospacing="0"/>
                  <w:ind w:left="0" w:right="0"/>
                  <w:jc w:val="left"/>
                </w:pPr>
              </w:pPrChange>
            </w:pPr>
            <w:del w:id="14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6.合同关键条款控制</w:delText>
              </w:r>
            </w:del>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1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659297">
            <w:pPr>
              <w:keepNext w:val="0"/>
              <w:keepLines w:val="0"/>
              <w:widowControl/>
              <w:suppressLineNumbers w:val="0"/>
              <w:spacing w:before="0" w:beforeAutospacing="0" w:after="0" w:afterAutospacing="0" w:line="560" w:lineRule="exact"/>
              <w:ind w:left="0" w:right="0" w:firstLine="640"/>
              <w:jc w:val="both"/>
              <w:rPr>
                <w:del w:id="1418" w:author="信仰" w:date="2026-10-15T22:14:33Z"/>
                <w:rFonts w:hint="default" w:ascii="方正仿宋_GBK" w:hAnsi="等线" w:eastAsia="方正仿宋_GBK" w:cs="宋体"/>
                <w:color w:val="EE0000"/>
                <w:kern w:val="0"/>
                <w:sz w:val="22"/>
                <w:szCs w:val="22"/>
                <w:woUserID w:val="6"/>
              </w:rPr>
              <w:pPrChange w:id="1417" w:author="信仰" w:date="2026-10-15T22:14:37Z">
                <w:pPr>
                  <w:keepNext w:val="0"/>
                  <w:keepLines w:val="0"/>
                  <w:widowControl/>
                  <w:suppressLineNumbers w:val="0"/>
                  <w:spacing w:before="0" w:beforeAutospacing="0" w:after="0" w:afterAutospacing="0"/>
                  <w:ind w:left="0" w:right="0"/>
                  <w:jc w:val="left"/>
                </w:pPr>
              </w:pPrChange>
            </w:pPr>
            <w:del w:id="14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C223B2E">
            <w:pPr>
              <w:keepNext w:val="0"/>
              <w:keepLines w:val="0"/>
              <w:widowControl/>
              <w:suppressLineNumbers w:val="0"/>
              <w:spacing w:before="0" w:beforeAutospacing="0" w:after="0" w:afterAutospacing="0" w:line="560" w:lineRule="exact"/>
              <w:ind w:left="0" w:right="0" w:firstLine="640"/>
              <w:jc w:val="both"/>
              <w:rPr>
                <w:del w:id="1421" w:author="信仰" w:date="2026-10-15T22:14:33Z"/>
                <w:rFonts w:hint="default" w:ascii="方正仿宋_GBK" w:hAnsi="等线" w:eastAsia="方正仿宋_GBK" w:cs="宋体"/>
                <w:color w:val="EE0000"/>
                <w:kern w:val="0"/>
                <w:sz w:val="22"/>
                <w:szCs w:val="22"/>
                <w:woUserID w:val="6"/>
              </w:rPr>
              <w:pPrChange w:id="1420" w:author="信仰" w:date="2026-10-15T22:14:37Z">
                <w:pPr>
                  <w:keepNext w:val="0"/>
                  <w:keepLines w:val="0"/>
                  <w:widowControl/>
                  <w:suppressLineNumbers w:val="0"/>
                  <w:spacing w:before="0" w:beforeAutospacing="0" w:after="0" w:afterAutospacing="0"/>
                  <w:ind w:left="0" w:right="0"/>
                  <w:jc w:val="left"/>
                </w:pPr>
              </w:pPrChange>
            </w:pPr>
            <w:del w:id="14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7.合同变更合理性控制</w:delText>
              </w:r>
            </w:del>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2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9F6D2C">
            <w:pPr>
              <w:keepNext w:val="0"/>
              <w:keepLines w:val="0"/>
              <w:widowControl/>
              <w:suppressLineNumbers w:val="0"/>
              <w:spacing w:before="0" w:beforeAutospacing="0" w:after="0" w:afterAutospacing="0" w:line="560" w:lineRule="exact"/>
              <w:ind w:left="0" w:right="0" w:firstLine="640"/>
              <w:jc w:val="both"/>
              <w:rPr>
                <w:del w:id="1425" w:author="信仰" w:date="2026-10-15T22:14:33Z"/>
                <w:rFonts w:hint="default" w:ascii="方正仿宋_GBK" w:hAnsi="等线" w:eastAsia="方正仿宋_GBK" w:cs="宋体"/>
                <w:color w:val="EE0000"/>
                <w:kern w:val="0"/>
                <w:sz w:val="22"/>
                <w:szCs w:val="22"/>
                <w:woUserID w:val="6"/>
              </w:rPr>
              <w:pPrChange w:id="1424" w:author="信仰" w:date="2026-10-15T22:14:37Z">
                <w:pPr>
                  <w:keepNext w:val="0"/>
                  <w:keepLines w:val="0"/>
                  <w:widowControl/>
                  <w:suppressLineNumbers w:val="0"/>
                  <w:spacing w:before="0" w:beforeAutospacing="0" w:after="0" w:afterAutospacing="0"/>
                  <w:ind w:left="0" w:right="0"/>
                  <w:jc w:val="left"/>
                </w:pPr>
              </w:pPrChange>
            </w:pPr>
            <w:del w:id="14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B735156">
            <w:pPr>
              <w:keepNext w:val="0"/>
              <w:keepLines w:val="0"/>
              <w:widowControl/>
              <w:suppressLineNumbers w:val="0"/>
              <w:spacing w:before="0" w:beforeAutospacing="0" w:after="0" w:afterAutospacing="0" w:line="560" w:lineRule="exact"/>
              <w:ind w:left="0" w:right="0" w:firstLine="640"/>
              <w:jc w:val="both"/>
              <w:rPr>
                <w:del w:id="1428" w:author="信仰" w:date="2026-10-15T22:14:33Z"/>
                <w:rFonts w:hint="default" w:ascii="方正仿宋_GBK" w:hAnsi="等线" w:eastAsia="方正仿宋_GBK" w:cs="宋体"/>
                <w:color w:val="EE0000"/>
                <w:kern w:val="0"/>
                <w:sz w:val="22"/>
                <w:szCs w:val="22"/>
                <w:woUserID w:val="6"/>
              </w:rPr>
              <w:pPrChange w:id="1427" w:author="信仰" w:date="2026-10-15T22:14:37Z">
                <w:pPr>
                  <w:keepNext w:val="0"/>
                  <w:keepLines w:val="0"/>
                  <w:widowControl/>
                  <w:suppressLineNumbers w:val="0"/>
                  <w:spacing w:before="0" w:beforeAutospacing="0" w:after="0" w:afterAutospacing="0"/>
                  <w:ind w:left="0" w:right="0"/>
                  <w:jc w:val="left"/>
                </w:pPr>
              </w:pPrChange>
            </w:pPr>
            <w:del w:id="14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8.履约保险（保函）有效性控制</w:delText>
              </w:r>
            </w:del>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3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120B8E">
            <w:pPr>
              <w:keepNext w:val="0"/>
              <w:keepLines w:val="0"/>
              <w:widowControl/>
              <w:suppressLineNumbers w:val="0"/>
              <w:spacing w:before="0" w:beforeAutospacing="0" w:after="0" w:afterAutospacing="0" w:line="560" w:lineRule="exact"/>
              <w:ind w:left="0" w:right="0" w:firstLine="640"/>
              <w:jc w:val="both"/>
              <w:rPr>
                <w:del w:id="1432" w:author="信仰" w:date="2026-10-15T22:14:33Z"/>
                <w:rFonts w:hint="default" w:ascii="方正仿宋_GBK" w:hAnsi="等线" w:eastAsia="方正仿宋_GBK" w:cs="宋体"/>
                <w:color w:val="EE0000"/>
                <w:kern w:val="0"/>
                <w:sz w:val="22"/>
                <w:szCs w:val="22"/>
                <w:woUserID w:val="6"/>
              </w:rPr>
              <w:pPrChange w:id="1431" w:author="信仰" w:date="2026-10-15T22:14:37Z">
                <w:pPr>
                  <w:keepNext w:val="0"/>
                  <w:keepLines w:val="0"/>
                  <w:widowControl/>
                  <w:suppressLineNumbers w:val="0"/>
                  <w:spacing w:before="0" w:beforeAutospacing="0" w:after="0" w:afterAutospacing="0"/>
                  <w:ind w:left="0" w:right="0"/>
                  <w:jc w:val="left"/>
                </w:pPr>
              </w:pPrChange>
            </w:pPr>
            <w:del w:id="14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1930EB2">
            <w:pPr>
              <w:keepNext w:val="0"/>
              <w:keepLines w:val="0"/>
              <w:widowControl/>
              <w:suppressLineNumbers w:val="0"/>
              <w:spacing w:before="0" w:beforeAutospacing="0" w:after="0" w:afterAutospacing="0" w:line="560" w:lineRule="exact"/>
              <w:ind w:left="0" w:right="0" w:firstLine="640"/>
              <w:jc w:val="both"/>
              <w:rPr>
                <w:del w:id="1435" w:author="信仰" w:date="2026-10-15T22:14:33Z"/>
                <w:rFonts w:hint="default" w:ascii="方正仿宋_GBK" w:hAnsi="等线" w:eastAsia="方正仿宋_GBK" w:cs="宋体"/>
                <w:color w:val="EE0000"/>
                <w:kern w:val="0"/>
                <w:sz w:val="22"/>
                <w:szCs w:val="22"/>
                <w:woUserID w:val="6"/>
              </w:rPr>
              <w:pPrChange w:id="1434" w:author="信仰" w:date="2026-10-15T22:14:37Z">
                <w:pPr>
                  <w:keepNext w:val="0"/>
                  <w:keepLines w:val="0"/>
                  <w:widowControl/>
                  <w:suppressLineNumbers w:val="0"/>
                  <w:spacing w:before="0" w:beforeAutospacing="0" w:after="0" w:afterAutospacing="0"/>
                  <w:ind w:left="0" w:right="0"/>
                  <w:jc w:val="left"/>
                </w:pPr>
              </w:pPrChange>
            </w:pPr>
            <w:del w:id="14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9.物资结算真实性与进度准确性控制</w:delText>
              </w:r>
            </w:del>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3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D5E38C">
            <w:pPr>
              <w:keepNext w:val="0"/>
              <w:keepLines w:val="0"/>
              <w:widowControl/>
              <w:suppressLineNumbers w:val="0"/>
              <w:spacing w:before="0" w:beforeAutospacing="0" w:after="0" w:afterAutospacing="0" w:line="560" w:lineRule="exact"/>
              <w:ind w:left="0" w:right="0" w:firstLine="640"/>
              <w:jc w:val="both"/>
              <w:rPr>
                <w:del w:id="1439" w:author="信仰" w:date="2026-10-15T22:14:33Z"/>
                <w:rFonts w:hint="default" w:ascii="方正仿宋_GBK" w:hAnsi="等线" w:eastAsia="方正仿宋_GBK" w:cs="宋体"/>
                <w:color w:val="EE0000"/>
                <w:kern w:val="0"/>
                <w:sz w:val="22"/>
                <w:szCs w:val="22"/>
                <w:woUserID w:val="6"/>
              </w:rPr>
              <w:pPrChange w:id="1438" w:author="信仰" w:date="2026-10-15T22:14:37Z">
                <w:pPr>
                  <w:keepNext w:val="0"/>
                  <w:keepLines w:val="0"/>
                  <w:widowControl/>
                  <w:suppressLineNumbers w:val="0"/>
                  <w:spacing w:before="0" w:beforeAutospacing="0" w:after="0" w:afterAutospacing="0"/>
                  <w:ind w:left="0" w:right="0"/>
                  <w:jc w:val="left"/>
                </w:pPr>
              </w:pPrChange>
            </w:pPr>
            <w:del w:id="14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B2729D2">
            <w:pPr>
              <w:keepNext w:val="0"/>
              <w:keepLines w:val="0"/>
              <w:widowControl/>
              <w:suppressLineNumbers w:val="0"/>
              <w:spacing w:before="0" w:beforeAutospacing="0" w:after="0" w:afterAutospacing="0" w:line="560" w:lineRule="exact"/>
              <w:ind w:left="0" w:right="0" w:firstLine="640"/>
              <w:jc w:val="both"/>
              <w:rPr>
                <w:del w:id="1442" w:author="信仰" w:date="2026-10-15T22:14:33Z"/>
                <w:rFonts w:hint="default" w:ascii="方正仿宋_GBK" w:hAnsi="等线" w:eastAsia="方正仿宋_GBK" w:cs="宋体"/>
                <w:color w:val="EE0000"/>
                <w:kern w:val="0"/>
                <w:sz w:val="22"/>
                <w:szCs w:val="22"/>
                <w:woUserID w:val="6"/>
              </w:rPr>
              <w:pPrChange w:id="1441" w:author="信仰" w:date="2026-10-15T22:14:37Z">
                <w:pPr>
                  <w:keepNext w:val="0"/>
                  <w:keepLines w:val="0"/>
                  <w:widowControl/>
                  <w:suppressLineNumbers w:val="0"/>
                  <w:spacing w:before="0" w:beforeAutospacing="0" w:after="0" w:afterAutospacing="0"/>
                  <w:ind w:left="0" w:right="0"/>
                  <w:jc w:val="left"/>
                </w:pPr>
              </w:pPrChange>
            </w:pPr>
            <w:del w:id="14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10.协议执行规范性控制</w:delText>
              </w:r>
            </w:del>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4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AA865CC">
            <w:pPr>
              <w:keepNext w:val="0"/>
              <w:keepLines w:val="0"/>
              <w:widowControl/>
              <w:suppressLineNumbers w:val="0"/>
              <w:spacing w:before="0" w:beforeAutospacing="0" w:after="0" w:afterAutospacing="0" w:line="560" w:lineRule="exact"/>
              <w:ind w:left="0" w:right="0" w:firstLine="640"/>
              <w:jc w:val="both"/>
              <w:rPr>
                <w:del w:id="1446" w:author="信仰" w:date="2026-10-15T22:14:33Z"/>
                <w:rFonts w:hint="default" w:ascii="方正仿宋_GBK" w:hAnsi="等线" w:eastAsia="方正仿宋_GBK" w:cs="宋体"/>
                <w:color w:val="EE0000"/>
                <w:kern w:val="0"/>
                <w:sz w:val="22"/>
                <w:szCs w:val="22"/>
                <w:woUserID w:val="6"/>
              </w:rPr>
              <w:pPrChange w:id="1445" w:author="信仰" w:date="2026-10-15T22:14:37Z">
                <w:pPr>
                  <w:keepNext w:val="0"/>
                  <w:keepLines w:val="0"/>
                  <w:widowControl/>
                  <w:suppressLineNumbers w:val="0"/>
                  <w:spacing w:before="0" w:beforeAutospacing="0" w:after="0" w:afterAutospacing="0"/>
                  <w:ind w:left="0" w:right="0"/>
                  <w:jc w:val="left"/>
                </w:pPr>
              </w:pPrChange>
            </w:pPr>
            <w:del w:id="14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445CB3C1">
            <w:pPr>
              <w:keepNext w:val="0"/>
              <w:keepLines w:val="0"/>
              <w:widowControl/>
              <w:suppressLineNumbers w:val="0"/>
              <w:spacing w:before="0" w:beforeAutospacing="0" w:after="0" w:afterAutospacing="0" w:line="560" w:lineRule="exact"/>
              <w:ind w:left="0" w:right="0" w:firstLine="640"/>
              <w:jc w:val="both"/>
              <w:rPr>
                <w:del w:id="1449" w:author="信仰" w:date="2026-10-15T22:14:33Z"/>
                <w:rFonts w:hint="default" w:ascii="方正仿宋_GBK" w:hAnsi="等线" w:eastAsia="方正仿宋_GBK" w:cs="宋体"/>
                <w:color w:val="EE0000"/>
                <w:kern w:val="0"/>
                <w:sz w:val="22"/>
                <w:szCs w:val="22"/>
                <w:woUserID w:val="6"/>
              </w:rPr>
              <w:pPrChange w:id="1448" w:author="信仰" w:date="2026-10-15T22:14:37Z">
                <w:pPr>
                  <w:keepNext w:val="0"/>
                  <w:keepLines w:val="0"/>
                  <w:widowControl/>
                  <w:suppressLineNumbers w:val="0"/>
                  <w:spacing w:before="0" w:beforeAutospacing="0" w:after="0" w:afterAutospacing="0"/>
                  <w:ind w:left="0" w:right="0"/>
                  <w:jc w:val="left"/>
                </w:pPr>
              </w:pPrChange>
            </w:pPr>
            <w:del w:id="14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11.应付清理及时性控制</w:delText>
              </w:r>
            </w:del>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5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15AE2E">
            <w:pPr>
              <w:keepNext w:val="0"/>
              <w:keepLines w:val="0"/>
              <w:widowControl/>
              <w:suppressLineNumbers w:val="0"/>
              <w:spacing w:before="0" w:beforeAutospacing="0" w:after="0" w:afterAutospacing="0" w:line="560" w:lineRule="exact"/>
              <w:ind w:left="0" w:right="0" w:firstLine="640"/>
              <w:jc w:val="both"/>
              <w:rPr>
                <w:del w:id="1453" w:author="信仰" w:date="2026-10-15T22:14:33Z"/>
                <w:rFonts w:hint="default" w:ascii="方正仿宋_GBK" w:hAnsi="等线" w:eastAsia="方正仿宋_GBK" w:cs="宋体"/>
                <w:color w:val="EE0000"/>
                <w:kern w:val="0"/>
                <w:sz w:val="22"/>
                <w:szCs w:val="22"/>
                <w:woUserID w:val="6"/>
              </w:rPr>
              <w:pPrChange w:id="1452" w:author="信仰" w:date="2026-10-15T22:14:37Z">
                <w:pPr>
                  <w:keepNext w:val="0"/>
                  <w:keepLines w:val="0"/>
                  <w:widowControl/>
                  <w:suppressLineNumbers w:val="0"/>
                  <w:spacing w:before="0" w:beforeAutospacing="0" w:after="0" w:afterAutospacing="0"/>
                  <w:ind w:left="0" w:right="0"/>
                  <w:jc w:val="left"/>
                </w:pPr>
              </w:pPrChange>
            </w:pPr>
            <w:del w:id="14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554FC43">
            <w:pPr>
              <w:keepNext w:val="0"/>
              <w:keepLines w:val="0"/>
              <w:widowControl/>
              <w:suppressLineNumbers w:val="0"/>
              <w:spacing w:before="0" w:beforeAutospacing="0" w:after="0" w:afterAutospacing="0" w:line="560" w:lineRule="exact"/>
              <w:ind w:left="0" w:right="0" w:firstLine="640"/>
              <w:jc w:val="both"/>
              <w:rPr>
                <w:del w:id="1456" w:author="信仰" w:date="2026-10-15T22:14:33Z"/>
                <w:rFonts w:hint="default" w:ascii="方正仿宋_GBK" w:hAnsi="等线" w:eastAsia="方正仿宋_GBK" w:cs="宋体"/>
                <w:color w:val="EE0000"/>
                <w:kern w:val="0"/>
                <w:sz w:val="22"/>
                <w:szCs w:val="22"/>
                <w:woUserID w:val="6"/>
              </w:rPr>
              <w:pPrChange w:id="1455" w:author="信仰" w:date="2026-10-15T22:14:37Z">
                <w:pPr>
                  <w:keepNext w:val="0"/>
                  <w:keepLines w:val="0"/>
                  <w:widowControl/>
                  <w:suppressLineNumbers w:val="0"/>
                  <w:spacing w:before="0" w:beforeAutospacing="0" w:after="0" w:afterAutospacing="0"/>
                  <w:ind w:left="0" w:right="0"/>
                  <w:jc w:val="left"/>
                </w:pPr>
              </w:pPrChange>
            </w:pPr>
            <w:del w:id="14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13.集货商履约控制</w:delText>
              </w:r>
            </w:del>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5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140013">
            <w:pPr>
              <w:keepNext w:val="0"/>
              <w:keepLines w:val="0"/>
              <w:widowControl/>
              <w:suppressLineNumbers w:val="0"/>
              <w:spacing w:before="0" w:beforeAutospacing="0" w:after="0" w:afterAutospacing="0" w:line="560" w:lineRule="exact"/>
              <w:ind w:left="0" w:right="0" w:firstLine="640"/>
              <w:jc w:val="both"/>
              <w:rPr>
                <w:del w:id="1460" w:author="信仰" w:date="2026-10-15T22:14:33Z"/>
                <w:rFonts w:hint="default" w:ascii="方正仿宋_GBK" w:hAnsi="等线" w:eastAsia="方正仿宋_GBK" w:cs="宋体"/>
                <w:color w:val="EE0000"/>
                <w:kern w:val="0"/>
                <w:sz w:val="22"/>
                <w:szCs w:val="22"/>
                <w:woUserID w:val="6"/>
              </w:rPr>
              <w:pPrChange w:id="1459" w:author="信仰" w:date="2026-10-15T22:14:37Z">
                <w:pPr>
                  <w:keepNext w:val="0"/>
                  <w:keepLines w:val="0"/>
                  <w:widowControl/>
                  <w:suppressLineNumbers w:val="0"/>
                  <w:spacing w:before="0" w:beforeAutospacing="0" w:after="0" w:afterAutospacing="0"/>
                  <w:ind w:left="0" w:right="0"/>
                  <w:jc w:val="left"/>
                </w:pPr>
              </w:pPrChange>
            </w:pPr>
            <w:del w:id="14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CEBB337">
            <w:pPr>
              <w:keepNext w:val="0"/>
              <w:keepLines w:val="0"/>
              <w:widowControl/>
              <w:suppressLineNumbers w:val="0"/>
              <w:spacing w:before="0" w:beforeAutospacing="0" w:after="0" w:afterAutospacing="0" w:line="560" w:lineRule="exact"/>
              <w:ind w:left="0" w:right="0" w:firstLine="640"/>
              <w:jc w:val="both"/>
              <w:rPr>
                <w:del w:id="1463" w:author="信仰" w:date="2026-10-15T22:14:33Z"/>
                <w:rFonts w:hint="default" w:ascii="方正仿宋_GBK" w:hAnsi="等线" w:eastAsia="方正仿宋_GBK" w:cs="宋体"/>
                <w:color w:val="EE0000"/>
                <w:kern w:val="0"/>
                <w:sz w:val="22"/>
                <w:szCs w:val="22"/>
                <w:woUserID w:val="6"/>
              </w:rPr>
              <w:pPrChange w:id="1462" w:author="信仰" w:date="2026-10-15T22:14:37Z">
                <w:pPr>
                  <w:keepNext w:val="0"/>
                  <w:keepLines w:val="0"/>
                  <w:widowControl/>
                  <w:suppressLineNumbers w:val="0"/>
                  <w:spacing w:before="0" w:beforeAutospacing="0" w:after="0" w:afterAutospacing="0"/>
                  <w:ind w:left="0" w:right="0"/>
                  <w:jc w:val="left"/>
                </w:pPr>
              </w:pPrChange>
            </w:pPr>
            <w:del w:id="14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15.电商采购物资到货验收控制</w:delText>
              </w:r>
            </w:del>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6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B65BE8">
            <w:pPr>
              <w:keepNext w:val="0"/>
              <w:keepLines w:val="0"/>
              <w:widowControl/>
              <w:suppressLineNumbers w:val="0"/>
              <w:spacing w:before="0" w:beforeAutospacing="0" w:after="0" w:afterAutospacing="0" w:line="560" w:lineRule="exact"/>
              <w:ind w:left="0" w:right="0" w:firstLine="640"/>
              <w:jc w:val="both"/>
              <w:rPr>
                <w:del w:id="1467" w:author="信仰" w:date="2026-10-15T22:14:33Z"/>
                <w:rFonts w:hint="default" w:ascii="方正仿宋_GBK" w:hAnsi="等线" w:eastAsia="方正仿宋_GBK" w:cs="宋体"/>
                <w:color w:val="EE0000"/>
                <w:kern w:val="0"/>
                <w:sz w:val="22"/>
                <w:szCs w:val="22"/>
                <w:woUserID w:val="6"/>
              </w:rPr>
              <w:pPrChange w:id="1466" w:author="信仰" w:date="2026-10-15T22:14:37Z">
                <w:pPr>
                  <w:keepNext w:val="0"/>
                  <w:keepLines w:val="0"/>
                  <w:widowControl/>
                  <w:suppressLineNumbers w:val="0"/>
                  <w:spacing w:before="0" w:beforeAutospacing="0" w:after="0" w:afterAutospacing="0"/>
                  <w:ind w:left="0" w:right="0"/>
                  <w:jc w:val="left"/>
                </w:pPr>
              </w:pPrChange>
            </w:pPr>
            <w:del w:id="14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F78851A">
            <w:pPr>
              <w:keepNext w:val="0"/>
              <w:keepLines w:val="0"/>
              <w:widowControl/>
              <w:suppressLineNumbers w:val="0"/>
              <w:spacing w:before="0" w:beforeAutospacing="0" w:after="0" w:afterAutospacing="0" w:line="560" w:lineRule="exact"/>
              <w:ind w:left="0" w:right="0" w:firstLine="640"/>
              <w:jc w:val="both"/>
              <w:rPr>
                <w:del w:id="1470" w:author="信仰" w:date="2026-10-15T22:14:33Z"/>
                <w:rFonts w:hint="default" w:ascii="方正仿宋_GBK" w:hAnsi="等线" w:eastAsia="方正仿宋_GBK" w:cs="宋体"/>
                <w:color w:val="EE0000"/>
                <w:kern w:val="0"/>
                <w:sz w:val="22"/>
                <w:szCs w:val="22"/>
                <w:woUserID w:val="6"/>
              </w:rPr>
              <w:pPrChange w:id="1469" w:author="信仰" w:date="2026-10-15T22:14:37Z">
                <w:pPr>
                  <w:keepNext w:val="0"/>
                  <w:keepLines w:val="0"/>
                  <w:widowControl/>
                  <w:suppressLineNumbers w:val="0"/>
                  <w:spacing w:before="0" w:beforeAutospacing="0" w:after="0" w:afterAutospacing="0"/>
                  <w:ind w:left="0" w:right="0"/>
                  <w:jc w:val="left"/>
                </w:pPr>
              </w:pPrChange>
            </w:pPr>
            <w:del w:id="14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16.物资到货验收一致性控制</w:delText>
              </w:r>
            </w:del>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7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82E37">
            <w:pPr>
              <w:keepNext w:val="0"/>
              <w:keepLines w:val="0"/>
              <w:widowControl/>
              <w:suppressLineNumbers w:val="0"/>
              <w:spacing w:before="0" w:beforeAutospacing="0" w:after="0" w:afterAutospacing="0" w:line="560" w:lineRule="exact"/>
              <w:ind w:left="0" w:right="0" w:firstLine="640"/>
              <w:jc w:val="both"/>
              <w:rPr>
                <w:del w:id="1474" w:author="信仰" w:date="2026-10-15T22:14:33Z"/>
                <w:rFonts w:hint="default" w:ascii="方正仿宋_GBK" w:hAnsi="等线" w:eastAsia="方正仿宋_GBK" w:cs="宋体"/>
                <w:color w:val="EE0000"/>
                <w:kern w:val="0"/>
                <w:sz w:val="22"/>
                <w:szCs w:val="22"/>
                <w:woUserID w:val="6"/>
              </w:rPr>
              <w:pPrChange w:id="1473" w:author="信仰" w:date="2026-10-15T22:14:37Z">
                <w:pPr>
                  <w:keepNext w:val="0"/>
                  <w:keepLines w:val="0"/>
                  <w:widowControl/>
                  <w:suppressLineNumbers w:val="0"/>
                  <w:spacing w:before="0" w:beforeAutospacing="0" w:after="0" w:afterAutospacing="0"/>
                  <w:ind w:left="0" w:right="0"/>
                  <w:jc w:val="left"/>
                </w:pPr>
              </w:pPrChange>
            </w:pPr>
            <w:del w:id="14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5D48D4F">
            <w:pPr>
              <w:keepNext w:val="0"/>
              <w:keepLines w:val="0"/>
              <w:widowControl/>
              <w:suppressLineNumbers w:val="0"/>
              <w:spacing w:before="0" w:beforeAutospacing="0" w:after="0" w:afterAutospacing="0" w:line="560" w:lineRule="exact"/>
              <w:ind w:left="0" w:right="0" w:firstLine="640"/>
              <w:jc w:val="both"/>
              <w:rPr>
                <w:del w:id="1477" w:author="信仰" w:date="2026-10-15T22:14:33Z"/>
                <w:rFonts w:hint="default" w:ascii="方正仿宋_GBK" w:hAnsi="等线" w:eastAsia="方正仿宋_GBK" w:cs="宋体"/>
                <w:color w:val="EE0000"/>
                <w:kern w:val="0"/>
                <w:sz w:val="22"/>
                <w:szCs w:val="22"/>
                <w:woUserID w:val="6"/>
              </w:rPr>
              <w:pPrChange w:id="1476" w:author="信仰" w:date="2026-10-15T22:14:37Z">
                <w:pPr>
                  <w:keepNext w:val="0"/>
                  <w:keepLines w:val="0"/>
                  <w:widowControl/>
                  <w:suppressLineNumbers w:val="0"/>
                  <w:spacing w:before="0" w:beforeAutospacing="0" w:after="0" w:afterAutospacing="0"/>
                  <w:ind w:left="0" w:right="0"/>
                  <w:jc w:val="left"/>
                </w:pPr>
              </w:pPrChange>
            </w:pPr>
            <w:del w:id="14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17.物资出库真实性控制</w:delText>
              </w:r>
            </w:del>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7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E2E93">
            <w:pPr>
              <w:keepNext w:val="0"/>
              <w:keepLines w:val="0"/>
              <w:widowControl/>
              <w:suppressLineNumbers w:val="0"/>
              <w:spacing w:before="0" w:beforeAutospacing="0" w:after="0" w:afterAutospacing="0" w:line="560" w:lineRule="exact"/>
              <w:ind w:left="0" w:right="0" w:firstLine="640"/>
              <w:jc w:val="both"/>
              <w:rPr>
                <w:del w:id="1481" w:author="信仰" w:date="2026-10-15T22:14:33Z"/>
                <w:rFonts w:hint="default" w:ascii="方正仿宋_GBK" w:hAnsi="等线" w:eastAsia="方正仿宋_GBK" w:cs="宋体"/>
                <w:color w:val="EE0000"/>
                <w:kern w:val="0"/>
                <w:sz w:val="22"/>
                <w:szCs w:val="22"/>
                <w:woUserID w:val="6"/>
              </w:rPr>
              <w:pPrChange w:id="1480" w:author="信仰" w:date="2026-10-15T22:14:37Z">
                <w:pPr>
                  <w:keepNext w:val="0"/>
                  <w:keepLines w:val="0"/>
                  <w:widowControl/>
                  <w:suppressLineNumbers w:val="0"/>
                  <w:spacing w:before="0" w:beforeAutospacing="0" w:after="0" w:afterAutospacing="0"/>
                  <w:ind w:left="0" w:right="0"/>
                  <w:jc w:val="left"/>
                </w:pPr>
              </w:pPrChange>
            </w:pPr>
            <w:del w:id="14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8657C41">
            <w:pPr>
              <w:keepNext w:val="0"/>
              <w:keepLines w:val="0"/>
              <w:widowControl/>
              <w:suppressLineNumbers w:val="0"/>
              <w:spacing w:before="0" w:beforeAutospacing="0" w:after="0" w:afterAutospacing="0" w:line="560" w:lineRule="exact"/>
              <w:ind w:left="0" w:right="0" w:firstLine="640"/>
              <w:jc w:val="both"/>
              <w:rPr>
                <w:del w:id="1484" w:author="信仰" w:date="2026-10-15T22:14:33Z"/>
                <w:rFonts w:hint="default" w:ascii="方正仿宋_GBK" w:hAnsi="等线" w:eastAsia="方正仿宋_GBK" w:cs="宋体"/>
                <w:color w:val="EE0000"/>
                <w:kern w:val="0"/>
                <w:sz w:val="22"/>
                <w:szCs w:val="22"/>
                <w:woUserID w:val="6"/>
              </w:rPr>
              <w:pPrChange w:id="1483" w:author="信仰" w:date="2026-10-15T22:14:37Z">
                <w:pPr>
                  <w:keepNext w:val="0"/>
                  <w:keepLines w:val="0"/>
                  <w:widowControl/>
                  <w:suppressLineNumbers w:val="0"/>
                  <w:spacing w:before="0" w:beforeAutospacing="0" w:after="0" w:afterAutospacing="0"/>
                  <w:ind w:left="0" w:right="0"/>
                  <w:jc w:val="left"/>
                </w:pPr>
              </w:pPrChange>
            </w:pPr>
            <w:del w:id="14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18.直发现场物资使用规范性控制</w:delText>
              </w:r>
            </w:del>
            <w:del w:id="1486" w:author="信仰" w:date="2026-10-15T22:14:33Z">
              <w:r>
                <w:rPr>
                  <w:rFonts w:hint="default" w:ascii="方正仿宋_GBK" w:hAnsi="等线" w:eastAsia="方正仿宋_GBK" w:cs="宋体"/>
                  <w:color w:val="EE0000"/>
                  <w:kern w:val="0"/>
                  <w:sz w:val="22"/>
                  <w:szCs w:val="22"/>
                  <w:lang w:val="en-US" w:eastAsia="zh-CN" w:bidi="ar"/>
                  <w:woUserID w:val="6"/>
                </w:rPr>
                <w:br w:type="textWrapping"/>
              </w:r>
            </w:del>
            <w:del w:id="14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（特高压工程物资管理参照特高压矩阵执行）</w:delText>
              </w:r>
            </w:del>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48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4533774">
            <w:pPr>
              <w:keepNext w:val="0"/>
              <w:keepLines w:val="0"/>
              <w:widowControl/>
              <w:suppressLineNumbers w:val="0"/>
              <w:spacing w:before="0" w:beforeAutospacing="0" w:after="0" w:afterAutospacing="0" w:line="560" w:lineRule="exact"/>
              <w:ind w:left="0" w:right="0" w:firstLine="640"/>
              <w:jc w:val="both"/>
              <w:rPr>
                <w:del w:id="1490" w:author="信仰" w:date="2026-10-15T22:14:33Z"/>
                <w:rFonts w:hint="default" w:ascii="方正仿宋_GBK" w:hAnsi="等线" w:eastAsia="方正仿宋_GBK" w:cs="宋体"/>
                <w:color w:val="EE0000"/>
                <w:kern w:val="0"/>
                <w:sz w:val="22"/>
                <w:szCs w:val="22"/>
                <w:woUserID w:val="6"/>
              </w:rPr>
              <w:pPrChange w:id="1489" w:author="信仰" w:date="2026-10-15T22:14:37Z">
                <w:pPr>
                  <w:keepNext w:val="0"/>
                  <w:keepLines w:val="0"/>
                  <w:widowControl/>
                  <w:suppressLineNumbers w:val="0"/>
                  <w:spacing w:before="0" w:beforeAutospacing="0" w:after="0" w:afterAutospacing="0"/>
                  <w:ind w:left="0" w:right="0"/>
                  <w:jc w:val="left"/>
                </w:pPr>
              </w:pPrChange>
            </w:pPr>
            <w:del w:id="14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F6543E4">
            <w:pPr>
              <w:keepNext w:val="0"/>
              <w:keepLines w:val="0"/>
              <w:widowControl/>
              <w:suppressLineNumbers w:val="0"/>
              <w:spacing w:before="0" w:beforeAutospacing="0" w:after="0" w:afterAutospacing="0" w:line="560" w:lineRule="exact"/>
              <w:ind w:left="0" w:right="0" w:firstLine="640"/>
              <w:jc w:val="both"/>
              <w:rPr>
                <w:del w:id="1493" w:author="信仰" w:date="2026-10-15T22:14:33Z"/>
                <w:rFonts w:hint="default" w:ascii="方正仿宋_GBK" w:hAnsi="等线" w:eastAsia="方正仿宋_GBK" w:cs="宋体"/>
                <w:color w:val="EE0000"/>
                <w:kern w:val="0"/>
                <w:sz w:val="22"/>
                <w:szCs w:val="22"/>
                <w:woUserID w:val="6"/>
              </w:rPr>
              <w:pPrChange w:id="1492" w:author="信仰" w:date="2026-10-15T22:14:37Z">
                <w:pPr>
                  <w:keepNext w:val="0"/>
                  <w:keepLines w:val="0"/>
                  <w:widowControl/>
                  <w:suppressLineNumbers w:val="0"/>
                  <w:spacing w:before="0" w:beforeAutospacing="0" w:after="0" w:afterAutospacing="0"/>
                  <w:ind w:left="0" w:right="0"/>
                  <w:jc w:val="left"/>
                </w:pPr>
              </w:pPrChange>
            </w:pPr>
            <w:del w:id="14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19.寄存物资出库一致性审核</w:delText>
              </w:r>
            </w:del>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49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7FD4066">
            <w:pPr>
              <w:keepNext w:val="0"/>
              <w:keepLines w:val="0"/>
              <w:widowControl/>
              <w:suppressLineNumbers w:val="0"/>
              <w:spacing w:before="0" w:beforeAutospacing="0" w:after="0" w:afterAutospacing="0" w:line="560" w:lineRule="exact"/>
              <w:ind w:left="0" w:right="0" w:firstLine="640"/>
              <w:jc w:val="both"/>
              <w:rPr>
                <w:del w:id="1497" w:author="信仰" w:date="2026-10-15T22:14:33Z"/>
                <w:rFonts w:hint="default" w:ascii="方正仿宋_GBK" w:hAnsi="等线" w:eastAsia="方正仿宋_GBK" w:cs="宋体"/>
                <w:color w:val="EE0000"/>
                <w:kern w:val="0"/>
                <w:sz w:val="22"/>
                <w:szCs w:val="22"/>
                <w:woUserID w:val="6"/>
              </w:rPr>
              <w:pPrChange w:id="1496" w:author="信仰" w:date="2026-10-15T22:14:37Z">
                <w:pPr>
                  <w:keepNext w:val="0"/>
                  <w:keepLines w:val="0"/>
                  <w:widowControl/>
                  <w:suppressLineNumbers w:val="0"/>
                  <w:spacing w:before="0" w:beforeAutospacing="0" w:after="0" w:afterAutospacing="0"/>
                  <w:ind w:left="0" w:right="0"/>
                  <w:jc w:val="left"/>
                </w:pPr>
              </w:pPrChange>
            </w:pPr>
            <w:del w:id="14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2278342">
            <w:pPr>
              <w:keepNext w:val="0"/>
              <w:keepLines w:val="0"/>
              <w:widowControl/>
              <w:suppressLineNumbers w:val="0"/>
              <w:spacing w:before="0" w:beforeAutospacing="0" w:after="0" w:afterAutospacing="0" w:line="560" w:lineRule="exact"/>
              <w:ind w:left="0" w:right="0" w:firstLine="640"/>
              <w:jc w:val="both"/>
              <w:rPr>
                <w:del w:id="1500" w:author="信仰" w:date="2026-10-15T22:14:33Z"/>
                <w:rFonts w:hint="default" w:ascii="方正仿宋_GBK" w:hAnsi="等线" w:eastAsia="方正仿宋_GBK" w:cs="宋体"/>
                <w:color w:val="EE0000"/>
                <w:kern w:val="0"/>
                <w:sz w:val="22"/>
                <w:szCs w:val="22"/>
                <w:woUserID w:val="6"/>
              </w:rPr>
              <w:pPrChange w:id="1499" w:author="信仰" w:date="2026-10-15T22:14:37Z">
                <w:pPr>
                  <w:keepNext w:val="0"/>
                  <w:keepLines w:val="0"/>
                  <w:widowControl/>
                  <w:suppressLineNumbers w:val="0"/>
                  <w:spacing w:before="0" w:beforeAutospacing="0" w:after="0" w:afterAutospacing="0"/>
                  <w:ind w:left="0" w:right="0"/>
                  <w:jc w:val="left"/>
                </w:pPr>
              </w:pPrChange>
            </w:pPr>
            <w:del w:id="15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20.结余物资退库控制</w:delText>
              </w:r>
            </w:del>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0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72B93">
            <w:pPr>
              <w:keepNext w:val="0"/>
              <w:keepLines w:val="0"/>
              <w:widowControl/>
              <w:suppressLineNumbers w:val="0"/>
              <w:spacing w:before="0" w:beforeAutospacing="0" w:after="0" w:afterAutospacing="0" w:line="560" w:lineRule="exact"/>
              <w:ind w:left="0" w:right="0" w:firstLine="640"/>
              <w:jc w:val="both"/>
              <w:rPr>
                <w:del w:id="1504" w:author="信仰" w:date="2026-10-15T22:14:33Z"/>
                <w:rFonts w:hint="default" w:ascii="方正仿宋_GBK" w:hAnsi="等线" w:eastAsia="方正仿宋_GBK" w:cs="宋体"/>
                <w:color w:val="EE0000"/>
                <w:kern w:val="0"/>
                <w:sz w:val="22"/>
                <w:szCs w:val="22"/>
                <w:woUserID w:val="6"/>
              </w:rPr>
              <w:pPrChange w:id="1503" w:author="信仰" w:date="2026-10-15T22:14:37Z">
                <w:pPr>
                  <w:keepNext w:val="0"/>
                  <w:keepLines w:val="0"/>
                  <w:widowControl/>
                  <w:suppressLineNumbers w:val="0"/>
                  <w:spacing w:before="0" w:beforeAutospacing="0" w:after="0" w:afterAutospacing="0"/>
                  <w:ind w:left="0" w:right="0"/>
                  <w:jc w:val="left"/>
                </w:pPr>
              </w:pPrChange>
            </w:pPr>
            <w:del w:id="15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7E2F214">
            <w:pPr>
              <w:keepNext w:val="0"/>
              <w:keepLines w:val="0"/>
              <w:widowControl/>
              <w:suppressLineNumbers w:val="0"/>
              <w:spacing w:before="0" w:beforeAutospacing="0" w:after="0" w:afterAutospacing="0" w:line="560" w:lineRule="exact"/>
              <w:ind w:left="0" w:right="0" w:firstLine="640"/>
              <w:jc w:val="both"/>
              <w:rPr>
                <w:del w:id="1507" w:author="信仰" w:date="2026-10-15T22:14:33Z"/>
                <w:rFonts w:hint="default" w:ascii="方正仿宋_GBK" w:hAnsi="等线" w:eastAsia="方正仿宋_GBK" w:cs="宋体"/>
                <w:color w:val="EE0000"/>
                <w:kern w:val="0"/>
                <w:sz w:val="22"/>
                <w:szCs w:val="22"/>
                <w:woUserID w:val="6"/>
              </w:rPr>
              <w:pPrChange w:id="1506" w:author="信仰" w:date="2026-10-15T22:14:37Z">
                <w:pPr>
                  <w:keepNext w:val="0"/>
                  <w:keepLines w:val="0"/>
                  <w:widowControl/>
                  <w:suppressLineNumbers w:val="0"/>
                  <w:spacing w:before="0" w:beforeAutospacing="0" w:after="0" w:afterAutospacing="0"/>
                  <w:ind w:left="0" w:right="0"/>
                  <w:jc w:val="left"/>
                </w:pPr>
              </w:pPrChange>
            </w:pPr>
            <w:del w:id="15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21.专业仓设置及审批控制</w:delText>
              </w:r>
            </w:del>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0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7EC335">
            <w:pPr>
              <w:keepNext w:val="0"/>
              <w:keepLines w:val="0"/>
              <w:widowControl/>
              <w:suppressLineNumbers w:val="0"/>
              <w:spacing w:before="0" w:beforeAutospacing="0" w:after="0" w:afterAutospacing="0" w:line="560" w:lineRule="exact"/>
              <w:ind w:left="0" w:right="0" w:firstLine="640"/>
              <w:jc w:val="both"/>
              <w:rPr>
                <w:del w:id="1511" w:author="信仰" w:date="2026-10-15T22:14:33Z"/>
                <w:rFonts w:hint="default" w:ascii="方正仿宋_GBK" w:hAnsi="等线" w:eastAsia="方正仿宋_GBK" w:cs="宋体"/>
                <w:color w:val="EE0000"/>
                <w:kern w:val="0"/>
                <w:sz w:val="22"/>
                <w:szCs w:val="22"/>
                <w:woUserID w:val="6"/>
              </w:rPr>
              <w:pPrChange w:id="1510" w:author="信仰" w:date="2026-10-15T22:14:37Z">
                <w:pPr>
                  <w:keepNext w:val="0"/>
                  <w:keepLines w:val="0"/>
                  <w:widowControl/>
                  <w:suppressLineNumbers w:val="0"/>
                  <w:spacing w:before="0" w:beforeAutospacing="0" w:after="0" w:afterAutospacing="0"/>
                  <w:ind w:left="0" w:right="0"/>
                  <w:jc w:val="left"/>
                </w:pPr>
              </w:pPrChange>
            </w:pPr>
            <w:del w:id="15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AF28A08">
            <w:pPr>
              <w:keepNext w:val="0"/>
              <w:keepLines w:val="0"/>
              <w:widowControl/>
              <w:suppressLineNumbers w:val="0"/>
              <w:spacing w:before="0" w:beforeAutospacing="0" w:after="0" w:afterAutospacing="0" w:line="560" w:lineRule="exact"/>
              <w:ind w:left="0" w:right="0" w:firstLine="640"/>
              <w:jc w:val="both"/>
              <w:rPr>
                <w:del w:id="1514" w:author="信仰" w:date="2026-10-15T22:14:33Z"/>
                <w:rFonts w:hint="default" w:ascii="方正仿宋_GBK" w:hAnsi="等线" w:eastAsia="方正仿宋_GBK" w:cs="宋体"/>
                <w:color w:val="EE0000"/>
                <w:kern w:val="0"/>
                <w:sz w:val="22"/>
                <w:szCs w:val="22"/>
                <w:woUserID w:val="6"/>
              </w:rPr>
              <w:pPrChange w:id="1513" w:author="信仰" w:date="2026-10-15T22:14:37Z">
                <w:pPr>
                  <w:keepNext w:val="0"/>
                  <w:keepLines w:val="0"/>
                  <w:widowControl/>
                  <w:suppressLineNumbers w:val="0"/>
                  <w:spacing w:before="0" w:beforeAutospacing="0" w:after="0" w:afterAutospacing="0"/>
                  <w:ind w:left="0" w:right="0"/>
                  <w:jc w:val="left"/>
                </w:pPr>
              </w:pPrChange>
            </w:pPr>
            <w:del w:id="15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22.物资入仓准确性控制</w:delText>
              </w:r>
            </w:del>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1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C05DA0">
            <w:pPr>
              <w:keepNext w:val="0"/>
              <w:keepLines w:val="0"/>
              <w:widowControl/>
              <w:suppressLineNumbers w:val="0"/>
              <w:spacing w:before="0" w:beforeAutospacing="0" w:after="0" w:afterAutospacing="0" w:line="560" w:lineRule="exact"/>
              <w:ind w:left="0" w:right="0" w:firstLine="640"/>
              <w:jc w:val="both"/>
              <w:rPr>
                <w:del w:id="1518" w:author="信仰" w:date="2026-10-15T22:14:33Z"/>
                <w:rFonts w:hint="default" w:ascii="方正仿宋_GBK" w:hAnsi="等线" w:eastAsia="方正仿宋_GBK" w:cs="宋体"/>
                <w:color w:val="EE0000"/>
                <w:kern w:val="0"/>
                <w:sz w:val="22"/>
                <w:szCs w:val="22"/>
                <w:woUserID w:val="6"/>
              </w:rPr>
              <w:pPrChange w:id="1517" w:author="信仰" w:date="2026-10-15T22:14:37Z">
                <w:pPr>
                  <w:keepNext w:val="0"/>
                  <w:keepLines w:val="0"/>
                  <w:widowControl/>
                  <w:suppressLineNumbers w:val="0"/>
                  <w:spacing w:before="0" w:beforeAutospacing="0" w:after="0" w:afterAutospacing="0"/>
                  <w:ind w:left="0" w:right="0"/>
                  <w:jc w:val="left"/>
                </w:pPr>
              </w:pPrChange>
            </w:pPr>
            <w:del w:id="15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EC80948">
            <w:pPr>
              <w:keepNext w:val="0"/>
              <w:keepLines w:val="0"/>
              <w:widowControl/>
              <w:suppressLineNumbers w:val="0"/>
              <w:spacing w:before="0" w:beforeAutospacing="0" w:after="0" w:afterAutospacing="0" w:line="560" w:lineRule="exact"/>
              <w:ind w:left="0" w:right="0" w:firstLine="640"/>
              <w:jc w:val="both"/>
              <w:rPr>
                <w:del w:id="1521" w:author="信仰" w:date="2026-10-15T22:14:33Z"/>
                <w:rFonts w:hint="default" w:ascii="方正仿宋_GBK" w:hAnsi="等线" w:eastAsia="方正仿宋_GBK" w:cs="宋体"/>
                <w:color w:val="EE0000"/>
                <w:kern w:val="0"/>
                <w:sz w:val="22"/>
                <w:szCs w:val="22"/>
                <w:woUserID w:val="6"/>
              </w:rPr>
              <w:pPrChange w:id="1520" w:author="信仰" w:date="2026-10-15T22:14:37Z">
                <w:pPr>
                  <w:keepNext w:val="0"/>
                  <w:keepLines w:val="0"/>
                  <w:widowControl/>
                  <w:suppressLineNumbers w:val="0"/>
                  <w:spacing w:before="0" w:beforeAutospacing="0" w:after="0" w:afterAutospacing="0"/>
                  <w:ind w:left="0" w:right="0"/>
                  <w:jc w:val="left"/>
                </w:pPr>
              </w:pPrChange>
            </w:pPr>
            <w:del w:id="15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23.物资出仓准确性控制</w:delText>
              </w:r>
            </w:del>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52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EA7DDD">
            <w:pPr>
              <w:keepNext w:val="0"/>
              <w:keepLines w:val="0"/>
              <w:widowControl/>
              <w:suppressLineNumbers w:val="0"/>
              <w:spacing w:before="0" w:beforeAutospacing="0" w:after="0" w:afterAutospacing="0" w:line="560" w:lineRule="exact"/>
              <w:ind w:left="0" w:right="0" w:firstLine="640"/>
              <w:jc w:val="both"/>
              <w:rPr>
                <w:del w:id="1525" w:author="信仰" w:date="2026-10-15T22:14:33Z"/>
                <w:rFonts w:hint="default" w:ascii="方正仿宋_GBK" w:hAnsi="等线" w:eastAsia="方正仿宋_GBK" w:cs="宋体"/>
                <w:color w:val="EE0000"/>
                <w:kern w:val="0"/>
                <w:sz w:val="22"/>
                <w:szCs w:val="22"/>
                <w:woUserID w:val="6"/>
              </w:rPr>
              <w:pPrChange w:id="1524" w:author="信仰" w:date="2026-10-15T22:14:37Z">
                <w:pPr>
                  <w:keepNext w:val="0"/>
                  <w:keepLines w:val="0"/>
                  <w:widowControl/>
                  <w:suppressLineNumbers w:val="0"/>
                  <w:spacing w:before="0" w:beforeAutospacing="0" w:after="0" w:afterAutospacing="0"/>
                  <w:ind w:left="0" w:right="0"/>
                  <w:jc w:val="left"/>
                </w:pPr>
              </w:pPrChange>
            </w:pPr>
            <w:del w:id="15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5EB6904">
            <w:pPr>
              <w:keepNext w:val="0"/>
              <w:keepLines w:val="0"/>
              <w:widowControl/>
              <w:suppressLineNumbers w:val="0"/>
              <w:spacing w:before="0" w:beforeAutospacing="0" w:after="0" w:afterAutospacing="0" w:line="560" w:lineRule="exact"/>
              <w:ind w:left="0" w:right="0" w:firstLine="640"/>
              <w:jc w:val="both"/>
              <w:rPr>
                <w:del w:id="1528" w:author="信仰" w:date="2026-10-15T22:14:33Z"/>
                <w:rFonts w:hint="default" w:ascii="方正仿宋_GBK" w:hAnsi="等线" w:eastAsia="方正仿宋_GBK" w:cs="宋体"/>
                <w:color w:val="EE0000"/>
                <w:kern w:val="0"/>
                <w:sz w:val="22"/>
                <w:szCs w:val="22"/>
                <w:woUserID w:val="6"/>
              </w:rPr>
              <w:pPrChange w:id="1527" w:author="信仰" w:date="2026-10-15T22:14:37Z">
                <w:pPr>
                  <w:keepNext w:val="0"/>
                  <w:keepLines w:val="0"/>
                  <w:widowControl/>
                  <w:suppressLineNumbers w:val="0"/>
                  <w:spacing w:before="0" w:beforeAutospacing="0" w:after="0" w:afterAutospacing="0"/>
                  <w:ind w:left="0" w:right="0"/>
                  <w:jc w:val="left"/>
                </w:pPr>
              </w:pPrChange>
            </w:pPr>
            <w:del w:id="15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24.物资盘点准确性控制</w:delText>
              </w:r>
            </w:del>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3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222D36">
            <w:pPr>
              <w:keepNext w:val="0"/>
              <w:keepLines w:val="0"/>
              <w:widowControl/>
              <w:suppressLineNumbers w:val="0"/>
              <w:spacing w:before="0" w:beforeAutospacing="0" w:after="0" w:afterAutospacing="0" w:line="560" w:lineRule="exact"/>
              <w:ind w:left="0" w:right="0" w:firstLine="640"/>
              <w:jc w:val="both"/>
              <w:rPr>
                <w:del w:id="1532" w:author="信仰" w:date="2026-10-15T22:14:33Z"/>
                <w:rFonts w:hint="default" w:ascii="方正仿宋_GBK" w:hAnsi="等线" w:eastAsia="方正仿宋_GBK" w:cs="宋体"/>
                <w:color w:val="EE0000"/>
                <w:kern w:val="0"/>
                <w:sz w:val="22"/>
                <w:szCs w:val="22"/>
                <w:woUserID w:val="6"/>
              </w:rPr>
              <w:pPrChange w:id="1531" w:author="信仰" w:date="2026-10-15T22:14:37Z">
                <w:pPr>
                  <w:keepNext w:val="0"/>
                  <w:keepLines w:val="0"/>
                  <w:widowControl/>
                  <w:suppressLineNumbers w:val="0"/>
                  <w:spacing w:before="0" w:beforeAutospacing="0" w:after="0" w:afterAutospacing="0"/>
                  <w:ind w:left="0" w:right="0"/>
                  <w:jc w:val="left"/>
                </w:pPr>
              </w:pPrChange>
            </w:pPr>
            <w:del w:id="15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4138C2CF">
            <w:pPr>
              <w:keepNext w:val="0"/>
              <w:keepLines w:val="0"/>
              <w:widowControl/>
              <w:suppressLineNumbers w:val="0"/>
              <w:spacing w:before="0" w:beforeAutospacing="0" w:after="0" w:afterAutospacing="0" w:line="560" w:lineRule="exact"/>
              <w:ind w:left="0" w:right="0" w:firstLine="640"/>
              <w:jc w:val="both"/>
              <w:rPr>
                <w:del w:id="1535" w:author="信仰" w:date="2026-10-15T22:14:33Z"/>
                <w:rFonts w:hint="default" w:ascii="方正仿宋_GBK" w:hAnsi="等线" w:eastAsia="方正仿宋_GBK" w:cs="宋体"/>
                <w:color w:val="EE0000"/>
                <w:kern w:val="0"/>
                <w:sz w:val="22"/>
                <w:szCs w:val="22"/>
                <w:woUserID w:val="6"/>
              </w:rPr>
              <w:pPrChange w:id="1534" w:author="信仰" w:date="2026-10-15T22:14:37Z">
                <w:pPr>
                  <w:keepNext w:val="0"/>
                  <w:keepLines w:val="0"/>
                  <w:widowControl/>
                  <w:suppressLineNumbers w:val="0"/>
                  <w:spacing w:before="0" w:beforeAutospacing="0" w:after="0" w:afterAutospacing="0"/>
                  <w:ind w:left="0" w:right="0"/>
                  <w:jc w:val="left"/>
                </w:pPr>
              </w:pPrChange>
            </w:pPr>
            <w:del w:id="15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25.利库及时性控制</w:delText>
              </w:r>
            </w:del>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3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159A9C">
            <w:pPr>
              <w:keepNext w:val="0"/>
              <w:keepLines w:val="0"/>
              <w:widowControl/>
              <w:suppressLineNumbers w:val="0"/>
              <w:spacing w:before="0" w:beforeAutospacing="0" w:after="0" w:afterAutospacing="0" w:line="560" w:lineRule="exact"/>
              <w:ind w:left="0" w:right="0" w:firstLine="640"/>
              <w:jc w:val="both"/>
              <w:rPr>
                <w:del w:id="1539" w:author="信仰" w:date="2026-10-15T22:14:33Z"/>
                <w:rFonts w:hint="default" w:ascii="方正仿宋_GBK" w:hAnsi="等线" w:eastAsia="方正仿宋_GBK" w:cs="宋体"/>
                <w:color w:val="EE0000"/>
                <w:kern w:val="0"/>
                <w:sz w:val="22"/>
                <w:szCs w:val="22"/>
                <w:woUserID w:val="6"/>
              </w:rPr>
              <w:pPrChange w:id="1538" w:author="信仰" w:date="2026-10-15T22:14:37Z">
                <w:pPr>
                  <w:keepNext w:val="0"/>
                  <w:keepLines w:val="0"/>
                  <w:widowControl/>
                  <w:suppressLineNumbers w:val="0"/>
                  <w:spacing w:before="0" w:beforeAutospacing="0" w:after="0" w:afterAutospacing="0"/>
                  <w:ind w:left="0" w:right="0"/>
                  <w:jc w:val="left"/>
                </w:pPr>
              </w:pPrChange>
            </w:pPr>
            <w:del w:id="15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53F82D9F">
            <w:pPr>
              <w:keepNext w:val="0"/>
              <w:keepLines w:val="0"/>
              <w:widowControl/>
              <w:suppressLineNumbers w:val="0"/>
              <w:spacing w:before="0" w:beforeAutospacing="0" w:after="0" w:afterAutospacing="0" w:line="560" w:lineRule="exact"/>
              <w:ind w:left="0" w:right="0" w:firstLine="640"/>
              <w:jc w:val="both"/>
              <w:rPr>
                <w:del w:id="1542" w:author="信仰" w:date="2026-10-15T22:14:33Z"/>
                <w:rFonts w:hint="default" w:ascii="方正仿宋_GBK" w:hAnsi="等线" w:eastAsia="方正仿宋_GBK" w:cs="宋体"/>
                <w:color w:val="EE0000"/>
                <w:kern w:val="0"/>
                <w:sz w:val="22"/>
                <w:szCs w:val="22"/>
                <w:woUserID w:val="6"/>
              </w:rPr>
              <w:pPrChange w:id="1541" w:author="信仰" w:date="2026-10-15T22:14:37Z">
                <w:pPr>
                  <w:keepNext w:val="0"/>
                  <w:keepLines w:val="0"/>
                  <w:widowControl/>
                  <w:suppressLineNumbers w:val="0"/>
                  <w:spacing w:before="0" w:beforeAutospacing="0" w:after="0" w:afterAutospacing="0"/>
                  <w:ind w:left="0" w:right="0"/>
                  <w:jc w:val="left"/>
                </w:pPr>
              </w:pPrChange>
            </w:pPr>
            <w:del w:id="15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26.拆旧物资退役控制</w:delText>
              </w:r>
            </w:del>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4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2624F9">
            <w:pPr>
              <w:keepNext w:val="0"/>
              <w:keepLines w:val="0"/>
              <w:widowControl/>
              <w:suppressLineNumbers w:val="0"/>
              <w:spacing w:before="0" w:beforeAutospacing="0" w:after="0" w:afterAutospacing="0" w:line="560" w:lineRule="exact"/>
              <w:ind w:left="0" w:right="0" w:firstLine="640"/>
              <w:jc w:val="both"/>
              <w:rPr>
                <w:del w:id="1546" w:author="信仰" w:date="2026-10-15T22:14:33Z"/>
                <w:rFonts w:hint="default" w:ascii="方正仿宋_GBK" w:hAnsi="等线" w:eastAsia="方正仿宋_GBK" w:cs="宋体"/>
                <w:color w:val="EE0000"/>
                <w:kern w:val="0"/>
                <w:sz w:val="22"/>
                <w:szCs w:val="22"/>
                <w:woUserID w:val="6"/>
              </w:rPr>
              <w:pPrChange w:id="1545" w:author="信仰" w:date="2026-10-15T22:14:37Z">
                <w:pPr>
                  <w:keepNext w:val="0"/>
                  <w:keepLines w:val="0"/>
                  <w:widowControl/>
                  <w:suppressLineNumbers w:val="0"/>
                  <w:spacing w:before="0" w:beforeAutospacing="0" w:after="0" w:afterAutospacing="0"/>
                  <w:ind w:left="0" w:right="0"/>
                  <w:jc w:val="left"/>
                </w:pPr>
              </w:pPrChange>
            </w:pPr>
            <w:del w:id="15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747A0E9E">
            <w:pPr>
              <w:keepNext w:val="0"/>
              <w:keepLines w:val="0"/>
              <w:widowControl/>
              <w:suppressLineNumbers w:val="0"/>
              <w:spacing w:before="0" w:beforeAutospacing="0" w:after="0" w:afterAutospacing="0" w:line="560" w:lineRule="exact"/>
              <w:ind w:left="0" w:right="0" w:firstLine="640"/>
              <w:jc w:val="both"/>
              <w:rPr>
                <w:del w:id="1549" w:author="信仰" w:date="2026-10-15T22:14:33Z"/>
                <w:rFonts w:hint="default" w:ascii="方正仿宋_GBK" w:hAnsi="等线" w:eastAsia="方正仿宋_GBK" w:cs="宋体"/>
                <w:color w:val="EE0000"/>
                <w:kern w:val="0"/>
                <w:sz w:val="22"/>
                <w:szCs w:val="22"/>
                <w:woUserID w:val="6"/>
              </w:rPr>
              <w:pPrChange w:id="1548" w:author="信仰" w:date="2026-10-15T22:14:37Z">
                <w:pPr>
                  <w:keepNext w:val="0"/>
                  <w:keepLines w:val="0"/>
                  <w:widowControl/>
                  <w:suppressLineNumbers w:val="0"/>
                  <w:spacing w:before="0" w:beforeAutospacing="0" w:after="0" w:afterAutospacing="0"/>
                  <w:ind w:left="0" w:right="0"/>
                  <w:jc w:val="left"/>
                </w:pPr>
              </w:pPrChange>
            </w:pPr>
            <w:del w:id="15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27.销售回款及物资出库准确性控制</w:delText>
              </w:r>
            </w:del>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5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3D0B29">
            <w:pPr>
              <w:keepNext w:val="0"/>
              <w:keepLines w:val="0"/>
              <w:widowControl/>
              <w:suppressLineNumbers w:val="0"/>
              <w:spacing w:before="0" w:beforeAutospacing="0" w:after="0" w:afterAutospacing="0" w:line="560" w:lineRule="exact"/>
              <w:ind w:left="0" w:right="0" w:firstLine="640"/>
              <w:jc w:val="both"/>
              <w:rPr>
                <w:del w:id="1553" w:author="信仰" w:date="2026-10-15T22:14:33Z"/>
                <w:rFonts w:hint="default" w:ascii="方正仿宋_GBK" w:hAnsi="等线" w:eastAsia="方正仿宋_GBK" w:cs="宋体"/>
                <w:color w:val="EE0000"/>
                <w:kern w:val="0"/>
                <w:sz w:val="22"/>
                <w:szCs w:val="22"/>
                <w:woUserID w:val="6"/>
              </w:rPr>
              <w:pPrChange w:id="1552" w:author="信仰" w:date="2026-10-15T22:14:37Z">
                <w:pPr>
                  <w:keepNext w:val="0"/>
                  <w:keepLines w:val="0"/>
                  <w:widowControl/>
                  <w:suppressLineNumbers w:val="0"/>
                  <w:spacing w:before="0" w:beforeAutospacing="0" w:after="0" w:afterAutospacing="0"/>
                  <w:ind w:left="0" w:right="0"/>
                  <w:jc w:val="left"/>
                </w:pPr>
              </w:pPrChange>
            </w:pPr>
            <w:del w:id="15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3B105A06">
            <w:pPr>
              <w:keepNext w:val="0"/>
              <w:keepLines w:val="0"/>
              <w:widowControl/>
              <w:suppressLineNumbers w:val="0"/>
              <w:spacing w:before="0" w:beforeAutospacing="0" w:after="0" w:afterAutospacing="0" w:line="560" w:lineRule="exact"/>
              <w:ind w:left="0" w:right="0" w:firstLine="640"/>
              <w:jc w:val="both"/>
              <w:rPr>
                <w:del w:id="1556" w:author="信仰" w:date="2026-10-15T22:14:33Z"/>
                <w:rFonts w:hint="default" w:ascii="方正仿宋_GBK" w:hAnsi="等线" w:eastAsia="方正仿宋_GBK" w:cs="宋体"/>
                <w:color w:val="EE0000"/>
                <w:kern w:val="0"/>
                <w:sz w:val="22"/>
                <w:szCs w:val="22"/>
                <w:woUserID w:val="6"/>
              </w:rPr>
              <w:pPrChange w:id="1555" w:author="信仰" w:date="2026-10-15T22:14:37Z">
                <w:pPr>
                  <w:keepNext w:val="0"/>
                  <w:keepLines w:val="0"/>
                  <w:widowControl/>
                  <w:suppressLineNumbers w:val="0"/>
                  <w:spacing w:before="0" w:beforeAutospacing="0" w:after="0" w:afterAutospacing="0"/>
                  <w:ind w:left="0" w:right="0"/>
                  <w:jc w:val="left"/>
                </w:pPr>
              </w:pPrChange>
            </w:pPr>
            <w:del w:id="15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28.采购计划与项目需求匹配</w:delText>
              </w:r>
            </w:del>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55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F901E3">
            <w:pPr>
              <w:keepNext w:val="0"/>
              <w:keepLines w:val="0"/>
              <w:widowControl/>
              <w:suppressLineNumbers w:val="0"/>
              <w:spacing w:before="0" w:beforeAutospacing="0" w:after="0" w:afterAutospacing="0" w:line="560" w:lineRule="exact"/>
              <w:ind w:left="0" w:right="0" w:firstLine="640"/>
              <w:jc w:val="both"/>
              <w:rPr>
                <w:del w:id="1560" w:author="信仰" w:date="2026-10-15T22:14:33Z"/>
                <w:rFonts w:hint="default" w:ascii="方正仿宋_GBK" w:hAnsi="等线" w:eastAsia="方正仿宋_GBK" w:cs="宋体"/>
                <w:color w:val="EE0000"/>
                <w:kern w:val="0"/>
                <w:sz w:val="22"/>
                <w:szCs w:val="22"/>
                <w:woUserID w:val="6"/>
              </w:rPr>
              <w:pPrChange w:id="1559" w:author="信仰" w:date="2026-10-15T22:14:37Z">
                <w:pPr>
                  <w:keepNext w:val="0"/>
                  <w:keepLines w:val="0"/>
                  <w:widowControl/>
                  <w:suppressLineNumbers w:val="0"/>
                  <w:spacing w:before="0" w:beforeAutospacing="0" w:after="0" w:afterAutospacing="0"/>
                  <w:ind w:left="0" w:right="0"/>
                  <w:jc w:val="left"/>
                </w:pPr>
              </w:pPrChange>
            </w:pPr>
            <w:del w:id="15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6954885">
            <w:pPr>
              <w:keepNext w:val="0"/>
              <w:keepLines w:val="0"/>
              <w:widowControl/>
              <w:suppressLineNumbers w:val="0"/>
              <w:spacing w:before="0" w:beforeAutospacing="0" w:after="0" w:afterAutospacing="0" w:line="560" w:lineRule="exact"/>
              <w:ind w:left="0" w:right="0" w:firstLine="640"/>
              <w:jc w:val="both"/>
              <w:rPr>
                <w:del w:id="1563" w:author="信仰" w:date="2026-10-15T22:14:33Z"/>
                <w:rFonts w:hint="default" w:ascii="方正仿宋_GBK" w:hAnsi="等线" w:eastAsia="方正仿宋_GBK" w:cs="宋体"/>
                <w:color w:val="EE0000"/>
                <w:kern w:val="0"/>
                <w:sz w:val="22"/>
                <w:szCs w:val="22"/>
                <w:woUserID w:val="6"/>
              </w:rPr>
              <w:pPrChange w:id="1562" w:author="信仰" w:date="2026-10-15T22:14:37Z">
                <w:pPr>
                  <w:keepNext w:val="0"/>
                  <w:keepLines w:val="0"/>
                  <w:widowControl/>
                  <w:suppressLineNumbers w:val="0"/>
                  <w:spacing w:before="0" w:beforeAutospacing="0" w:after="0" w:afterAutospacing="0"/>
                  <w:ind w:left="0" w:right="0"/>
                  <w:jc w:val="left"/>
                </w:pPr>
              </w:pPrChange>
            </w:pPr>
            <w:del w:id="15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29.招标采购合规控制</w:delText>
              </w:r>
            </w:del>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6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8FF5CEB">
            <w:pPr>
              <w:keepNext w:val="0"/>
              <w:keepLines w:val="0"/>
              <w:widowControl/>
              <w:suppressLineNumbers w:val="0"/>
              <w:spacing w:before="0" w:beforeAutospacing="0" w:after="0" w:afterAutospacing="0" w:line="560" w:lineRule="exact"/>
              <w:ind w:left="0" w:right="0" w:firstLine="640"/>
              <w:jc w:val="both"/>
              <w:rPr>
                <w:del w:id="1567" w:author="信仰" w:date="2026-10-15T22:14:33Z"/>
                <w:rFonts w:hint="default" w:ascii="方正仿宋_GBK" w:hAnsi="等线" w:eastAsia="方正仿宋_GBK" w:cs="宋体"/>
                <w:color w:val="EE0000"/>
                <w:kern w:val="0"/>
                <w:sz w:val="22"/>
                <w:szCs w:val="22"/>
                <w:woUserID w:val="6"/>
              </w:rPr>
              <w:pPrChange w:id="1566" w:author="信仰" w:date="2026-10-15T22:14:37Z">
                <w:pPr>
                  <w:keepNext w:val="0"/>
                  <w:keepLines w:val="0"/>
                  <w:widowControl/>
                  <w:suppressLineNumbers w:val="0"/>
                  <w:spacing w:before="0" w:beforeAutospacing="0" w:after="0" w:afterAutospacing="0"/>
                  <w:ind w:left="0" w:right="0"/>
                  <w:jc w:val="left"/>
                </w:pPr>
              </w:pPrChange>
            </w:pPr>
            <w:del w:id="15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74711FF">
            <w:pPr>
              <w:keepNext w:val="0"/>
              <w:keepLines w:val="0"/>
              <w:widowControl/>
              <w:suppressLineNumbers w:val="0"/>
              <w:spacing w:before="0" w:beforeAutospacing="0" w:after="0" w:afterAutospacing="0" w:line="560" w:lineRule="exact"/>
              <w:ind w:left="0" w:right="0" w:firstLine="640"/>
              <w:jc w:val="both"/>
              <w:rPr>
                <w:del w:id="1570" w:author="信仰" w:date="2026-10-15T22:14:33Z"/>
                <w:rFonts w:hint="default" w:ascii="方正仿宋_GBK" w:hAnsi="等线" w:eastAsia="方正仿宋_GBK" w:cs="宋体"/>
                <w:color w:val="EE0000"/>
                <w:kern w:val="0"/>
                <w:sz w:val="22"/>
                <w:szCs w:val="22"/>
                <w:woUserID w:val="6"/>
              </w:rPr>
              <w:pPrChange w:id="1569" w:author="信仰" w:date="2026-10-15T22:14:37Z">
                <w:pPr>
                  <w:keepNext w:val="0"/>
                  <w:keepLines w:val="0"/>
                  <w:widowControl/>
                  <w:suppressLineNumbers w:val="0"/>
                  <w:spacing w:before="0" w:beforeAutospacing="0" w:after="0" w:afterAutospacing="0"/>
                  <w:ind w:left="0" w:right="0"/>
                  <w:jc w:val="left"/>
                </w:pPr>
              </w:pPrChange>
            </w:pPr>
            <w:del w:id="15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30.服务商履约风险控制</w:delText>
              </w:r>
            </w:del>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7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76D045">
            <w:pPr>
              <w:keepNext w:val="0"/>
              <w:keepLines w:val="0"/>
              <w:widowControl/>
              <w:suppressLineNumbers w:val="0"/>
              <w:spacing w:before="0" w:beforeAutospacing="0" w:after="0" w:afterAutospacing="0" w:line="560" w:lineRule="exact"/>
              <w:ind w:left="0" w:right="0" w:firstLine="640"/>
              <w:jc w:val="both"/>
              <w:rPr>
                <w:del w:id="1574" w:author="信仰" w:date="2026-10-15T22:14:33Z"/>
                <w:rFonts w:hint="default" w:ascii="方正仿宋_GBK" w:hAnsi="等线" w:eastAsia="方正仿宋_GBK" w:cs="宋体"/>
                <w:color w:val="EE0000"/>
                <w:kern w:val="0"/>
                <w:sz w:val="22"/>
                <w:szCs w:val="22"/>
                <w:woUserID w:val="6"/>
              </w:rPr>
              <w:pPrChange w:id="1573" w:author="信仰" w:date="2026-10-15T22:14:37Z">
                <w:pPr>
                  <w:keepNext w:val="0"/>
                  <w:keepLines w:val="0"/>
                  <w:widowControl/>
                  <w:suppressLineNumbers w:val="0"/>
                  <w:spacing w:before="0" w:beforeAutospacing="0" w:after="0" w:afterAutospacing="0"/>
                  <w:ind w:left="0" w:right="0"/>
                  <w:jc w:val="left"/>
                </w:pPr>
              </w:pPrChange>
            </w:pPr>
            <w:del w:id="15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669E3CC9">
            <w:pPr>
              <w:keepNext w:val="0"/>
              <w:keepLines w:val="0"/>
              <w:widowControl/>
              <w:suppressLineNumbers w:val="0"/>
              <w:spacing w:before="0" w:beforeAutospacing="0" w:after="0" w:afterAutospacing="0" w:line="560" w:lineRule="exact"/>
              <w:ind w:left="0" w:right="0" w:firstLine="640"/>
              <w:jc w:val="both"/>
              <w:rPr>
                <w:del w:id="1577" w:author="信仰" w:date="2026-10-15T22:14:33Z"/>
                <w:rFonts w:hint="default" w:ascii="方正仿宋_GBK" w:hAnsi="等线" w:eastAsia="方正仿宋_GBK" w:cs="宋体"/>
                <w:color w:val="EE0000"/>
                <w:kern w:val="0"/>
                <w:sz w:val="22"/>
                <w:szCs w:val="22"/>
                <w:woUserID w:val="6"/>
              </w:rPr>
              <w:pPrChange w:id="1576" w:author="信仰" w:date="2026-10-15T22:14:37Z">
                <w:pPr>
                  <w:keepNext w:val="0"/>
                  <w:keepLines w:val="0"/>
                  <w:widowControl/>
                  <w:suppressLineNumbers w:val="0"/>
                  <w:spacing w:before="0" w:beforeAutospacing="0" w:after="0" w:afterAutospacing="0"/>
                  <w:ind w:left="0" w:right="0"/>
                  <w:jc w:val="left"/>
                </w:pPr>
              </w:pPrChange>
            </w:pPr>
            <w:del w:id="15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31.合同关键条款控制</w:delText>
              </w:r>
            </w:del>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7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10583E">
            <w:pPr>
              <w:keepNext w:val="0"/>
              <w:keepLines w:val="0"/>
              <w:widowControl/>
              <w:suppressLineNumbers w:val="0"/>
              <w:spacing w:before="0" w:beforeAutospacing="0" w:after="0" w:afterAutospacing="0" w:line="560" w:lineRule="exact"/>
              <w:ind w:left="0" w:right="0" w:firstLine="640"/>
              <w:jc w:val="both"/>
              <w:rPr>
                <w:del w:id="1581" w:author="信仰" w:date="2026-10-15T22:14:33Z"/>
                <w:rFonts w:hint="default" w:ascii="方正仿宋_GBK" w:hAnsi="等线" w:eastAsia="方正仿宋_GBK" w:cs="宋体"/>
                <w:color w:val="EE0000"/>
                <w:kern w:val="0"/>
                <w:sz w:val="22"/>
                <w:szCs w:val="22"/>
                <w:woUserID w:val="6"/>
              </w:rPr>
              <w:pPrChange w:id="1580" w:author="信仰" w:date="2026-10-15T22:14:37Z">
                <w:pPr>
                  <w:keepNext w:val="0"/>
                  <w:keepLines w:val="0"/>
                  <w:widowControl/>
                  <w:suppressLineNumbers w:val="0"/>
                  <w:spacing w:before="0" w:beforeAutospacing="0" w:after="0" w:afterAutospacing="0"/>
                  <w:ind w:left="0" w:right="0"/>
                  <w:jc w:val="left"/>
                </w:pPr>
              </w:pPrChange>
            </w:pPr>
            <w:del w:id="15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1655D8BD">
            <w:pPr>
              <w:keepNext w:val="0"/>
              <w:keepLines w:val="0"/>
              <w:widowControl/>
              <w:suppressLineNumbers w:val="0"/>
              <w:spacing w:before="0" w:beforeAutospacing="0" w:after="0" w:afterAutospacing="0" w:line="560" w:lineRule="exact"/>
              <w:ind w:left="0" w:right="0" w:firstLine="640"/>
              <w:jc w:val="both"/>
              <w:rPr>
                <w:del w:id="1584" w:author="信仰" w:date="2026-10-15T22:14:33Z"/>
                <w:rFonts w:hint="default" w:ascii="方正仿宋_GBK" w:hAnsi="等线" w:eastAsia="方正仿宋_GBK" w:cs="宋体"/>
                <w:color w:val="EE0000"/>
                <w:kern w:val="0"/>
                <w:sz w:val="22"/>
                <w:szCs w:val="22"/>
                <w:woUserID w:val="6"/>
              </w:rPr>
              <w:pPrChange w:id="1583" w:author="信仰" w:date="2026-10-15T22:14:37Z">
                <w:pPr>
                  <w:keepNext w:val="0"/>
                  <w:keepLines w:val="0"/>
                  <w:widowControl/>
                  <w:suppressLineNumbers w:val="0"/>
                  <w:spacing w:before="0" w:beforeAutospacing="0" w:after="0" w:afterAutospacing="0"/>
                  <w:ind w:left="0" w:right="0"/>
                  <w:jc w:val="left"/>
                </w:pPr>
              </w:pPrChange>
            </w:pPr>
            <w:del w:id="15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32.合同变更合理性控制</w:delText>
              </w:r>
            </w:del>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58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AF120B">
            <w:pPr>
              <w:keepNext w:val="0"/>
              <w:keepLines w:val="0"/>
              <w:widowControl/>
              <w:suppressLineNumbers w:val="0"/>
              <w:spacing w:before="0" w:beforeAutospacing="0" w:after="0" w:afterAutospacing="0" w:line="560" w:lineRule="exact"/>
              <w:ind w:left="0" w:right="0" w:firstLine="640"/>
              <w:jc w:val="both"/>
              <w:rPr>
                <w:del w:id="1588" w:author="信仰" w:date="2026-10-15T22:14:33Z"/>
                <w:rFonts w:hint="default" w:ascii="方正仿宋_GBK" w:hAnsi="等线" w:eastAsia="方正仿宋_GBK" w:cs="宋体"/>
                <w:color w:val="EE0000"/>
                <w:kern w:val="0"/>
                <w:sz w:val="22"/>
                <w:szCs w:val="22"/>
                <w:woUserID w:val="6"/>
              </w:rPr>
              <w:pPrChange w:id="1587" w:author="信仰" w:date="2026-10-15T22:14:37Z">
                <w:pPr>
                  <w:keepNext w:val="0"/>
                  <w:keepLines w:val="0"/>
                  <w:widowControl/>
                  <w:suppressLineNumbers w:val="0"/>
                  <w:spacing w:before="0" w:beforeAutospacing="0" w:after="0" w:afterAutospacing="0"/>
                  <w:ind w:left="0" w:right="0"/>
                  <w:jc w:val="left"/>
                </w:pPr>
              </w:pPrChange>
            </w:pPr>
            <w:del w:id="15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24AA855A">
            <w:pPr>
              <w:keepNext w:val="0"/>
              <w:keepLines w:val="0"/>
              <w:widowControl/>
              <w:suppressLineNumbers w:val="0"/>
              <w:spacing w:before="0" w:beforeAutospacing="0" w:after="0" w:afterAutospacing="0" w:line="560" w:lineRule="exact"/>
              <w:ind w:left="0" w:right="0" w:firstLine="640"/>
              <w:jc w:val="both"/>
              <w:rPr>
                <w:del w:id="1591" w:author="信仰" w:date="2026-10-15T22:14:33Z"/>
                <w:rFonts w:hint="default" w:ascii="方正仿宋_GBK" w:hAnsi="等线" w:eastAsia="方正仿宋_GBK" w:cs="宋体"/>
                <w:color w:val="EE0000"/>
                <w:kern w:val="0"/>
                <w:sz w:val="22"/>
                <w:szCs w:val="22"/>
                <w:woUserID w:val="6"/>
              </w:rPr>
              <w:pPrChange w:id="1590" w:author="信仰" w:date="2026-10-15T22:14:37Z">
                <w:pPr>
                  <w:keepNext w:val="0"/>
                  <w:keepLines w:val="0"/>
                  <w:widowControl/>
                  <w:suppressLineNumbers w:val="0"/>
                  <w:spacing w:before="0" w:beforeAutospacing="0" w:after="0" w:afterAutospacing="0"/>
                  <w:ind w:left="0" w:right="0"/>
                  <w:jc w:val="left"/>
                </w:pPr>
              </w:pPrChange>
            </w:pPr>
            <w:del w:id="15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33.服务结算真实性与进度准确性控制</w:delText>
              </w:r>
            </w:del>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59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306A69">
            <w:pPr>
              <w:keepNext w:val="0"/>
              <w:keepLines w:val="0"/>
              <w:widowControl/>
              <w:suppressLineNumbers w:val="0"/>
              <w:spacing w:before="0" w:beforeAutospacing="0" w:after="0" w:afterAutospacing="0" w:line="560" w:lineRule="exact"/>
              <w:ind w:left="0" w:right="0" w:firstLine="640"/>
              <w:jc w:val="both"/>
              <w:rPr>
                <w:del w:id="1595" w:author="信仰" w:date="2026-10-15T22:14:33Z"/>
                <w:rFonts w:hint="default" w:ascii="方正仿宋_GBK" w:hAnsi="等线" w:eastAsia="方正仿宋_GBK" w:cs="宋体"/>
                <w:color w:val="EE0000"/>
                <w:kern w:val="0"/>
                <w:sz w:val="22"/>
                <w:szCs w:val="22"/>
                <w:woUserID w:val="6"/>
              </w:rPr>
              <w:pPrChange w:id="1594" w:author="信仰" w:date="2026-10-15T22:14:37Z">
                <w:pPr>
                  <w:keepNext w:val="0"/>
                  <w:keepLines w:val="0"/>
                  <w:widowControl/>
                  <w:suppressLineNumbers w:val="0"/>
                  <w:spacing w:before="0" w:beforeAutospacing="0" w:after="0" w:afterAutospacing="0"/>
                  <w:ind w:left="0" w:right="0"/>
                  <w:jc w:val="left"/>
                </w:pPr>
              </w:pPrChange>
            </w:pPr>
            <w:del w:id="15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物资（服务）采购与实施</w:delText>
              </w:r>
            </w:del>
          </w:p>
        </w:tc>
        <w:tc>
          <w:tcPr>
            <w:tcW w:w="3271" w:type="pct"/>
            <w:tcBorders>
              <w:top w:val="nil"/>
              <w:left w:val="nil"/>
              <w:bottom w:val="single" w:color="auto" w:sz="4" w:space="0"/>
              <w:right w:val="single" w:color="auto" w:sz="4" w:space="0"/>
            </w:tcBorders>
            <w:shd w:val="clear" w:color="auto" w:fill="FFFFFF"/>
            <w:noWrap/>
            <w:vAlign w:val="center"/>
          </w:tcPr>
          <w:p w14:paraId="0D1339BC">
            <w:pPr>
              <w:keepNext w:val="0"/>
              <w:keepLines w:val="0"/>
              <w:widowControl/>
              <w:suppressLineNumbers w:val="0"/>
              <w:spacing w:before="0" w:beforeAutospacing="0" w:after="0" w:afterAutospacing="0" w:line="560" w:lineRule="exact"/>
              <w:ind w:left="0" w:right="0" w:firstLine="640"/>
              <w:jc w:val="both"/>
              <w:rPr>
                <w:del w:id="1598" w:author="信仰" w:date="2026-10-15T22:14:33Z"/>
                <w:rFonts w:hint="default" w:ascii="方正仿宋_GBK" w:hAnsi="等线" w:eastAsia="方正仿宋_GBK" w:cs="宋体"/>
                <w:color w:val="EE0000"/>
                <w:kern w:val="0"/>
                <w:sz w:val="22"/>
                <w:szCs w:val="22"/>
                <w:woUserID w:val="6"/>
              </w:rPr>
              <w:pPrChange w:id="1597" w:author="信仰" w:date="2026-10-15T22:14:37Z">
                <w:pPr>
                  <w:keepNext w:val="0"/>
                  <w:keepLines w:val="0"/>
                  <w:widowControl/>
                  <w:suppressLineNumbers w:val="0"/>
                  <w:spacing w:before="0" w:beforeAutospacing="0" w:after="0" w:afterAutospacing="0"/>
                  <w:ind w:left="0" w:right="0"/>
                  <w:jc w:val="left"/>
                </w:pPr>
              </w:pPrChange>
            </w:pPr>
            <w:del w:id="15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34.应付清理及时性控制</w:delText>
              </w:r>
            </w:del>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0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8D473">
            <w:pPr>
              <w:keepNext w:val="0"/>
              <w:keepLines w:val="0"/>
              <w:widowControl/>
              <w:suppressLineNumbers w:val="0"/>
              <w:spacing w:before="0" w:beforeAutospacing="0" w:after="0" w:afterAutospacing="0" w:line="560" w:lineRule="exact"/>
              <w:ind w:left="0" w:right="0" w:firstLine="640"/>
              <w:jc w:val="both"/>
              <w:rPr>
                <w:del w:id="1602" w:author="信仰" w:date="2026-10-15T22:14:33Z"/>
                <w:rFonts w:hint="default" w:ascii="方正仿宋_GBK" w:hAnsi="等线" w:eastAsia="方正仿宋_GBK" w:cs="宋体"/>
                <w:color w:val="EE0000"/>
                <w:kern w:val="0"/>
                <w:sz w:val="22"/>
                <w:szCs w:val="22"/>
                <w:woUserID w:val="6"/>
              </w:rPr>
              <w:pPrChange w:id="1601" w:author="信仰" w:date="2026-10-15T22:14:37Z">
                <w:pPr>
                  <w:keepNext w:val="0"/>
                  <w:keepLines w:val="0"/>
                  <w:widowControl/>
                  <w:suppressLineNumbers w:val="0"/>
                  <w:spacing w:before="0" w:beforeAutospacing="0" w:after="0" w:afterAutospacing="0"/>
                  <w:ind w:left="0" w:right="0"/>
                  <w:jc w:val="left"/>
                </w:pPr>
              </w:pPrChange>
            </w:pPr>
            <w:del w:id="16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CC462D0">
            <w:pPr>
              <w:keepNext w:val="0"/>
              <w:keepLines w:val="0"/>
              <w:widowControl/>
              <w:suppressLineNumbers w:val="0"/>
              <w:spacing w:before="0" w:beforeAutospacing="0" w:after="0" w:afterAutospacing="0" w:line="560" w:lineRule="exact"/>
              <w:ind w:left="0" w:right="0" w:firstLine="640"/>
              <w:jc w:val="both"/>
              <w:rPr>
                <w:del w:id="1605" w:author="信仰" w:date="2026-10-15T22:14:33Z"/>
                <w:rFonts w:hint="default" w:ascii="方正仿宋_GBK" w:hAnsi="等线" w:eastAsia="方正仿宋_GBK" w:cs="宋体"/>
                <w:color w:val="EE0000"/>
                <w:kern w:val="0"/>
                <w:sz w:val="22"/>
                <w:szCs w:val="22"/>
                <w:woUserID w:val="6"/>
              </w:rPr>
              <w:pPrChange w:id="1604" w:author="信仰" w:date="2026-10-15T22:14:37Z">
                <w:pPr>
                  <w:keepNext w:val="0"/>
                  <w:keepLines w:val="0"/>
                  <w:widowControl/>
                  <w:suppressLineNumbers w:val="0"/>
                  <w:spacing w:before="0" w:beforeAutospacing="0" w:after="0" w:afterAutospacing="0"/>
                  <w:ind w:left="0" w:right="0"/>
                  <w:jc w:val="left"/>
                </w:pPr>
              </w:pPrChange>
            </w:pPr>
            <w:del w:id="16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1.储备立项的程序控制</w:delText>
              </w:r>
            </w:del>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0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D3C7F9">
            <w:pPr>
              <w:keepNext w:val="0"/>
              <w:keepLines w:val="0"/>
              <w:widowControl/>
              <w:suppressLineNumbers w:val="0"/>
              <w:spacing w:before="0" w:beforeAutospacing="0" w:after="0" w:afterAutospacing="0" w:line="560" w:lineRule="exact"/>
              <w:ind w:left="0" w:right="0" w:firstLine="640"/>
              <w:jc w:val="both"/>
              <w:rPr>
                <w:del w:id="1609" w:author="信仰" w:date="2026-10-15T22:14:33Z"/>
                <w:rFonts w:hint="default" w:ascii="方正仿宋_GBK" w:hAnsi="等线" w:eastAsia="方正仿宋_GBK" w:cs="宋体"/>
                <w:color w:val="EE0000"/>
                <w:kern w:val="0"/>
                <w:sz w:val="22"/>
                <w:szCs w:val="22"/>
                <w:woUserID w:val="6"/>
              </w:rPr>
              <w:pPrChange w:id="1608" w:author="信仰" w:date="2026-10-15T22:14:37Z">
                <w:pPr>
                  <w:keepNext w:val="0"/>
                  <w:keepLines w:val="0"/>
                  <w:widowControl/>
                  <w:suppressLineNumbers w:val="0"/>
                  <w:spacing w:before="0" w:beforeAutospacing="0" w:after="0" w:afterAutospacing="0"/>
                  <w:ind w:left="0" w:right="0"/>
                  <w:jc w:val="left"/>
                </w:pPr>
              </w:pPrChange>
            </w:pPr>
            <w:del w:id="16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A9B90E9">
            <w:pPr>
              <w:keepNext w:val="0"/>
              <w:keepLines w:val="0"/>
              <w:widowControl/>
              <w:suppressLineNumbers w:val="0"/>
              <w:spacing w:before="0" w:beforeAutospacing="0" w:after="0" w:afterAutospacing="0" w:line="560" w:lineRule="exact"/>
              <w:ind w:left="0" w:right="0" w:firstLine="640"/>
              <w:jc w:val="both"/>
              <w:rPr>
                <w:del w:id="1612" w:author="信仰" w:date="2026-10-15T22:14:33Z"/>
                <w:rFonts w:hint="default" w:ascii="方正仿宋_GBK" w:hAnsi="等线" w:eastAsia="方正仿宋_GBK" w:cs="宋体"/>
                <w:color w:val="EE0000"/>
                <w:kern w:val="0"/>
                <w:sz w:val="22"/>
                <w:szCs w:val="22"/>
                <w:woUserID w:val="6"/>
              </w:rPr>
              <w:pPrChange w:id="1611" w:author="信仰" w:date="2026-10-15T22:14:37Z">
                <w:pPr>
                  <w:keepNext w:val="0"/>
                  <w:keepLines w:val="0"/>
                  <w:widowControl/>
                  <w:suppressLineNumbers w:val="0"/>
                  <w:spacing w:before="0" w:beforeAutospacing="0" w:after="0" w:afterAutospacing="0"/>
                  <w:ind w:left="0" w:right="0"/>
                  <w:jc w:val="left"/>
                </w:pPr>
              </w:pPrChange>
            </w:pPr>
            <w:del w:id="16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2.计划预算安排合规性</w:delText>
              </w:r>
            </w:del>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1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4EEAF1">
            <w:pPr>
              <w:keepNext w:val="0"/>
              <w:keepLines w:val="0"/>
              <w:widowControl/>
              <w:suppressLineNumbers w:val="0"/>
              <w:spacing w:before="0" w:beforeAutospacing="0" w:after="0" w:afterAutospacing="0" w:line="560" w:lineRule="exact"/>
              <w:ind w:left="0" w:right="0" w:firstLine="640"/>
              <w:jc w:val="both"/>
              <w:rPr>
                <w:del w:id="1616" w:author="信仰" w:date="2026-10-15T22:14:33Z"/>
                <w:rFonts w:hint="default" w:ascii="方正仿宋_GBK" w:hAnsi="等线" w:eastAsia="方正仿宋_GBK" w:cs="宋体"/>
                <w:color w:val="EE0000"/>
                <w:kern w:val="0"/>
                <w:sz w:val="22"/>
                <w:szCs w:val="22"/>
                <w:woUserID w:val="6"/>
              </w:rPr>
              <w:pPrChange w:id="1615" w:author="信仰" w:date="2026-10-15T22:14:37Z">
                <w:pPr>
                  <w:keepNext w:val="0"/>
                  <w:keepLines w:val="0"/>
                  <w:widowControl/>
                  <w:suppressLineNumbers w:val="0"/>
                  <w:spacing w:before="0" w:beforeAutospacing="0" w:after="0" w:afterAutospacing="0"/>
                  <w:ind w:left="0" w:right="0"/>
                  <w:jc w:val="left"/>
                </w:pPr>
              </w:pPrChange>
            </w:pPr>
            <w:del w:id="16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2C0DB828">
            <w:pPr>
              <w:keepNext w:val="0"/>
              <w:keepLines w:val="0"/>
              <w:widowControl/>
              <w:suppressLineNumbers w:val="0"/>
              <w:spacing w:before="0" w:beforeAutospacing="0" w:after="0" w:afterAutospacing="0" w:line="560" w:lineRule="exact"/>
              <w:ind w:left="0" w:right="0" w:firstLine="640"/>
              <w:jc w:val="both"/>
              <w:rPr>
                <w:del w:id="1619" w:author="信仰" w:date="2026-10-15T22:14:33Z"/>
                <w:rFonts w:hint="default" w:ascii="方正仿宋_GBK" w:hAnsi="等线" w:eastAsia="方正仿宋_GBK" w:cs="宋体"/>
                <w:color w:val="EE0000"/>
                <w:kern w:val="0"/>
                <w:sz w:val="22"/>
                <w:szCs w:val="22"/>
                <w:woUserID w:val="6"/>
              </w:rPr>
              <w:pPrChange w:id="1618" w:author="信仰" w:date="2026-10-15T22:14:37Z">
                <w:pPr>
                  <w:keepNext w:val="0"/>
                  <w:keepLines w:val="0"/>
                  <w:widowControl/>
                  <w:suppressLineNumbers w:val="0"/>
                  <w:spacing w:before="0" w:beforeAutospacing="0" w:after="0" w:afterAutospacing="0"/>
                  <w:ind w:left="0" w:right="0"/>
                  <w:jc w:val="left"/>
                </w:pPr>
              </w:pPrChange>
            </w:pPr>
            <w:del w:id="16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3.入账成本准确性</w:delText>
              </w:r>
            </w:del>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62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E697095">
            <w:pPr>
              <w:keepNext w:val="0"/>
              <w:keepLines w:val="0"/>
              <w:widowControl/>
              <w:suppressLineNumbers w:val="0"/>
              <w:spacing w:before="0" w:beforeAutospacing="0" w:after="0" w:afterAutospacing="0" w:line="560" w:lineRule="exact"/>
              <w:ind w:left="0" w:right="0" w:firstLine="640"/>
              <w:jc w:val="both"/>
              <w:rPr>
                <w:del w:id="1623" w:author="信仰" w:date="2026-10-15T22:14:33Z"/>
                <w:rFonts w:hint="default" w:ascii="方正仿宋_GBK" w:hAnsi="等线" w:eastAsia="方正仿宋_GBK" w:cs="宋体"/>
                <w:color w:val="EE0000"/>
                <w:kern w:val="0"/>
                <w:sz w:val="22"/>
                <w:szCs w:val="22"/>
                <w:woUserID w:val="6"/>
              </w:rPr>
              <w:pPrChange w:id="1622" w:author="信仰" w:date="2026-10-15T22:14:37Z">
                <w:pPr>
                  <w:keepNext w:val="0"/>
                  <w:keepLines w:val="0"/>
                  <w:widowControl/>
                  <w:suppressLineNumbers w:val="0"/>
                  <w:spacing w:before="0" w:beforeAutospacing="0" w:after="0" w:afterAutospacing="0"/>
                  <w:ind w:left="0" w:right="0"/>
                  <w:jc w:val="left"/>
                </w:pPr>
              </w:pPrChange>
            </w:pPr>
            <w:del w:id="16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14C8F3AB">
            <w:pPr>
              <w:keepNext w:val="0"/>
              <w:keepLines w:val="0"/>
              <w:widowControl/>
              <w:suppressLineNumbers w:val="0"/>
              <w:spacing w:before="0" w:beforeAutospacing="0" w:after="0" w:afterAutospacing="0" w:line="560" w:lineRule="exact"/>
              <w:ind w:left="0" w:right="0" w:firstLine="640"/>
              <w:jc w:val="both"/>
              <w:rPr>
                <w:del w:id="1626" w:author="信仰" w:date="2026-10-15T22:14:33Z"/>
                <w:rFonts w:hint="default" w:ascii="方正仿宋_GBK" w:hAnsi="等线" w:eastAsia="方正仿宋_GBK" w:cs="宋体"/>
                <w:color w:val="EE0000"/>
                <w:kern w:val="0"/>
                <w:sz w:val="22"/>
                <w:szCs w:val="22"/>
                <w:woUserID w:val="6"/>
              </w:rPr>
              <w:pPrChange w:id="1625" w:author="信仰" w:date="2026-10-15T22:14:37Z">
                <w:pPr>
                  <w:keepNext w:val="0"/>
                  <w:keepLines w:val="0"/>
                  <w:widowControl/>
                  <w:suppressLineNumbers w:val="0"/>
                  <w:spacing w:before="0" w:beforeAutospacing="0" w:after="0" w:afterAutospacing="0"/>
                  <w:ind w:left="0" w:right="0"/>
                  <w:jc w:val="left"/>
                </w:pPr>
              </w:pPrChange>
            </w:pPr>
            <w:del w:id="16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4.专业分包比例合规性</w:delText>
              </w:r>
            </w:del>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2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D54B26">
            <w:pPr>
              <w:keepNext w:val="0"/>
              <w:keepLines w:val="0"/>
              <w:widowControl/>
              <w:suppressLineNumbers w:val="0"/>
              <w:spacing w:before="0" w:beforeAutospacing="0" w:after="0" w:afterAutospacing="0" w:line="560" w:lineRule="exact"/>
              <w:ind w:left="0" w:right="0" w:firstLine="640"/>
              <w:jc w:val="both"/>
              <w:rPr>
                <w:del w:id="1630" w:author="信仰" w:date="2026-10-15T22:14:33Z"/>
                <w:rFonts w:hint="default" w:ascii="方正仿宋_GBK" w:hAnsi="等线" w:eastAsia="方正仿宋_GBK" w:cs="宋体"/>
                <w:color w:val="EE0000"/>
                <w:kern w:val="0"/>
                <w:sz w:val="22"/>
                <w:szCs w:val="22"/>
                <w:woUserID w:val="6"/>
              </w:rPr>
              <w:pPrChange w:id="1629" w:author="信仰" w:date="2026-10-15T22:14:37Z">
                <w:pPr>
                  <w:keepNext w:val="0"/>
                  <w:keepLines w:val="0"/>
                  <w:widowControl/>
                  <w:suppressLineNumbers w:val="0"/>
                  <w:spacing w:before="0" w:beforeAutospacing="0" w:after="0" w:afterAutospacing="0"/>
                  <w:ind w:left="0" w:right="0"/>
                  <w:jc w:val="left"/>
                </w:pPr>
              </w:pPrChange>
            </w:pPr>
            <w:del w:id="16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2416593">
            <w:pPr>
              <w:keepNext w:val="0"/>
              <w:keepLines w:val="0"/>
              <w:widowControl/>
              <w:suppressLineNumbers w:val="0"/>
              <w:spacing w:before="0" w:beforeAutospacing="0" w:after="0" w:afterAutospacing="0" w:line="560" w:lineRule="exact"/>
              <w:ind w:left="0" w:right="0" w:firstLine="640"/>
              <w:jc w:val="both"/>
              <w:rPr>
                <w:del w:id="1633" w:author="信仰" w:date="2026-10-15T22:14:33Z"/>
                <w:rFonts w:hint="default" w:ascii="方正仿宋_GBK" w:hAnsi="等线" w:eastAsia="方正仿宋_GBK" w:cs="宋体"/>
                <w:color w:val="EE0000"/>
                <w:kern w:val="0"/>
                <w:sz w:val="22"/>
                <w:szCs w:val="22"/>
                <w:woUserID w:val="6"/>
              </w:rPr>
              <w:pPrChange w:id="1632" w:author="信仰" w:date="2026-10-15T22:14:37Z">
                <w:pPr>
                  <w:keepNext w:val="0"/>
                  <w:keepLines w:val="0"/>
                  <w:widowControl/>
                  <w:suppressLineNumbers w:val="0"/>
                  <w:spacing w:before="0" w:beforeAutospacing="0" w:after="0" w:afterAutospacing="0"/>
                  <w:ind w:left="0" w:right="0"/>
                  <w:jc w:val="left"/>
                </w:pPr>
              </w:pPrChange>
            </w:pPr>
            <w:del w:id="16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5.资产信息真实性</w:delText>
              </w:r>
            </w:del>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3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744468">
            <w:pPr>
              <w:keepNext w:val="0"/>
              <w:keepLines w:val="0"/>
              <w:widowControl/>
              <w:suppressLineNumbers w:val="0"/>
              <w:spacing w:before="0" w:beforeAutospacing="0" w:after="0" w:afterAutospacing="0" w:line="560" w:lineRule="exact"/>
              <w:ind w:left="0" w:right="0" w:firstLine="640"/>
              <w:jc w:val="both"/>
              <w:rPr>
                <w:del w:id="1637" w:author="信仰" w:date="2026-10-15T22:14:33Z"/>
                <w:rFonts w:hint="default" w:ascii="方正仿宋_GBK" w:hAnsi="等线" w:eastAsia="方正仿宋_GBK" w:cs="宋体"/>
                <w:color w:val="EE0000"/>
                <w:kern w:val="0"/>
                <w:sz w:val="22"/>
                <w:szCs w:val="22"/>
                <w:woUserID w:val="6"/>
              </w:rPr>
              <w:pPrChange w:id="1636" w:author="信仰" w:date="2026-10-15T22:14:37Z">
                <w:pPr>
                  <w:keepNext w:val="0"/>
                  <w:keepLines w:val="0"/>
                  <w:widowControl/>
                  <w:suppressLineNumbers w:val="0"/>
                  <w:spacing w:before="0" w:beforeAutospacing="0" w:after="0" w:afterAutospacing="0"/>
                  <w:ind w:left="0" w:right="0"/>
                  <w:jc w:val="left"/>
                </w:pPr>
              </w:pPrChange>
            </w:pPr>
            <w:del w:id="16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1BDE0C34">
            <w:pPr>
              <w:keepNext w:val="0"/>
              <w:keepLines w:val="0"/>
              <w:widowControl/>
              <w:suppressLineNumbers w:val="0"/>
              <w:spacing w:before="0" w:beforeAutospacing="0" w:after="0" w:afterAutospacing="0" w:line="560" w:lineRule="exact"/>
              <w:ind w:left="0" w:right="0" w:firstLine="640"/>
              <w:jc w:val="both"/>
              <w:rPr>
                <w:del w:id="1640" w:author="信仰" w:date="2026-10-15T22:14:33Z"/>
                <w:rFonts w:hint="default" w:ascii="方正仿宋_GBK" w:hAnsi="等线" w:eastAsia="方正仿宋_GBK" w:cs="宋体"/>
                <w:color w:val="EE0000"/>
                <w:kern w:val="0"/>
                <w:sz w:val="22"/>
                <w:szCs w:val="22"/>
                <w:woUserID w:val="6"/>
              </w:rPr>
              <w:pPrChange w:id="1639" w:author="信仰" w:date="2026-10-15T22:14:37Z">
                <w:pPr>
                  <w:keepNext w:val="0"/>
                  <w:keepLines w:val="0"/>
                  <w:widowControl/>
                  <w:suppressLineNumbers w:val="0"/>
                  <w:spacing w:before="0" w:beforeAutospacing="0" w:after="0" w:afterAutospacing="0"/>
                  <w:ind w:left="0" w:right="0"/>
                  <w:jc w:val="left"/>
                </w:pPr>
              </w:pPrChange>
            </w:pPr>
            <w:del w:id="16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6.项目验收质量</w:delText>
              </w:r>
            </w:del>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4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A9D6A2">
            <w:pPr>
              <w:keepNext w:val="0"/>
              <w:keepLines w:val="0"/>
              <w:widowControl/>
              <w:suppressLineNumbers w:val="0"/>
              <w:spacing w:before="0" w:beforeAutospacing="0" w:after="0" w:afterAutospacing="0" w:line="560" w:lineRule="exact"/>
              <w:ind w:left="0" w:right="0" w:firstLine="640"/>
              <w:jc w:val="both"/>
              <w:rPr>
                <w:del w:id="1644" w:author="信仰" w:date="2026-10-15T22:14:33Z"/>
                <w:rFonts w:hint="default" w:ascii="方正仿宋_GBK" w:hAnsi="等线" w:eastAsia="方正仿宋_GBK" w:cs="宋体"/>
                <w:color w:val="EE0000"/>
                <w:kern w:val="0"/>
                <w:sz w:val="22"/>
                <w:szCs w:val="22"/>
                <w:woUserID w:val="6"/>
              </w:rPr>
              <w:pPrChange w:id="1643" w:author="信仰" w:date="2026-10-15T22:14:37Z">
                <w:pPr>
                  <w:keepNext w:val="0"/>
                  <w:keepLines w:val="0"/>
                  <w:widowControl/>
                  <w:suppressLineNumbers w:val="0"/>
                  <w:spacing w:before="0" w:beforeAutospacing="0" w:after="0" w:afterAutospacing="0"/>
                  <w:ind w:left="0" w:right="0"/>
                  <w:jc w:val="left"/>
                </w:pPr>
              </w:pPrChange>
            </w:pPr>
            <w:del w:id="16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4389B530">
            <w:pPr>
              <w:keepNext w:val="0"/>
              <w:keepLines w:val="0"/>
              <w:widowControl/>
              <w:suppressLineNumbers w:val="0"/>
              <w:spacing w:before="0" w:beforeAutospacing="0" w:after="0" w:afterAutospacing="0" w:line="560" w:lineRule="exact"/>
              <w:ind w:left="0" w:right="0" w:firstLine="640"/>
              <w:jc w:val="both"/>
              <w:rPr>
                <w:del w:id="1647" w:author="信仰" w:date="2026-10-15T22:14:33Z"/>
                <w:rFonts w:hint="default" w:ascii="方正仿宋_GBK" w:hAnsi="等线" w:eastAsia="方正仿宋_GBK" w:cs="宋体"/>
                <w:color w:val="EE0000"/>
                <w:kern w:val="0"/>
                <w:sz w:val="22"/>
                <w:szCs w:val="22"/>
                <w:woUserID w:val="6"/>
              </w:rPr>
              <w:pPrChange w:id="1646" w:author="信仰" w:date="2026-10-15T22:14:37Z">
                <w:pPr>
                  <w:keepNext w:val="0"/>
                  <w:keepLines w:val="0"/>
                  <w:widowControl/>
                  <w:suppressLineNumbers w:val="0"/>
                  <w:spacing w:before="0" w:beforeAutospacing="0" w:after="0" w:afterAutospacing="0"/>
                  <w:ind w:left="0" w:right="0"/>
                  <w:jc w:val="left"/>
                </w:pPr>
              </w:pPrChange>
            </w:pPr>
            <w:del w:id="16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7.项目转资合规性</w:delText>
              </w:r>
            </w:del>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4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4C371">
            <w:pPr>
              <w:keepNext w:val="0"/>
              <w:keepLines w:val="0"/>
              <w:widowControl/>
              <w:suppressLineNumbers w:val="0"/>
              <w:spacing w:before="0" w:beforeAutospacing="0" w:after="0" w:afterAutospacing="0" w:line="560" w:lineRule="exact"/>
              <w:ind w:left="0" w:right="0" w:firstLine="640"/>
              <w:jc w:val="both"/>
              <w:rPr>
                <w:del w:id="1651" w:author="信仰" w:date="2026-10-15T22:14:33Z"/>
                <w:rFonts w:hint="default" w:ascii="方正仿宋_GBK" w:hAnsi="等线" w:eastAsia="方正仿宋_GBK" w:cs="宋体"/>
                <w:color w:val="EE0000"/>
                <w:kern w:val="0"/>
                <w:sz w:val="22"/>
                <w:szCs w:val="22"/>
                <w:woUserID w:val="6"/>
              </w:rPr>
              <w:pPrChange w:id="1650" w:author="信仰" w:date="2026-10-15T22:14:37Z">
                <w:pPr>
                  <w:keepNext w:val="0"/>
                  <w:keepLines w:val="0"/>
                  <w:widowControl/>
                  <w:suppressLineNumbers w:val="0"/>
                  <w:spacing w:before="0" w:beforeAutospacing="0" w:after="0" w:afterAutospacing="0"/>
                  <w:ind w:left="0" w:right="0"/>
                  <w:jc w:val="left"/>
                </w:pPr>
              </w:pPrChange>
            </w:pPr>
            <w:del w:id="16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0435D01D">
            <w:pPr>
              <w:keepNext w:val="0"/>
              <w:keepLines w:val="0"/>
              <w:widowControl/>
              <w:suppressLineNumbers w:val="0"/>
              <w:spacing w:before="0" w:beforeAutospacing="0" w:after="0" w:afterAutospacing="0" w:line="560" w:lineRule="exact"/>
              <w:ind w:left="0" w:right="0" w:firstLine="640"/>
              <w:jc w:val="both"/>
              <w:rPr>
                <w:del w:id="1654" w:author="信仰" w:date="2026-10-15T22:14:33Z"/>
                <w:rFonts w:hint="default" w:ascii="方正仿宋_GBK" w:hAnsi="等线" w:eastAsia="方正仿宋_GBK" w:cs="宋体"/>
                <w:color w:val="EE0000"/>
                <w:kern w:val="0"/>
                <w:sz w:val="22"/>
                <w:szCs w:val="22"/>
                <w:woUserID w:val="6"/>
              </w:rPr>
              <w:pPrChange w:id="1653" w:author="信仰" w:date="2026-10-15T22:14:37Z">
                <w:pPr>
                  <w:keepNext w:val="0"/>
                  <w:keepLines w:val="0"/>
                  <w:widowControl/>
                  <w:suppressLineNumbers w:val="0"/>
                  <w:spacing w:before="0" w:beforeAutospacing="0" w:after="0" w:afterAutospacing="0"/>
                  <w:ind w:left="0" w:right="0"/>
                  <w:jc w:val="left"/>
                </w:pPr>
              </w:pPrChange>
            </w:pPr>
            <w:del w:id="16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8.储备立项的程序</w:delText>
              </w:r>
            </w:del>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5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CA849A">
            <w:pPr>
              <w:keepNext w:val="0"/>
              <w:keepLines w:val="0"/>
              <w:widowControl/>
              <w:suppressLineNumbers w:val="0"/>
              <w:spacing w:before="0" w:beforeAutospacing="0" w:after="0" w:afterAutospacing="0" w:line="560" w:lineRule="exact"/>
              <w:ind w:left="0" w:right="0" w:firstLine="640"/>
              <w:jc w:val="both"/>
              <w:rPr>
                <w:del w:id="1658" w:author="信仰" w:date="2026-10-15T22:14:33Z"/>
                <w:rFonts w:hint="default" w:ascii="方正仿宋_GBK" w:hAnsi="等线" w:eastAsia="方正仿宋_GBK" w:cs="宋体"/>
                <w:color w:val="EE0000"/>
                <w:kern w:val="0"/>
                <w:sz w:val="22"/>
                <w:szCs w:val="22"/>
                <w:woUserID w:val="6"/>
              </w:rPr>
              <w:pPrChange w:id="1657" w:author="信仰" w:date="2026-10-15T22:14:37Z">
                <w:pPr>
                  <w:keepNext w:val="0"/>
                  <w:keepLines w:val="0"/>
                  <w:widowControl/>
                  <w:suppressLineNumbers w:val="0"/>
                  <w:spacing w:before="0" w:beforeAutospacing="0" w:after="0" w:afterAutospacing="0"/>
                  <w:ind w:left="0" w:right="0"/>
                  <w:jc w:val="left"/>
                </w:pPr>
              </w:pPrChange>
            </w:pPr>
            <w:del w:id="16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0084A572">
            <w:pPr>
              <w:keepNext w:val="0"/>
              <w:keepLines w:val="0"/>
              <w:widowControl/>
              <w:suppressLineNumbers w:val="0"/>
              <w:spacing w:before="0" w:beforeAutospacing="0" w:after="0" w:afterAutospacing="0" w:line="560" w:lineRule="exact"/>
              <w:ind w:left="0" w:right="0" w:firstLine="640"/>
              <w:jc w:val="both"/>
              <w:rPr>
                <w:del w:id="1661" w:author="信仰" w:date="2026-10-15T22:14:33Z"/>
                <w:rFonts w:hint="default" w:ascii="方正仿宋_GBK" w:hAnsi="等线" w:eastAsia="方正仿宋_GBK" w:cs="宋体"/>
                <w:color w:val="EE0000"/>
                <w:kern w:val="0"/>
                <w:sz w:val="22"/>
                <w:szCs w:val="22"/>
                <w:woUserID w:val="6"/>
              </w:rPr>
              <w:pPrChange w:id="1660" w:author="信仰" w:date="2026-10-15T22:14:37Z">
                <w:pPr>
                  <w:keepNext w:val="0"/>
                  <w:keepLines w:val="0"/>
                  <w:widowControl/>
                  <w:suppressLineNumbers w:val="0"/>
                  <w:spacing w:before="0" w:beforeAutospacing="0" w:after="0" w:afterAutospacing="0"/>
                  <w:ind w:left="0" w:right="0"/>
                  <w:jc w:val="left"/>
                </w:pPr>
              </w:pPrChange>
            </w:pPr>
            <w:del w:id="16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9.计划调整及时性</w:delText>
              </w:r>
            </w:del>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6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7E756">
            <w:pPr>
              <w:keepNext w:val="0"/>
              <w:keepLines w:val="0"/>
              <w:widowControl/>
              <w:suppressLineNumbers w:val="0"/>
              <w:spacing w:before="0" w:beforeAutospacing="0" w:after="0" w:afterAutospacing="0" w:line="560" w:lineRule="exact"/>
              <w:ind w:left="0" w:right="0" w:firstLine="640"/>
              <w:jc w:val="both"/>
              <w:rPr>
                <w:del w:id="1665" w:author="信仰" w:date="2026-10-15T22:14:33Z"/>
                <w:rFonts w:hint="default" w:ascii="方正仿宋_GBK" w:hAnsi="等线" w:eastAsia="方正仿宋_GBK" w:cs="宋体"/>
                <w:color w:val="EE0000"/>
                <w:kern w:val="0"/>
                <w:sz w:val="22"/>
                <w:szCs w:val="22"/>
                <w:woUserID w:val="6"/>
              </w:rPr>
              <w:pPrChange w:id="1664" w:author="信仰" w:date="2026-10-15T22:14:37Z">
                <w:pPr>
                  <w:keepNext w:val="0"/>
                  <w:keepLines w:val="0"/>
                  <w:widowControl/>
                  <w:suppressLineNumbers w:val="0"/>
                  <w:spacing w:before="0" w:beforeAutospacing="0" w:after="0" w:afterAutospacing="0"/>
                  <w:ind w:left="0" w:right="0"/>
                  <w:jc w:val="left"/>
                </w:pPr>
              </w:pPrChange>
            </w:pPr>
            <w:del w:id="16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5D88581A">
            <w:pPr>
              <w:keepNext w:val="0"/>
              <w:keepLines w:val="0"/>
              <w:widowControl/>
              <w:suppressLineNumbers w:val="0"/>
              <w:spacing w:before="0" w:beforeAutospacing="0" w:after="0" w:afterAutospacing="0" w:line="560" w:lineRule="exact"/>
              <w:ind w:left="0" w:right="0" w:firstLine="640"/>
              <w:jc w:val="both"/>
              <w:rPr>
                <w:del w:id="1668" w:author="信仰" w:date="2026-10-15T22:14:33Z"/>
                <w:rFonts w:hint="default" w:ascii="方正仿宋_GBK" w:hAnsi="等线" w:eastAsia="方正仿宋_GBK" w:cs="宋体"/>
                <w:color w:val="EE0000"/>
                <w:kern w:val="0"/>
                <w:sz w:val="22"/>
                <w:szCs w:val="22"/>
                <w:woUserID w:val="6"/>
              </w:rPr>
              <w:pPrChange w:id="1667" w:author="信仰" w:date="2026-10-15T22:14:37Z">
                <w:pPr>
                  <w:keepNext w:val="0"/>
                  <w:keepLines w:val="0"/>
                  <w:widowControl/>
                  <w:suppressLineNumbers w:val="0"/>
                  <w:spacing w:before="0" w:beforeAutospacing="0" w:after="0" w:afterAutospacing="0"/>
                  <w:ind w:left="0" w:right="0"/>
                  <w:jc w:val="left"/>
                </w:pPr>
              </w:pPrChange>
            </w:pPr>
            <w:del w:id="16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10.入账成本准确性</w:delText>
              </w:r>
            </w:del>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7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51FB0E">
            <w:pPr>
              <w:keepNext w:val="0"/>
              <w:keepLines w:val="0"/>
              <w:widowControl/>
              <w:suppressLineNumbers w:val="0"/>
              <w:spacing w:before="0" w:beforeAutospacing="0" w:after="0" w:afterAutospacing="0" w:line="560" w:lineRule="exact"/>
              <w:ind w:left="0" w:right="0" w:firstLine="640"/>
              <w:jc w:val="both"/>
              <w:rPr>
                <w:del w:id="1672" w:author="信仰" w:date="2026-10-15T22:14:33Z"/>
                <w:rFonts w:hint="default" w:ascii="方正仿宋_GBK" w:hAnsi="等线" w:eastAsia="方正仿宋_GBK" w:cs="宋体"/>
                <w:color w:val="EE0000"/>
                <w:kern w:val="0"/>
                <w:sz w:val="22"/>
                <w:szCs w:val="22"/>
                <w:woUserID w:val="6"/>
              </w:rPr>
              <w:pPrChange w:id="1671" w:author="信仰" w:date="2026-10-15T22:14:37Z">
                <w:pPr>
                  <w:keepNext w:val="0"/>
                  <w:keepLines w:val="0"/>
                  <w:widowControl/>
                  <w:suppressLineNumbers w:val="0"/>
                  <w:spacing w:before="0" w:beforeAutospacing="0" w:after="0" w:afterAutospacing="0"/>
                  <w:ind w:left="0" w:right="0"/>
                  <w:jc w:val="left"/>
                </w:pPr>
              </w:pPrChange>
            </w:pPr>
            <w:del w:id="16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6FD19379">
            <w:pPr>
              <w:keepNext w:val="0"/>
              <w:keepLines w:val="0"/>
              <w:widowControl/>
              <w:suppressLineNumbers w:val="0"/>
              <w:spacing w:before="0" w:beforeAutospacing="0" w:after="0" w:afterAutospacing="0" w:line="560" w:lineRule="exact"/>
              <w:ind w:left="0" w:right="0" w:firstLine="640"/>
              <w:jc w:val="both"/>
              <w:rPr>
                <w:del w:id="1675" w:author="信仰" w:date="2026-10-15T22:14:33Z"/>
                <w:rFonts w:hint="default" w:ascii="方正仿宋_GBK" w:hAnsi="等线" w:eastAsia="方正仿宋_GBK" w:cs="宋体"/>
                <w:color w:val="EE0000"/>
                <w:kern w:val="0"/>
                <w:sz w:val="22"/>
                <w:szCs w:val="22"/>
                <w:woUserID w:val="6"/>
              </w:rPr>
              <w:pPrChange w:id="1674" w:author="信仰" w:date="2026-10-15T22:14:37Z">
                <w:pPr>
                  <w:keepNext w:val="0"/>
                  <w:keepLines w:val="0"/>
                  <w:widowControl/>
                  <w:suppressLineNumbers w:val="0"/>
                  <w:spacing w:before="0" w:beforeAutospacing="0" w:after="0" w:afterAutospacing="0"/>
                  <w:ind w:left="0" w:right="0"/>
                  <w:jc w:val="left"/>
                </w:pPr>
              </w:pPrChange>
            </w:pPr>
            <w:del w:id="16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11.研发项目加计扣除合规性</w:delText>
              </w:r>
            </w:del>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7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BC29F2">
            <w:pPr>
              <w:keepNext w:val="0"/>
              <w:keepLines w:val="0"/>
              <w:widowControl/>
              <w:suppressLineNumbers w:val="0"/>
              <w:spacing w:before="0" w:beforeAutospacing="0" w:after="0" w:afterAutospacing="0" w:line="560" w:lineRule="exact"/>
              <w:ind w:left="0" w:right="0" w:firstLine="640"/>
              <w:jc w:val="both"/>
              <w:rPr>
                <w:del w:id="1679" w:author="信仰" w:date="2026-10-15T22:14:33Z"/>
                <w:rFonts w:hint="default" w:ascii="方正仿宋_GBK" w:hAnsi="等线" w:eastAsia="方正仿宋_GBK" w:cs="宋体"/>
                <w:color w:val="EE0000"/>
                <w:kern w:val="0"/>
                <w:sz w:val="22"/>
                <w:szCs w:val="22"/>
                <w:woUserID w:val="6"/>
              </w:rPr>
              <w:pPrChange w:id="1678" w:author="信仰" w:date="2026-10-15T22:14:37Z">
                <w:pPr>
                  <w:keepNext w:val="0"/>
                  <w:keepLines w:val="0"/>
                  <w:widowControl/>
                  <w:suppressLineNumbers w:val="0"/>
                  <w:spacing w:before="0" w:beforeAutospacing="0" w:after="0" w:afterAutospacing="0"/>
                  <w:ind w:left="0" w:right="0"/>
                  <w:jc w:val="left"/>
                </w:pPr>
              </w:pPrChange>
            </w:pPr>
            <w:del w:id="16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73A45B16">
            <w:pPr>
              <w:keepNext w:val="0"/>
              <w:keepLines w:val="0"/>
              <w:widowControl/>
              <w:suppressLineNumbers w:val="0"/>
              <w:spacing w:before="0" w:beforeAutospacing="0" w:after="0" w:afterAutospacing="0" w:line="560" w:lineRule="exact"/>
              <w:ind w:left="0" w:right="0" w:firstLine="640"/>
              <w:jc w:val="both"/>
              <w:rPr>
                <w:del w:id="1682" w:author="信仰" w:date="2026-10-15T22:14:33Z"/>
                <w:rFonts w:hint="default" w:ascii="方正仿宋_GBK" w:hAnsi="等线" w:eastAsia="方正仿宋_GBK" w:cs="宋体"/>
                <w:color w:val="EE0000"/>
                <w:kern w:val="0"/>
                <w:sz w:val="22"/>
                <w:szCs w:val="22"/>
                <w:woUserID w:val="6"/>
              </w:rPr>
              <w:pPrChange w:id="1681" w:author="信仰" w:date="2026-10-15T22:14:37Z">
                <w:pPr>
                  <w:keepNext w:val="0"/>
                  <w:keepLines w:val="0"/>
                  <w:widowControl/>
                  <w:suppressLineNumbers w:val="0"/>
                  <w:spacing w:before="0" w:beforeAutospacing="0" w:after="0" w:afterAutospacing="0"/>
                  <w:ind w:left="0" w:right="0"/>
                  <w:jc w:val="left"/>
                </w:pPr>
              </w:pPrChange>
            </w:pPr>
            <w:del w:id="16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12.研发费用核算与分摊准确性</w:delText>
              </w:r>
            </w:del>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8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ED80F2">
            <w:pPr>
              <w:keepNext w:val="0"/>
              <w:keepLines w:val="0"/>
              <w:widowControl/>
              <w:suppressLineNumbers w:val="0"/>
              <w:spacing w:before="0" w:beforeAutospacing="0" w:after="0" w:afterAutospacing="0" w:line="560" w:lineRule="exact"/>
              <w:ind w:left="0" w:right="0" w:firstLine="640"/>
              <w:jc w:val="both"/>
              <w:rPr>
                <w:del w:id="1686" w:author="信仰" w:date="2026-10-15T22:14:33Z"/>
                <w:rFonts w:hint="default" w:ascii="方正仿宋_GBK" w:hAnsi="等线" w:eastAsia="方正仿宋_GBK" w:cs="宋体"/>
                <w:color w:val="EE0000"/>
                <w:kern w:val="0"/>
                <w:sz w:val="22"/>
                <w:szCs w:val="22"/>
                <w:woUserID w:val="6"/>
              </w:rPr>
              <w:pPrChange w:id="1685" w:author="信仰" w:date="2026-10-15T22:14:37Z">
                <w:pPr>
                  <w:keepNext w:val="0"/>
                  <w:keepLines w:val="0"/>
                  <w:widowControl/>
                  <w:suppressLineNumbers w:val="0"/>
                  <w:spacing w:before="0" w:beforeAutospacing="0" w:after="0" w:afterAutospacing="0"/>
                  <w:ind w:left="0" w:right="0"/>
                  <w:jc w:val="left"/>
                </w:pPr>
              </w:pPrChange>
            </w:pPr>
            <w:del w:id="16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06C66EA0">
            <w:pPr>
              <w:keepNext w:val="0"/>
              <w:keepLines w:val="0"/>
              <w:widowControl/>
              <w:suppressLineNumbers w:val="0"/>
              <w:spacing w:before="0" w:beforeAutospacing="0" w:after="0" w:afterAutospacing="0" w:line="560" w:lineRule="exact"/>
              <w:ind w:left="0" w:right="0" w:firstLine="640"/>
              <w:jc w:val="both"/>
              <w:rPr>
                <w:del w:id="1689" w:author="信仰" w:date="2026-10-15T22:14:33Z"/>
                <w:rFonts w:hint="default" w:ascii="方正仿宋_GBK" w:hAnsi="等线" w:eastAsia="方正仿宋_GBK" w:cs="宋体"/>
                <w:color w:val="EE0000"/>
                <w:kern w:val="0"/>
                <w:sz w:val="22"/>
                <w:szCs w:val="22"/>
                <w:woUserID w:val="6"/>
              </w:rPr>
              <w:pPrChange w:id="1688" w:author="信仰" w:date="2026-10-15T22:14:37Z">
                <w:pPr>
                  <w:keepNext w:val="0"/>
                  <w:keepLines w:val="0"/>
                  <w:widowControl/>
                  <w:suppressLineNumbers w:val="0"/>
                  <w:spacing w:before="0" w:beforeAutospacing="0" w:after="0" w:afterAutospacing="0"/>
                  <w:ind w:left="0" w:right="0"/>
                  <w:jc w:val="left"/>
                </w:pPr>
              </w:pPrChange>
            </w:pPr>
            <w:del w:id="16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13.内部受托研发项目三方信息一致性控制</w:delText>
              </w:r>
            </w:del>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9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5253BB">
            <w:pPr>
              <w:keepNext w:val="0"/>
              <w:keepLines w:val="0"/>
              <w:widowControl/>
              <w:suppressLineNumbers w:val="0"/>
              <w:spacing w:before="0" w:beforeAutospacing="0" w:after="0" w:afterAutospacing="0" w:line="560" w:lineRule="exact"/>
              <w:ind w:left="0" w:right="0" w:firstLine="640"/>
              <w:jc w:val="both"/>
              <w:rPr>
                <w:del w:id="1693" w:author="信仰" w:date="2026-10-15T22:14:33Z"/>
                <w:rFonts w:hint="default" w:ascii="方正仿宋_GBK" w:hAnsi="等线" w:eastAsia="方正仿宋_GBK" w:cs="宋体"/>
                <w:color w:val="EE0000"/>
                <w:kern w:val="0"/>
                <w:sz w:val="22"/>
                <w:szCs w:val="22"/>
                <w:woUserID w:val="6"/>
              </w:rPr>
              <w:pPrChange w:id="1692" w:author="信仰" w:date="2026-10-15T22:14:37Z">
                <w:pPr>
                  <w:keepNext w:val="0"/>
                  <w:keepLines w:val="0"/>
                  <w:widowControl/>
                  <w:suppressLineNumbers w:val="0"/>
                  <w:spacing w:before="0" w:beforeAutospacing="0" w:after="0" w:afterAutospacing="0"/>
                  <w:ind w:left="0" w:right="0"/>
                  <w:jc w:val="left"/>
                </w:pPr>
              </w:pPrChange>
            </w:pPr>
            <w:del w:id="16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331DFF6C">
            <w:pPr>
              <w:keepNext w:val="0"/>
              <w:keepLines w:val="0"/>
              <w:widowControl/>
              <w:suppressLineNumbers w:val="0"/>
              <w:spacing w:before="0" w:beforeAutospacing="0" w:after="0" w:afterAutospacing="0" w:line="560" w:lineRule="exact"/>
              <w:ind w:left="0" w:right="0" w:firstLine="640"/>
              <w:jc w:val="both"/>
              <w:rPr>
                <w:del w:id="1696" w:author="信仰" w:date="2026-10-15T22:14:33Z"/>
                <w:rFonts w:hint="default" w:ascii="方正仿宋_GBK" w:hAnsi="等线" w:eastAsia="方正仿宋_GBK" w:cs="宋体"/>
                <w:color w:val="EE0000"/>
                <w:kern w:val="0"/>
                <w:sz w:val="22"/>
                <w:szCs w:val="22"/>
                <w:woUserID w:val="6"/>
              </w:rPr>
              <w:pPrChange w:id="1695" w:author="信仰" w:date="2026-10-15T22:14:37Z">
                <w:pPr>
                  <w:keepNext w:val="0"/>
                  <w:keepLines w:val="0"/>
                  <w:widowControl/>
                  <w:suppressLineNumbers w:val="0"/>
                  <w:spacing w:before="0" w:beforeAutospacing="0" w:after="0" w:afterAutospacing="0"/>
                  <w:ind w:left="0" w:right="0"/>
                  <w:jc w:val="left"/>
                </w:pPr>
              </w:pPrChange>
            </w:pPr>
            <w:del w:id="16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14.项目验收质量</w:delText>
              </w:r>
            </w:del>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69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509F6D">
            <w:pPr>
              <w:keepNext w:val="0"/>
              <w:keepLines w:val="0"/>
              <w:widowControl/>
              <w:suppressLineNumbers w:val="0"/>
              <w:spacing w:before="0" w:beforeAutospacing="0" w:after="0" w:afterAutospacing="0" w:line="560" w:lineRule="exact"/>
              <w:ind w:left="0" w:right="0" w:firstLine="640"/>
              <w:jc w:val="both"/>
              <w:rPr>
                <w:del w:id="1700" w:author="信仰" w:date="2026-10-15T22:14:33Z"/>
                <w:rFonts w:hint="default" w:ascii="方正仿宋_GBK" w:hAnsi="等线" w:eastAsia="方正仿宋_GBK" w:cs="宋体"/>
                <w:color w:val="EE0000"/>
                <w:kern w:val="0"/>
                <w:sz w:val="22"/>
                <w:szCs w:val="22"/>
                <w:woUserID w:val="6"/>
              </w:rPr>
              <w:pPrChange w:id="1699" w:author="信仰" w:date="2026-10-15T22:14:37Z">
                <w:pPr>
                  <w:keepNext w:val="0"/>
                  <w:keepLines w:val="0"/>
                  <w:widowControl/>
                  <w:suppressLineNumbers w:val="0"/>
                  <w:spacing w:before="0" w:beforeAutospacing="0" w:after="0" w:afterAutospacing="0"/>
                  <w:ind w:left="0" w:right="0"/>
                  <w:jc w:val="left"/>
                </w:pPr>
              </w:pPrChange>
            </w:pPr>
            <w:del w:id="17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数字化与研发投入</w:delText>
              </w:r>
            </w:del>
          </w:p>
        </w:tc>
        <w:tc>
          <w:tcPr>
            <w:tcW w:w="3271" w:type="pct"/>
            <w:tcBorders>
              <w:top w:val="nil"/>
              <w:left w:val="nil"/>
              <w:bottom w:val="single" w:color="auto" w:sz="4" w:space="0"/>
              <w:right w:val="single" w:color="auto" w:sz="4" w:space="0"/>
            </w:tcBorders>
            <w:shd w:val="clear" w:color="auto" w:fill="FFFFFF"/>
            <w:noWrap/>
            <w:vAlign w:val="center"/>
          </w:tcPr>
          <w:p w14:paraId="7EF9BC41">
            <w:pPr>
              <w:keepNext w:val="0"/>
              <w:keepLines w:val="0"/>
              <w:widowControl/>
              <w:suppressLineNumbers w:val="0"/>
              <w:spacing w:before="0" w:beforeAutospacing="0" w:after="0" w:afterAutospacing="0" w:line="560" w:lineRule="exact"/>
              <w:ind w:left="0" w:right="0" w:firstLine="640"/>
              <w:jc w:val="both"/>
              <w:rPr>
                <w:del w:id="1703" w:author="信仰" w:date="2026-10-15T22:14:33Z"/>
                <w:rFonts w:hint="default" w:ascii="方正仿宋_GBK" w:hAnsi="等线" w:eastAsia="方正仿宋_GBK" w:cs="宋体"/>
                <w:color w:val="EE0000"/>
                <w:kern w:val="0"/>
                <w:sz w:val="22"/>
                <w:szCs w:val="22"/>
                <w:woUserID w:val="6"/>
              </w:rPr>
              <w:pPrChange w:id="1702" w:author="信仰" w:date="2026-10-15T22:14:37Z">
                <w:pPr>
                  <w:keepNext w:val="0"/>
                  <w:keepLines w:val="0"/>
                  <w:widowControl/>
                  <w:suppressLineNumbers w:val="0"/>
                  <w:spacing w:before="0" w:beforeAutospacing="0" w:after="0" w:afterAutospacing="0"/>
                  <w:ind w:left="0" w:right="0"/>
                  <w:jc w:val="left"/>
                </w:pPr>
              </w:pPrChange>
            </w:pPr>
            <w:del w:id="17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15.科研成果权属保护有效性</w:delText>
              </w:r>
            </w:del>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0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2AB982">
            <w:pPr>
              <w:keepNext w:val="0"/>
              <w:keepLines w:val="0"/>
              <w:widowControl/>
              <w:suppressLineNumbers w:val="0"/>
              <w:spacing w:before="0" w:beforeAutospacing="0" w:after="0" w:afterAutospacing="0" w:line="560" w:lineRule="exact"/>
              <w:ind w:left="0" w:right="0" w:firstLine="640"/>
              <w:jc w:val="both"/>
              <w:rPr>
                <w:del w:id="1707" w:author="信仰" w:date="2026-10-15T22:14:33Z"/>
                <w:rFonts w:hint="default" w:ascii="方正仿宋_GBK" w:hAnsi="等线" w:eastAsia="方正仿宋_GBK" w:cs="宋体"/>
                <w:color w:val="EE0000"/>
                <w:kern w:val="0"/>
                <w:sz w:val="22"/>
                <w:szCs w:val="22"/>
                <w:woUserID w:val="6"/>
              </w:rPr>
              <w:pPrChange w:id="1706" w:author="信仰" w:date="2026-10-15T22:14:37Z">
                <w:pPr>
                  <w:keepNext w:val="0"/>
                  <w:keepLines w:val="0"/>
                  <w:widowControl/>
                  <w:suppressLineNumbers w:val="0"/>
                  <w:spacing w:before="0" w:beforeAutospacing="0" w:after="0" w:afterAutospacing="0"/>
                  <w:ind w:left="0" w:right="0"/>
                  <w:jc w:val="left"/>
                </w:pPr>
              </w:pPrChange>
            </w:pPr>
            <w:del w:id="17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54E38210">
            <w:pPr>
              <w:keepNext w:val="0"/>
              <w:keepLines w:val="0"/>
              <w:widowControl/>
              <w:suppressLineNumbers w:val="0"/>
              <w:spacing w:before="0" w:beforeAutospacing="0" w:after="0" w:afterAutospacing="0" w:line="560" w:lineRule="exact"/>
              <w:ind w:left="0" w:right="0" w:firstLine="640"/>
              <w:jc w:val="both"/>
              <w:rPr>
                <w:del w:id="1710" w:author="信仰" w:date="2026-10-15T22:14:33Z"/>
                <w:rFonts w:hint="default" w:ascii="方正仿宋_GBK" w:hAnsi="等线" w:eastAsia="方正仿宋_GBK" w:cs="宋体"/>
                <w:color w:val="EE0000"/>
                <w:kern w:val="0"/>
                <w:sz w:val="22"/>
                <w:szCs w:val="22"/>
                <w:woUserID w:val="6"/>
              </w:rPr>
              <w:pPrChange w:id="1709" w:author="信仰" w:date="2026-10-15T22:14:37Z">
                <w:pPr>
                  <w:keepNext w:val="0"/>
                  <w:keepLines w:val="0"/>
                  <w:widowControl/>
                  <w:suppressLineNumbers w:val="0"/>
                  <w:spacing w:before="0" w:beforeAutospacing="0" w:after="0" w:afterAutospacing="0"/>
                  <w:ind w:left="0" w:right="0"/>
                  <w:jc w:val="left"/>
                </w:pPr>
              </w:pPrChange>
            </w:pPr>
            <w:del w:id="17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1.员工信息管理</w:delText>
              </w:r>
            </w:del>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1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1B3335">
            <w:pPr>
              <w:keepNext w:val="0"/>
              <w:keepLines w:val="0"/>
              <w:widowControl/>
              <w:suppressLineNumbers w:val="0"/>
              <w:spacing w:before="0" w:beforeAutospacing="0" w:after="0" w:afterAutospacing="0" w:line="560" w:lineRule="exact"/>
              <w:ind w:left="0" w:right="0" w:firstLine="640"/>
              <w:jc w:val="both"/>
              <w:rPr>
                <w:del w:id="1714" w:author="信仰" w:date="2026-10-15T22:14:33Z"/>
                <w:rFonts w:hint="default" w:ascii="方正仿宋_GBK" w:hAnsi="等线" w:eastAsia="方正仿宋_GBK" w:cs="宋体"/>
                <w:color w:val="EE0000"/>
                <w:kern w:val="0"/>
                <w:sz w:val="22"/>
                <w:szCs w:val="22"/>
                <w:woUserID w:val="6"/>
              </w:rPr>
              <w:pPrChange w:id="1713" w:author="信仰" w:date="2026-10-15T22:14:37Z">
                <w:pPr>
                  <w:keepNext w:val="0"/>
                  <w:keepLines w:val="0"/>
                  <w:widowControl/>
                  <w:suppressLineNumbers w:val="0"/>
                  <w:spacing w:before="0" w:beforeAutospacing="0" w:after="0" w:afterAutospacing="0"/>
                  <w:ind w:left="0" w:right="0"/>
                  <w:jc w:val="left"/>
                </w:pPr>
              </w:pPrChange>
            </w:pPr>
            <w:del w:id="17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BF8C720">
            <w:pPr>
              <w:keepNext w:val="0"/>
              <w:keepLines w:val="0"/>
              <w:widowControl/>
              <w:suppressLineNumbers w:val="0"/>
              <w:spacing w:before="0" w:beforeAutospacing="0" w:after="0" w:afterAutospacing="0" w:line="560" w:lineRule="exact"/>
              <w:ind w:left="0" w:right="0" w:firstLine="640"/>
              <w:jc w:val="both"/>
              <w:rPr>
                <w:del w:id="1717" w:author="信仰" w:date="2026-10-15T22:14:33Z"/>
                <w:rFonts w:hint="default" w:ascii="方正仿宋_GBK" w:hAnsi="等线" w:eastAsia="方正仿宋_GBK" w:cs="宋体"/>
                <w:color w:val="EE0000"/>
                <w:kern w:val="0"/>
                <w:sz w:val="22"/>
                <w:szCs w:val="22"/>
                <w:woUserID w:val="6"/>
              </w:rPr>
              <w:pPrChange w:id="1716" w:author="信仰" w:date="2026-10-15T22:14:37Z">
                <w:pPr>
                  <w:keepNext w:val="0"/>
                  <w:keepLines w:val="0"/>
                  <w:widowControl/>
                  <w:suppressLineNumbers w:val="0"/>
                  <w:spacing w:before="0" w:beforeAutospacing="0" w:after="0" w:afterAutospacing="0"/>
                  <w:ind w:left="0" w:right="0"/>
                  <w:jc w:val="left"/>
                </w:pPr>
              </w:pPrChange>
            </w:pPr>
            <w:del w:id="17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2.工资总额计划管理</w:delText>
              </w:r>
            </w:del>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1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8D36B37">
            <w:pPr>
              <w:keepNext w:val="0"/>
              <w:keepLines w:val="0"/>
              <w:widowControl/>
              <w:suppressLineNumbers w:val="0"/>
              <w:spacing w:before="0" w:beforeAutospacing="0" w:after="0" w:afterAutospacing="0" w:line="560" w:lineRule="exact"/>
              <w:ind w:left="0" w:right="0" w:firstLine="640"/>
              <w:jc w:val="both"/>
              <w:rPr>
                <w:del w:id="1721" w:author="信仰" w:date="2026-10-15T22:14:33Z"/>
                <w:rFonts w:hint="default" w:ascii="方正仿宋_GBK" w:hAnsi="等线" w:eastAsia="方正仿宋_GBK" w:cs="宋体"/>
                <w:color w:val="EE0000"/>
                <w:kern w:val="0"/>
                <w:sz w:val="22"/>
                <w:szCs w:val="22"/>
                <w:woUserID w:val="6"/>
              </w:rPr>
              <w:pPrChange w:id="1720" w:author="信仰" w:date="2026-10-15T22:14:37Z">
                <w:pPr>
                  <w:keepNext w:val="0"/>
                  <w:keepLines w:val="0"/>
                  <w:widowControl/>
                  <w:suppressLineNumbers w:val="0"/>
                  <w:spacing w:before="0" w:beforeAutospacing="0" w:after="0" w:afterAutospacing="0"/>
                  <w:ind w:left="0" w:right="0"/>
                  <w:jc w:val="left"/>
                </w:pPr>
              </w:pPrChange>
            </w:pPr>
            <w:del w:id="17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12E1CCF1">
            <w:pPr>
              <w:keepNext w:val="0"/>
              <w:keepLines w:val="0"/>
              <w:widowControl/>
              <w:suppressLineNumbers w:val="0"/>
              <w:spacing w:before="0" w:beforeAutospacing="0" w:after="0" w:afterAutospacing="0" w:line="560" w:lineRule="exact"/>
              <w:ind w:left="0" w:right="0" w:firstLine="640"/>
              <w:jc w:val="both"/>
              <w:rPr>
                <w:del w:id="1724" w:author="信仰" w:date="2026-10-15T22:14:33Z"/>
                <w:rFonts w:hint="default" w:ascii="方正仿宋_GBK" w:hAnsi="等线" w:eastAsia="方正仿宋_GBK" w:cs="宋体"/>
                <w:color w:val="EE0000"/>
                <w:kern w:val="0"/>
                <w:sz w:val="22"/>
                <w:szCs w:val="22"/>
                <w:woUserID w:val="6"/>
              </w:rPr>
              <w:pPrChange w:id="1723" w:author="信仰" w:date="2026-10-15T22:14:37Z">
                <w:pPr>
                  <w:keepNext w:val="0"/>
                  <w:keepLines w:val="0"/>
                  <w:widowControl/>
                  <w:suppressLineNumbers w:val="0"/>
                  <w:spacing w:before="0" w:beforeAutospacing="0" w:after="0" w:afterAutospacing="0"/>
                  <w:ind w:left="0" w:right="0"/>
                  <w:jc w:val="left"/>
                </w:pPr>
              </w:pPrChange>
            </w:pPr>
            <w:del w:id="17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3.工资明细管理</w:delText>
              </w:r>
            </w:del>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2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EEA1F5E">
            <w:pPr>
              <w:keepNext w:val="0"/>
              <w:keepLines w:val="0"/>
              <w:widowControl/>
              <w:suppressLineNumbers w:val="0"/>
              <w:spacing w:before="0" w:beforeAutospacing="0" w:after="0" w:afterAutospacing="0" w:line="560" w:lineRule="exact"/>
              <w:ind w:left="0" w:right="0" w:firstLine="640"/>
              <w:jc w:val="both"/>
              <w:rPr>
                <w:del w:id="1728" w:author="信仰" w:date="2026-10-15T22:14:33Z"/>
                <w:rFonts w:hint="default" w:ascii="方正仿宋_GBK" w:hAnsi="等线" w:eastAsia="方正仿宋_GBK" w:cs="宋体"/>
                <w:color w:val="EE0000"/>
                <w:kern w:val="0"/>
                <w:sz w:val="22"/>
                <w:szCs w:val="22"/>
                <w:woUserID w:val="6"/>
              </w:rPr>
              <w:pPrChange w:id="1727" w:author="信仰" w:date="2026-10-15T22:14:37Z">
                <w:pPr>
                  <w:keepNext w:val="0"/>
                  <w:keepLines w:val="0"/>
                  <w:widowControl/>
                  <w:suppressLineNumbers w:val="0"/>
                  <w:spacing w:before="0" w:beforeAutospacing="0" w:after="0" w:afterAutospacing="0"/>
                  <w:ind w:left="0" w:right="0"/>
                  <w:jc w:val="left"/>
                </w:pPr>
              </w:pPrChange>
            </w:pPr>
            <w:del w:id="17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261DF8BB">
            <w:pPr>
              <w:keepNext w:val="0"/>
              <w:keepLines w:val="0"/>
              <w:widowControl/>
              <w:suppressLineNumbers w:val="0"/>
              <w:spacing w:before="0" w:beforeAutospacing="0" w:after="0" w:afterAutospacing="0" w:line="560" w:lineRule="exact"/>
              <w:ind w:left="0" w:right="0" w:firstLine="640"/>
              <w:jc w:val="both"/>
              <w:rPr>
                <w:del w:id="1731" w:author="信仰" w:date="2026-10-15T22:14:33Z"/>
                <w:rFonts w:hint="default" w:ascii="方正仿宋_GBK" w:hAnsi="等线" w:eastAsia="方正仿宋_GBK" w:cs="宋体"/>
                <w:color w:val="EE0000"/>
                <w:kern w:val="0"/>
                <w:sz w:val="22"/>
                <w:szCs w:val="22"/>
                <w:woUserID w:val="6"/>
              </w:rPr>
              <w:pPrChange w:id="1730" w:author="信仰" w:date="2026-10-15T22:14:37Z">
                <w:pPr>
                  <w:keepNext w:val="0"/>
                  <w:keepLines w:val="0"/>
                  <w:widowControl/>
                  <w:suppressLineNumbers w:val="0"/>
                  <w:spacing w:before="0" w:beforeAutospacing="0" w:after="0" w:afterAutospacing="0"/>
                  <w:ind w:left="0" w:right="0"/>
                  <w:jc w:val="left"/>
                </w:pPr>
              </w:pPrChange>
            </w:pPr>
            <w:del w:id="17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4.员工用工管理</w:delText>
              </w:r>
            </w:del>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3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9BFF28">
            <w:pPr>
              <w:keepNext w:val="0"/>
              <w:keepLines w:val="0"/>
              <w:widowControl/>
              <w:suppressLineNumbers w:val="0"/>
              <w:spacing w:before="0" w:beforeAutospacing="0" w:after="0" w:afterAutospacing="0" w:line="560" w:lineRule="exact"/>
              <w:ind w:left="0" w:right="0" w:firstLine="640"/>
              <w:jc w:val="both"/>
              <w:rPr>
                <w:del w:id="1735" w:author="信仰" w:date="2026-10-15T22:14:33Z"/>
                <w:rFonts w:hint="default" w:ascii="方正仿宋_GBK" w:hAnsi="等线" w:eastAsia="方正仿宋_GBK" w:cs="宋体"/>
                <w:color w:val="EE0000"/>
                <w:kern w:val="0"/>
                <w:sz w:val="22"/>
                <w:szCs w:val="22"/>
                <w:woUserID w:val="6"/>
              </w:rPr>
              <w:pPrChange w:id="1734" w:author="信仰" w:date="2026-10-15T22:14:37Z">
                <w:pPr>
                  <w:keepNext w:val="0"/>
                  <w:keepLines w:val="0"/>
                  <w:widowControl/>
                  <w:suppressLineNumbers w:val="0"/>
                  <w:spacing w:before="0" w:beforeAutospacing="0" w:after="0" w:afterAutospacing="0"/>
                  <w:ind w:left="0" w:right="0"/>
                  <w:jc w:val="left"/>
                </w:pPr>
              </w:pPrChange>
            </w:pPr>
            <w:del w:id="17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0EB07041">
            <w:pPr>
              <w:keepNext w:val="0"/>
              <w:keepLines w:val="0"/>
              <w:widowControl/>
              <w:suppressLineNumbers w:val="0"/>
              <w:spacing w:before="0" w:beforeAutospacing="0" w:after="0" w:afterAutospacing="0" w:line="560" w:lineRule="exact"/>
              <w:ind w:left="0" w:right="0" w:firstLine="640"/>
              <w:jc w:val="both"/>
              <w:rPr>
                <w:del w:id="1738" w:author="信仰" w:date="2026-10-15T22:14:33Z"/>
                <w:rFonts w:hint="default" w:ascii="方正仿宋_GBK" w:hAnsi="等线" w:eastAsia="方正仿宋_GBK" w:cs="宋体"/>
                <w:color w:val="EE0000"/>
                <w:kern w:val="0"/>
                <w:sz w:val="22"/>
                <w:szCs w:val="22"/>
                <w:woUserID w:val="6"/>
              </w:rPr>
              <w:pPrChange w:id="1737" w:author="信仰" w:date="2026-10-15T22:14:37Z">
                <w:pPr>
                  <w:keepNext w:val="0"/>
                  <w:keepLines w:val="0"/>
                  <w:widowControl/>
                  <w:suppressLineNumbers w:val="0"/>
                  <w:spacing w:before="0" w:beforeAutospacing="0" w:after="0" w:afterAutospacing="0"/>
                  <w:ind w:left="0" w:right="0"/>
                  <w:jc w:val="left"/>
                </w:pPr>
              </w:pPrChange>
            </w:pPr>
            <w:del w:id="17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5.工资发放</w:delText>
              </w:r>
            </w:del>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4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4E4EFA">
            <w:pPr>
              <w:keepNext w:val="0"/>
              <w:keepLines w:val="0"/>
              <w:widowControl/>
              <w:suppressLineNumbers w:val="0"/>
              <w:spacing w:before="0" w:beforeAutospacing="0" w:after="0" w:afterAutospacing="0" w:line="560" w:lineRule="exact"/>
              <w:ind w:left="0" w:right="0" w:firstLine="640"/>
              <w:jc w:val="both"/>
              <w:rPr>
                <w:del w:id="1742" w:author="信仰" w:date="2026-10-15T22:14:33Z"/>
                <w:rFonts w:hint="default" w:ascii="方正仿宋_GBK" w:hAnsi="等线" w:eastAsia="方正仿宋_GBK" w:cs="宋体"/>
                <w:color w:val="EE0000"/>
                <w:kern w:val="0"/>
                <w:sz w:val="22"/>
                <w:szCs w:val="22"/>
                <w:woUserID w:val="6"/>
              </w:rPr>
              <w:pPrChange w:id="1741" w:author="信仰" w:date="2026-10-15T22:14:37Z">
                <w:pPr>
                  <w:keepNext w:val="0"/>
                  <w:keepLines w:val="0"/>
                  <w:widowControl/>
                  <w:suppressLineNumbers w:val="0"/>
                  <w:spacing w:before="0" w:beforeAutospacing="0" w:after="0" w:afterAutospacing="0"/>
                  <w:ind w:left="0" w:right="0"/>
                  <w:jc w:val="left"/>
                </w:pPr>
              </w:pPrChange>
            </w:pPr>
            <w:del w:id="17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69B92292">
            <w:pPr>
              <w:keepNext w:val="0"/>
              <w:keepLines w:val="0"/>
              <w:widowControl/>
              <w:suppressLineNumbers w:val="0"/>
              <w:spacing w:before="0" w:beforeAutospacing="0" w:after="0" w:afterAutospacing="0" w:line="560" w:lineRule="exact"/>
              <w:ind w:left="0" w:right="0" w:firstLine="640"/>
              <w:jc w:val="both"/>
              <w:rPr>
                <w:del w:id="1745" w:author="信仰" w:date="2026-10-15T22:14:33Z"/>
                <w:rFonts w:hint="default" w:ascii="方正仿宋_GBK" w:hAnsi="等线" w:eastAsia="方正仿宋_GBK" w:cs="宋体"/>
                <w:color w:val="EE0000"/>
                <w:kern w:val="0"/>
                <w:sz w:val="22"/>
                <w:szCs w:val="22"/>
                <w:woUserID w:val="6"/>
              </w:rPr>
              <w:pPrChange w:id="1744" w:author="信仰" w:date="2026-10-15T22:14:37Z">
                <w:pPr>
                  <w:keepNext w:val="0"/>
                  <w:keepLines w:val="0"/>
                  <w:widowControl/>
                  <w:suppressLineNumbers w:val="0"/>
                  <w:spacing w:before="0" w:beforeAutospacing="0" w:after="0" w:afterAutospacing="0"/>
                  <w:ind w:left="0" w:right="0"/>
                  <w:jc w:val="left"/>
                </w:pPr>
              </w:pPrChange>
            </w:pPr>
            <w:del w:id="17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6.社保公积金计提缴纳</w:delText>
              </w:r>
            </w:del>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4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49DE3E">
            <w:pPr>
              <w:keepNext w:val="0"/>
              <w:keepLines w:val="0"/>
              <w:widowControl/>
              <w:suppressLineNumbers w:val="0"/>
              <w:spacing w:before="0" w:beforeAutospacing="0" w:after="0" w:afterAutospacing="0" w:line="560" w:lineRule="exact"/>
              <w:ind w:left="0" w:right="0" w:firstLine="640"/>
              <w:jc w:val="both"/>
              <w:rPr>
                <w:del w:id="1749" w:author="信仰" w:date="2026-10-15T22:14:33Z"/>
                <w:rFonts w:hint="default" w:ascii="方正仿宋_GBK" w:hAnsi="等线" w:eastAsia="方正仿宋_GBK" w:cs="宋体"/>
                <w:color w:val="EE0000"/>
                <w:kern w:val="0"/>
                <w:sz w:val="22"/>
                <w:szCs w:val="22"/>
                <w:woUserID w:val="6"/>
              </w:rPr>
              <w:pPrChange w:id="1748" w:author="信仰" w:date="2026-10-15T22:14:37Z">
                <w:pPr>
                  <w:keepNext w:val="0"/>
                  <w:keepLines w:val="0"/>
                  <w:widowControl/>
                  <w:suppressLineNumbers w:val="0"/>
                  <w:spacing w:before="0" w:beforeAutospacing="0" w:after="0" w:afterAutospacing="0"/>
                  <w:ind w:left="0" w:right="0"/>
                  <w:jc w:val="left"/>
                </w:pPr>
              </w:pPrChange>
            </w:pPr>
            <w:del w:id="17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4D1C9584">
            <w:pPr>
              <w:keepNext w:val="0"/>
              <w:keepLines w:val="0"/>
              <w:widowControl/>
              <w:suppressLineNumbers w:val="0"/>
              <w:spacing w:before="0" w:beforeAutospacing="0" w:after="0" w:afterAutospacing="0" w:line="560" w:lineRule="exact"/>
              <w:ind w:left="0" w:right="0" w:firstLine="640"/>
              <w:jc w:val="both"/>
              <w:rPr>
                <w:del w:id="1752" w:author="信仰" w:date="2026-10-15T22:14:33Z"/>
                <w:rFonts w:hint="default" w:ascii="方正仿宋_GBK" w:hAnsi="等线" w:eastAsia="方正仿宋_GBK" w:cs="宋体"/>
                <w:color w:val="EE0000"/>
                <w:kern w:val="0"/>
                <w:sz w:val="22"/>
                <w:szCs w:val="22"/>
                <w:woUserID w:val="6"/>
              </w:rPr>
              <w:pPrChange w:id="1751" w:author="信仰" w:date="2026-10-15T22:14:37Z">
                <w:pPr>
                  <w:keepNext w:val="0"/>
                  <w:keepLines w:val="0"/>
                  <w:widowControl/>
                  <w:suppressLineNumbers w:val="0"/>
                  <w:spacing w:before="0" w:beforeAutospacing="0" w:after="0" w:afterAutospacing="0"/>
                  <w:ind w:left="0" w:right="0"/>
                  <w:jc w:val="left"/>
                </w:pPr>
              </w:pPrChange>
            </w:pPr>
            <w:del w:id="17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7.企业年金及补充医疗保险拨付运作</w:delText>
              </w:r>
            </w:del>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75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10A5E8">
            <w:pPr>
              <w:keepNext w:val="0"/>
              <w:keepLines w:val="0"/>
              <w:widowControl/>
              <w:suppressLineNumbers w:val="0"/>
              <w:spacing w:before="0" w:beforeAutospacing="0" w:after="0" w:afterAutospacing="0" w:line="560" w:lineRule="exact"/>
              <w:ind w:left="0" w:right="0" w:firstLine="640"/>
              <w:jc w:val="both"/>
              <w:rPr>
                <w:del w:id="1756" w:author="信仰" w:date="2026-10-15T22:14:33Z"/>
                <w:rFonts w:hint="default" w:ascii="方正仿宋_GBK" w:hAnsi="等线" w:eastAsia="方正仿宋_GBK" w:cs="宋体"/>
                <w:color w:val="EE0000"/>
                <w:kern w:val="0"/>
                <w:sz w:val="22"/>
                <w:szCs w:val="22"/>
                <w:woUserID w:val="6"/>
              </w:rPr>
              <w:pPrChange w:id="1755" w:author="信仰" w:date="2026-10-15T22:14:37Z">
                <w:pPr>
                  <w:keepNext w:val="0"/>
                  <w:keepLines w:val="0"/>
                  <w:widowControl/>
                  <w:suppressLineNumbers w:val="0"/>
                  <w:spacing w:before="0" w:beforeAutospacing="0" w:after="0" w:afterAutospacing="0"/>
                  <w:ind w:left="0" w:right="0"/>
                  <w:jc w:val="left"/>
                </w:pPr>
              </w:pPrChange>
            </w:pPr>
            <w:del w:id="17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066C71BD">
            <w:pPr>
              <w:keepNext w:val="0"/>
              <w:keepLines w:val="0"/>
              <w:widowControl/>
              <w:suppressLineNumbers w:val="0"/>
              <w:spacing w:before="0" w:beforeAutospacing="0" w:after="0" w:afterAutospacing="0" w:line="560" w:lineRule="exact"/>
              <w:ind w:left="0" w:right="0" w:firstLine="640"/>
              <w:jc w:val="both"/>
              <w:rPr>
                <w:del w:id="1759" w:author="信仰" w:date="2026-10-15T22:14:33Z"/>
                <w:rFonts w:hint="default" w:ascii="方正仿宋_GBK" w:hAnsi="等线" w:eastAsia="方正仿宋_GBK" w:cs="宋体"/>
                <w:color w:val="EE0000"/>
                <w:kern w:val="0"/>
                <w:sz w:val="22"/>
                <w:szCs w:val="22"/>
                <w:woUserID w:val="6"/>
              </w:rPr>
              <w:pPrChange w:id="1758" w:author="信仰" w:date="2026-10-15T22:14:37Z">
                <w:pPr>
                  <w:keepNext w:val="0"/>
                  <w:keepLines w:val="0"/>
                  <w:widowControl/>
                  <w:suppressLineNumbers w:val="0"/>
                  <w:spacing w:before="0" w:beforeAutospacing="0" w:after="0" w:afterAutospacing="0"/>
                  <w:ind w:left="0" w:right="0"/>
                  <w:jc w:val="left"/>
                </w:pPr>
              </w:pPrChange>
            </w:pPr>
            <w:del w:id="17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8.食堂经费使用</w:delText>
              </w:r>
            </w:del>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6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35F902">
            <w:pPr>
              <w:keepNext w:val="0"/>
              <w:keepLines w:val="0"/>
              <w:widowControl/>
              <w:suppressLineNumbers w:val="0"/>
              <w:spacing w:before="0" w:beforeAutospacing="0" w:after="0" w:afterAutospacing="0" w:line="560" w:lineRule="exact"/>
              <w:ind w:left="0" w:right="0" w:firstLine="640"/>
              <w:jc w:val="both"/>
              <w:rPr>
                <w:del w:id="1763" w:author="信仰" w:date="2026-10-15T22:14:33Z"/>
                <w:rFonts w:hint="default" w:ascii="方正仿宋_GBK" w:hAnsi="等线" w:eastAsia="方正仿宋_GBK" w:cs="宋体"/>
                <w:color w:val="EE0000"/>
                <w:kern w:val="0"/>
                <w:sz w:val="22"/>
                <w:szCs w:val="22"/>
                <w:woUserID w:val="6"/>
              </w:rPr>
              <w:pPrChange w:id="1762" w:author="信仰" w:date="2026-10-15T22:14:37Z">
                <w:pPr>
                  <w:keepNext w:val="0"/>
                  <w:keepLines w:val="0"/>
                  <w:widowControl/>
                  <w:suppressLineNumbers w:val="0"/>
                  <w:spacing w:before="0" w:beforeAutospacing="0" w:after="0" w:afterAutospacing="0"/>
                  <w:ind w:left="0" w:right="0"/>
                  <w:jc w:val="left"/>
                </w:pPr>
              </w:pPrChange>
            </w:pPr>
            <w:del w:id="17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2B9C62">
            <w:pPr>
              <w:keepNext w:val="0"/>
              <w:keepLines w:val="0"/>
              <w:widowControl/>
              <w:suppressLineNumbers w:val="0"/>
              <w:spacing w:before="0" w:beforeAutospacing="0" w:after="0" w:afterAutospacing="0" w:line="560" w:lineRule="exact"/>
              <w:ind w:left="0" w:right="0" w:firstLine="640"/>
              <w:jc w:val="both"/>
              <w:rPr>
                <w:del w:id="1766" w:author="信仰" w:date="2026-10-15T22:14:33Z"/>
                <w:rFonts w:hint="default" w:ascii="方正仿宋_GBK" w:hAnsi="等线" w:eastAsia="方正仿宋_GBK" w:cs="宋体"/>
                <w:color w:val="EE0000"/>
                <w:kern w:val="0"/>
                <w:sz w:val="22"/>
                <w:szCs w:val="22"/>
                <w:woUserID w:val="6"/>
              </w:rPr>
              <w:pPrChange w:id="1765" w:author="信仰" w:date="2026-10-15T22:14:37Z">
                <w:pPr>
                  <w:keepNext w:val="0"/>
                  <w:keepLines w:val="0"/>
                  <w:widowControl/>
                  <w:suppressLineNumbers w:val="0"/>
                  <w:spacing w:before="0" w:beforeAutospacing="0" w:after="0" w:afterAutospacing="0"/>
                  <w:ind w:left="0" w:right="0"/>
                  <w:jc w:val="left"/>
                </w:pPr>
              </w:pPrChange>
            </w:pPr>
            <w:del w:id="17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9.职工疗养组织</w:delText>
              </w:r>
            </w:del>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6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DF786">
            <w:pPr>
              <w:keepNext w:val="0"/>
              <w:keepLines w:val="0"/>
              <w:widowControl/>
              <w:suppressLineNumbers w:val="0"/>
              <w:spacing w:before="0" w:beforeAutospacing="0" w:after="0" w:afterAutospacing="0" w:line="560" w:lineRule="exact"/>
              <w:ind w:left="0" w:right="0" w:firstLine="640"/>
              <w:jc w:val="both"/>
              <w:rPr>
                <w:del w:id="1770" w:author="信仰" w:date="2026-10-15T22:14:33Z"/>
                <w:rFonts w:hint="default" w:ascii="方正仿宋_GBK" w:hAnsi="等线" w:eastAsia="方正仿宋_GBK" w:cs="宋体"/>
                <w:color w:val="EE0000"/>
                <w:kern w:val="0"/>
                <w:sz w:val="22"/>
                <w:szCs w:val="22"/>
                <w:woUserID w:val="6"/>
              </w:rPr>
              <w:pPrChange w:id="1769" w:author="信仰" w:date="2026-10-15T22:14:37Z">
                <w:pPr>
                  <w:keepNext w:val="0"/>
                  <w:keepLines w:val="0"/>
                  <w:widowControl/>
                  <w:suppressLineNumbers w:val="0"/>
                  <w:spacing w:before="0" w:beforeAutospacing="0" w:after="0" w:afterAutospacing="0"/>
                  <w:ind w:left="0" w:right="0"/>
                  <w:jc w:val="left"/>
                </w:pPr>
              </w:pPrChange>
            </w:pPr>
            <w:del w:id="17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64AB1E35">
            <w:pPr>
              <w:keepNext w:val="0"/>
              <w:keepLines w:val="0"/>
              <w:widowControl/>
              <w:suppressLineNumbers w:val="0"/>
              <w:spacing w:before="0" w:beforeAutospacing="0" w:after="0" w:afterAutospacing="0" w:line="560" w:lineRule="exact"/>
              <w:ind w:left="0" w:right="0" w:firstLine="640"/>
              <w:jc w:val="both"/>
              <w:rPr>
                <w:del w:id="1773" w:author="信仰" w:date="2026-10-15T22:14:33Z"/>
                <w:rFonts w:hint="default" w:ascii="方正仿宋_GBK" w:hAnsi="等线" w:eastAsia="方正仿宋_GBK" w:cs="宋体"/>
                <w:color w:val="EE0000"/>
                <w:kern w:val="0"/>
                <w:sz w:val="22"/>
                <w:szCs w:val="22"/>
                <w:woUserID w:val="6"/>
              </w:rPr>
              <w:pPrChange w:id="1772" w:author="信仰" w:date="2026-10-15T22:14:37Z">
                <w:pPr>
                  <w:keepNext w:val="0"/>
                  <w:keepLines w:val="0"/>
                  <w:widowControl/>
                  <w:suppressLineNumbers w:val="0"/>
                  <w:spacing w:before="0" w:beforeAutospacing="0" w:after="0" w:afterAutospacing="0"/>
                  <w:ind w:left="0" w:right="0"/>
                  <w:jc w:val="left"/>
                </w:pPr>
              </w:pPrChange>
            </w:pPr>
            <w:del w:id="17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10.职工体检费使用</w:delText>
              </w:r>
            </w:del>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77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1FE31">
            <w:pPr>
              <w:keepNext w:val="0"/>
              <w:keepLines w:val="0"/>
              <w:widowControl/>
              <w:suppressLineNumbers w:val="0"/>
              <w:spacing w:before="0" w:beforeAutospacing="0" w:after="0" w:afterAutospacing="0" w:line="560" w:lineRule="exact"/>
              <w:ind w:left="0" w:right="0" w:firstLine="640"/>
              <w:jc w:val="both"/>
              <w:rPr>
                <w:del w:id="1777" w:author="信仰" w:date="2026-10-15T22:14:33Z"/>
                <w:rFonts w:hint="default" w:ascii="方正仿宋_GBK" w:hAnsi="等线" w:eastAsia="方正仿宋_GBK" w:cs="宋体"/>
                <w:color w:val="EE0000"/>
                <w:kern w:val="0"/>
                <w:sz w:val="22"/>
                <w:szCs w:val="22"/>
                <w:woUserID w:val="6"/>
              </w:rPr>
              <w:pPrChange w:id="1776" w:author="信仰" w:date="2026-10-15T22:14:37Z">
                <w:pPr>
                  <w:keepNext w:val="0"/>
                  <w:keepLines w:val="0"/>
                  <w:widowControl/>
                  <w:suppressLineNumbers w:val="0"/>
                  <w:spacing w:before="0" w:beforeAutospacing="0" w:after="0" w:afterAutospacing="0"/>
                  <w:ind w:left="0" w:right="0"/>
                  <w:jc w:val="left"/>
                </w:pPr>
              </w:pPrChange>
            </w:pPr>
            <w:del w:id="17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27B3BBA9">
            <w:pPr>
              <w:keepNext w:val="0"/>
              <w:keepLines w:val="0"/>
              <w:widowControl/>
              <w:suppressLineNumbers w:val="0"/>
              <w:spacing w:before="0" w:beforeAutospacing="0" w:after="0" w:afterAutospacing="0" w:line="560" w:lineRule="exact"/>
              <w:ind w:left="0" w:right="0" w:firstLine="640"/>
              <w:jc w:val="both"/>
              <w:rPr>
                <w:del w:id="1780" w:author="信仰" w:date="2026-10-15T22:14:33Z"/>
                <w:rFonts w:hint="default" w:ascii="方正仿宋_GBK" w:hAnsi="等线" w:eastAsia="方正仿宋_GBK" w:cs="宋体"/>
                <w:color w:val="EE0000"/>
                <w:kern w:val="0"/>
                <w:sz w:val="22"/>
                <w:szCs w:val="22"/>
                <w:woUserID w:val="6"/>
              </w:rPr>
              <w:pPrChange w:id="1779" w:author="信仰" w:date="2026-10-15T22:14:37Z">
                <w:pPr>
                  <w:keepNext w:val="0"/>
                  <w:keepLines w:val="0"/>
                  <w:widowControl/>
                  <w:suppressLineNumbers w:val="0"/>
                  <w:spacing w:before="0" w:beforeAutospacing="0" w:after="0" w:afterAutospacing="0"/>
                  <w:ind w:left="0" w:right="0"/>
                  <w:jc w:val="left"/>
                </w:pPr>
              </w:pPrChange>
            </w:pPr>
            <w:del w:id="17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11.其他福利费使用</w:delText>
              </w:r>
            </w:del>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8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50EE03">
            <w:pPr>
              <w:keepNext w:val="0"/>
              <w:keepLines w:val="0"/>
              <w:widowControl/>
              <w:suppressLineNumbers w:val="0"/>
              <w:spacing w:before="0" w:beforeAutospacing="0" w:after="0" w:afterAutospacing="0" w:line="560" w:lineRule="exact"/>
              <w:ind w:left="0" w:right="0" w:firstLine="640"/>
              <w:jc w:val="both"/>
              <w:rPr>
                <w:del w:id="1784" w:author="信仰" w:date="2026-10-15T22:14:33Z"/>
                <w:rFonts w:hint="default" w:ascii="方正仿宋_GBK" w:hAnsi="等线" w:eastAsia="方正仿宋_GBK" w:cs="宋体"/>
                <w:color w:val="EE0000"/>
                <w:kern w:val="0"/>
                <w:sz w:val="22"/>
                <w:szCs w:val="22"/>
                <w:woUserID w:val="6"/>
              </w:rPr>
              <w:pPrChange w:id="1783" w:author="信仰" w:date="2026-10-15T22:14:37Z">
                <w:pPr>
                  <w:keepNext w:val="0"/>
                  <w:keepLines w:val="0"/>
                  <w:widowControl/>
                  <w:suppressLineNumbers w:val="0"/>
                  <w:spacing w:before="0" w:beforeAutospacing="0" w:after="0" w:afterAutospacing="0"/>
                  <w:ind w:left="0" w:right="0"/>
                  <w:jc w:val="left"/>
                </w:pPr>
              </w:pPrChange>
            </w:pPr>
            <w:del w:id="17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161A32FC">
            <w:pPr>
              <w:keepNext w:val="0"/>
              <w:keepLines w:val="0"/>
              <w:widowControl/>
              <w:suppressLineNumbers w:val="0"/>
              <w:spacing w:before="0" w:beforeAutospacing="0" w:after="0" w:afterAutospacing="0" w:line="560" w:lineRule="exact"/>
              <w:ind w:left="0" w:right="0" w:firstLine="640"/>
              <w:jc w:val="both"/>
              <w:rPr>
                <w:del w:id="1787" w:author="信仰" w:date="2026-10-15T22:14:33Z"/>
                <w:rFonts w:hint="default" w:ascii="方正仿宋_GBK" w:hAnsi="等线" w:eastAsia="方正仿宋_GBK" w:cs="宋体"/>
                <w:color w:val="EE0000"/>
                <w:kern w:val="0"/>
                <w:sz w:val="22"/>
                <w:szCs w:val="22"/>
                <w:woUserID w:val="6"/>
              </w:rPr>
              <w:pPrChange w:id="1786" w:author="信仰" w:date="2026-10-15T22:14:37Z">
                <w:pPr>
                  <w:keepNext w:val="0"/>
                  <w:keepLines w:val="0"/>
                  <w:widowControl/>
                  <w:suppressLineNumbers w:val="0"/>
                  <w:spacing w:before="0" w:beforeAutospacing="0" w:after="0" w:afterAutospacing="0"/>
                  <w:ind w:left="0" w:right="0"/>
                  <w:jc w:val="left"/>
                </w:pPr>
              </w:pPrChange>
            </w:pPr>
            <w:del w:id="17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12.工会经费计提拨缴</w:delText>
              </w:r>
            </w:del>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8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EEFFC5A">
            <w:pPr>
              <w:keepNext w:val="0"/>
              <w:keepLines w:val="0"/>
              <w:widowControl/>
              <w:suppressLineNumbers w:val="0"/>
              <w:spacing w:before="0" w:beforeAutospacing="0" w:after="0" w:afterAutospacing="0" w:line="560" w:lineRule="exact"/>
              <w:ind w:left="0" w:right="0" w:firstLine="640"/>
              <w:jc w:val="both"/>
              <w:rPr>
                <w:del w:id="1791" w:author="信仰" w:date="2026-10-15T22:14:33Z"/>
                <w:rFonts w:hint="default" w:ascii="方正仿宋_GBK" w:hAnsi="等线" w:eastAsia="方正仿宋_GBK" w:cs="宋体"/>
                <w:color w:val="EE0000"/>
                <w:kern w:val="0"/>
                <w:sz w:val="22"/>
                <w:szCs w:val="22"/>
                <w:woUserID w:val="6"/>
              </w:rPr>
              <w:pPrChange w:id="1790" w:author="信仰" w:date="2026-10-15T22:14:37Z">
                <w:pPr>
                  <w:keepNext w:val="0"/>
                  <w:keepLines w:val="0"/>
                  <w:widowControl/>
                  <w:suppressLineNumbers w:val="0"/>
                  <w:spacing w:before="0" w:beforeAutospacing="0" w:after="0" w:afterAutospacing="0"/>
                  <w:ind w:left="0" w:right="0"/>
                  <w:jc w:val="left"/>
                </w:pPr>
              </w:pPrChange>
            </w:pPr>
            <w:del w:id="17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7A747B81">
            <w:pPr>
              <w:keepNext w:val="0"/>
              <w:keepLines w:val="0"/>
              <w:widowControl/>
              <w:suppressLineNumbers w:val="0"/>
              <w:spacing w:before="0" w:beforeAutospacing="0" w:after="0" w:afterAutospacing="0" w:line="560" w:lineRule="exact"/>
              <w:ind w:left="0" w:right="0" w:firstLine="640"/>
              <w:jc w:val="both"/>
              <w:rPr>
                <w:del w:id="1794" w:author="信仰" w:date="2026-10-15T22:14:33Z"/>
                <w:rFonts w:hint="default" w:ascii="方正仿宋_GBK" w:hAnsi="等线" w:eastAsia="方正仿宋_GBK" w:cs="宋体"/>
                <w:color w:val="EE0000"/>
                <w:kern w:val="0"/>
                <w:sz w:val="22"/>
                <w:szCs w:val="22"/>
                <w:woUserID w:val="6"/>
              </w:rPr>
              <w:pPrChange w:id="1793" w:author="信仰" w:date="2026-10-15T22:14:37Z">
                <w:pPr>
                  <w:keepNext w:val="0"/>
                  <w:keepLines w:val="0"/>
                  <w:widowControl/>
                  <w:suppressLineNumbers w:val="0"/>
                  <w:spacing w:before="0" w:beforeAutospacing="0" w:after="0" w:afterAutospacing="0"/>
                  <w:ind w:left="0" w:right="0"/>
                  <w:jc w:val="left"/>
                </w:pPr>
              </w:pPrChange>
            </w:pPr>
            <w:del w:id="17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13.职工教育经费列支</w:delText>
              </w:r>
            </w:del>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79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70A7FA">
            <w:pPr>
              <w:keepNext w:val="0"/>
              <w:keepLines w:val="0"/>
              <w:widowControl/>
              <w:suppressLineNumbers w:val="0"/>
              <w:spacing w:before="0" w:beforeAutospacing="0" w:after="0" w:afterAutospacing="0" w:line="560" w:lineRule="exact"/>
              <w:ind w:left="0" w:right="0" w:firstLine="640"/>
              <w:jc w:val="both"/>
              <w:rPr>
                <w:del w:id="1798" w:author="信仰" w:date="2026-10-15T22:14:33Z"/>
                <w:rFonts w:hint="default" w:ascii="方正仿宋_GBK" w:hAnsi="等线" w:eastAsia="方正仿宋_GBK" w:cs="宋体"/>
                <w:color w:val="EE0000"/>
                <w:kern w:val="0"/>
                <w:sz w:val="22"/>
                <w:szCs w:val="22"/>
                <w:woUserID w:val="6"/>
              </w:rPr>
              <w:pPrChange w:id="1797" w:author="信仰" w:date="2026-10-15T22:14:37Z">
                <w:pPr>
                  <w:keepNext w:val="0"/>
                  <w:keepLines w:val="0"/>
                  <w:widowControl/>
                  <w:suppressLineNumbers w:val="0"/>
                  <w:spacing w:before="0" w:beforeAutospacing="0" w:after="0" w:afterAutospacing="0"/>
                  <w:ind w:left="0" w:right="0"/>
                  <w:jc w:val="left"/>
                </w:pPr>
              </w:pPrChange>
            </w:pPr>
            <w:del w:id="17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职工福利保障与薪酬管理</w:delText>
              </w:r>
            </w:del>
          </w:p>
        </w:tc>
        <w:tc>
          <w:tcPr>
            <w:tcW w:w="3271" w:type="pct"/>
            <w:tcBorders>
              <w:top w:val="nil"/>
              <w:left w:val="nil"/>
              <w:bottom w:val="single" w:color="auto" w:sz="4" w:space="0"/>
              <w:right w:val="single" w:color="auto" w:sz="4" w:space="0"/>
            </w:tcBorders>
            <w:shd w:val="clear" w:color="auto" w:fill="FFFFFF"/>
            <w:noWrap/>
            <w:vAlign w:val="center"/>
          </w:tcPr>
          <w:p w14:paraId="57992CE1">
            <w:pPr>
              <w:keepNext w:val="0"/>
              <w:keepLines w:val="0"/>
              <w:widowControl/>
              <w:suppressLineNumbers w:val="0"/>
              <w:spacing w:before="0" w:beforeAutospacing="0" w:after="0" w:afterAutospacing="0" w:line="560" w:lineRule="exact"/>
              <w:ind w:left="0" w:right="0" w:firstLine="640"/>
              <w:jc w:val="both"/>
              <w:rPr>
                <w:del w:id="1801" w:author="信仰" w:date="2026-10-15T22:14:33Z"/>
                <w:rFonts w:hint="default" w:ascii="方正仿宋_GBK" w:hAnsi="等线" w:eastAsia="方正仿宋_GBK" w:cs="宋体"/>
                <w:color w:val="EE0000"/>
                <w:kern w:val="0"/>
                <w:sz w:val="22"/>
                <w:szCs w:val="22"/>
                <w:woUserID w:val="6"/>
              </w:rPr>
              <w:pPrChange w:id="1800" w:author="信仰" w:date="2026-10-15T22:14:37Z">
                <w:pPr>
                  <w:keepNext w:val="0"/>
                  <w:keepLines w:val="0"/>
                  <w:widowControl/>
                  <w:suppressLineNumbers w:val="0"/>
                  <w:spacing w:before="0" w:beforeAutospacing="0" w:after="0" w:afterAutospacing="0"/>
                  <w:ind w:left="0" w:right="0"/>
                  <w:jc w:val="left"/>
                </w:pPr>
              </w:pPrChange>
            </w:pPr>
            <w:del w:id="18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14.食材价格管控</w:delText>
              </w:r>
            </w:del>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0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8011106">
            <w:pPr>
              <w:keepNext w:val="0"/>
              <w:keepLines w:val="0"/>
              <w:widowControl/>
              <w:suppressLineNumbers w:val="0"/>
              <w:spacing w:before="0" w:beforeAutospacing="0" w:after="0" w:afterAutospacing="0" w:line="560" w:lineRule="exact"/>
              <w:ind w:left="0" w:right="0" w:firstLine="640"/>
              <w:jc w:val="both"/>
              <w:rPr>
                <w:del w:id="1805" w:author="信仰" w:date="2026-10-15T22:14:33Z"/>
                <w:rFonts w:hint="default" w:ascii="方正仿宋_GBK" w:hAnsi="等线" w:eastAsia="方正仿宋_GBK" w:cs="宋体"/>
                <w:color w:val="EE0000"/>
                <w:kern w:val="0"/>
                <w:sz w:val="22"/>
                <w:szCs w:val="22"/>
                <w:woUserID w:val="6"/>
              </w:rPr>
              <w:pPrChange w:id="1804" w:author="信仰" w:date="2026-10-15T22:14:37Z">
                <w:pPr>
                  <w:keepNext w:val="0"/>
                  <w:keepLines w:val="0"/>
                  <w:widowControl/>
                  <w:suppressLineNumbers w:val="0"/>
                  <w:spacing w:before="0" w:beforeAutospacing="0" w:after="0" w:afterAutospacing="0"/>
                  <w:ind w:left="0" w:right="0"/>
                  <w:jc w:val="left"/>
                </w:pPr>
              </w:pPrChange>
            </w:pPr>
            <w:del w:id="18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F5342D3">
            <w:pPr>
              <w:keepNext w:val="0"/>
              <w:keepLines w:val="0"/>
              <w:widowControl/>
              <w:suppressLineNumbers w:val="0"/>
              <w:spacing w:before="0" w:beforeAutospacing="0" w:after="0" w:afterAutospacing="0" w:line="560" w:lineRule="exact"/>
              <w:ind w:left="0" w:right="0" w:firstLine="640"/>
              <w:jc w:val="both"/>
              <w:rPr>
                <w:del w:id="1808" w:author="信仰" w:date="2026-10-15T22:14:33Z"/>
                <w:rFonts w:hint="default" w:ascii="方正仿宋_GBK" w:hAnsi="等线" w:eastAsia="方正仿宋_GBK" w:cs="宋体"/>
                <w:color w:val="EE0000"/>
                <w:kern w:val="0"/>
                <w:sz w:val="22"/>
                <w:szCs w:val="22"/>
                <w:woUserID w:val="6"/>
              </w:rPr>
              <w:pPrChange w:id="1807" w:author="信仰" w:date="2026-10-15T22:14:37Z">
                <w:pPr>
                  <w:keepNext w:val="0"/>
                  <w:keepLines w:val="0"/>
                  <w:widowControl/>
                  <w:suppressLineNumbers w:val="0"/>
                  <w:spacing w:before="0" w:beforeAutospacing="0" w:after="0" w:afterAutospacing="0"/>
                  <w:ind w:left="0" w:right="0"/>
                  <w:jc w:val="left"/>
                </w:pPr>
              </w:pPrChange>
            </w:pPr>
            <w:del w:id="18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1.出差申请发起</w:delText>
              </w:r>
            </w:del>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1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D2F44E">
            <w:pPr>
              <w:keepNext w:val="0"/>
              <w:keepLines w:val="0"/>
              <w:widowControl/>
              <w:suppressLineNumbers w:val="0"/>
              <w:spacing w:before="0" w:beforeAutospacing="0" w:after="0" w:afterAutospacing="0" w:line="560" w:lineRule="exact"/>
              <w:ind w:left="0" w:right="0" w:firstLine="640"/>
              <w:jc w:val="both"/>
              <w:rPr>
                <w:del w:id="1812" w:author="信仰" w:date="2026-10-15T22:14:33Z"/>
                <w:rFonts w:hint="default" w:ascii="方正仿宋_GBK" w:hAnsi="等线" w:eastAsia="方正仿宋_GBK" w:cs="宋体"/>
                <w:color w:val="EE0000"/>
                <w:kern w:val="0"/>
                <w:sz w:val="22"/>
                <w:szCs w:val="22"/>
                <w:woUserID w:val="6"/>
              </w:rPr>
              <w:pPrChange w:id="1811" w:author="信仰" w:date="2026-10-15T22:14:37Z">
                <w:pPr>
                  <w:keepNext w:val="0"/>
                  <w:keepLines w:val="0"/>
                  <w:widowControl/>
                  <w:suppressLineNumbers w:val="0"/>
                  <w:spacing w:before="0" w:beforeAutospacing="0" w:after="0" w:afterAutospacing="0"/>
                  <w:ind w:left="0" w:right="0"/>
                  <w:jc w:val="left"/>
                </w:pPr>
              </w:pPrChange>
            </w:pPr>
            <w:del w:id="18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1614F25">
            <w:pPr>
              <w:keepNext w:val="0"/>
              <w:keepLines w:val="0"/>
              <w:widowControl/>
              <w:suppressLineNumbers w:val="0"/>
              <w:spacing w:before="0" w:beforeAutospacing="0" w:after="0" w:afterAutospacing="0" w:line="560" w:lineRule="exact"/>
              <w:ind w:left="0" w:right="0" w:firstLine="640"/>
              <w:jc w:val="both"/>
              <w:rPr>
                <w:del w:id="1815" w:author="信仰" w:date="2026-10-15T22:14:33Z"/>
                <w:rFonts w:hint="default" w:ascii="方正仿宋_GBK" w:hAnsi="等线" w:eastAsia="方正仿宋_GBK" w:cs="宋体"/>
                <w:color w:val="EE0000"/>
                <w:kern w:val="0"/>
                <w:sz w:val="22"/>
                <w:szCs w:val="22"/>
                <w:woUserID w:val="6"/>
              </w:rPr>
              <w:pPrChange w:id="1814" w:author="信仰" w:date="2026-10-15T22:14:37Z">
                <w:pPr>
                  <w:keepNext w:val="0"/>
                  <w:keepLines w:val="0"/>
                  <w:widowControl/>
                  <w:suppressLineNumbers w:val="0"/>
                  <w:spacing w:before="0" w:beforeAutospacing="0" w:after="0" w:afterAutospacing="0"/>
                  <w:ind w:left="0" w:right="0"/>
                  <w:jc w:val="left"/>
                </w:pPr>
              </w:pPrChange>
            </w:pPr>
            <w:del w:id="18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2.出差申请审批</w:delText>
              </w:r>
            </w:del>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81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CD276">
            <w:pPr>
              <w:keepNext w:val="0"/>
              <w:keepLines w:val="0"/>
              <w:widowControl/>
              <w:suppressLineNumbers w:val="0"/>
              <w:spacing w:before="0" w:beforeAutospacing="0" w:after="0" w:afterAutospacing="0" w:line="560" w:lineRule="exact"/>
              <w:ind w:left="0" w:right="0" w:firstLine="640"/>
              <w:jc w:val="both"/>
              <w:rPr>
                <w:del w:id="1819" w:author="信仰" w:date="2026-10-15T22:14:33Z"/>
                <w:rFonts w:hint="default" w:ascii="方正仿宋_GBK" w:hAnsi="等线" w:eastAsia="方正仿宋_GBK" w:cs="宋体"/>
                <w:color w:val="EE0000"/>
                <w:kern w:val="0"/>
                <w:sz w:val="22"/>
                <w:szCs w:val="22"/>
                <w:woUserID w:val="6"/>
              </w:rPr>
              <w:pPrChange w:id="1818" w:author="信仰" w:date="2026-10-15T22:14:37Z">
                <w:pPr>
                  <w:keepNext w:val="0"/>
                  <w:keepLines w:val="0"/>
                  <w:widowControl/>
                  <w:suppressLineNumbers w:val="0"/>
                  <w:spacing w:before="0" w:beforeAutospacing="0" w:after="0" w:afterAutospacing="0"/>
                  <w:ind w:left="0" w:right="0"/>
                  <w:jc w:val="left"/>
                </w:pPr>
              </w:pPrChange>
            </w:pPr>
            <w:del w:id="18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6A38FD3">
            <w:pPr>
              <w:keepNext w:val="0"/>
              <w:keepLines w:val="0"/>
              <w:widowControl/>
              <w:suppressLineNumbers w:val="0"/>
              <w:spacing w:before="0" w:beforeAutospacing="0" w:after="0" w:afterAutospacing="0" w:line="560" w:lineRule="exact"/>
              <w:ind w:left="0" w:right="0" w:firstLine="640"/>
              <w:jc w:val="both"/>
              <w:rPr>
                <w:del w:id="1822" w:author="信仰" w:date="2026-10-15T22:14:33Z"/>
                <w:rFonts w:hint="default" w:ascii="方正仿宋_GBK" w:hAnsi="等线" w:eastAsia="方正仿宋_GBK" w:cs="宋体"/>
                <w:color w:val="EE0000"/>
                <w:kern w:val="0"/>
                <w:sz w:val="22"/>
                <w:szCs w:val="22"/>
                <w:woUserID w:val="6"/>
              </w:rPr>
              <w:pPrChange w:id="1821" w:author="信仰" w:date="2026-10-15T22:14:37Z">
                <w:pPr>
                  <w:keepNext w:val="0"/>
                  <w:keepLines w:val="0"/>
                  <w:widowControl/>
                  <w:suppressLineNumbers w:val="0"/>
                  <w:spacing w:before="0" w:beforeAutospacing="0" w:after="0" w:afterAutospacing="0"/>
                  <w:ind w:left="0" w:right="0"/>
                  <w:jc w:val="left"/>
                </w:pPr>
              </w:pPrChange>
            </w:pPr>
            <w:del w:id="18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3.出差申请流程控制</w:delText>
              </w:r>
            </w:del>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2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76CE6">
            <w:pPr>
              <w:keepNext w:val="0"/>
              <w:keepLines w:val="0"/>
              <w:widowControl/>
              <w:suppressLineNumbers w:val="0"/>
              <w:spacing w:before="0" w:beforeAutospacing="0" w:after="0" w:afterAutospacing="0" w:line="560" w:lineRule="exact"/>
              <w:ind w:left="0" w:right="0" w:firstLine="640"/>
              <w:jc w:val="both"/>
              <w:rPr>
                <w:del w:id="1826" w:author="信仰" w:date="2026-10-15T22:14:33Z"/>
                <w:rFonts w:hint="default" w:ascii="方正仿宋_GBK" w:hAnsi="等线" w:eastAsia="方正仿宋_GBK" w:cs="宋体"/>
                <w:color w:val="EE0000"/>
                <w:kern w:val="0"/>
                <w:sz w:val="22"/>
                <w:szCs w:val="22"/>
                <w:woUserID w:val="6"/>
              </w:rPr>
              <w:pPrChange w:id="1825" w:author="信仰" w:date="2026-10-15T22:14:37Z">
                <w:pPr>
                  <w:keepNext w:val="0"/>
                  <w:keepLines w:val="0"/>
                  <w:widowControl/>
                  <w:suppressLineNumbers w:val="0"/>
                  <w:spacing w:before="0" w:beforeAutospacing="0" w:after="0" w:afterAutospacing="0"/>
                  <w:ind w:left="0" w:right="0"/>
                  <w:jc w:val="left"/>
                </w:pPr>
              </w:pPrChange>
            </w:pPr>
            <w:del w:id="18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E44A907">
            <w:pPr>
              <w:keepNext w:val="0"/>
              <w:keepLines w:val="0"/>
              <w:widowControl/>
              <w:suppressLineNumbers w:val="0"/>
              <w:spacing w:before="0" w:beforeAutospacing="0" w:after="0" w:afterAutospacing="0" w:line="560" w:lineRule="exact"/>
              <w:ind w:left="0" w:right="0" w:firstLine="640"/>
              <w:jc w:val="both"/>
              <w:rPr>
                <w:del w:id="1829" w:author="信仰" w:date="2026-10-15T22:14:33Z"/>
                <w:rFonts w:hint="default" w:ascii="方正仿宋_GBK" w:hAnsi="等线" w:eastAsia="方正仿宋_GBK" w:cs="宋体"/>
                <w:color w:val="EE0000"/>
                <w:kern w:val="0"/>
                <w:sz w:val="22"/>
                <w:szCs w:val="22"/>
                <w:woUserID w:val="6"/>
              </w:rPr>
              <w:pPrChange w:id="1828" w:author="信仰" w:date="2026-10-15T22:14:37Z">
                <w:pPr>
                  <w:keepNext w:val="0"/>
                  <w:keepLines w:val="0"/>
                  <w:widowControl/>
                  <w:suppressLineNumbers w:val="0"/>
                  <w:spacing w:before="0" w:beforeAutospacing="0" w:after="0" w:afterAutospacing="0"/>
                  <w:ind w:left="0" w:right="0"/>
                  <w:jc w:val="left"/>
                </w:pPr>
              </w:pPrChange>
            </w:pPr>
            <w:del w:id="18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5.单体酒店上架及价格定价管控</w:delText>
              </w:r>
            </w:del>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3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108">
            <w:pPr>
              <w:keepNext w:val="0"/>
              <w:keepLines w:val="0"/>
              <w:widowControl/>
              <w:suppressLineNumbers w:val="0"/>
              <w:spacing w:before="0" w:beforeAutospacing="0" w:after="0" w:afterAutospacing="0" w:line="560" w:lineRule="exact"/>
              <w:ind w:left="0" w:right="0" w:firstLine="640"/>
              <w:jc w:val="both"/>
              <w:rPr>
                <w:del w:id="1833" w:author="信仰" w:date="2026-10-15T22:14:33Z"/>
                <w:rFonts w:hint="default" w:ascii="方正仿宋_GBK" w:hAnsi="等线" w:eastAsia="方正仿宋_GBK" w:cs="宋体"/>
                <w:color w:val="EE0000"/>
                <w:kern w:val="0"/>
                <w:sz w:val="22"/>
                <w:szCs w:val="22"/>
                <w:woUserID w:val="6"/>
              </w:rPr>
              <w:pPrChange w:id="1832" w:author="信仰" w:date="2026-10-15T22:14:37Z">
                <w:pPr>
                  <w:keepNext w:val="0"/>
                  <w:keepLines w:val="0"/>
                  <w:widowControl/>
                  <w:suppressLineNumbers w:val="0"/>
                  <w:spacing w:before="0" w:beforeAutospacing="0" w:after="0" w:afterAutospacing="0"/>
                  <w:ind w:left="0" w:right="0"/>
                  <w:jc w:val="left"/>
                </w:pPr>
              </w:pPrChange>
            </w:pPr>
            <w:del w:id="18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5C54A79">
            <w:pPr>
              <w:keepNext w:val="0"/>
              <w:keepLines w:val="0"/>
              <w:widowControl/>
              <w:suppressLineNumbers w:val="0"/>
              <w:spacing w:before="0" w:beforeAutospacing="0" w:after="0" w:afterAutospacing="0" w:line="560" w:lineRule="exact"/>
              <w:ind w:left="0" w:right="0" w:firstLine="640"/>
              <w:jc w:val="both"/>
              <w:rPr>
                <w:del w:id="1836" w:author="信仰" w:date="2026-10-15T22:14:33Z"/>
                <w:rFonts w:hint="default" w:ascii="方正仿宋_GBK" w:hAnsi="等线" w:eastAsia="方正仿宋_GBK" w:cs="宋体"/>
                <w:color w:val="EE0000"/>
                <w:kern w:val="0"/>
                <w:sz w:val="22"/>
                <w:szCs w:val="22"/>
                <w:woUserID w:val="6"/>
              </w:rPr>
              <w:pPrChange w:id="1835" w:author="信仰" w:date="2026-10-15T22:14:37Z">
                <w:pPr>
                  <w:keepNext w:val="0"/>
                  <w:keepLines w:val="0"/>
                  <w:widowControl/>
                  <w:suppressLineNumbers w:val="0"/>
                  <w:spacing w:before="0" w:beforeAutospacing="0" w:after="0" w:afterAutospacing="0"/>
                  <w:ind w:left="0" w:right="0"/>
                  <w:jc w:val="left"/>
                </w:pPr>
              </w:pPrChange>
            </w:pPr>
            <w:del w:id="18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6.酒店预订</w:delText>
              </w:r>
            </w:del>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3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66A95A">
            <w:pPr>
              <w:keepNext w:val="0"/>
              <w:keepLines w:val="0"/>
              <w:widowControl/>
              <w:suppressLineNumbers w:val="0"/>
              <w:spacing w:before="0" w:beforeAutospacing="0" w:after="0" w:afterAutospacing="0" w:line="560" w:lineRule="exact"/>
              <w:ind w:left="0" w:right="0" w:firstLine="640"/>
              <w:jc w:val="both"/>
              <w:rPr>
                <w:del w:id="1840" w:author="信仰" w:date="2026-10-15T22:14:33Z"/>
                <w:rFonts w:hint="default" w:ascii="方正仿宋_GBK" w:hAnsi="等线" w:eastAsia="方正仿宋_GBK" w:cs="宋体"/>
                <w:color w:val="EE0000"/>
                <w:kern w:val="0"/>
                <w:sz w:val="22"/>
                <w:szCs w:val="22"/>
                <w:woUserID w:val="6"/>
              </w:rPr>
              <w:pPrChange w:id="1839" w:author="信仰" w:date="2026-10-15T22:14:37Z">
                <w:pPr>
                  <w:keepNext w:val="0"/>
                  <w:keepLines w:val="0"/>
                  <w:widowControl/>
                  <w:suppressLineNumbers w:val="0"/>
                  <w:spacing w:before="0" w:beforeAutospacing="0" w:after="0" w:afterAutospacing="0"/>
                  <w:ind w:left="0" w:right="0"/>
                  <w:jc w:val="left"/>
                </w:pPr>
              </w:pPrChange>
            </w:pPr>
            <w:del w:id="18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0F11125">
            <w:pPr>
              <w:keepNext w:val="0"/>
              <w:keepLines w:val="0"/>
              <w:widowControl/>
              <w:suppressLineNumbers w:val="0"/>
              <w:spacing w:before="0" w:beforeAutospacing="0" w:after="0" w:afterAutospacing="0" w:line="560" w:lineRule="exact"/>
              <w:ind w:left="0" w:right="0" w:firstLine="640"/>
              <w:jc w:val="both"/>
              <w:rPr>
                <w:del w:id="1843" w:author="信仰" w:date="2026-10-15T22:14:33Z"/>
                <w:rFonts w:hint="default" w:ascii="方正仿宋_GBK" w:hAnsi="等线" w:eastAsia="方正仿宋_GBK" w:cs="宋体"/>
                <w:color w:val="EE0000"/>
                <w:kern w:val="0"/>
                <w:sz w:val="22"/>
                <w:szCs w:val="22"/>
                <w:woUserID w:val="6"/>
              </w:rPr>
              <w:pPrChange w:id="1842" w:author="信仰" w:date="2026-10-15T22:14:37Z">
                <w:pPr>
                  <w:keepNext w:val="0"/>
                  <w:keepLines w:val="0"/>
                  <w:widowControl/>
                  <w:suppressLineNumbers w:val="0"/>
                  <w:spacing w:before="0" w:beforeAutospacing="0" w:after="0" w:afterAutospacing="0"/>
                  <w:ind w:left="0" w:right="0"/>
                  <w:jc w:val="left"/>
                </w:pPr>
              </w:pPrChange>
            </w:pPr>
            <w:del w:id="18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7.差旅标准执行</w:delText>
              </w:r>
            </w:del>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4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EB172">
            <w:pPr>
              <w:keepNext w:val="0"/>
              <w:keepLines w:val="0"/>
              <w:widowControl/>
              <w:suppressLineNumbers w:val="0"/>
              <w:spacing w:before="0" w:beforeAutospacing="0" w:after="0" w:afterAutospacing="0" w:line="560" w:lineRule="exact"/>
              <w:ind w:left="0" w:right="0" w:firstLine="640"/>
              <w:jc w:val="both"/>
              <w:rPr>
                <w:del w:id="1847" w:author="信仰" w:date="2026-10-15T22:14:33Z"/>
                <w:rFonts w:hint="default" w:ascii="方正仿宋_GBK" w:hAnsi="等线" w:eastAsia="方正仿宋_GBK" w:cs="宋体"/>
                <w:color w:val="EE0000"/>
                <w:kern w:val="0"/>
                <w:sz w:val="22"/>
                <w:szCs w:val="22"/>
                <w:woUserID w:val="6"/>
              </w:rPr>
              <w:pPrChange w:id="1846" w:author="信仰" w:date="2026-10-15T22:14:37Z">
                <w:pPr>
                  <w:keepNext w:val="0"/>
                  <w:keepLines w:val="0"/>
                  <w:widowControl/>
                  <w:suppressLineNumbers w:val="0"/>
                  <w:spacing w:before="0" w:beforeAutospacing="0" w:after="0" w:afterAutospacing="0"/>
                  <w:ind w:left="0" w:right="0"/>
                  <w:jc w:val="left"/>
                </w:pPr>
              </w:pPrChange>
            </w:pPr>
            <w:del w:id="18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861B7A9">
            <w:pPr>
              <w:keepNext w:val="0"/>
              <w:keepLines w:val="0"/>
              <w:widowControl/>
              <w:suppressLineNumbers w:val="0"/>
              <w:spacing w:before="0" w:beforeAutospacing="0" w:after="0" w:afterAutospacing="0" w:line="560" w:lineRule="exact"/>
              <w:ind w:left="0" w:right="0" w:firstLine="640"/>
              <w:jc w:val="both"/>
              <w:rPr>
                <w:del w:id="1850" w:author="信仰" w:date="2026-10-15T22:14:33Z"/>
                <w:rFonts w:hint="default" w:ascii="方正仿宋_GBK" w:hAnsi="等线" w:eastAsia="方正仿宋_GBK" w:cs="宋体"/>
                <w:color w:val="EE0000"/>
                <w:kern w:val="0"/>
                <w:sz w:val="22"/>
                <w:szCs w:val="22"/>
                <w:woUserID w:val="6"/>
              </w:rPr>
              <w:pPrChange w:id="1849" w:author="信仰" w:date="2026-10-15T22:14:37Z">
                <w:pPr>
                  <w:keepNext w:val="0"/>
                  <w:keepLines w:val="0"/>
                  <w:widowControl/>
                  <w:suppressLineNumbers w:val="0"/>
                  <w:spacing w:before="0" w:beforeAutospacing="0" w:after="0" w:afterAutospacing="0"/>
                  <w:ind w:left="0" w:right="0"/>
                  <w:jc w:val="left"/>
                </w:pPr>
              </w:pPrChange>
            </w:pPr>
            <w:del w:id="18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8.差旅报销合规性控制</w:delText>
              </w:r>
            </w:del>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5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BC5E6">
            <w:pPr>
              <w:keepNext w:val="0"/>
              <w:keepLines w:val="0"/>
              <w:widowControl/>
              <w:suppressLineNumbers w:val="0"/>
              <w:spacing w:before="0" w:beforeAutospacing="0" w:after="0" w:afterAutospacing="0" w:line="560" w:lineRule="exact"/>
              <w:ind w:left="0" w:right="0" w:firstLine="640"/>
              <w:jc w:val="both"/>
              <w:rPr>
                <w:del w:id="1854" w:author="信仰" w:date="2026-10-15T22:14:33Z"/>
                <w:rFonts w:hint="default" w:ascii="方正仿宋_GBK" w:hAnsi="等线" w:eastAsia="方正仿宋_GBK" w:cs="宋体"/>
                <w:color w:val="EE0000"/>
                <w:kern w:val="0"/>
                <w:sz w:val="22"/>
                <w:szCs w:val="22"/>
                <w:woUserID w:val="6"/>
              </w:rPr>
              <w:pPrChange w:id="1853" w:author="信仰" w:date="2026-10-15T22:14:37Z">
                <w:pPr>
                  <w:keepNext w:val="0"/>
                  <w:keepLines w:val="0"/>
                  <w:widowControl/>
                  <w:suppressLineNumbers w:val="0"/>
                  <w:spacing w:before="0" w:beforeAutospacing="0" w:after="0" w:afterAutospacing="0"/>
                  <w:ind w:left="0" w:right="0"/>
                  <w:jc w:val="left"/>
                </w:pPr>
              </w:pPrChange>
            </w:pPr>
            <w:del w:id="18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B196625">
            <w:pPr>
              <w:keepNext w:val="0"/>
              <w:keepLines w:val="0"/>
              <w:widowControl/>
              <w:suppressLineNumbers w:val="0"/>
              <w:spacing w:before="0" w:beforeAutospacing="0" w:after="0" w:afterAutospacing="0" w:line="560" w:lineRule="exact"/>
              <w:ind w:left="0" w:right="0" w:firstLine="640"/>
              <w:jc w:val="both"/>
              <w:rPr>
                <w:del w:id="1857" w:author="信仰" w:date="2026-10-15T22:14:33Z"/>
                <w:rFonts w:hint="default" w:ascii="方正仿宋_GBK" w:hAnsi="等线" w:eastAsia="方正仿宋_GBK" w:cs="宋体"/>
                <w:color w:val="EE0000"/>
                <w:kern w:val="0"/>
                <w:sz w:val="22"/>
                <w:szCs w:val="22"/>
                <w:woUserID w:val="6"/>
              </w:rPr>
              <w:pPrChange w:id="1856" w:author="信仰" w:date="2026-10-15T22:14:37Z">
                <w:pPr>
                  <w:keepNext w:val="0"/>
                  <w:keepLines w:val="0"/>
                  <w:widowControl/>
                  <w:suppressLineNumbers w:val="0"/>
                  <w:spacing w:before="0" w:beforeAutospacing="0" w:after="0" w:afterAutospacing="0"/>
                  <w:ind w:left="0" w:right="0"/>
                  <w:jc w:val="left"/>
                </w:pPr>
              </w:pPrChange>
            </w:pPr>
            <w:del w:id="18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9.自付单据审核</w:delText>
              </w:r>
            </w:del>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5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14FA87">
            <w:pPr>
              <w:keepNext w:val="0"/>
              <w:keepLines w:val="0"/>
              <w:widowControl/>
              <w:suppressLineNumbers w:val="0"/>
              <w:spacing w:before="0" w:beforeAutospacing="0" w:after="0" w:afterAutospacing="0" w:line="560" w:lineRule="exact"/>
              <w:ind w:left="0" w:right="0" w:firstLine="640"/>
              <w:jc w:val="both"/>
              <w:rPr>
                <w:del w:id="1861" w:author="信仰" w:date="2026-10-15T22:14:33Z"/>
                <w:rFonts w:hint="default" w:ascii="方正仿宋_GBK" w:hAnsi="等线" w:eastAsia="方正仿宋_GBK" w:cs="宋体"/>
                <w:color w:val="EE0000"/>
                <w:kern w:val="0"/>
                <w:sz w:val="22"/>
                <w:szCs w:val="22"/>
                <w:woUserID w:val="6"/>
              </w:rPr>
              <w:pPrChange w:id="1860" w:author="信仰" w:date="2026-10-15T22:14:37Z">
                <w:pPr>
                  <w:keepNext w:val="0"/>
                  <w:keepLines w:val="0"/>
                  <w:widowControl/>
                  <w:suppressLineNumbers w:val="0"/>
                  <w:spacing w:before="0" w:beforeAutospacing="0" w:after="0" w:afterAutospacing="0"/>
                  <w:ind w:left="0" w:right="0"/>
                  <w:jc w:val="left"/>
                </w:pPr>
              </w:pPrChange>
            </w:pPr>
            <w:del w:id="18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5E5B1A2">
            <w:pPr>
              <w:keepNext w:val="0"/>
              <w:keepLines w:val="0"/>
              <w:widowControl/>
              <w:suppressLineNumbers w:val="0"/>
              <w:spacing w:before="0" w:beforeAutospacing="0" w:after="0" w:afterAutospacing="0" w:line="560" w:lineRule="exact"/>
              <w:ind w:left="0" w:right="0" w:firstLine="640"/>
              <w:jc w:val="both"/>
              <w:rPr>
                <w:del w:id="1864" w:author="信仰" w:date="2026-10-15T22:14:33Z"/>
                <w:rFonts w:hint="default" w:ascii="方正仿宋_GBK" w:hAnsi="等线" w:eastAsia="方正仿宋_GBK" w:cs="宋体"/>
                <w:color w:val="EE0000"/>
                <w:kern w:val="0"/>
                <w:sz w:val="22"/>
                <w:szCs w:val="22"/>
                <w:woUserID w:val="6"/>
              </w:rPr>
              <w:pPrChange w:id="1863" w:author="信仰" w:date="2026-10-15T22:14:37Z">
                <w:pPr>
                  <w:keepNext w:val="0"/>
                  <w:keepLines w:val="0"/>
                  <w:widowControl/>
                  <w:suppressLineNumbers w:val="0"/>
                  <w:spacing w:before="0" w:beforeAutospacing="0" w:after="0" w:afterAutospacing="0"/>
                  <w:ind w:left="0" w:right="0"/>
                  <w:jc w:val="left"/>
                </w:pPr>
              </w:pPrChange>
            </w:pPr>
            <w:del w:id="18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10.报销事项合规性控制</w:delText>
              </w:r>
            </w:del>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86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9D93C1">
            <w:pPr>
              <w:keepNext w:val="0"/>
              <w:keepLines w:val="0"/>
              <w:widowControl/>
              <w:suppressLineNumbers w:val="0"/>
              <w:spacing w:before="0" w:beforeAutospacing="0" w:after="0" w:afterAutospacing="0" w:line="560" w:lineRule="exact"/>
              <w:ind w:left="0" w:right="0" w:firstLine="640"/>
              <w:jc w:val="both"/>
              <w:rPr>
                <w:del w:id="1868" w:author="信仰" w:date="2026-10-15T22:14:33Z"/>
                <w:rFonts w:hint="default" w:ascii="方正仿宋_GBK" w:hAnsi="等线" w:eastAsia="方正仿宋_GBK" w:cs="宋体"/>
                <w:color w:val="EE0000"/>
                <w:kern w:val="0"/>
                <w:sz w:val="22"/>
                <w:szCs w:val="22"/>
                <w:woUserID w:val="6"/>
              </w:rPr>
              <w:pPrChange w:id="1867" w:author="信仰" w:date="2026-10-15T22:14:37Z">
                <w:pPr>
                  <w:keepNext w:val="0"/>
                  <w:keepLines w:val="0"/>
                  <w:widowControl/>
                  <w:suppressLineNumbers w:val="0"/>
                  <w:spacing w:before="0" w:beforeAutospacing="0" w:after="0" w:afterAutospacing="0"/>
                  <w:ind w:left="0" w:right="0"/>
                  <w:jc w:val="left"/>
                </w:pPr>
              </w:pPrChange>
            </w:pPr>
            <w:del w:id="18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D531FA9">
            <w:pPr>
              <w:keepNext w:val="0"/>
              <w:keepLines w:val="0"/>
              <w:widowControl/>
              <w:suppressLineNumbers w:val="0"/>
              <w:spacing w:before="0" w:beforeAutospacing="0" w:after="0" w:afterAutospacing="0" w:line="560" w:lineRule="exact"/>
              <w:ind w:left="0" w:right="0" w:firstLine="640"/>
              <w:jc w:val="both"/>
              <w:rPr>
                <w:del w:id="1871" w:author="信仰" w:date="2026-10-15T22:14:33Z"/>
                <w:rFonts w:hint="default" w:ascii="方正仿宋_GBK" w:hAnsi="等线" w:eastAsia="方正仿宋_GBK" w:cs="宋体"/>
                <w:color w:val="EE0000"/>
                <w:kern w:val="0"/>
                <w:sz w:val="22"/>
                <w:szCs w:val="22"/>
                <w:woUserID w:val="6"/>
              </w:rPr>
              <w:pPrChange w:id="1870" w:author="信仰" w:date="2026-10-15T22:14:37Z">
                <w:pPr>
                  <w:keepNext w:val="0"/>
                  <w:keepLines w:val="0"/>
                  <w:widowControl/>
                  <w:suppressLineNumbers w:val="0"/>
                  <w:spacing w:before="0" w:beforeAutospacing="0" w:after="0" w:afterAutospacing="0"/>
                  <w:ind w:left="0" w:right="0"/>
                  <w:jc w:val="left"/>
                </w:pPr>
              </w:pPrChange>
            </w:pPr>
            <w:del w:id="18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11.报销发票审核</w:delText>
              </w:r>
            </w:del>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7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5883D5">
            <w:pPr>
              <w:keepNext w:val="0"/>
              <w:keepLines w:val="0"/>
              <w:widowControl/>
              <w:suppressLineNumbers w:val="0"/>
              <w:spacing w:before="0" w:beforeAutospacing="0" w:after="0" w:afterAutospacing="0" w:line="560" w:lineRule="exact"/>
              <w:ind w:left="0" w:right="0" w:firstLine="640"/>
              <w:jc w:val="both"/>
              <w:rPr>
                <w:del w:id="1875" w:author="信仰" w:date="2026-10-15T22:14:33Z"/>
                <w:rFonts w:hint="default" w:ascii="方正仿宋_GBK" w:hAnsi="等线" w:eastAsia="方正仿宋_GBK" w:cs="宋体"/>
                <w:color w:val="EE0000"/>
                <w:kern w:val="0"/>
                <w:sz w:val="22"/>
                <w:szCs w:val="22"/>
                <w:woUserID w:val="6"/>
              </w:rPr>
              <w:pPrChange w:id="1874" w:author="信仰" w:date="2026-10-15T22:14:37Z">
                <w:pPr>
                  <w:keepNext w:val="0"/>
                  <w:keepLines w:val="0"/>
                  <w:widowControl/>
                  <w:suppressLineNumbers w:val="0"/>
                  <w:spacing w:before="0" w:beforeAutospacing="0" w:after="0" w:afterAutospacing="0"/>
                  <w:ind w:left="0" w:right="0"/>
                  <w:jc w:val="left"/>
                </w:pPr>
              </w:pPrChange>
            </w:pPr>
            <w:del w:id="18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29D2B25">
            <w:pPr>
              <w:keepNext w:val="0"/>
              <w:keepLines w:val="0"/>
              <w:widowControl/>
              <w:suppressLineNumbers w:val="0"/>
              <w:spacing w:before="0" w:beforeAutospacing="0" w:after="0" w:afterAutospacing="0" w:line="560" w:lineRule="exact"/>
              <w:ind w:left="0" w:right="0" w:firstLine="640"/>
              <w:jc w:val="both"/>
              <w:rPr>
                <w:del w:id="1878" w:author="信仰" w:date="2026-10-15T22:14:33Z"/>
                <w:rFonts w:hint="default" w:ascii="方正仿宋_GBK" w:hAnsi="等线" w:eastAsia="方正仿宋_GBK" w:cs="宋体"/>
                <w:color w:val="EE0000"/>
                <w:kern w:val="0"/>
                <w:sz w:val="22"/>
                <w:szCs w:val="22"/>
                <w:woUserID w:val="6"/>
              </w:rPr>
              <w:pPrChange w:id="1877" w:author="信仰" w:date="2026-10-15T22:14:37Z">
                <w:pPr>
                  <w:keepNext w:val="0"/>
                  <w:keepLines w:val="0"/>
                  <w:widowControl/>
                  <w:suppressLineNumbers w:val="0"/>
                  <w:spacing w:before="0" w:beforeAutospacing="0" w:after="0" w:afterAutospacing="0"/>
                  <w:ind w:left="0" w:right="0"/>
                  <w:jc w:val="left"/>
                </w:pPr>
              </w:pPrChange>
            </w:pPr>
            <w:del w:id="18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12.公务接待范围、执行制度、费用报销</w:delText>
              </w:r>
            </w:del>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8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4D6D21">
            <w:pPr>
              <w:keepNext w:val="0"/>
              <w:keepLines w:val="0"/>
              <w:widowControl/>
              <w:suppressLineNumbers w:val="0"/>
              <w:spacing w:before="0" w:beforeAutospacing="0" w:after="0" w:afterAutospacing="0" w:line="560" w:lineRule="exact"/>
              <w:ind w:left="0" w:right="0" w:firstLine="640"/>
              <w:jc w:val="both"/>
              <w:rPr>
                <w:del w:id="1882" w:author="信仰" w:date="2026-10-15T22:14:33Z"/>
                <w:rFonts w:hint="default" w:ascii="方正仿宋_GBK" w:hAnsi="等线" w:eastAsia="方正仿宋_GBK" w:cs="宋体"/>
                <w:color w:val="EE0000"/>
                <w:kern w:val="0"/>
                <w:sz w:val="22"/>
                <w:szCs w:val="22"/>
                <w:woUserID w:val="6"/>
              </w:rPr>
              <w:pPrChange w:id="1881" w:author="信仰" w:date="2026-10-15T22:14:37Z">
                <w:pPr>
                  <w:keepNext w:val="0"/>
                  <w:keepLines w:val="0"/>
                  <w:widowControl/>
                  <w:suppressLineNumbers w:val="0"/>
                  <w:spacing w:before="0" w:beforeAutospacing="0" w:after="0" w:afterAutospacing="0"/>
                  <w:ind w:left="0" w:right="0"/>
                  <w:jc w:val="left"/>
                </w:pPr>
              </w:pPrChange>
            </w:pPr>
            <w:del w:id="18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5C24DA4">
            <w:pPr>
              <w:keepNext w:val="0"/>
              <w:keepLines w:val="0"/>
              <w:widowControl/>
              <w:suppressLineNumbers w:val="0"/>
              <w:spacing w:before="0" w:beforeAutospacing="0" w:after="0" w:afterAutospacing="0" w:line="560" w:lineRule="exact"/>
              <w:ind w:left="0" w:right="0" w:firstLine="640"/>
              <w:jc w:val="both"/>
              <w:rPr>
                <w:del w:id="1885" w:author="信仰" w:date="2026-10-15T22:14:33Z"/>
                <w:rFonts w:hint="default" w:ascii="方正仿宋_GBK" w:hAnsi="等线" w:eastAsia="方正仿宋_GBK" w:cs="宋体"/>
                <w:color w:val="EE0000"/>
                <w:kern w:val="0"/>
                <w:sz w:val="22"/>
                <w:szCs w:val="22"/>
                <w:woUserID w:val="6"/>
              </w:rPr>
              <w:pPrChange w:id="1884" w:author="信仰" w:date="2026-10-15T22:14:37Z">
                <w:pPr>
                  <w:keepNext w:val="0"/>
                  <w:keepLines w:val="0"/>
                  <w:widowControl/>
                  <w:suppressLineNumbers w:val="0"/>
                  <w:spacing w:before="0" w:beforeAutospacing="0" w:after="0" w:afterAutospacing="0"/>
                  <w:ind w:left="0" w:right="0"/>
                  <w:jc w:val="left"/>
                </w:pPr>
              </w:pPrChange>
            </w:pPr>
            <w:del w:id="18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13.公务车辆单车核算管理</w:delText>
              </w:r>
            </w:del>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8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3AFB41">
            <w:pPr>
              <w:keepNext w:val="0"/>
              <w:keepLines w:val="0"/>
              <w:widowControl/>
              <w:suppressLineNumbers w:val="0"/>
              <w:spacing w:before="0" w:beforeAutospacing="0" w:after="0" w:afterAutospacing="0" w:line="560" w:lineRule="exact"/>
              <w:ind w:left="0" w:right="0" w:firstLine="640"/>
              <w:jc w:val="both"/>
              <w:rPr>
                <w:del w:id="1889" w:author="信仰" w:date="2026-10-15T22:14:33Z"/>
                <w:rFonts w:hint="default" w:ascii="方正仿宋_GBK" w:hAnsi="等线" w:eastAsia="方正仿宋_GBK" w:cs="宋体"/>
                <w:color w:val="EE0000"/>
                <w:kern w:val="0"/>
                <w:sz w:val="22"/>
                <w:szCs w:val="22"/>
                <w:woUserID w:val="6"/>
              </w:rPr>
              <w:pPrChange w:id="1888" w:author="信仰" w:date="2026-10-15T22:14:37Z">
                <w:pPr>
                  <w:keepNext w:val="0"/>
                  <w:keepLines w:val="0"/>
                  <w:widowControl/>
                  <w:suppressLineNumbers w:val="0"/>
                  <w:spacing w:before="0" w:beforeAutospacing="0" w:after="0" w:afterAutospacing="0"/>
                  <w:ind w:left="0" w:right="0"/>
                  <w:jc w:val="left"/>
                </w:pPr>
              </w:pPrChange>
            </w:pPr>
            <w:del w:id="18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5D949F8">
            <w:pPr>
              <w:keepNext w:val="0"/>
              <w:keepLines w:val="0"/>
              <w:widowControl/>
              <w:suppressLineNumbers w:val="0"/>
              <w:spacing w:before="0" w:beforeAutospacing="0" w:after="0" w:afterAutospacing="0" w:line="560" w:lineRule="exact"/>
              <w:ind w:left="0" w:right="0" w:firstLine="640"/>
              <w:jc w:val="both"/>
              <w:rPr>
                <w:del w:id="1892" w:author="信仰" w:date="2026-10-15T22:14:33Z"/>
                <w:rFonts w:hint="default" w:ascii="方正仿宋_GBK" w:hAnsi="等线" w:eastAsia="方正仿宋_GBK" w:cs="宋体"/>
                <w:color w:val="EE0000"/>
                <w:kern w:val="0"/>
                <w:sz w:val="22"/>
                <w:szCs w:val="22"/>
                <w:woUserID w:val="6"/>
              </w:rPr>
              <w:pPrChange w:id="1891" w:author="信仰" w:date="2026-10-15T22:14:37Z">
                <w:pPr>
                  <w:keepNext w:val="0"/>
                  <w:keepLines w:val="0"/>
                  <w:widowControl/>
                  <w:suppressLineNumbers w:val="0"/>
                  <w:spacing w:before="0" w:beforeAutospacing="0" w:after="0" w:afterAutospacing="0"/>
                  <w:ind w:left="0" w:right="0"/>
                  <w:jc w:val="left"/>
                </w:pPr>
              </w:pPrChange>
            </w:pPr>
            <w:del w:id="18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14.因公出国（境）经费使用</w:delText>
              </w:r>
            </w:del>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89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CE4477">
            <w:pPr>
              <w:keepNext w:val="0"/>
              <w:keepLines w:val="0"/>
              <w:widowControl/>
              <w:suppressLineNumbers w:val="0"/>
              <w:spacing w:before="0" w:beforeAutospacing="0" w:after="0" w:afterAutospacing="0" w:line="560" w:lineRule="exact"/>
              <w:ind w:left="0" w:right="0" w:firstLine="640"/>
              <w:jc w:val="both"/>
              <w:rPr>
                <w:del w:id="1896" w:author="信仰" w:date="2026-10-15T22:14:33Z"/>
                <w:rFonts w:hint="default" w:ascii="方正仿宋_GBK" w:hAnsi="等线" w:eastAsia="方正仿宋_GBK" w:cs="宋体"/>
                <w:color w:val="EE0000"/>
                <w:kern w:val="0"/>
                <w:sz w:val="22"/>
                <w:szCs w:val="22"/>
                <w:woUserID w:val="6"/>
              </w:rPr>
              <w:pPrChange w:id="1895" w:author="信仰" w:date="2026-10-15T22:14:37Z">
                <w:pPr>
                  <w:keepNext w:val="0"/>
                  <w:keepLines w:val="0"/>
                  <w:widowControl/>
                  <w:suppressLineNumbers w:val="0"/>
                  <w:spacing w:before="0" w:beforeAutospacing="0" w:after="0" w:afterAutospacing="0"/>
                  <w:ind w:left="0" w:right="0"/>
                  <w:jc w:val="left"/>
                </w:pPr>
              </w:pPrChange>
            </w:pPr>
            <w:del w:id="18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D8A00B5">
            <w:pPr>
              <w:keepNext w:val="0"/>
              <w:keepLines w:val="0"/>
              <w:widowControl/>
              <w:suppressLineNumbers w:val="0"/>
              <w:spacing w:before="0" w:beforeAutospacing="0" w:after="0" w:afterAutospacing="0" w:line="560" w:lineRule="exact"/>
              <w:ind w:left="0" w:right="0" w:firstLine="640"/>
              <w:jc w:val="both"/>
              <w:rPr>
                <w:del w:id="1899" w:author="信仰" w:date="2026-10-15T22:14:33Z"/>
                <w:rFonts w:hint="default" w:ascii="方正仿宋_GBK" w:hAnsi="等线" w:eastAsia="方正仿宋_GBK" w:cs="宋体"/>
                <w:color w:val="EE0000"/>
                <w:kern w:val="0"/>
                <w:sz w:val="22"/>
                <w:szCs w:val="22"/>
                <w:woUserID w:val="6"/>
              </w:rPr>
              <w:pPrChange w:id="1898" w:author="信仰" w:date="2026-10-15T22:14:37Z">
                <w:pPr>
                  <w:keepNext w:val="0"/>
                  <w:keepLines w:val="0"/>
                  <w:widowControl/>
                  <w:suppressLineNumbers w:val="0"/>
                  <w:spacing w:before="0" w:beforeAutospacing="0" w:after="0" w:afterAutospacing="0"/>
                  <w:ind w:left="0" w:right="0"/>
                  <w:jc w:val="left"/>
                </w:pPr>
              </w:pPrChange>
            </w:pPr>
            <w:del w:id="19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15.会议规模、费用报销</w:delText>
              </w:r>
            </w:del>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90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6A3997">
            <w:pPr>
              <w:keepNext w:val="0"/>
              <w:keepLines w:val="0"/>
              <w:widowControl/>
              <w:suppressLineNumbers w:val="0"/>
              <w:spacing w:before="0" w:beforeAutospacing="0" w:after="0" w:afterAutospacing="0" w:line="560" w:lineRule="exact"/>
              <w:ind w:left="0" w:right="0" w:firstLine="640"/>
              <w:jc w:val="both"/>
              <w:rPr>
                <w:del w:id="1903" w:author="信仰" w:date="2026-10-15T22:14:33Z"/>
                <w:rFonts w:hint="default" w:ascii="方正仿宋_GBK" w:hAnsi="等线" w:eastAsia="方正仿宋_GBK" w:cs="宋体"/>
                <w:color w:val="EE0000"/>
                <w:kern w:val="0"/>
                <w:sz w:val="22"/>
                <w:szCs w:val="22"/>
                <w:woUserID w:val="6"/>
              </w:rPr>
              <w:pPrChange w:id="1902" w:author="信仰" w:date="2026-10-15T22:14:37Z">
                <w:pPr>
                  <w:keepNext w:val="0"/>
                  <w:keepLines w:val="0"/>
                  <w:widowControl/>
                  <w:suppressLineNumbers w:val="0"/>
                  <w:spacing w:before="0" w:beforeAutospacing="0" w:after="0" w:afterAutospacing="0"/>
                  <w:ind w:left="0" w:right="0"/>
                  <w:jc w:val="left"/>
                </w:pPr>
              </w:pPrChange>
            </w:pPr>
            <w:del w:id="19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6C631C24">
            <w:pPr>
              <w:keepNext w:val="0"/>
              <w:keepLines w:val="0"/>
              <w:widowControl/>
              <w:suppressLineNumbers w:val="0"/>
              <w:spacing w:before="0" w:beforeAutospacing="0" w:after="0" w:afterAutospacing="0" w:line="560" w:lineRule="exact"/>
              <w:ind w:left="0" w:right="0" w:firstLine="640"/>
              <w:jc w:val="both"/>
              <w:rPr>
                <w:del w:id="1906" w:author="信仰" w:date="2026-10-15T22:14:33Z"/>
                <w:rFonts w:hint="default" w:ascii="方正仿宋_GBK" w:hAnsi="等线" w:eastAsia="方正仿宋_GBK" w:cs="宋体"/>
                <w:color w:val="EE0000"/>
                <w:kern w:val="0"/>
                <w:sz w:val="22"/>
                <w:szCs w:val="22"/>
                <w:woUserID w:val="6"/>
              </w:rPr>
              <w:pPrChange w:id="1905" w:author="信仰" w:date="2026-10-15T22:14:37Z">
                <w:pPr>
                  <w:keepNext w:val="0"/>
                  <w:keepLines w:val="0"/>
                  <w:widowControl/>
                  <w:suppressLineNumbers w:val="0"/>
                  <w:spacing w:before="0" w:beforeAutospacing="0" w:after="0" w:afterAutospacing="0"/>
                  <w:ind w:left="0" w:right="0"/>
                  <w:jc w:val="left"/>
                </w:pPr>
              </w:pPrChange>
            </w:pPr>
            <w:del w:id="19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16.办公费使用</w:delText>
              </w:r>
            </w:del>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190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97AF6F">
            <w:pPr>
              <w:keepNext w:val="0"/>
              <w:keepLines w:val="0"/>
              <w:widowControl/>
              <w:suppressLineNumbers w:val="0"/>
              <w:spacing w:before="0" w:beforeAutospacing="0" w:after="0" w:afterAutospacing="0" w:line="560" w:lineRule="exact"/>
              <w:ind w:left="0" w:right="0" w:firstLine="640"/>
              <w:jc w:val="both"/>
              <w:rPr>
                <w:del w:id="1910" w:author="信仰" w:date="2026-10-15T22:14:33Z"/>
                <w:rFonts w:hint="default" w:ascii="方正仿宋_GBK" w:hAnsi="等线" w:eastAsia="方正仿宋_GBK" w:cs="宋体"/>
                <w:color w:val="EE0000"/>
                <w:kern w:val="0"/>
                <w:sz w:val="22"/>
                <w:szCs w:val="22"/>
                <w:woUserID w:val="6"/>
              </w:rPr>
              <w:pPrChange w:id="1909" w:author="信仰" w:date="2026-10-15T22:14:37Z">
                <w:pPr>
                  <w:keepNext w:val="0"/>
                  <w:keepLines w:val="0"/>
                  <w:widowControl/>
                  <w:suppressLineNumbers w:val="0"/>
                  <w:spacing w:before="0" w:beforeAutospacing="0" w:after="0" w:afterAutospacing="0"/>
                  <w:ind w:left="0" w:right="0"/>
                  <w:jc w:val="left"/>
                </w:pPr>
              </w:pPrChange>
            </w:pPr>
            <w:del w:id="19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559B005">
            <w:pPr>
              <w:keepNext w:val="0"/>
              <w:keepLines w:val="0"/>
              <w:widowControl/>
              <w:suppressLineNumbers w:val="0"/>
              <w:spacing w:before="0" w:beforeAutospacing="0" w:after="0" w:afterAutospacing="0" w:line="560" w:lineRule="exact"/>
              <w:ind w:left="0" w:right="0" w:firstLine="640"/>
              <w:jc w:val="both"/>
              <w:rPr>
                <w:del w:id="1913" w:author="信仰" w:date="2026-10-15T22:14:33Z"/>
                <w:rFonts w:hint="default" w:ascii="方正仿宋_GBK" w:hAnsi="等线" w:eastAsia="方正仿宋_GBK" w:cs="宋体"/>
                <w:color w:val="EE0000"/>
                <w:kern w:val="0"/>
                <w:sz w:val="22"/>
                <w:szCs w:val="22"/>
                <w:woUserID w:val="6"/>
              </w:rPr>
              <w:pPrChange w:id="1912" w:author="信仰" w:date="2026-10-15T22:14:37Z">
                <w:pPr>
                  <w:keepNext w:val="0"/>
                  <w:keepLines w:val="0"/>
                  <w:widowControl/>
                  <w:suppressLineNumbers w:val="0"/>
                  <w:spacing w:before="0" w:beforeAutospacing="0" w:after="0" w:afterAutospacing="0"/>
                  <w:ind w:left="0" w:right="0"/>
                  <w:jc w:val="left"/>
                </w:pPr>
              </w:pPrChange>
            </w:pPr>
            <w:del w:id="19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17.办公用品采购、发放</w:delText>
              </w:r>
            </w:del>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1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E03DA0">
            <w:pPr>
              <w:keepNext w:val="0"/>
              <w:keepLines w:val="0"/>
              <w:widowControl/>
              <w:suppressLineNumbers w:val="0"/>
              <w:spacing w:before="0" w:beforeAutospacing="0" w:after="0" w:afterAutospacing="0" w:line="560" w:lineRule="exact"/>
              <w:ind w:left="0" w:right="0" w:firstLine="640"/>
              <w:jc w:val="both"/>
              <w:rPr>
                <w:del w:id="1917" w:author="信仰" w:date="2026-10-15T22:14:33Z"/>
                <w:rFonts w:hint="default" w:ascii="方正仿宋_GBK" w:hAnsi="等线" w:eastAsia="方正仿宋_GBK" w:cs="宋体"/>
                <w:color w:val="EE0000"/>
                <w:kern w:val="0"/>
                <w:sz w:val="22"/>
                <w:szCs w:val="22"/>
                <w:woUserID w:val="6"/>
              </w:rPr>
              <w:pPrChange w:id="1916" w:author="信仰" w:date="2026-10-15T22:14:37Z">
                <w:pPr>
                  <w:keepNext w:val="0"/>
                  <w:keepLines w:val="0"/>
                  <w:widowControl/>
                  <w:suppressLineNumbers w:val="0"/>
                  <w:spacing w:before="0" w:beforeAutospacing="0" w:after="0" w:afterAutospacing="0"/>
                  <w:ind w:left="0" w:right="0"/>
                  <w:jc w:val="left"/>
                </w:pPr>
              </w:pPrChange>
            </w:pPr>
            <w:del w:id="19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1EDF173">
            <w:pPr>
              <w:keepNext w:val="0"/>
              <w:keepLines w:val="0"/>
              <w:widowControl/>
              <w:suppressLineNumbers w:val="0"/>
              <w:spacing w:before="0" w:beforeAutospacing="0" w:after="0" w:afterAutospacing="0" w:line="560" w:lineRule="exact"/>
              <w:ind w:left="0" w:right="0" w:firstLine="640"/>
              <w:jc w:val="both"/>
              <w:rPr>
                <w:del w:id="1920" w:author="信仰" w:date="2026-10-15T22:14:33Z"/>
                <w:rFonts w:hint="default" w:ascii="方正仿宋_GBK" w:hAnsi="等线" w:eastAsia="方正仿宋_GBK" w:cs="宋体"/>
                <w:color w:val="EE0000"/>
                <w:kern w:val="0"/>
                <w:sz w:val="22"/>
                <w:szCs w:val="22"/>
                <w:woUserID w:val="6"/>
              </w:rPr>
              <w:pPrChange w:id="1919" w:author="信仰" w:date="2026-10-15T22:14:37Z">
                <w:pPr>
                  <w:keepNext w:val="0"/>
                  <w:keepLines w:val="0"/>
                  <w:widowControl/>
                  <w:suppressLineNumbers w:val="0"/>
                  <w:spacing w:before="0" w:beforeAutospacing="0" w:after="0" w:afterAutospacing="0"/>
                  <w:ind w:left="0" w:right="0"/>
                  <w:jc w:val="left"/>
                </w:pPr>
              </w:pPrChange>
            </w:pPr>
            <w:del w:id="19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18.党组织工作经费报销</w:delText>
              </w:r>
            </w:del>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2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37130D">
            <w:pPr>
              <w:keepNext w:val="0"/>
              <w:keepLines w:val="0"/>
              <w:widowControl/>
              <w:suppressLineNumbers w:val="0"/>
              <w:spacing w:before="0" w:beforeAutospacing="0" w:after="0" w:afterAutospacing="0" w:line="560" w:lineRule="exact"/>
              <w:ind w:left="0" w:right="0" w:firstLine="640"/>
              <w:jc w:val="both"/>
              <w:rPr>
                <w:del w:id="1924" w:author="信仰" w:date="2026-10-15T22:14:33Z"/>
                <w:rFonts w:hint="default" w:ascii="方正仿宋_GBK" w:hAnsi="等线" w:eastAsia="方正仿宋_GBK" w:cs="宋体"/>
                <w:color w:val="EE0000"/>
                <w:kern w:val="0"/>
                <w:sz w:val="22"/>
                <w:szCs w:val="22"/>
                <w:woUserID w:val="6"/>
              </w:rPr>
              <w:pPrChange w:id="1923" w:author="信仰" w:date="2026-10-15T22:14:37Z">
                <w:pPr>
                  <w:keepNext w:val="0"/>
                  <w:keepLines w:val="0"/>
                  <w:widowControl/>
                  <w:suppressLineNumbers w:val="0"/>
                  <w:spacing w:before="0" w:beforeAutospacing="0" w:after="0" w:afterAutospacing="0"/>
                  <w:ind w:left="0" w:right="0"/>
                  <w:jc w:val="left"/>
                </w:pPr>
              </w:pPrChange>
            </w:pPr>
            <w:del w:id="19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2241F126">
            <w:pPr>
              <w:keepNext w:val="0"/>
              <w:keepLines w:val="0"/>
              <w:widowControl/>
              <w:suppressLineNumbers w:val="0"/>
              <w:spacing w:before="0" w:beforeAutospacing="0" w:after="0" w:afterAutospacing="0" w:line="560" w:lineRule="exact"/>
              <w:ind w:left="0" w:right="0" w:firstLine="640"/>
              <w:jc w:val="both"/>
              <w:rPr>
                <w:del w:id="1927" w:author="信仰" w:date="2026-10-15T22:14:33Z"/>
                <w:rFonts w:hint="default" w:ascii="方正仿宋_GBK" w:hAnsi="等线" w:eastAsia="方正仿宋_GBK" w:cs="宋体"/>
                <w:color w:val="EE0000"/>
                <w:kern w:val="0"/>
                <w:sz w:val="22"/>
                <w:szCs w:val="22"/>
                <w:woUserID w:val="6"/>
              </w:rPr>
              <w:pPrChange w:id="1926" w:author="信仰" w:date="2026-10-15T22:14:37Z">
                <w:pPr>
                  <w:keepNext w:val="0"/>
                  <w:keepLines w:val="0"/>
                  <w:widowControl/>
                  <w:suppressLineNumbers w:val="0"/>
                  <w:spacing w:before="0" w:beforeAutospacing="0" w:after="0" w:afterAutospacing="0"/>
                  <w:ind w:left="0" w:right="0"/>
                  <w:jc w:val="left"/>
                </w:pPr>
              </w:pPrChange>
            </w:pPr>
            <w:del w:id="19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19.安全费报销</w:delText>
              </w:r>
            </w:del>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2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6AED7C">
            <w:pPr>
              <w:keepNext w:val="0"/>
              <w:keepLines w:val="0"/>
              <w:widowControl/>
              <w:suppressLineNumbers w:val="0"/>
              <w:spacing w:before="0" w:beforeAutospacing="0" w:after="0" w:afterAutospacing="0" w:line="560" w:lineRule="exact"/>
              <w:ind w:left="0" w:right="0" w:firstLine="640"/>
              <w:jc w:val="both"/>
              <w:rPr>
                <w:del w:id="1931" w:author="信仰" w:date="2026-10-15T22:14:33Z"/>
                <w:rFonts w:hint="default" w:ascii="方正仿宋_GBK" w:hAnsi="等线" w:eastAsia="方正仿宋_GBK" w:cs="宋体"/>
                <w:color w:val="EE0000"/>
                <w:kern w:val="0"/>
                <w:sz w:val="22"/>
                <w:szCs w:val="22"/>
                <w:woUserID w:val="6"/>
              </w:rPr>
              <w:pPrChange w:id="1930" w:author="信仰" w:date="2026-10-15T22:14:37Z">
                <w:pPr>
                  <w:keepNext w:val="0"/>
                  <w:keepLines w:val="0"/>
                  <w:widowControl/>
                  <w:suppressLineNumbers w:val="0"/>
                  <w:spacing w:before="0" w:beforeAutospacing="0" w:after="0" w:afterAutospacing="0"/>
                  <w:ind w:left="0" w:right="0"/>
                  <w:jc w:val="left"/>
                </w:pPr>
              </w:pPrChange>
            </w:pPr>
            <w:del w:id="19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71D42DD">
            <w:pPr>
              <w:keepNext w:val="0"/>
              <w:keepLines w:val="0"/>
              <w:widowControl/>
              <w:suppressLineNumbers w:val="0"/>
              <w:spacing w:before="0" w:beforeAutospacing="0" w:after="0" w:afterAutospacing="0" w:line="560" w:lineRule="exact"/>
              <w:ind w:left="0" w:right="0" w:firstLine="640"/>
              <w:jc w:val="both"/>
              <w:rPr>
                <w:del w:id="1934" w:author="信仰" w:date="2026-10-15T22:14:33Z"/>
                <w:rFonts w:hint="default" w:ascii="方正仿宋_GBK" w:hAnsi="等线" w:eastAsia="方正仿宋_GBK" w:cs="宋体"/>
                <w:color w:val="EE0000"/>
                <w:kern w:val="0"/>
                <w:sz w:val="22"/>
                <w:szCs w:val="22"/>
                <w:woUserID w:val="6"/>
              </w:rPr>
              <w:pPrChange w:id="1933" w:author="信仰" w:date="2026-10-15T22:14:37Z">
                <w:pPr>
                  <w:keepNext w:val="0"/>
                  <w:keepLines w:val="0"/>
                  <w:widowControl/>
                  <w:suppressLineNumbers w:val="0"/>
                  <w:spacing w:before="0" w:beforeAutospacing="0" w:after="0" w:afterAutospacing="0"/>
                  <w:ind w:left="0" w:right="0"/>
                  <w:jc w:val="left"/>
                </w:pPr>
              </w:pPrChange>
            </w:pPr>
            <w:del w:id="19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20.劳动保护费报销</w:delText>
              </w:r>
            </w:del>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3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71AAA1">
            <w:pPr>
              <w:keepNext w:val="0"/>
              <w:keepLines w:val="0"/>
              <w:widowControl/>
              <w:suppressLineNumbers w:val="0"/>
              <w:spacing w:before="0" w:beforeAutospacing="0" w:after="0" w:afterAutospacing="0" w:line="560" w:lineRule="exact"/>
              <w:ind w:left="0" w:right="0" w:firstLine="640"/>
              <w:jc w:val="both"/>
              <w:rPr>
                <w:del w:id="1938" w:author="信仰" w:date="2026-10-15T22:14:33Z"/>
                <w:rFonts w:hint="default" w:ascii="方正仿宋_GBK" w:hAnsi="等线" w:eastAsia="方正仿宋_GBK" w:cs="宋体"/>
                <w:color w:val="EE0000"/>
                <w:kern w:val="0"/>
                <w:sz w:val="22"/>
                <w:szCs w:val="22"/>
                <w:woUserID w:val="6"/>
              </w:rPr>
              <w:pPrChange w:id="1937" w:author="信仰" w:date="2026-10-15T22:14:37Z">
                <w:pPr>
                  <w:keepNext w:val="0"/>
                  <w:keepLines w:val="0"/>
                  <w:widowControl/>
                  <w:suppressLineNumbers w:val="0"/>
                  <w:spacing w:before="0" w:beforeAutospacing="0" w:after="0" w:afterAutospacing="0"/>
                  <w:ind w:left="0" w:right="0"/>
                  <w:jc w:val="left"/>
                </w:pPr>
              </w:pPrChange>
            </w:pPr>
            <w:del w:id="19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18521877">
            <w:pPr>
              <w:keepNext w:val="0"/>
              <w:keepLines w:val="0"/>
              <w:widowControl/>
              <w:suppressLineNumbers w:val="0"/>
              <w:spacing w:before="0" w:beforeAutospacing="0" w:after="0" w:afterAutospacing="0" w:line="560" w:lineRule="exact"/>
              <w:ind w:left="0" w:right="0" w:firstLine="640"/>
              <w:jc w:val="both"/>
              <w:rPr>
                <w:del w:id="1941" w:author="信仰" w:date="2026-10-15T22:14:33Z"/>
                <w:rFonts w:hint="default" w:ascii="方正仿宋_GBK" w:hAnsi="等线" w:eastAsia="方正仿宋_GBK" w:cs="宋体"/>
                <w:color w:val="EE0000"/>
                <w:kern w:val="0"/>
                <w:sz w:val="22"/>
                <w:szCs w:val="22"/>
                <w:woUserID w:val="6"/>
              </w:rPr>
              <w:pPrChange w:id="1940" w:author="信仰" w:date="2026-10-15T22:14:37Z">
                <w:pPr>
                  <w:keepNext w:val="0"/>
                  <w:keepLines w:val="0"/>
                  <w:widowControl/>
                  <w:suppressLineNumbers w:val="0"/>
                  <w:spacing w:before="0" w:beforeAutospacing="0" w:after="0" w:afterAutospacing="0"/>
                  <w:ind w:left="0" w:right="0"/>
                  <w:jc w:val="left"/>
                </w:pPr>
              </w:pPrChange>
            </w:pPr>
            <w:del w:id="19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21.现场青苗赔偿类型、数量的确定</w:delText>
              </w:r>
            </w:del>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4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CB6344">
            <w:pPr>
              <w:keepNext w:val="0"/>
              <w:keepLines w:val="0"/>
              <w:widowControl/>
              <w:suppressLineNumbers w:val="0"/>
              <w:spacing w:before="0" w:beforeAutospacing="0" w:after="0" w:afterAutospacing="0" w:line="560" w:lineRule="exact"/>
              <w:ind w:left="0" w:right="0" w:firstLine="640"/>
              <w:jc w:val="both"/>
              <w:rPr>
                <w:del w:id="1945" w:author="信仰" w:date="2026-10-15T22:14:33Z"/>
                <w:rFonts w:hint="default" w:ascii="方正仿宋_GBK" w:hAnsi="等线" w:eastAsia="方正仿宋_GBK" w:cs="宋体"/>
                <w:color w:val="EE0000"/>
                <w:kern w:val="0"/>
                <w:sz w:val="22"/>
                <w:szCs w:val="22"/>
                <w:woUserID w:val="6"/>
              </w:rPr>
              <w:pPrChange w:id="1944" w:author="信仰" w:date="2026-10-15T22:14:37Z">
                <w:pPr>
                  <w:keepNext w:val="0"/>
                  <w:keepLines w:val="0"/>
                  <w:widowControl/>
                  <w:suppressLineNumbers w:val="0"/>
                  <w:spacing w:before="0" w:beforeAutospacing="0" w:after="0" w:afterAutospacing="0"/>
                  <w:ind w:left="0" w:right="0"/>
                  <w:jc w:val="left"/>
                </w:pPr>
              </w:pPrChange>
            </w:pPr>
            <w:del w:id="19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79583C30">
            <w:pPr>
              <w:keepNext w:val="0"/>
              <w:keepLines w:val="0"/>
              <w:widowControl/>
              <w:suppressLineNumbers w:val="0"/>
              <w:spacing w:before="0" w:beforeAutospacing="0" w:after="0" w:afterAutospacing="0" w:line="560" w:lineRule="exact"/>
              <w:ind w:left="0" w:right="0" w:firstLine="640"/>
              <w:jc w:val="both"/>
              <w:rPr>
                <w:del w:id="1948" w:author="信仰" w:date="2026-10-15T22:14:33Z"/>
                <w:rFonts w:hint="default" w:ascii="方正仿宋_GBK" w:hAnsi="等线" w:eastAsia="方正仿宋_GBK" w:cs="宋体"/>
                <w:color w:val="EE0000"/>
                <w:kern w:val="0"/>
                <w:sz w:val="22"/>
                <w:szCs w:val="22"/>
                <w:woUserID w:val="6"/>
              </w:rPr>
              <w:pPrChange w:id="1947" w:author="信仰" w:date="2026-10-15T22:14:37Z">
                <w:pPr>
                  <w:keepNext w:val="0"/>
                  <w:keepLines w:val="0"/>
                  <w:widowControl/>
                  <w:suppressLineNumbers w:val="0"/>
                  <w:spacing w:before="0" w:beforeAutospacing="0" w:after="0" w:afterAutospacing="0"/>
                  <w:ind w:left="0" w:right="0"/>
                  <w:jc w:val="left"/>
                </w:pPr>
              </w:pPrChange>
            </w:pPr>
            <w:del w:id="19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22.青苗赔偿支付对象的确定</w:delText>
              </w:r>
            </w:del>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5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FA6116">
            <w:pPr>
              <w:keepNext w:val="0"/>
              <w:keepLines w:val="0"/>
              <w:widowControl/>
              <w:suppressLineNumbers w:val="0"/>
              <w:spacing w:before="0" w:beforeAutospacing="0" w:after="0" w:afterAutospacing="0" w:line="560" w:lineRule="exact"/>
              <w:ind w:left="0" w:right="0" w:firstLine="640"/>
              <w:jc w:val="both"/>
              <w:rPr>
                <w:del w:id="1952" w:author="信仰" w:date="2026-10-15T22:14:33Z"/>
                <w:rFonts w:hint="default" w:ascii="方正仿宋_GBK" w:hAnsi="等线" w:eastAsia="方正仿宋_GBK" w:cs="宋体"/>
                <w:color w:val="EE0000"/>
                <w:kern w:val="0"/>
                <w:sz w:val="22"/>
                <w:szCs w:val="22"/>
                <w:woUserID w:val="6"/>
              </w:rPr>
              <w:pPrChange w:id="1951" w:author="信仰" w:date="2026-10-15T22:14:37Z">
                <w:pPr>
                  <w:keepNext w:val="0"/>
                  <w:keepLines w:val="0"/>
                  <w:widowControl/>
                  <w:suppressLineNumbers w:val="0"/>
                  <w:spacing w:before="0" w:beforeAutospacing="0" w:after="0" w:afterAutospacing="0"/>
                  <w:ind w:left="0" w:right="0"/>
                  <w:jc w:val="left"/>
                </w:pPr>
              </w:pPrChange>
            </w:pPr>
            <w:del w:id="19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4FE77C3D">
            <w:pPr>
              <w:keepNext w:val="0"/>
              <w:keepLines w:val="0"/>
              <w:widowControl/>
              <w:suppressLineNumbers w:val="0"/>
              <w:spacing w:before="0" w:beforeAutospacing="0" w:after="0" w:afterAutospacing="0" w:line="560" w:lineRule="exact"/>
              <w:ind w:left="0" w:right="0" w:firstLine="640"/>
              <w:jc w:val="both"/>
              <w:rPr>
                <w:del w:id="1955" w:author="信仰" w:date="2026-10-15T22:14:33Z"/>
                <w:rFonts w:hint="default" w:ascii="方正仿宋_GBK" w:hAnsi="等线" w:eastAsia="方正仿宋_GBK" w:cs="宋体"/>
                <w:color w:val="EE0000"/>
                <w:kern w:val="0"/>
                <w:sz w:val="22"/>
                <w:szCs w:val="22"/>
                <w:woUserID w:val="6"/>
              </w:rPr>
              <w:pPrChange w:id="1954" w:author="信仰" w:date="2026-10-15T22:14:37Z">
                <w:pPr>
                  <w:keepNext w:val="0"/>
                  <w:keepLines w:val="0"/>
                  <w:widowControl/>
                  <w:suppressLineNumbers w:val="0"/>
                  <w:spacing w:before="0" w:beforeAutospacing="0" w:after="0" w:afterAutospacing="0"/>
                  <w:ind w:left="0" w:right="0"/>
                  <w:jc w:val="left"/>
                </w:pPr>
              </w:pPrChange>
            </w:pPr>
            <w:del w:id="19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23.资金支付管理</w:delText>
              </w:r>
            </w:del>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5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632B9A">
            <w:pPr>
              <w:keepNext w:val="0"/>
              <w:keepLines w:val="0"/>
              <w:widowControl/>
              <w:suppressLineNumbers w:val="0"/>
              <w:spacing w:before="0" w:beforeAutospacing="0" w:after="0" w:afterAutospacing="0" w:line="560" w:lineRule="exact"/>
              <w:ind w:left="0" w:right="0" w:firstLine="640"/>
              <w:jc w:val="both"/>
              <w:rPr>
                <w:del w:id="1959" w:author="信仰" w:date="2026-10-15T22:14:33Z"/>
                <w:rFonts w:hint="default" w:ascii="方正仿宋_GBK" w:hAnsi="等线" w:eastAsia="方正仿宋_GBK" w:cs="宋体"/>
                <w:color w:val="EE0000"/>
                <w:kern w:val="0"/>
                <w:sz w:val="22"/>
                <w:szCs w:val="22"/>
                <w:woUserID w:val="6"/>
              </w:rPr>
              <w:pPrChange w:id="1958" w:author="信仰" w:date="2026-10-15T22:14:37Z">
                <w:pPr>
                  <w:keepNext w:val="0"/>
                  <w:keepLines w:val="0"/>
                  <w:widowControl/>
                  <w:suppressLineNumbers w:val="0"/>
                  <w:spacing w:before="0" w:beforeAutospacing="0" w:after="0" w:afterAutospacing="0"/>
                  <w:ind w:left="0" w:right="0"/>
                  <w:jc w:val="left"/>
                </w:pPr>
              </w:pPrChange>
            </w:pPr>
            <w:del w:id="19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9EFCCB7">
            <w:pPr>
              <w:keepNext w:val="0"/>
              <w:keepLines w:val="0"/>
              <w:widowControl/>
              <w:suppressLineNumbers w:val="0"/>
              <w:spacing w:before="0" w:beforeAutospacing="0" w:after="0" w:afterAutospacing="0" w:line="560" w:lineRule="exact"/>
              <w:ind w:left="0" w:right="0" w:firstLine="640"/>
              <w:jc w:val="both"/>
              <w:rPr>
                <w:del w:id="1962" w:author="信仰" w:date="2026-10-15T22:14:33Z"/>
                <w:rFonts w:hint="default" w:ascii="方正仿宋_GBK" w:hAnsi="等线" w:eastAsia="方正仿宋_GBK" w:cs="宋体"/>
                <w:color w:val="EE0000"/>
                <w:kern w:val="0"/>
                <w:sz w:val="22"/>
                <w:szCs w:val="22"/>
                <w:woUserID w:val="6"/>
              </w:rPr>
              <w:pPrChange w:id="1961" w:author="信仰" w:date="2026-10-15T22:14:37Z">
                <w:pPr>
                  <w:keepNext w:val="0"/>
                  <w:keepLines w:val="0"/>
                  <w:widowControl/>
                  <w:suppressLineNumbers w:val="0"/>
                  <w:spacing w:before="0" w:beforeAutospacing="0" w:after="0" w:afterAutospacing="0"/>
                  <w:ind w:left="0" w:right="0"/>
                  <w:jc w:val="left"/>
                </w:pPr>
              </w:pPrChange>
            </w:pPr>
            <w:del w:id="19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24.软科学课题经费报销</w:delText>
              </w:r>
            </w:del>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6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21B03">
            <w:pPr>
              <w:keepNext w:val="0"/>
              <w:keepLines w:val="0"/>
              <w:widowControl/>
              <w:suppressLineNumbers w:val="0"/>
              <w:spacing w:before="0" w:beforeAutospacing="0" w:after="0" w:afterAutospacing="0" w:line="560" w:lineRule="exact"/>
              <w:ind w:left="0" w:right="0" w:firstLine="640"/>
              <w:jc w:val="both"/>
              <w:rPr>
                <w:del w:id="1966" w:author="信仰" w:date="2026-10-15T22:14:33Z"/>
                <w:rFonts w:hint="default" w:ascii="方正仿宋_GBK" w:hAnsi="等线" w:eastAsia="方正仿宋_GBK" w:cs="宋体"/>
                <w:color w:val="EE0000"/>
                <w:kern w:val="0"/>
                <w:sz w:val="22"/>
                <w:szCs w:val="22"/>
                <w:woUserID w:val="6"/>
              </w:rPr>
              <w:pPrChange w:id="1965" w:author="信仰" w:date="2026-10-15T22:14:37Z">
                <w:pPr>
                  <w:keepNext w:val="0"/>
                  <w:keepLines w:val="0"/>
                  <w:widowControl/>
                  <w:suppressLineNumbers w:val="0"/>
                  <w:spacing w:before="0" w:beforeAutospacing="0" w:after="0" w:afterAutospacing="0"/>
                  <w:ind w:left="0" w:right="0"/>
                  <w:jc w:val="left"/>
                </w:pPr>
              </w:pPrChange>
            </w:pPr>
            <w:del w:id="19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A3311A4">
            <w:pPr>
              <w:keepNext w:val="0"/>
              <w:keepLines w:val="0"/>
              <w:widowControl/>
              <w:suppressLineNumbers w:val="0"/>
              <w:spacing w:before="0" w:beforeAutospacing="0" w:after="0" w:afterAutospacing="0" w:line="560" w:lineRule="exact"/>
              <w:ind w:left="0" w:right="0" w:firstLine="640"/>
              <w:jc w:val="both"/>
              <w:rPr>
                <w:del w:id="1969" w:author="信仰" w:date="2026-10-15T22:14:33Z"/>
                <w:rFonts w:hint="default" w:ascii="方正仿宋_GBK" w:hAnsi="等线" w:eastAsia="方正仿宋_GBK" w:cs="宋体"/>
                <w:color w:val="EE0000"/>
                <w:kern w:val="0"/>
                <w:sz w:val="22"/>
                <w:szCs w:val="22"/>
                <w:woUserID w:val="6"/>
              </w:rPr>
              <w:pPrChange w:id="1968" w:author="信仰" w:date="2026-10-15T22:14:37Z">
                <w:pPr>
                  <w:keepNext w:val="0"/>
                  <w:keepLines w:val="0"/>
                  <w:widowControl/>
                  <w:suppressLineNumbers w:val="0"/>
                  <w:spacing w:before="0" w:beforeAutospacing="0" w:after="0" w:afterAutospacing="0"/>
                  <w:ind w:left="0" w:right="0"/>
                  <w:jc w:val="left"/>
                </w:pPr>
              </w:pPrChange>
            </w:pPr>
            <w:del w:id="19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25.车辆油料费用申请</w:delText>
              </w:r>
            </w:del>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7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BF34BA">
            <w:pPr>
              <w:keepNext w:val="0"/>
              <w:keepLines w:val="0"/>
              <w:widowControl/>
              <w:suppressLineNumbers w:val="0"/>
              <w:spacing w:before="0" w:beforeAutospacing="0" w:after="0" w:afterAutospacing="0" w:line="560" w:lineRule="exact"/>
              <w:ind w:left="0" w:right="0" w:firstLine="640"/>
              <w:jc w:val="both"/>
              <w:rPr>
                <w:del w:id="1973" w:author="信仰" w:date="2026-10-15T22:14:33Z"/>
                <w:rFonts w:hint="default" w:ascii="方正仿宋_GBK" w:hAnsi="等线" w:eastAsia="方正仿宋_GBK" w:cs="宋体"/>
                <w:color w:val="EE0000"/>
                <w:kern w:val="0"/>
                <w:sz w:val="22"/>
                <w:szCs w:val="22"/>
                <w:woUserID w:val="6"/>
              </w:rPr>
              <w:pPrChange w:id="1972" w:author="信仰" w:date="2026-10-15T22:14:37Z">
                <w:pPr>
                  <w:keepNext w:val="0"/>
                  <w:keepLines w:val="0"/>
                  <w:widowControl/>
                  <w:suppressLineNumbers w:val="0"/>
                  <w:spacing w:before="0" w:beforeAutospacing="0" w:after="0" w:afterAutospacing="0"/>
                  <w:ind w:left="0" w:right="0"/>
                  <w:jc w:val="left"/>
                </w:pPr>
              </w:pPrChange>
            </w:pPr>
            <w:del w:id="19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3330E68B">
            <w:pPr>
              <w:keepNext w:val="0"/>
              <w:keepLines w:val="0"/>
              <w:widowControl/>
              <w:suppressLineNumbers w:val="0"/>
              <w:spacing w:before="0" w:beforeAutospacing="0" w:after="0" w:afterAutospacing="0" w:line="560" w:lineRule="exact"/>
              <w:ind w:left="0" w:right="0" w:firstLine="640"/>
              <w:jc w:val="both"/>
              <w:rPr>
                <w:del w:id="1976" w:author="信仰" w:date="2026-10-15T22:14:33Z"/>
                <w:rFonts w:hint="default" w:ascii="方正仿宋_GBK" w:hAnsi="等线" w:eastAsia="方正仿宋_GBK" w:cs="宋体"/>
                <w:color w:val="EE0000"/>
                <w:kern w:val="0"/>
                <w:sz w:val="22"/>
                <w:szCs w:val="22"/>
                <w:woUserID w:val="6"/>
              </w:rPr>
              <w:pPrChange w:id="1975" w:author="信仰" w:date="2026-10-15T22:14:37Z">
                <w:pPr>
                  <w:keepNext w:val="0"/>
                  <w:keepLines w:val="0"/>
                  <w:widowControl/>
                  <w:suppressLineNumbers w:val="0"/>
                  <w:spacing w:before="0" w:beforeAutospacing="0" w:after="0" w:afterAutospacing="0"/>
                  <w:ind w:left="0" w:right="0"/>
                  <w:jc w:val="left"/>
                </w:pPr>
              </w:pPrChange>
            </w:pPr>
            <w:del w:id="19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26.车辆油料费用报销</w:delText>
              </w:r>
            </w:del>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7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71BCD2C">
            <w:pPr>
              <w:keepNext w:val="0"/>
              <w:keepLines w:val="0"/>
              <w:widowControl/>
              <w:suppressLineNumbers w:val="0"/>
              <w:spacing w:before="0" w:beforeAutospacing="0" w:after="0" w:afterAutospacing="0" w:line="560" w:lineRule="exact"/>
              <w:ind w:left="0" w:right="0" w:firstLine="640"/>
              <w:jc w:val="both"/>
              <w:rPr>
                <w:del w:id="1980" w:author="信仰" w:date="2026-10-15T22:14:33Z"/>
                <w:rFonts w:hint="default" w:ascii="方正仿宋_GBK" w:hAnsi="等线" w:eastAsia="方正仿宋_GBK" w:cs="宋体"/>
                <w:color w:val="EE0000"/>
                <w:kern w:val="0"/>
                <w:sz w:val="22"/>
                <w:szCs w:val="22"/>
                <w:woUserID w:val="6"/>
              </w:rPr>
              <w:pPrChange w:id="1979" w:author="信仰" w:date="2026-10-15T22:14:37Z">
                <w:pPr>
                  <w:keepNext w:val="0"/>
                  <w:keepLines w:val="0"/>
                  <w:widowControl/>
                  <w:suppressLineNumbers w:val="0"/>
                  <w:spacing w:before="0" w:beforeAutospacing="0" w:after="0" w:afterAutospacing="0"/>
                  <w:ind w:left="0" w:right="0"/>
                  <w:jc w:val="left"/>
                </w:pPr>
              </w:pPrChange>
            </w:pPr>
            <w:del w:id="19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136E6FB">
            <w:pPr>
              <w:keepNext w:val="0"/>
              <w:keepLines w:val="0"/>
              <w:widowControl/>
              <w:suppressLineNumbers w:val="0"/>
              <w:spacing w:before="0" w:beforeAutospacing="0" w:after="0" w:afterAutospacing="0" w:line="560" w:lineRule="exact"/>
              <w:ind w:left="0" w:right="0" w:firstLine="640"/>
              <w:jc w:val="both"/>
              <w:rPr>
                <w:del w:id="1983" w:author="信仰" w:date="2026-10-15T22:14:33Z"/>
                <w:rFonts w:hint="default" w:ascii="方正仿宋_GBK" w:hAnsi="等线" w:eastAsia="方正仿宋_GBK" w:cs="宋体"/>
                <w:color w:val="EE0000"/>
                <w:kern w:val="0"/>
                <w:sz w:val="22"/>
                <w:szCs w:val="22"/>
                <w:woUserID w:val="6"/>
              </w:rPr>
              <w:pPrChange w:id="1982" w:author="信仰" w:date="2026-10-15T22:14:37Z">
                <w:pPr>
                  <w:keepNext w:val="0"/>
                  <w:keepLines w:val="0"/>
                  <w:widowControl/>
                  <w:suppressLineNumbers w:val="0"/>
                  <w:spacing w:before="0" w:beforeAutospacing="0" w:after="0" w:afterAutospacing="0"/>
                  <w:ind w:left="0" w:right="0"/>
                  <w:jc w:val="left"/>
                </w:pPr>
              </w:pPrChange>
            </w:pPr>
            <w:del w:id="19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27.车辆油耗合规性控制</w:delText>
              </w:r>
            </w:del>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8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A9A19F">
            <w:pPr>
              <w:keepNext w:val="0"/>
              <w:keepLines w:val="0"/>
              <w:widowControl/>
              <w:suppressLineNumbers w:val="0"/>
              <w:spacing w:before="0" w:beforeAutospacing="0" w:after="0" w:afterAutospacing="0" w:line="560" w:lineRule="exact"/>
              <w:ind w:left="0" w:right="0" w:firstLine="640"/>
              <w:jc w:val="both"/>
              <w:rPr>
                <w:del w:id="1987" w:author="信仰" w:date="2026-10-15T22:14:33Z"/>
                <w:rFonts w:hint="default" w:ascii="方正仿宋_GBK" w:hAnsi="等线" w:eastAsia="方正仿宋_GBK" w:cs="宋体"/>
                <w:color w:val="EE0000"/>
                <w:kern w:val="0"/>
                <w:sz w:val="22"/>
                <w:szCs w:val="22"/>
                <w:woUserID w:val="6"/>
              </w:rPr>
              <w:pPrChange w:id="1986" w:author="信仰" w:date="2026-10-15T22:14:37Z">
                <w:pPr>
                  <w:keepNext w:val="0"/>
                  <w:keepLines w:val="0"/>
                  <w:widowControl/>
                  <w:suppressLineNumbers w:val="0"/>
                  <w:spacing w:before="0" w:beforeAutospacing="0" w:after="0" w:afterAutospacing="0"/>
                  <w:ind w:left="0" w:right="0"/>
                  <w:jc w:val="left"/>
                </w:pPr>
              </w:pPrChange>
            </w:pPr>
            <w:del w:id="19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D712BA7">
            <w:pPr>
              <w:keepNext w:val="0"/>
              <w:keepLines w:val="0"/>
              <w:widowControl/>
              <w:suppressLineNumbers w:val="0"/>
              <w:spacing w:before="0" w:beforeAutospacing="0" w:after="0" w:afterAutospacing="0" w:line="560" w:lineRule="exact"/>
              <w:ind w:left="0" w:right="0" w:firstLine="640"/>
              <w:jc w:val="both"/>
              <w:rPr>
                <w:del w:id="1990" w:author="信仰" w:date="2026-10-15T22:14:33Z"/>
                <w:rFonts w:hint="default" w:ascii="方正仿宋_GBK" w:hAnsi="等线" w:eastAsia="方正仿宋_GBK" w:cs="宋体"/>
                <w:color w:val="EE0000"/>
                <w:kern w:val="0"/>
                <w:sz w:val="22"/>
                <w:szCs w:val="22"/>
                <w:woUserID w:val="6"/>
              </w:rPr>
              <w:pPrChange w:id="1989" w:author="信仰" w:date="2026-10-15T22:14:37Z">
                <w:pPr>
                  <w:keepNext w:val="0"/>
                  <w:keepLines w:val="0"/>
                  <w:widowControl/>
                  <w:suppressLineNumbers w:val="0"/>
                  <w:spacing w:before="0" w:beforeAutospacing="0" w:after="0" w:afterAutospacing="0"/>
                  <w:ind w:left="0" w:right="0"/>
                  <w:jc w:val="left"/>
                </w:pPr>
              </w:pPrChange>
            </w:pPr>
            <w:del w:id="19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28.车辆维修保养费用申请</w:delText>
              </w:r>
            </w:del>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9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435B72">
            <w:pPr>
              <w:keepNext w:val="0"/>
              <w:keepLines w:val="0"/>
              <w:widowControl/>
              <w:suppressLineNumbers w:val="0"/>
              <w:spacing w:before="0" w:beforeAutospacing="0" w:after="0" w:afterAutospacing="0" w:line="560" w:lineRule="exact"/>
              <w:ind w:left="0" w:right="0" w:firstLine="640"/>
              <w:jc w:val="both"/>
              <w:rPr>
                <w:del w:id="1994" w:author="信仰" w:date="2026-10-15T22:14:33Z"/>
                <w:rFonts w:hint="default" w:ascii="方正仿宋_GBK" w:hAnsi="等线" w:eastAsia="方正仿宋_GBK" w:cs="宋体"/>
                <w:color w:val="EE0000"/>
                <w:kern w:val="0"/>
                <w:sz w:val="22"/>
                <w:szCs w:val="22"/>
                <w:woUserID w:val="6"/>
              </w:rPr>
              <w:pPrChange w:id="1993" w:author="信仰" w:date="2026-10-15T22:14:37Z">
                <w:pPr>
                  <w:keepNext w:val="0"/>
                  <w:keepLines w:val="0"/>
                  <w:widowControl/>
                  <w:suppressLineNumbers w:val="0"/>
                  <w:spacing w:before="0" w:beforeAutospacing="0" w:after="0" w:afterAutospacing="0"/>
                  <w:ind w:left="0" w:right="0"/>
                  <w:jc w:val="left"/>
                </w:pPr>
              </w:pPrChange>
            </w:pPr>
            <w:del w:id="19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5B02C398">
            <w:pPr>
              <w:keepNext w:val="0"/>
              <w:keepLines w:val="0"/>
              <w:widowControl/>
              <w:suppressLineNumbers w:val="0"/>
              <w:spacing w:before="0" w:beforeAutospacing="0" w:after="0" w:afterAutospacing="0" w:line="560" w:lineRule="exact"/>
              <w:ind w:left="0" w:right="0" w:firstLine="640"/>
              <w:jc w:val="both"/>
              <w:rPr>
                <w:del w:id="1997" w:author="信仰" w:date="2026-10-15T22:14:33Z"/>
                <w:rFonts w:hint="default" w:ascii="方正仿宋_GBK" w:hAnsi="等线" w:eastAsia="方正仿宋_GBK" w:cs="宋体"/>
                <w:color w:val="EE0000"/>
                <w:kern w:val="0"/>
                <w:sz w:val="22"/>
                <w:szCs w:val="22"/>
                <w:woUserID w:val="6"/>
              </w:rPr>
              <w:pPrChange w:id="1996" w:author="信仰" w:date="2026-10-15T22:14:37Z">
                <w:pPr>
                  <w:keepNext w:val="0"/>
                  <w:keepLines w:val="0"/>
                  <w:widowControl/>
                  <w:suppressLineNumbers w:val="0"/>
                  <w:spacing w:before="0" w:beforeAutospacing="0" w:after="0" w:afterAutospacing="0"/>
                  <w:ind w:left="0" w:right="0"/>
                  <w:jc w:val="left"/>
                </w:pPr>
              </w:pPrChange>
            </w:pPr>
            <w:del w:id="19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29.车辆维修保养费用报销</w:delText>
              </w:r>
            </w:del>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199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FAFE8">
            <w:pPr>
              <w:keepNext w:val="0"/>
              <w:keepLines w:val="0"/>
              <w:widowControl/>
              <w:suppressLineNumbers w:val="0"/>
              <w:spacing w:before="0" w:beforeAutospacing="0" w:after="0" w:afterAutospacing="0" w:line="560" w:lineRule="exact"/>
              <w:ind w:left="0" w:right="0" w:firstLine="640"/>
              <w:jc w:val="both"/>
              <w:rPr>
                <w:del w:id="2001" w:author="信仰" w:date="2026-10-15T22:14:33Z"/>
                <w:rFonts w:hint="default" w:ascii="方正仿宋_GBK" w:hAnsi="等线" w:eastAsia="方正仿宋_GBK" w:cs="宋体"/>
                <w:color w:val="EE0000"/>
                <w:kern w:val="0"/>
                <w:sz w:val="22"/>
                <w:szCs w:val="22"/>
                <w:woUserID w:val="6"/>
              </w:rPr>
              <w:pPrChange w:id="2000" w:author="信仰" w:date="2026-10-15T22:14:37Z">
                <w:pPr>
                  <w:keepNext w:val="0"/>
                  <w:keepLines w:val="0"/>
                  <w:widowControl/>
                  <w:suppressLineNumbers w:val="0"/>
                  <w:spacing w:before="0" w:beforeAutospacing="0" w:after="0" w:afterAutospacing="0"/>
                  <w:ind w:left="0" w:right="0"/>
                  <w:jc w:val="left"/>
                </w:pPr>
              </w:pPrChange>
            </w:pPr>
            <w:del w:id="20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员工报账</w:delText>
              </w:r>
            </w:del>
          </w:p>
        </w:tc>
        <w:tc>
          <w:tcPr>
            <w:tcW w:w="3271" w:type="pct"/>
            <w:tcBorders>
              <w:top w:val="nil"/>
              <w:left w:val="nil"/>
              <w:bottom w:val="single" w:color="auto" w:sz="4" w:space="0"/>
              <w:right w:val="single" w:color="auto" w:sz="4" w:space="0"/>
            </w:tcBorders>
            <w:shd w:val="clear" w:color="auto" w:fill="FFFFFF"/>
            <w:noWrap/>
            <w:vAlign w:val="center"/>
          </w:tcPr>
          <w:p w14:paraId="0EFE98D9">
            <w:pPr>
              <w:keepNext w:val="0"/>
              <w:keepLines w:val="0"/>
              <w:widowControl/>
              <w:suppressLineNumbers w:val="0"/>
              <w:spacing w:before="0" w:beforeAutospacing="0" w:after="0" w:afterAutospacing="0" w:line="560" w:lineRule="exact"/>
              <w:ind w:left="0" w:right="0" w:firstLine="640"/>
              <w:jc w:val="both"/>
              <w:rPr>
                <w:del w:id="2004" w:author="信仰" w:date="2026-10-15T22:14:33Z"/>
                <w:rFonts w:hint="default" w:ascii="方正仿宋_GBK" w:hAnsi="等线" w:eastAsia="方正仿宋_GBK" w:cs="宋体"/>
                <w:color w:val="EE0000"/>
                <w:kern w:val="0"/>
                <w:sz w:val="22"/>
                <w:szCs w:val="22"/>
                <w:woUserID w:val="6"/>
              </w:rPr>
              <w:pPrChange w:id="2003" w:author="信仰" w:date="2026-10-15T22:14:37Z">
                <w:pPr>
                  <w:keepNext w:val="0"/>
                  <w:keepLines w:val="0"/>
                  <w:widowControl/>
                  <w:suppressLineNumbers w:val="0"/>
                  <w:spacing w:before="0" w:beforeAutospacing="0" w:after="0" w:afterAutospacing="0"/>
                  <w:ind w:left="0" w:right="0"/>
                  <w:jc w:val="left"/>
                </w:pPr>
              </w:pPrChange>
            </w:pPr>
            <w:del w:id="20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30.车辆维修保养费用合规性控制</w:delText>
              </w:r>
            </w:del>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0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D54BEA">
            <w:pPr>
              <w:keepNext w:val="0"/>
              <w:keepLines w:val="0"/>
              <w:widowControl/>
              <w:suppressLineNumbers w:val="0"/>
              <w:spacing w:before="0" w:beforeAutospacing="0" w:after="0" w:afterAutospacing="0" w:line="560" w:lineRule="exact"/>
              <w:ind w:left="0" w:right="0" w:firstLine="640"/>
              <w:jc w:val="both"/>
              <w:rPr>
                <w:del w:id="2008" w:author="信仰" w:date="2026-10-15T22:14:33Z"/>
                <w:rFonts w:hint="default" w:ascii="方正仿宋_GBK" w:hAnsi="等线" w:eastAsia="方正仿宋_GBK" w:cs="宋体"/>
                <w:color w:val="EE0000"/>
                <w:kern w:val="0"/>
                <w:sz w:val="22"/>
                <w:szCs w:val="22"/>
                <w:woUserID w:val="6"/>
              </w:rPr>
              <w:pPrChange w:id="2007" w:author="信仰" w:date="2026-10-15T22:14:37Z">
                <w:pPr>
                  <w:keepNext w:val="0"/>
                  <w:keepLines w:val="0"/>
                  <w:widowControl/>
                  <w:suppressLineNumbers w:val="0"/>
                  <w:spacing w:before="0" w:beforeAutospacing="0" w:after="0" w:afterAutospacing="0"/>
                  <w:ind w:left="0" w:right="0"/>
                  <w:jc w:val="left"/>
                </w:pPr>
              </w:pPrChange>
            </w:pPr>
            <w:del w:id="20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34FE736">
            <w:pPr>
              <w:keepNext w:val="0"/>
              <w:keepLines w:val="0"/>
              <w:widowControl/>
              <w:suppressLineNumbers w:val="0"/>
              <w:spacing w:before="0" w:beforeAutospacing="0" w:after="0" w:afterAutospacing="0" w:line="560" w:lineRule="exact"/>
              <w:ind w:left="0" w:right="0" w:firstLine="640"/>
              <w:jc w:val="both"/>
              <w:rPr>
                <w:del w:id="2011" w:author="信仰" w:date="2026-10-15T22:14:33Z"/>
                <w:rFonts w:hint="default" w:ascii="方正仿宋_GBK" w:hAnsi="等线" w:eastAsia="方正仿宋_GBK" w:cs="宋体"/>
                <w:color w:val="EE0000"/>
                <w:kern w:val="0"/>
                <w:sz w:val="22"/>
                <w:szCs w:val="22"/>
                <w:woUserID w:val="6"/>
              </w:rPr>
              <w:pPrChange w:id="2010" w:author="信仰" w:date="2026-10-15T22:14:37Z">
                <w:pPr>
                  <w:keepNext w:val="0"/>
                  <w:keepLines w:val="0"/>
                  <w:widowControl/>
                  <w:suppressLineNumbers w:val="0"/>
                  <w:spacing w:before="0" w:beforeAutospacing="0" w:after="0" w:afterAutospacing="0"/>
                  <w:ind w:left="0" w:right="0"/>
                  <w:jc w:val="left"/>
                </w:pPr>
              </w:pPrChange>
            </w:pPr>
            <w:del w:id="20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1.会计主体完整性管控</w:delText>
              </w:r>
            </w:del>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1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B17AC0">
            <w:pPr>
              <w:keepNext w:val="0"/>
              <w:keepLines w:val="0"/>
              <w:widowControl/>
              <w:suppressLineNumbers w:val="0"/>
              <w:spacing w:before="0" w:beforeAutospacing="0" w:after="0" w:afterAutospacing="0" w:line="560" w:lineRule="exact"/>
              <w:ind w:left="0" w:right="0" w:firstLine="640"/>
              <w:jc w:val="both"/>
              <w:rPr>
                <w:del w:id="2015" w:author="信仰" w:date="2026-10-15T22:14:33Z"/>
                <w:rFonts w:hint="default" w:ascii="方正仿宋_GBK" w:hAnsi="等线" w:eastAsia="方正仿宋_GBK" w:cs="宋体"/>
                <w:color w:val="EE0000"/>
                <w:kern w:val="0"/>
                <w:sz w:val="22"/>
                <w:szCs w:val="22"/>
                <w:woUserID w:val="6"/>
              </w:rPr>
              <w:pPrChange w:id="2014" w:author="信仰" w:date="2026-10-15T22:14:37Z">
                <w:pPr>
                  <w:keepNext w:val="0"/>
                  <w:keepLines w:val="0"/>
                  <w:widowControl/>
                  <w:suppressLineNumbers w:val="0"/>
                  <w:spacing w:before="0" w:beforeAutospacing="0" w:after="0" w:afterAutospacing="0"/>
                  <w:ind w:left="0" w:right="0"/>
                  <w:jc w:val="left"/>
                </w:pPr>
              </w:pPrChange>
            </w:pPr>
            <w:del w:id="20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B52255A">
            <w:pPr>
              <w:keepNext w:val="0"/>
              <w:keepLines w:val="0"/>
              <w:widowControl/>
              <w:suppressLineNumbers w:val="0"/>
              <w:spacing w:before="0" w:beforeAutospacing="0" w:after="0" w:afterAutospacing="0" w:line="560" w:lineRule="exact"/>
              <w:ind w:left="0" w:right="0" w:firstLine="640"/>
              <w:jc w:val="both"/>
              <w:rPr>
                <w:del w:id="2018" w:author="信仰" w:date="2026-10-15T22:14:33Z"/>
                <w:rFonts w:hint="default" w:ascii="方正仿宋_GBK" w:hAnsi="等线" w:eastAsia="方正仿宋_GBK" w:cs="宋体"/>
                <w:color w:val="EE0000"/>
                <w:kern w:val="0"/>
                <w:sz w:val="22"/>
                <w:szCs w:val="22"/>
                <w:woUserID w:val="6"/>
              </w:rPr>
              <w:pPrChange w:id="2017" w:author="信仰" w:date="2026-10-15T22:14:37Z">
                <w:pPr>
                  <w:keepNext w:val="0"/>
                  <w:keepLines w:val="0"/>
                  <w:widowControl/>
                  <w:suppressLineNumbers w:val="0"/>
                  <w:spacing w:before="0" w:beforeAutospacing="0" w:after="0" w:afterAutospacing="0"/>
                  <w:ind w:left="0" w:right="0"/>
                  <w:jc w:val="left"/>
                </w:pPr>
              </w:pPrChange>
            </w:pPr>
            <w:del w:id="20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2.业务完整性管控</w:delText>
              </w:r>
            </w:del>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2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C999418">
            <w:pPr>
              <w:keepNext w:val="0"/>
              <w:keepLines w:val="0"/>
              <w:widowControl/>
              <w:suppressLineNumbers w:val="0"/>
              <w:spacing w:before="0" w:beforeAutospacing="0" w:after="0" w:afterAutospacing="0" w:line="560" w:lineRule="exact"/>
              <w:ind w:left="0" w:right="0" w:firstLine="640"/>
              <w:jc w:val="both"/>
              <w:rPr>
                <w:del w:id="2022" w:author="信仰" w:date="2026-10-15T22:14:33Z"/>
                <w:rFonts w:hint="default" w:ascii="方正仿宋_GBK" w:hAnsi="等线" w:eastAsia="方正仿宋_GBK" w:cs="宋体"/>
                <w:color w:val="EE0000"/>
                <w:kern w:val="0"/>
                <w:sz w:val="22"/>
                <w:szCs w:val="22"/>
                <w:woUserID w:val="6"/>
              </w:rPr>
              <w:pPrChange w:id="2021" w:author="信仰" w:date="2026-10-15T22:14:37Z">
                <w:pPr>
                  <w:keepNext w:val="0"/>
                  <w:keepLines w:val="0"/>
                  <w:widowControl/>
                  <w:suppressLineNumbers w:val="0"/>
                  <w:spacing w:before="0" w:beforeAutospacing="0" w:after="0" w:afterAutospacing="0"/>
                  <w:ind w:left="0" w:right="0"/>
                  <w:jc w:val="left"/>
                </w:pPr>
              </w:pPrChange>
            </w:pPr>
            <w:del w:id="20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6B1333F">
            <w:pPr>
              <w:keepNext w:val="0"/>
              <w:keepLines w:val="0"/>
              <w:widowControl/>
              <w:suppressLineNumbers w:val="0"/>
              <w:spacing w:before="0" w:beforeAutospacing="0" w:after="0" w:afterAutospacing="0" w:line="560" w:lineRule="exact"/>
              <w:ind w:left="0" w:right="0" w:firstLine="640"/>
              <w:jc w:val="both"/>
              <w:rPr>
                <w:del w:id="2025" w:author="信仰" w:date="2026-10-15T22:14:33Z"/>
                <w:rFonts w:hint="default" w:ascii="方正仿宋_GBK" w:hAnsi="等线" w:eastAsia="方正仿宋_GBK" w:cs="宋体"/>
                <w:color w:val="EE0000"/>
                <w:kern w:val="0"/>
                <w:sz w:val="22"/>
                <w:szCs w:val="22"/>
                <w:woUserID w:val="6"/>
              </w:rPr>
              <w:pPrChange w:id="2024" w:author="信仰" w:date="2026-10-15T22:14:37Z">
                <w:pPr>
                  <w:keepNext w:val="0"/>
                  <w:keepLines w:val="0"/>
                  <w:widowControl/>
                  <w:suppressLineNumbers w:val="0"/>
                  <w:spacing w:before="0" w:beforeAutospacing="0" w:after="0" w:afterAutospacing="0"/>
                  <w:ind w:left="0" w:right="0"/>
                  <w:jc w:val="left"/>
                </w:pPr>
              </w:pPrChange>
            </w:pPr>
            <w:del w:id="20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6.会计政策和会计估计执行管控</w:delText>
              </w:r>
            </w:del>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2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275F556">
            <w:pPr>
              <w:keepNext w:val="0"/>
              <w:keepLines w:val="0"/>
              <w:widowControl/>
              <w:suppressLineNumbers w:val="0"/>
              <w:spacing w:before="0" w:beforeAutospacing="0" w:after="0" w:afterAutospacing="0" w:line="560" w:lineRule="exact"/>
              <w:ind w:left="0" w:right="0" w:firstLine="640"/>
              <w:jc w:val="both"/>
              <w:rPr>
                <w:del w:id="2029" w:author="信仰" w:date="2026-10-15T22:14:33Z"/>
                <w:rFonts w:hint="default" w:ascii="方正仿宋_GBK" w:hAnsi="等线" w:eastAsia="方正仿宋_GBK" w:cs="宋体"/>
                <w:color w:val="EE0000"/>
                <w:kern w:val="0"/>
                <w:sz w:val="22"/>
                <w:szCs w:val="22"/>
                <w:woUserID w:val="6"/>
              </w:rPr>
              <w:pPrChange w:id="2028" w:author="信仰" w:date="2026-10-15T22:14:37Z">
                <w:pPr>
                  <w:keepNext w:val="0"/>
                  <w:keepLines w:val="0"/>
                  <w:widowControl/>
                  <w:suppressLineNumbers w:val="0"/>
                  <w:spacing w:before="0" w:beforeAutospacing="0" w:after="0" w:afterAutospacing="0"/>
                  <w:ind w:left="0" w:right="0"/>
                  <w:jc w:val="left"/>
                </w:pPr>
              </w:pPrChange>
            </w:pPr>
            <w:del w:id="20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306F5DB">
            <w:pPr>
              <w:keepNext w:val="0"/>
              <w:keepLines w:val="0"/>
              <w:widowControl/>
              <w:suppressLineNumbers w:val="0"/>
              <w:spacing w:before="0" w:beforeAutospacing="0" w:after="0" w:afterAutospacing="0" w:line="560" w:lineRule="exact"/>
              <w:ind w:left="0" w:right="0" w:firstLine="640"/>
              <w:jc w:val="both"/>
              <w:rPr>
                <w:del w:id="2032" w:author="信仰" w:date="2026-10-15T22:14:33Z"/>
                <w:rFonts w:hint="default" w:ascii="方正仿宋_GBK" w:hAnsi="等线" w:eastAsia="方正仿宋_GBK" w:cs="宋体"/>
                <w:color w:val="EE0000"/>
                <w:kern w:val="0"/>
                <w:sz w:val="22"/>
                <w:szCs w:val="22"/>
                <w:woUserID w:val="6"/>
              </w:rPr>
              <w:pPrChange w:id="2031" w:author="信仰" w:date="2026-10-15T22:14:37Z">
                <w:pPr>
                  <w:keepNext w:val="0"/>
                  <w:keepLines w:val="0"/>
                  <w:widowControl/>
                  <w:suppressLineNumbers w:val="0"/>
                  <w:spacing w:before="0" w:beforeAutospacing="0" w:after="0" w:afterAutospacing="0"/>
                  <w:ind w:left="0" w:right="0"/>
                  <w:jc w:val="left"/>
                </w:pPr>
              </w:pPrChange>
            </w:pPr>
            <w:del w:id="20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7.会计政策和会计估计变更审批</w:delText>
              </w:r>
            </w:del>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3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9CBD8">
            <w:pPr>
              <w:keepNext w:val="0"/>
              <w:keepLines w:val="0"/>
              <w:widowControl/>
              <w:suppressLineNumbers w:val="0"/>
              <w:spacing w:before="0" w:beforeAutospacing="0" w:after="0" w:afterAutospacing="0" w:line="560" w:lineRule="exact"/>
              <w:ind w:left="0" w:right="0" w:firstLine="640"/>
              <w:jc w:val="both"/>
              <w:rPr>
                <w:del w:id="2036" w:author="信仰" w:date="2026-10-15T22:14:33Z"/>
                <w:rFonts w:hint="default" w:ascii="方正仿宋_GBK" w:hAnsi="等线" w:eastAsia="方正仿宋_GBK" w:cs="宋体"/>
                <w:color w:val="EE0000"/>
                <w:kern w:val="0"/>
                <w:sz w:val="22"/>
                <w:szCs w:val="22"/>
                <w:woUserID w:val="6"/>
              </w:rPr>
              <w:pPrChange w:id="2035" w:author="信仰" w:date="2026-10-15T22:14:37Z">
                <w:pPr>
                  <w:keepNext w:val="0"/>
                  <w:keepLines w:val="0"/>
                  <w:widowControl/>
                  <w:suppressLineNumbers w:val="0"/>
                  <w:spacing w:before="0" w:beforeAutospacing="0" w:after="0" w:afterAutospacing="0"/>
                  <w:ind w:left="0" w:right="0"/>
                  <w:jc w:val="left"/>
                </w:pPr>
              </w:pPrChange>
            </w:pPr>
            <w:del w:id="20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F82872">
            <w:pPr>
              <w:keepNext w:val="0"/>
              <w:keepLines w:val="0"/>
              <w:widowControl/>
              <w:suppressLineNumbers w:val="0"/>
              <w:spacing w:before="0" w:beforeAutospacing="0" w:after="0" w:afterAutospacing="0" w:line="560" w:lineRule="exact"/>
              <w:ind w:left="0" w:right="0" w:firstLine="640"/>
              <w:jc w:val="both"/>
              <w:rPr>
                <w:del w:id="2039" w:author="信仰" w:date="2026-10-15T22:14:33Z"/>
                <w:rFonts w:hint="default" w:ascii="方正仿宋_GBK" w:hAnsi="等线" w:eastAsia="方正仿宋_GBK" w:cs="宋体"/>
                <w:color w:val="EE0000"/>
                <w:kern w:val="0"/>
                <w:sz w:val="22"/>
                <w:szCs w:val="22"/>
                <w:woUserID w:val="6"/>
              </w:rPr>
              <w:pPrChange w:id="2038" w:author="信仰" w:date="2026-10-15T22:14:37Z">
                <w:pPr>
                  <w:keepNext w:val="0"/>
                  <w:keepLines w:val="0"/>
                  <w:widowControl/>
                  <w:suppressLineNumbers w:val="0"/>
                  <w:spacing w:before="0" w:beforeAutospacing="0" w:after="0" w:afterAutospacing="0"/>
                  <w:ind w:left="0" w:right="0"/>
                  <w:jc w:val="left"/>
                </w:pPr>
              </w:pPrChange>
            </w:pPr>
            <w:del w:id="20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8.会计不相容岗位管控</w:delText>
              </w:r>
            </w:del>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4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31B6FD">
            <w:pPr>
              <w:keepNext w:val="0"/>
              <w:keepLines w:val="0"/>
              <w:widowControl/>
              <w:suppressLineNumbers w:val="0"/>
              <w:spacing w:before="0" w:beforeAutospacing="0" w:after="0" w:afterAutospacing="0" w:line="560" w:lineRule="exact"/>
              <w:ind w:left="0" w:right="0" w:firstLine="640"/>
              <w:jc w:val="both"/>
              <w:rPr>
                <w:del w:id="2043" w:author="信仰" w:date="2026-10-15T22:14:33Z"/>
                <w:rFonts w:hint="default" w:ascii="方正仿宋_GBK" w:hAnsi="等线" w:eastAsia="方正仿宋_GBK" w:cs="宋体"/>
                <w:color w:val="EE0000"/>
                <w:kern w:val="0"/>
                <w:sz w:val="22"/>
                <w:szCs w:val="22"/>
                <w:woUserID w:val="6"/>
              </w:rPr>
              <w:pPrChange w:id="2042" w:author="信仰" w:date="2026-10-15T22:14:37Z">
                <w:pPr>
                  <w:keepNext w:val="0"/>
                  <w:keepLines w:val="0"/>
                  <w:widowControl/>
                  <w:suppressLineNumbers w:val="0"/>
                  <w:spacing w:before="0" w:beforeAutospacing="0" w:after="0" w:afterAutospacing="0"/>
                  <w:ind w:left="0" w:right="0"/>
                  <w:jc w:val="left"/>
                </w:pPr>
              </w:pPrChange>
            </w:pPr>
            <w:del w:id="20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75DD023">
            <w:pPr>
              <w:keepNext w:val="0"/>
              <w:keepLines w:val="0"/>
              <w:widowControl/>
              <w:suppressLineNumbers w:val="0"/>
              <w:spacing w:before="0" w:beforeAutospacing="0" w:after="0" w:afterAutospacing="0" w:line="560" w:lineRule="exact"/>
              <w:ind w:left="0" w:right="0" w:firstLine="640"/>
              <w:jc w:val="both"/>
              <w:rPr>
                <w:del w:id="2046" w:author="信仰" w:date="2026-10-15T22:14:33Z"/>
                <w:rFonts w:hint="default" w:ascii="方正仿宋_GBK" w:hAnsi="等线" w:eastAsia="方正仿宋_GBK" w:cs="宋体"/>
                <w:color w:val="EE0000"/>
                <w:kern w:val="0"/>
                <w:sz w:val="22"/>
                <w:szCs w:val="22"/>
                <w:woUserID w:val="6"/>
              </w:rPr>
              <w:pPrChange w:id="2045" w:author="信仰" w:date="2026-10-15T22:14:37Z">
                <w:pPr>
                  <w:keepNext w:val="0"/>
                  <w:keepLines w:val="0"/>
                  <w:widowControl/>
                  <w:suppressLineNumbers w:val="0"/>
                  <w:spacing w:before="0" w:beforeAutospacing="0" w:after="0" w:afterAutospacing="0"/>
                  <w:ind w:left="0" w:right="0"/>
                  <w:jc w:val="left"/>
                </w:pPr>
              </w:pPrChange>
            </w:pPr>
            <w:del w:id="20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9.会计岗位交接管控</w:delText>
              </w:r>
            </w:del>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4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1758F5">
            <w:pPr>
              <w:keepNext w:val="0"/>
              <w:keepLines w:val="0"/>
              <w:widowControl/>
              <w:suppressLineNumbers w:val="0"/>
              <w:spacing w:before="0" w:beforeAutospacing="0" w:after="0" w:afterAutospacing="0" w:line="560" w:lineRule="exact"/>
              <w:ind w:left="0" w:right="0" w:firstLine="640"/>
              <w:jc w:val="both"/>
              <w:rPr>
                <w:del w:id="2050" w:author="信仰" w:date="2026-10-15T22:14:33Z"/>
                <w:rFonts w:hint="default" w:ascii="方正仿宋_GBK" w:hAnsi="等线" w:eastAsia="方正仿宋_GBK" w:cs="宋体"/>
                <w:color w:val="EE0000"/>
                <w:kern w:val="0"/>
                <w:sz w:val="22"/>
                <w:szCs w:val="22"/>
                <w:woUserID w:val="6"/>
              </w:rPr>
              <w:pPrChange w:id="2049" w:author="信仰" w:date="2026-10-15T22:14:37Z">
                <w:pPr>
                  <w:keepNext w:val="0"/>
                  <w:keepLines w:val="0"/>
                  <w:widowControl/>
                  <w:suppressLineNumbers w:val="0"/>
                  <w:spacing w:before="0" w:beforeAutospacing="0" w:after="0" w:afterAutospacing="0"/>
                  <w:ind w:left="0" w:right="0"/>
                  <w:jc w:val="left"/>
                </w:pPr>
              </w:pPrChange>
            </w:pPr>
            <w:del w:id="20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40D7A95">
            <w:pPr>
              <w:keepNext w:val="0"/>
              <w:keepLines w:val="0"/>
              <w:widowControl/>
              <w:suppressLineNumbers w:val="0"/>
              <w:spacing w:before="0" w:beforeAutospacing="0" w:after="0" w:afterAutospacing="0" w:line="560" w:lineRule="exact"/>
              <w:ind w:left="0" w:right="0" w:firstLine="640"/>
              <w:jc w:val="both"/>
              <w:rPr>
                <w:del w:id="2053" w:author="信仰" w:date="2026-10-15T22:14:33Z"/>
                <w:rFonts w:hint="default" w:ascii="方正仿宋_GBK" w:hAnsi="等线" w:eastAsia="方正仿宋_GBK" w:cs="宋体"/>
                <w:color w:val="EE0000"/>
                <w:kern w:val="0"/>
                <w:sz w:val="22"/>
                <w:szCs w:val="22"/>
                <w:woUserID w:val="6"/>
              </w:rPr>
              <w:pPrChange w:id="2052" w:author="信仰" w:date="2026-10-15T22:14:37Z">
                <w:pPr>
                  <w:keepNext w:val="0"/>
                  <w:keepLines w:val="0"/>
                  <w:widowControl/>
                  <w:suppressLineNumbers w:val="0"/>
                  <w:spacing w:before="0" w:beforeAutospacing="0" w:after="0" w:afterAutospacing="0"/>
                  <w:ind w:left="0" w:right="0"/>
                  <w:jc w:val="left"/>
                </w:pPr>
              </w:pPrChange>
            </w:pPr>
            <w:del w:id="20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10.银行账户合规开立控制</w:delText>
              </w:r>
            </w:del>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5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2C2ABB">
            <w:pPr>
              <w:keepNext w:val="0"/>
              <w:keepLines w:val="0"/>
              <w:widowControl/>
              <w:suppressLineNumbers w:val="0"/>
              <w:spacing w:before="0" w:beforeAutospacing="0" w:after="0" w:afterAutospacing="0" w:line="560" w:lineRule="exact"/>
              <w:ind w:left="0" w:right="0" w:firstLine="640"/>
              <w:jc w:val="both"/>
              <w:rPr>
                <w:del w:id="2057" w:author="信仰" w:date="2026-10-15T22:14:33Z"/>
                <w:rFonts w:hint="default" w:ascii="方正仿宋_GBK" w:hAnsi="等线" w:eastAsia="方正仿宋_GBK" w:cs="宋体"/>
                <w:color w:val="EE0000"/>
                <w:kern w:val="0"/>
                <w:sz w:val="22"/>
                <w:szCs w:val="22"/>
                <w:woUserID w:val="6"/>
              </w:rPr>
              <w:pPrChange w:id="2056" w:author="信仰" w:date="2026-10-15T22:14:37Z">
                <w:pPr>
                  <w:keepNext w:val="0"/>
                  <w:keepLines w:val="0"/>
                  <w:widowControl/>
                  <w:suppressLineNumbers w:val="0"/>
                  <w:spacing w:before="0" w:beforeAutospacing="0" w:after="0" w:afterAutospacing="0"/>
                  <w:ind w:left="0" w:right="0"/>
                  <w:jc w:val="left"/>
                </w:pPr>
              </w:pPrChange>
            </w:pPr>
            <w:del w:id="20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0CBDBF0">
            <w:pPr>
              <w:keepNext w:val="0"/>
              <w:keepLines w:val="0"/>
              <w:widowControl/>
              <w:suppressLineNumbers w:val="0"/>
              <w:spacing w:before="0" w:beforeAutospacing="0" w:after="0" w:afterAutospacing="0" w:line="560" w:lineRule="exact"/>
              <w:ind w:left="0" w:right="0" w:firstLine="640"/>
              <w:jc w:val="both"/>
              <w:rPr>
                <w:del w:id="2060" w:author="信仰" w:date="2026-10-15T22:14:33Z"/>
                <w:rFonts w:hint="default" w:ascii="方正仿宋_GBK" w:hAnsi="等线" w:eastAsia="方正仿宋_GBK" w:cs="宋体"/>
                <w:color w:val="EE0000"/>
                <w:kern w:val="0"/>
                <w:sz w:val="22"/>
                <w:szCs w:val="22"/>
                <w:woUserID w:val="6"/>
              </w:rPr>
              <w:pPrChange w:id="2059" w:author="信仰" w:date="2026-10-15T22:14:37Z">
                <w:pPr>
                  <w:keepNext w:val="0"/>
                  <w:keepLines w:val="0"/>
                  <w:widowControl/>
                  <w:suppressLineNumbers w:val="0"/>
                  <w:spacing w:before="0" w:beforeAutospacing="0" w:after="0" w:afterAutospacing="0"/>
                  <w:ind w:left="0" w:right="0"/>
                  <w:jc w:val="left"/>
                </w:pPr>
              </w:pPrChange>
            </w:pPr>
            <w:del w:id="20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11.银行账户办理监控控制</w:delText>
              </w:r>
            </w:del>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6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CB5661">
            <w:pPr>
              <w:keepNext w:val="0"/>
              <w:keepLines w:val="0"/>
              <w:widowControl/>
              <w:suppressLineNumbers w:val="0"/>
              <w:spacing w:before="0" w:beforeAutospacing="0" w:after="0" w:afterAutospacing="0" w:line="560" w:lineRule="exact"/>
              <w:ind w:left="0" w:right="0" w:firstLine="640"/>
              <w:jc w:val="both"/>
              <w:rPr>
                <w:del w:id="2064" w:author="信仰" w:date="2026-10-15T22:14:33Z"/>
                <w:rFonts w:hint="default" w:ascii="方正仿宋_GBK" w:hAnsi="等线" w:eastAsia="方正仿宋_GBK" w:cs="宋体"/>
                <w:color w:val="EE0000"/>
                <w:kern w:val="0"/>
                <w:sz w:val="22"/>
                <w:szCs w:val="22"/>
                <w:woUserID w:val="6"/>
              </w:rPr>
              <w:pPrChange w:id="2063" w:author="信仰" w:date="2026-10-15T22:14:37Z">
                <w:pPr>
                  <w:keepNext w:val="0"/>
                  <w:keepLines w:val="0"/>
                  <w:widowControl/>
                  <w:suppressLineNumbers w:val="0"/>
                  <w:spacing w:before="0" w:beforeAutospacing="0" w:after="0" w:afterAutospacing="0"/>
                  <w:ind w:left="0" w:right="0"/>
                  <w:jc w:val="left"/>
                </w:pPr>
              </w:pPrChange>
            </w:pPr>
            <w:del w:id="20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B30154A">
            <w:pPr>
              <w:keepNext w:val="0"/>
              <w:keepLines w:val="0"/>
              <w:widowControl/>
              <w:suppressLineNumbers w:val="0"/>
              <w:spacing w:before="0" w:beforeAutospacing="0" w:after="0" w:afterAutospacing="0" w:line="560" w:lineRule="exact"/>
              <w:ind w:left="0" w:right="0" w:firstLine="640"/>
              <w:jc w:val="both"/>
              <w:rPr>
                <w:del w:id="2067" w:author="信仰" w:date="2026-10-15T22:14:33Z"/>
                <w:rFonts w:hint="default" w:ascii="方正仿宋_GBK" w:hAnsi="等线" w:eastAsia="方正仿宋_GBK" w:cs="宋体"/>
                <w:color w:val="EE0000"/>
                <w:kern w:val="0"/>
                <w:sz w:val="22"/>
                <w:szCs w:val="22"/>
                <w:woUserID w:val="6"/>
              </w:rPr>
              <w:pPrChange w:id="2066" w:author="信仰" w:date="2026-10-15T22:14:37Z">
                <w:pPr>
                  <w:keepNext w:val="0"/>
                  <w:keepLines w:val="0"/>
                  <w:widowControl/>
                  <w:suppressLineNumbers w:val="0"/>
                  <w:spacing w:before="0" w:beforeAutospacing="0" w:after="0" w:afterAutospacing="0"/>
                  <w:ind w:left="0" w:right="0"/>
                  <w:jc w:val="left"/>
                </w:pPr>
              </w:pPrChange>
            </w:pPr>
            <w:del w:id="20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12.商户号合规开立控制</w:delText>
              </w:r>
            </w:del>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6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5EE86">
            <w:pPr>
              <w:keepNext w:val="0"/>
              <w:keepLines w:val="0"/>
              <w:widowControl/>
              <w:suppressLineNumbers w:val="0"/>
              <w:spacing w:before="0" w:beforeAutospacing="0" w:after="0" w:afterAutospacing="0" w:line="560" w:lineRule="exact"/>
              <w:ind w:left="0" w:right="0" w:firstLine="640"/>
              <w:jc w:val="both"/>
              <w:rPr>
                <w:del w:id="2071" w:author="信仰" w:date="2026-10-15T22:14:33Z"/>
                <w:rFonts w:hint="default" w:ascii="方正仿宋_GBK" w:hAnsi="等线" w:eastAsia="方正仿宋_GBK" w:cs="宋体"/>
                <w:color w:val="EE0000"/>
                <w:kern w:val="0"/>
                <w:sz w:val="22"/>
                <w:szCs w:val="22"/>
                <w:woUserID w:val="6"/>
              </w:rPr>
              <w:pPrChange w:id="2070" w:author="信仰" w:date="2026-10-15T22:14:37Z">
                <w:pPr>
                  <w:keepNext w:val="0"/>
                  <w:keepLines w:val="0"/>
                  <w:widowControl/>
                  <w:suppressLineNumbers w:val="0"/>
                  <w:spacing w:before="0" w:beforeAutospacing="0" w:after="0" w:afterAutospacing="0"/>
                  <w:ind w:left="0" w:right="0"/>
                  <w:jc w:val="left"/>
                </w:pPr>
              </w:pPrChange>
            </w:pPr>
            <w:del w:id="20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6701DB">
            <w:pPr>
              <w:keepNext w:val="0"/>
              <w:keepLines w:val="0"/>
              <w:widowControl/>
              <w:suppressLineNumbers w:val="0"/>
              <w:spacing w:before="0" w:beforeAutospacing="0" w:after="0" w:afterAutospacing="0" w:line="560" w:lineRule="exact"/>
              <w:ind w:left="0" w:right="0" w:firstLine="640"/>
              <w:jc w:val="both"/>
              <w:rPr>
                <w:del w:id="2074" w:author="信仰" w:date="2026-10-15T22:14:33Z"/>
                <w:rFonts w:hint="default" w:ascii="方正仿宋_GBK" w:hAnsi="等线" w:eastAsia="方正仿宋_GBK" w:cs="宋体"/>
                <w:color w:val="EE0000"/>
                <w:kern w:val="0"/>
                <w:sz w:val="22"/>
                <w:szCs w:val="22"/>
                <w:woUserID w:val="6"/>
              </w:rPr>
              <w:pPrChange w:id="2073" w:author="信仰" w:date="2026-10-15T22:14:37Z">
                <w:pPr>
                  <w:keepNext w:val="0"/>
                  <w:keepLines w:val="0"/>
                  <w:widowControl/>
                  <w:suppressLineNumbers w:val="0"/>
                  <w:spacing w:before="0" w:beforeAutospacing="0" w:after="0" w:afterAutospacing="0"/>
                  <w:ind w:left="0" w:right="0"/>
                  <w:jc w:val="left"/>
                </w:pPr>
              </w:pPrChange>
            </w:pPr>
            <w:del w:id="20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13.商户号办理监控控制</w:delText>
              </w:r>
            </w:del>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7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C5D8E">
            <w:pPr>
              <w:keepNext w:val="0"/>
              <w:keepLines w:val="0"/>
              <w:widowControl/>
              <w:suppressLineNumbers w:val="0"/>
              <w:spacing w:before="0" w:beforeAutospacing="0" w:after="0" w:afterAutospacing="0" w:line="560" w:lineRule="exact"/>
              <w:ind w:left="0" w:right="0" w:firstLine="640"/>
              <w:jc w:val="both"/>
              <w:rPr>
                <w:del w:id="2078" w:author="信仰" w:date="2026-10-15T22:14:33Z"/>
                <w:rFonts w:hint="default" w:ascii="方正仿宋_GBK" w:hAnsi="等线" w:eastAsia="方正仿宋_GBK" w:cs="宋体"/>
                <w:color w:val="EE0000"/>
                <w:kern w:val="0"/>
                <w:sz w:val="22"/>
                <w:szCs w:val="22"/>
                <w:woUserID w:val="6"/>
              </w:rPr>
              <w:pPrChange w:id="2077" w:author="信仰" w:date="2026-10-15T22:14:37Z">
                <w:pPr>
                  <w:keepNext w:val="0"/>
                  <w:keepLines w:val="0"/>
                  <w:widowControl/>
                  <w:suppressLineNumbers w:val="0"/>
                  <w:spacing w:before="0" w:beforeAutospacing="0" w:after="0" w:afterAutospacing="0"/>
                  <w:ind w:left="0" w:right="0"/>
                  <w:jc w:val="left"/>
                </w:pPr>
              </w:pPrChange>
            </w:pPr>
            <w:del w:id="20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00F1272">
            <w:pPr>
              <w:keepNext w:val="0"/>
              <w:keepLines w:val="0"/>
              <w:widowControl/>
              <w:suppressLineNumbers w:val="0"/>
              <w:spacing w:before="0" w:beforeAutospacing="0" w:after="0" w:afterAutospacing="0" w:line="560" w:lineRule="exact"/>
              <w:ind w:left="0" w:right="0" w:firstLine="640"/>
              <w:jc w:val="both"/>
              <w:rPr>
                <w:del w:id="2081" w:author="信仰" w:date="2026-10-15T22:14:33Z"/>
                <w:rFonts w:hint="default" w:ascii="方正仿宋_GBK" w:hAnsi="等线" w:eastAsia="方正仿宋_GBK" w:cs="宋体"/>
                <w:color w:val="EE0000"/>
                <w:kern w:val="0"/>
                <w:sz w:val="22"/>
                <w:szCs w:val="22"/>
                <w:woUserID w:val="6"/>
              </w:rPr>
              <w:pPrChange w:id="2080" w:author="信仰" w:date="2026-10-15T22:14:37Z">
                <w:pPr>
                  <w:keepNext w:val="0"/>
                  <w:keepLines w:val="0"/>
                  <w:widowControl/>
                  <w:suppressLineNumbers w:val="0"/>
                  <w:spacing w:before="0" w:beforeAutospacing="0" w:after="0" w:afterAutospacing="0"/>
                  <w:ind w:left="0" w:right="0"/>
                  <w:jc w:val="left"/>
                </w:pPr>
              </w:pPrChange>
            </w:pPr>
            <w:del w:id="20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14.数字钱包合规开立控制</w:delText>
              </w:r>
            </w:del>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8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CE2458">
            <w:pPr>
              <w:keepNext w:val="0"/>
              <w:keepLines w:val="0"/>
              <w:widowControl/>
              <w:suppressLineNumbers w:val="0"/>
              <w:spacing w:before="0" w:beforeAutospacing="0" w:after="0" w:afterAutospacing="0" w:line="560" w:lineRule="exact"/>
              <w:ind w:left="0" w:right="0" w:firstLine="640"/>
              <w:jc w:val="both"/>
              <w:rPr>
                <w:del w:id="2085" w:author="信仰" w:date="2026-10-15T22:14:33Z"/>
                <w:rFonts w:hint="default" w:ascii="方正仿宋_GBK" w:hAnsi="等线" w:eastAsia="方正仿宋_GBK" w:cs="宋体"/>
                <w:color w:val="EE0000"/>
                <w:kern w:val="0"/>
                <w:sz w:val="22"/>
                <w:szCs w:val="22"/>
                <w:woUserID w:val="6"/>
              </w:rPr>
              <w:pPrChange w:id="2084" w:author="信仰" w:date="2026-10-15T22:14:37Z">
                <w:pPr>
                  <w:keepNext w:val="0"/>
                  <w:keepLines w:val="0"/>
                  <w:widowControl/>
                  <w:suppressLineNumbers w:val="0"/>
                  <w:spacing w:before="0" w:beforeAutospacing="0" w:after="0" w:afterAutospacing="0"/>
                  <w:ind w:left="0" w:right="0"/>
                  <w:jc w:val="left"/>
                </w:pPr>
              </w:pPrChange>
            </w:pPr>
            <w:del w:id="20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5F91C3D">
            <w:pPr>
              <w:keepNext w:val="0"/>
              <w:keepLines w:val="0"/>
              <w:widowControl/>
              <w:suppressLineNumbers w:val="0"/>
              <w:spacing w:before="0" w:beforeAutospacing="0" w:after="0" w:afterAutospacing="0" w:line="560" w:lineRule="exact"/>
              <w:ind w:left="0" w:right="0" w:firstLine="640"/>
              <w:jc w:val="both"/>
              <w:rPr>
                <w:del w:id="2088" w:author="信仰" w:date="2026-10-15T22:14:33Z"/>
                <w:rFonts w:hint="default" w:ascii="方正仿宋_GBK" w:hAnsi="等线" w:eastAsia="方正仿宋_GBK" w:cs="宋体"/>
                <w:color w:val="EE0000"/>
                <w:kern w:val="0"/>
                <w:sz w:val="22"/>
                <w:szCs w:val="22"/>
                <w:woUserID w:val="6"/>
              </w:rPr>
              <w:pPrChange w:id="2087" w:author="信仰" w:date="2026-10-15T22:14:37Z">
                <w:pPr>
                  <w:keepNext w:val="0"/>
                  <w:keepLines w:val="0"/>
                  <w:widowControl/>
                  <w:suppressLineNumbers w:val="0"/>
                  <w:spacing w:before="0" w:beforeAutospacing="0" w:after="0" w:afterAutospacing="0"/>
                  <w:ind w:left="0" w:right="0"/>
                  <w:jc w:val="left"/>
                </w:pPr>
              </w:pPrChange>
            </w:pPr>
            <w:del w:id="20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15.数字钱包监控控制</w:delText>
              </w:r>
            </w:del>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9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89C864">
            <w:pPr>
              <w:keepNext w:val="0"/>
              <w:keepLines w:val="0"/>
              <w:widowControl/>
              <w:suppressLineNumbers w:val="0"/>
              <w:spacing w:before="0" w:beforeAutospacing="0" w:after="0" w:afterAutospacing="0" w:line="560" w:lineRule="exact"/>
              <w:ind w:left="0" w:right="0" w:firstLine="640"/>
              <w:jc w:val="both"/>
              <w:rPr>
                <w:del w:id="2092" w:author="信仰" w:date="2026-10-15T22:14:33Z"/>
                <w:rFonts w:hint="default" w:ascii="方正仿宋_GBK" w:hAnsi="等线" w:eastAsia="方正仿宋_GBK" w:cs="宋体"/>
                <w:color w:val="EE0000"/>
                <w:kern w:val="0"/>
                <w:sz w:val="22"/>
                <w:szCs w:val="22"/>
                <w:woUserID w:val="6"/>
              </w:rPr>
              <w:pPrChange w:id="2091" w:author="信仰" w:date="2026-10-15T22:14:37Z">
                <w:pPr>
                  <w:keepNext w:val="0"/>
                  <w:keepLines w:val="0"/>
                  <w:widowControl/>
                  <w:suppressLineNumbers w:val="0"/>
                  <w:spacing w:before="0" w:beforeAutospacing="0" w:after="0" w:afterAutospacing="0"/>
                  <w:ind w:left="0" w:right="0"/>
                  <w:jc w:val="left"/>
                </w:pPr>
              </w:pPrChange>
            </w:pPr>
            <w:del w:id="20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8B3C10F">
            <w:pPr>
              <w:keepNext w:val="0"/>
              <w:keepLines w:val="0"/>
              <w:widowControl/>
              <w:suppressLineNumbers w:val="0"/>
              <w:spacing w:before="0" w:beforeAutospacing="0" w:after="0" w:afterAutospacing="0" w:line="560" w:lineRule="exact"/>
              <w:ind w:left="0" w:right="0" w:firstLine="640"/>
              <w:jc w:val="both"/>
              <w:rPr>
                <w:del w:id="2095" w:author="信仰" w:date="2026-10-15T22:14:33Z"/>
                <w:rFonts w:hint="default" w:ascii="方正仿宋_GBK" w:hAnsi="等线" w:eastAsia="方正仿宋_GBK" w:cs="宋体"/>
                <w:color w:val="EE0000"/>
                <w:kern w:val="0"/>
                <w:sz w:val="22"/>
                <w:szCs w:val="22"/>
                <w:woUserID w:val="6"/>
              </w:rPr>
              <w:pPrChange w:id="2094" w:author="信仰" w:date="2026-10-15T22:14:37Z">
                <w:pPr>
                  <w:keepNext w:val="0"/>
                  <w:keepLines w:val="0"/>
                  <w:widowControl/>
                  <w:suppressLineNumbers w:val="0"/>
                  <w:spacing w:before="0" w:beforeAutospacing="0" w:after="0" w:afterAutospacing="0"/>
                  <w:ind w:left="0" w:right="0"/>
                  <w:jc w:val="left"/>
                </w:pPr>
              </w:pPrChange>
            </w:pPr>
            <w:del w:id="20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16.银行账户变更及时性、必要性控制</w:delText>
              </w:r>
            </w:del>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09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1BC478">
            <w:pPr>
              <w:keepNext w:val="0"/>
              <w:keepLines w:val="0"/>
              <w:widowControl/>
              <w:suppressLineNumbers w:val="0"/>
              <w:spacing w:before="0" w:beforeAutospacing="0" w:after="0" w:afterAutospacing="0" w:line="560" w:lineRule="exact"/>
              <w:ind w:left="0" w:right="0" w:firstLine="640"/>
              <w:jc w:val="both"/>
              <w:rPr>
                <w:del w:id="2099" w:author="信仰" w:date="2026-10-15T22:14:33Z"/>
                <w:rFonts w:hint="default" w:ascii="方正仿宋_GBK" w:hAnsi="等线" w:eastAsia="方正仿宋_GBK" w:cs="宋体"/>
                <w:color w:val="EE0000"/>
                <w:kern w:val="0"/>
                <w:sz w:val="22"/>
                <w:szCs w:val="22"/>
                <w:woUserID w:val="6"/>
              </w:rPr>
              <w:pPrChange w:id="2098" w:author="信仰" w:date="2026-10-15T22:14:37Z">
                <w:pPr>
                  <w:keepNext w:val="0"/>
                  <w:keepLines w:val="0"/>
                  <w:widowControl/>
                  <w:suppressLineNumbers w:val="0"/>
                  <w:spacing w:before="0" w:beforeAutospacing="0" w:after="0" w:afterAutospacing="0"/>
                  <w:ind w:left="0" w:right="0"/>
                  <w:jc w:val="left"/>
                </w:pPr>
              </w:pPrChange>
            </w:pPr>
            <w:del w:id="21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07D3E93">
            <w:pPr>
              <w:keepNext w:val="0"/>
              <w:keepLines w:val="0"/>
              <w:widowControl/>
              <w:suppressLineNumbers w:val="0"/>
              <w:spacing w:before="0" w:beforeAutospacing="0" w:after="0" w:afterAutospacing="0" w:line="560" w:lineRule="exact"/>
              <w:ind w:left="0" w:right="0" w:firstLine="640"/>
              <w:jc w:val="both"/>
              <w:rPr>
                <w:del w:id="2102" w:author="信仰" w:date="2026-10-15T22:14:33Z"/>
                <w:rFonts w:hint="default" w:ascii="方正仿宋_GBK" w:hAnsi="等线" w:eastAsia="方正仿宋_GBK" w:cs="宋体"/>
                <w:color w:val="EE0000"/>
                <w:kern w:val="0"/>
                <w:sz w:val="22"/>
                <w:szCs w:val="22"/>
                <w:woUserID w:val="6"/>
              </w:rPr>
              <w:pPrChange w:id="2101" w:author="信仰" w:date="2026-10-15T22:14:37Z">
                <w:pPr>
                  <w:keepNext w:val="0"/>
                  <w:keepLines w:val="0"/>
                  <w:widowControl/>
                  <w:suppressLineNumbers w:val="0"/>
                  <w:spacing w:before="0" w:beforeAutospacing="0" w:after="0" w:afterAutospacing="0"/>
                  <w:ind w:left="0" w:right="0"/>
                  <w:jc w:val="left"/>
                </w:pPr>
              </w:pPrChange>
            </w:pPr>
            <w:del w:id="21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17.商户号变更及时性、必要性控制</w:delText>
              </w:r>
            </w:del>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0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321B2E">
            <w:pPr>
              <w:keepNext w:val="0"/>
              <w:keepLines w:val="0"/>
              <w:widowControl/>
              <w:suppressLineNumbers w:val="0"/>
              <w:spacing w:before="0" w:beforeAutospacing="0" w:after="0" w:afterAutospacing="0" w:line="560" w:lineRule="exact"/>
              <w:ind w:left="0" w:right="0" w:firstLine="640"/>
              <w:jc w:val="both"/>
              <w:rPr>
                <w:del w:id="2106" w:author="信仰" w:date="2026-10-15T22:14:33Z"/>
                <w:rFonts w:hint="default" w:ascii="方正仿宋_GBK" w:hAnsi="等线" w:eastAsia="方正仿宋_GBK" w:cs="宋体"/>
                <w:color w:val="EE0000"/>
                <w:kern w:val="0"/>
                <w:sz w:val="22"/>
                <w:szCs w:val="22"/>
                <w:woUserID w:val="6"/>
              </w:rPr>
              <w:pPrChange w:id="2105" w:author="信仰" w:date="2026-10-15T22:14:37Z">
                <w:pPr>
                  <w:keepNext w:val="0"/>
                  <w:keepLines w:val="0"/>
                  <w:widowControl/>
                  <w:suppressLineNumbers w:val="0"/>
                  <w:spacing w:before="0" w:beforeAutospacing="0" w:after="0" w:afterAutospacing="0"/>
                  <w:ind w:left="0" w:right="0"/>
                  <w:jc w:val="left"/>
                </w:pPr>
              </w:pPrChange>
            </w:pPr>
            <w:del w:id="21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E16DB6">
            <w:pPr>
              <w:keepNext w:val="0"/>
              <w:keepLines w:val="0"/>
              <w:widowControl/>
              <w:suppressLineNumbers w:val="0"/>
              <w:spacing w:before="0" w:beforeAutospacing="0" w:after="0" w:afterAutospacing="0" w:line="560" w:lineRule="exact"/>
              <w:ind w:left="0" w:right="0" w:firstLine="640"/>
              <w:jc w:val="both"/>
              <w:rPr>
                <w:del w:id="2109" w:author="信仰" w:date="2026-10-15T22:14:33Z"/>
                <w:rFonts w:hint="default" w:ascii="方正仿宋_GBK" w:hAnsi="等线" w:eastAsia="方正仿宋_GBK" w:cs="宋体"/>
                <w:color w:val="EE0000"/>
                <w:kern w:val="0"/>
                <w:sz w:val="22"/>
                <w:szCs w:val="22"/>
                <w:woUserID w:val="6"/>
              </w:rPr>
              <w:pPrChange w:id="2108" w:author="信仰" w:date="2026-10-15T22:14:37Z">
                <w:pPr>
                  <w:keepNext w:val="0"/>
                  <w:keepLines w:val="0"/>
                  <w:widowControl/>
                  <w:suppressLineNumbers w:val="0"/>
                  <w:spacing w:before="0" w:beforeAutospacing="0" w:after="0" w:afterAutospacing="0"/>
                  <w:ind w:left="0" w:right="0"/>
                  <w:jc w:val="left"/>
                </w:pPr>
              </w:pPrChange>
            </w:pPr>
            <w:del w:id="21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18.数字钱包变更及时性、必要性控制</w:delText>
              </w:r>
            </w:del>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1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827143C">
            <w:pPr>
              <w:keepNext w:val="0"/>
              <w:keepLines w:val="0"/>
              <w:widowControl/>
              <w:suppressLineNumbers w:val="0"/>
              <w:spacing w:before="0" w:beforeAutospacing="0" w:after="0" w:afterAutospacing="0" w:line="560" w:lineRule="exact"/>
              <w:ind w:left="0" w:right="0" w:firstLine="640"/>
              <w:jc w:val="both"/>
              <w:rPr>
                <w:del w:id="2113" w:author="信仰" w:date="2026-10-15T22:14:33Z"/>
                <w:rFonts w:hint="default" w:ascii="方正仿宋_GBK" w:hAnsi="等线" w:eastAsia="方正仿宋_GBK" w:cs="宋体"/>
                <w:color w:val="EE0000"/>
                <w:kern w:val="0"/>
                <w:sz w:val="22"/>
                <w:szCs w:val="22"/>
                <w:woUserID w:val="6"/>
              </w:rPr>
              <w:pPrChange w:id="2112" w:author="信仰" w:date="2026-10-15T22:14:37Z">
                <w:pPr>
                  <w:keepNext w:val="0"/>
                  <w:keepLines w:val="0"/>
                  <w:widowControl/>
                  <w:suppressLineNumbers w:val="0"/>
                  <w:spacing w:before="0" w:beforeAutospacing="0" w:after="0" w:afterAutospacing="0"/>
                  <w:ind w:left="0" w:right="0"/>
                  <w:jc w:val="left"/>
                </w:pPr>
              </w:pPrChange>
            </w:pPr>
            <w:del w:id="21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850E306">
            <w:pPr>
              <w:keepNext w:val="0"/>
              <w:keepLines w:val="0"/>
              <w:widowControl/>
              <w:suppressLineNumbers w:val="0"/>
              <w:spacing w:before="0" w:beforeAutospacing="0" w:after="0" w:afterAutospacing="0" w:line="560" w:lineRule="exact"/>
              <w:ind w:left="0" w:right="0" w:firstLine="640"/>
              <w:jc w:val="both"/>
              <w:rPr>
                <w:del w:id="2116" w:author="信仰" w:date="2026-10-15T22:14:33Z"/>
                <w:rFonts w:hint="default" w:ascii="方正仿宋_GBK" w:hAnsi="等线" w:eastAsia="方正仿宋_GBK" w:cs="宋体"/>
                <w:color w:val="EE0000"/>
                <w:kern w:val="0"/>
                <w:sz w:val="22"/>
                <w:szCs w:val="22"/>
                <w:woUserID w:val="6"/>
              </w:rPr>
              <w:pPrChange w:id="2115" w:author="信仰" w:date="2026-10-15T22:14:37Z">
                <w:pPr>
                  <w:keepNext w:val="0"/>
                  <w:keepLines w:val="0"/>
                  <w:widowControl/>
                  <w:suppressLineNumbers w:val="0"/>
                  <w:spacing w:before="0" w:beforeAutospacing="0" w:after="0" w:afterAutospacing="0"/>
                  <w:ind w:left="0" w:right="0"/>
                  <w:jc w:val="left"/>
                </w:pPr>
              </w:pPrChange>
            </w:pPr>
            <w:del w:id="21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19.银行账户注销及时性、规范性控制</w:delText>
              </w:r>
            </w:del>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1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4EEC0">
            <w:pPr>
              <w:keepNext w:val="0"/>
              <w:keepLines w:val="0"/>
              <w:widowControl/>
              <w:suppressLineNumbers w:val="0"/>
              <w:spacing w:before="0" w:beforeAutospacing="0" w:after="0" w:afterAutospacing="0" w:line="560" w:lineRule="exact"/>
              <w:ind w:left="0" w:right="0" w:firstLine="640"/>
              <w:jc w:val="both"/>
              <w:rPr>
                <w:del w:id="2120" w:author="信仰" w:date="2026-10-15T22:14:33Z"/>
                <w:rFonts w:hint="default" w:ascii="方正仿宋_GBK" w:hAnsi="等线" w:eastAsia="方正仿宋_GBK" w:cs="宋体"/>
                <w:color w:val="EE0000"/>
                <w:kern w:val="0"/>
                <w:sz w:val="22"/>
                <w:szCs w:val="22"/>
                <w:woUserID w:val="6"/>
              </w:rPr>
              <w:pPrChange w:id="2119" w:author="信仰" w:date="2026-10-15T22:14:37Z">
                <w:pPr>
                  <w:keepNext w:val="0"/>
                  <w:keepLines w:val="0"/>
                  <w:widowControl/>
                  <w:suppressLineNumbers w:val="0"/>
                  <w:spacing w:before="0" w:beforeAutospacing="0" w:after="0" w:afterAutospacing="0"/>
                  <w:ind w:left="0" w:right="0"/>
                  <w:jc w:val="left"/>
                </w:pPr>
              </w:pPrChange>
            </w:pPr>
            <w:del w:id="21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1423512">
            <w:pPr>
              <w:keepNext w:val="0"/>
              <w:keepLines w:val="0"/>
              <w:widowControl/>
              <w:suppressLineNumbers w:val="0"/>
              <w:spacing w:before="0" w:beforeAutospacing="0" w:after="0" w:afterAutospacing="0" w:line="560" w:lineRule="exact"/>
              <w:ind w:left="0" w:right="0" w:firstLine="640"/>
              <w:jc w:val="both"/>
              <w:rPr>
                <w:del w:id="2123" w:author="信仰" w:date="2026-10-15T22:14:33Z"/>
                <w:rFonts w:hint="default" w:ascii="方正仿宋_GBK" w:hAnsi="等线" w:eastAsia="方正仿宋_GBK" w:cs="宋体"/>
                <w:color w:val="EE0000"/>
                <w:kern w:val="0"/>
                <w:sz w:val="22"/>
                <w:szCs w:val="22"/>
                <w:woUserID w:val="6"/>
              </w:rPr>
              <w:pPrChange w:id="2122" w:author="信仰" w:date="2026-10-15T22:14:37Z">
                <w:pPr>
                  <w:keepNext w:val="0"/>
                  <w:keepLines w:val="0"/>
                  <w:widowControl/>
                  <w:suppressLineNumbers w:val="0"/>
                  <w:spacing w:before="0" w:beforeAutospacing="0" w:after="0" w:afterAutospacing="0"/>
                  <w:ind w:left="0" w:right="0"/>
                  <w:jc w:val="left"/>
                </w:pPr>
              </w:pPrChange>
            </w:pPr>
            <w:del w:id="21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20.商户号注销及时性、规范性控制</w:delText>
              </w:r>
            </w:del>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2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45536B">
            <w:pPr>
              <w:keepNext w:val="0"/>
              <w:keepLines w:val="0"/>
              <w:widowControl/>
              <w:suppressLineNumbers w:val="0"/>
              <w:spacing w:before="0" w:beforeAutospacing="0" w:after="0" w:afterAutospacing="0" w:line="560" w:lineRule="exact"/>
              <w:ind w:left="0" w:right="0" w:firstLine="640"/>
              <w:jc w:val="both"/>
              <w:rPr>
                <w:del w:id="2127" w:author="信仰" w:date="2026-10-15T22:14:33Z"/>
                <w:rFonts w:hint="default" w:ascii="方正仿宋_GBK" w:hAnsi="等线" w:eastAsia="方正仿宋_GBK" w:cs="宋体"/>
                <w:color w:val="EE0000"/>
                <w:kern w:val="0"/>
                <w:sz w:val="22"/>
                <w:szCs w:val="22"/>
                <w:woUserID w:val="6"/>
              </w:rPr>
              <w:pPrChange w:id="2126" w:author="信仰" w:date="2026-10-15T22:14:37Z">
                <w:pPr>
                  <w:keepNext w:val="0"/>
                  <w:keepLines w:val="0"/>
                  <w:widowControl/>
                  <w:suppressLineNumbers w:val="0"/>
                  <w:spacing w:before="0" w:beforeAutospacing="0" w:after="0" w:afterAutospacing="0"/>
                  <w:ind w:left="0" w:right="0"/>
                  <w:jc w:val="left"/>
                </w:pPr>
              </w:pPrChange>
            </w:pPr>
            <w:del w:id="21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232E2E5">
            <w:pPr>
              <w:keepNext w:val="0"/>
              <w:keepLines w:val="0"/>
              <w:widowControl/>
              <w:suppressLineNumbers w:val="0"/>
              <w:spacing w:before="0" w:beforeAutospacing="0" w:after="0" w:afterAutospacing="0" w:line="560" w:lineRule="exact"/>
              <w:ind w:left="0" w:right="0" w:firstLine="640"/>
              <w:jc w:val="both"/>
              <w:rPr>
                <w:del w:id="2130" w:author="信仰" w:date="2026-10-15T22:14:33Z"/>
                <w:rFonts w:hint="default" w:ascii="方正仿宋_GBK" w:hAnsi="等线" w:eastAsia="方正仿宋_GBK" w:cs="宋体"/>
                <w:color w:val="EE0000"/>
                <w:kern w:val="0"/>
                <w:sz w:val="22"/>
                <w:szCs w:val="22"/>
                <w:woUserID w:val="6"/>
              </w:rPr>
              <w:pPrChange w:id="2129" w:author="信仰" w:date="2026-10-15T22:14:37Z">
                <w:pPr>
                  <w:keepNext w:val="0"/>
                  <w:keepLines w:val="0"/>
                  <w:widowControl/>
                  <w:suppressLineNumbers w:val="0"/>
                  <w:spacing w:before="0" w:beforeAutospacing="0" w:after="0" w:afterAutospacing="0"/>
                  <w:ind w:left="0" w:right="0"/>
                  <w:jc w:val="left"/>
                </w:pPr>
              </w:pPrChange>
            </w:pPr>
            <w:del w:id="21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21.数字钱包注销及时性、规范性控制</w:delText>
              </w:r>
            </w:del>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3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AC7B7DC">
            <w:pPr>
              <w:keepNext w:val="0"/>
              <w:keepLines w:val="0"/>
              <w:widowControl/>
              <w:suppressLineNumbers w:val="0"/>
              <w:spacing w:before="0" w:beforeAutospacing="0" w:after="0" w:afterAutospacing="0" w:line="560" w:lineRule="exact"/>
              <w:ind w:left="0" w:right="0" w:firstLine="640"/>
              <w:jc w:val="both"/>
              <w:rPr>
                <w:del w:id="2134" w:author="信仰" w:date="2026-10-15T22:14:33Z"/>
                <w:rFonts w:hint="default" w:ascii="方正仿宋_GBK" w:hAnsi="等线" w:eastAsia="方正仿宋_GBK" w:cs="宋体"/>
                <w:color w:val="EE0000"/>
                <w:kern w:val="0"/>
                <w:sz w:val="22"/>
                <w:szCs w:val="22"/>
                <w:woUserID w:val="6"/>
              </w:rPr>
              <w:pPrChange w:id="2133" w:author="信仰" w:date="2026-10-15T22:14:37Z">
                <w:pPr>
                  <w:keepNext w:val="0"/>
                  <w:keepLines w:val="0"/>
                  <w:widowControl/>
                  <w:suppressLineNumbers w:val="0"/>
                  <w:spacing w:before="0" w:beforeAutospacing="0" w:after="0" w:afterAutospacing="0"/>
                  <w:ind w:left="0" w:right="0"/>
                  <w:jc w:val="left"/>
                </w:pPr>
              </w:pPrChange>
            </w:pPr>
            <w:del w:id="21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5CCC2FF">
            <w:pPr>
              <w:keepNext w:val="0"/>
              <w:keepLines w:val="0"/>
              <w:widowControl/>
              <w:suppressLineNumbers w:val="0"/>
              <w:spacing w:before="0" w:beforeAutospacing="0" w:after="0" w:afterAutospacing="0" w:line="560" w:lineRule="exact"/>
              <w:ind w:left="0" w:right="0" w:firstLine="640"/>
              <w:jc w:val="both"/>
              <w:rPr>
                <w:del w:id="2137" w:author="信仰" w:date="2026-10-15T22:14:33Z"/>
                <w:rFonts w:hint="default" w:ascii="方正仿宋_GBK" w:hAnsi="等线" w:eastAsia="方正仿宋_GBK" w:cs="宋体"/>
                <w:color w:val="EE0000"/>
                <w:kern w:val="0"/>
                <w:sz w:val="22"/>
                <w:szCs w:val="22"/>
                <w:woUserID w:val="6"/>
              </w:rPr>
              <w:pPrChange w:id="2136" w:author="信仰" w:date="2026-10-15T22:14:37Z">
                <w:pPr>
                  <w:keepNext w:val="0"/>
                  <w:keepLines w:val="0"/>
                  <w:widowControl/>
                  <w:suppressLineNumbers w:val="0"/>
                  <w:spacing w:before="0" w:beforeAutospacing="0" w:after="0" w:afterAutospacing="0"/>
                  <w:ind w:left="0" w:right="0"/>
                  <w:jc w:val="left"/>
                </w:pPr>
              </w:pPrChange>
            </w:pPr>
            <w:del w:id="21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22.账户完整性管控</w:delText>
              </w:r>
            </w:del>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3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CFB5FC">
            <w:pPr>
              <w:keepNext w:val="0"/>
              <w:keepLines w:val="0"/>
              <w:widowControl/>
              <w:suppressLineNumbers w:val="0"/>
              <w:spacing w:before="0" w:beforeAutospacing="0" w:after="0" w:afterAutospacing="0" w:line="560" w:lineRule="exact"/>
              <w:ind w:left="0" w:right="0" w:firstLine="640"/>
              <w:jc w:val="both"/>
              <w:rPr>
                <w:del w:id="2141" w:author="信仰" w:date="2026-10-15T22:14:33Z"/>
                <w:rFonts w:hint="default" w:ascii="方正仿宋_GBK" w:hAnsi="等线" w:eastAsia="方正仿宋_GBK" w:cs="宋体"/>
                <w:color w:val="EE0000"/>
                <w:kern w:val="0"/>
                <w:sz w:val="22"/>
                <w:szCs w:val="22"/>
                <w:woUserID w:val="6"/>
              </w:rPr>
              <w:pPrChange w:id="2140" w:author="信仰" w:date="2026-10-15T22:14:37Z">
                <w:pPr>
                  <w:keepNext w:val="0"/>
                  <w:keepLines w:val="0"/>
                  <w:widowControl/>
                  <w:suppressLineNumbers w:val="0"/>
                  <w:spacing w:before="0" w:beforeAutospacing="0" w:after="0" w:afterAutospacing="0"/>
                  <w:ind w:left="0" w:right="0"/>
                  <w:jc w:val="left"/>
                </w:pPr>
              </w:pPrChange>
            </w:pPr>
            <w:del w:id="21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DE9C4C8">
            <w:pPr>
              <w:keepNext w:val="0"/>
              <w:keepLines w:val="0"/>
              <w:widowControl/>
              <w:suppressLineNumbers w:val="0"/>
              <w:spacing w:before="0" w:beforeAutospacing="0" w:after="0" w:afterAutospacing="0" w:line="560" w:lineRule="exact"/>
              <w:ind w:left="0" w:right="0" w:firstLine="640"/>
              <w:jc w:val="both"/>
              <w:rPr>
                <w:del w:id="2144" w:author="信仰" w:date="2026-10-15T22:14:33Z"/>
                <w:rFonts w:hint="default" w:ascii="方正仿宋_GBK" w:hAnsi="等线" w:eastAsia="方正仿宋_GBK" w:cs="宋体"/>
                <w:color w:val="EE0000"/>
                <w:kern w:val="0"/>
                <w:sz w:val="22"/>
                <w:szCs w:val="22"/>
                <w:woUserID w:val="6"/>
              </w:rPr>
              <w:pPrChange w:id="2143" w:author="信仰" w:date="2026-10-15T22:14:37Z">
                <w:pPr>
                  <w:keepNext w:val="0"/>
                  <w:keepLines w:val="0"/>
                  <w:widowControl/>
                  <w:suppressLineNumbers w:val="0"/>
                  <w:spacing w:before="0" w:beforeAutospacing="0" w:after="0" w:afterAutospacing="0"/>
                  <w:ind w:left="0" w:right="0"/>
                  <w:jc w:val="left"/>
                </w:pPr>
              </w:pPrChange>
            </w:pPr>
            <w:del w:id="21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24.预算决策程序审核</w:delText>
              </w:r>
            </w:del>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4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9B89FE">
            <w:pPr>
              <w:keepNext w:val="0"/>
              <w:keepLines w:val="0"/>
              <w:widowControl/>
              <w:suppressLineNumbers w:val="0"/>
              <w:spacing w:before="0" w:beforeAutospacing="0" w:after="0" w:afterAutospacing="0" w:line="560" w:lineRule="exact"/>
              <w:ind w:left="0" w:right="0" w:firstLine="640"/>
              <w:jc w:val="both"/>
              <w:rPr>
                <w:del w:id="2148" w:author="信仰" w:date="2026-10-15T22:14:33Z"/>
                <w:rFonts w:hint="default" w:ascii="方正仿宋_GBK" w:hAnsi="等线" w:eastAsia="方正仿宋_GBK" w:cs="宋体"/>
                <w:color w:val="EE0000"/>
                <w:kern w:val="0"/>
                <w:sz w:val="22"/>
                <w:szCs w:val="22"/>
                <w:woUserID w:val="6"/>
              </w:rPr>
              <w:pPrChange w:id="2147" w:author="信仰" w:date="2026-10-15T22:14:37Z">
                <w:pPr>
                  <w:keepNext w:val="0"/>
                  <w:keepLines w:val="0"/>
                  <w:widowControl/>
                  <w:suppressLineNumbers w:val="0"/>
                  <w:spacing w:before="0" w:beforeAutospacing="0" w:after="0" w:afterAutospacing="0"/>
                  <w:ind w:left="0" w:right="0"/>
                  <w:jc w:val="left"/>
                </w:pPr>
              </w:pPrChange>
            </w:pPr>
            <w:del w:id="21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369D485">
            <w:pPr>
              <w:keepNext w:val="0"/>
              <w:keepLines w:val="0"/>
              <w:widowControl/>
              <w:suppressLineNumbers w:val="0"/>
              <w:spacing w:before="0" w:beforeAutospacing="0" w:after="0" w:afterAutospacing="0" w:line="560" w:lineRule="exact"/>
              <w:ind w:left="0" w:right="0" w:firstLine="640"/>
              <w:jc w:val="both"/>
              <w:rPr>
                <w:del w:id="2151" w:author="信仰" w:date="2026-10-15T22:14:33Z"/>
                <w:rFonts w:hint="default" w:ascii="方正仿宋_GBK" w:hAnsi="等线" w:eastAsia="方正仿宋_GBK" w:cs="宋体"/>
                <w:color w:val="EE0000"/>
                <w:kern w:val="0"/>
                <w:sz w:val="22"/>
                <w:szCs w:val="22"/>
                <w:woUserID w:val="6"/>
              </w:rPr>
              <w:pPrChange w:id="2150" w:author="信仰" w:date="2026-10-15T22:14:37Z">
                <w:pPr>
                  <w:keepNext w:val="0"/>
                  <w:keepLines w:val="0"/>
                  <w:widowControl/>
                  <w:suppressLineNumbers w:val="0"/>
                  <w:spacing w:before="0" w:beforeAutospacing="0" w:after="0" w:afterAutospacing="0"/>
                  <w:ind w:left="0" w:right="0"/>
                  <w:jc w:val="left"/>
                </w:pPr>
              </w:pPrChange>
            </w:pPr>
            <w:del w:id="21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25.资源配置精准性管控</w:delText>
              </w:r>
            </w:del>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5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107C0A">
            <w:pPr>
              <w:keepNext w:val="0"/>
              <w:keepLines w:val="0"/>
              <w:widowControl/>
              <w:suppressLineNumbers w:val="0"/>
              <w:spacing w:before="0" w:beforeAutospacing="0" w:after="0" w:afterAutospacing="0" w:line="560" w:lineRule="exact"/>
              <w:ind w:left="0" w:right="0" w:firstLine="640"/>
              <w:jc w:val="both"/>
              <w:rPr>
                <w:del w:id="2155" w:author="信仰" w:date="2026-10-15T22:14:33Z"/>
                <w:rFonts w:hint="default" w:ascii="方正仿宋_GBK" w:hAnsi="等线" w:eastAsia="方正仿宋_GBK" w:cs="宋体"/>
                <w:color w:val="EE0000"/>
                <w:kern w:val="0"/>
                <w:sz w:val="22"/>
                <w:szCs w:val="22"/>
                <w:woUserID w:val="6"/>
              </w:rPr>
              <w:pPrChange w:id="2154" w:author="信仰" w:date="2026-10-15T22:14:37Z">
                <w:pPr>
                  <w:keepNext w:val="0"/>
                  <w:keepLines w:val="0"/>
                  <w:widowControl/>
                  <w:suppressLineNumbers w:val="0"/>
                  <w:spacing w:before="0" w:beforeAutospacing="0" w:after="0" w:afterAutospacing="0"/>
                  <w:ind w:left="0" w:right="0"/>
                  <w:jc w:val="left"/>
                </w:pPr>
              </w:pPrChange>
            </w:pPr>
            <w:del w:id="21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5D831F9">
            <w:pPr>
              <w:keepNext w:val="0"/>
              <w:keepLines w:val="0"/>
              <w:widowControl/>
              <w:suppressLineNumbers w:val="0"/>
              <w:spacing w:before="0" w:beforeAutospacing="0" w:after="0" w:afterAutospacing="0" w:line="560" w:lineRule="exact"/>
              <w:ind w:left="0" w:right="0" w:firstLine="640"/>
              <w:jc w:val="both"/>
              <w:rPr>
                <w:del w:id="2158" w:author="信仰" w:date="2026-10-15T22:14:33Z"/>
                <w:rFonts w:hint="default" w:ascii="方正仿宋_GBK" w:hAnsi="等线" w:eastAsia="方正仿宋_GBK" w:cs="宋体"/>
                <w:color w:val="EE0000"/>
                <w:kern w:val="0"/>
                <w:sz w:val="22"/>
                <w:szCs w:val="22"/>
                <w:woUserID w:val="6"/>
              </w:rPr>
              <w:pPrChange w:id="2157" w:author="信仰" w:date="2026-10-15T22:14:37Z">
                <w:pPr>
                  <w:keepNext w:val="0"/>
                  <w:keepLines w:val="0"/>
                  <w:widowControl/>
                  <w:suppressLineNumbers w:val="0"/>
                  <w:spacing w:before="0" w:beforeAutospacing="0" w:after="0" w:afterAutospacing="0"/>
                  <w:ind w:left="0" w:right="0"/>
                  <w:jc w:val="left"/>
                </w:pPr>
              </w:pPrChange>
            </w:pPr>
            <w:del w:id="21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26.预算执行情况分析</w:delText>
              </w:r>
            </w:del>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6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7BCB34">
            <w:pPr>
              <w:keepNext w:val="0"/>
              <w:keepLines w:val="0"/>
              <w:widowControl/>
              <w:suppressLineNumbers w:val="0"/>
              <w:spacing w:before="0" w:beforeAutospacing="0" w:after="0" w:afterAutospacing="0" w:line="560" w:lineRule="exact"/>
              <w:ind w:left="0" w:right="0" w:firstLine="640"/>
              <w:jc w:val="both"/>
              <w:rPr>
                <w:del w:id="2162" w:author="信仰" w:date="2026-10-15T22:14:33Z"/>
                <w:rFonts w:hint="default" w:ascii="方正仿宋_GBK" w:hAnsi="等线" w:eastAsia="方正仿宋_GBK" w:cs="宋体"/>
                <w:color w:val="EE0000"/>
                <w:kern w:val="0"/>
                <w:sz w:val="22"/>
                <w:szCs w:val="22"/>
                <w:woUserID w:val="6"/>
              </w:rPr>
              <w:pPrChange w:id="2161" w:author="信仰" w:date="2026-10-15T22:14:37Z">
                <w:pPr>
                  <w:keepNext w:val="0"/>
                  <w:keepLines w:val="0"/>
                  <w:widowControl/>
                  <w:suppressLineNumbers w:val="0"/>
                  <w:spacing w:before="0" w:beforeAutospacing="0" w:after="0" w:afterAutospacing="0"/>
                  <w:ind w:left="0" w:right="0"/>
                  <w:jc w:val="left"/>
                </w:pPr>
              </w:pPrChange>
            </w:pPr>
            <w:del w:id="21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3F941E">
            <w:pPr>
              <w:keepNext w:val="0"/>
              <w:keepLines w:val="0"/>
              <w:widowControl/>
              <w:suppressLineNumbers w:val="0"/>
              <w:spacing w:before="0" w:beforeAutospacing="0" w:after="0" w:afterAutospacing="0" w:line="560" w:lineRule="exact"/>
              <w:ind w:left="0" w:right="0" w:firstLine="640"/>
              <w:jc w:val="both"/>
              <w:rPr>
                <w:del w:id="2165" w:author="信仰" w:date="2026-10-15T22:14:33Z"/>
                <w:rFonts w:hint="default" w:ascii="方正仿宋_GBK" w:hAnsi="等线" w:eastAsia="方正仿宋_GBK" w:cs="宋体"/>
                <w:color w:val="EE0000"/>
                <w:kern w:val="0"/>
                <w:sz w:val="22"/>
                <w:szCs w:val="22"/>
                <w:woUserID w:val="6"/>
              </w:rPr>
              <w:pPrChange w:id="2164" w:author="信仰" w:date="2026-10-15T22:14:37Z">
                <w:pPr>
                  <w:keepNext w:val="0"/>
                  <w:keepLines w:val="0"/>
                  <w:widowControl/>
                  <w:suppressLineNumbers w:val="0"/>
                  <w:spacing w:before="0" w:beforeAutospacing="0" w:after="0" w:afterAutospacing="0"/>
                  <w:ind w:left="0" w:right="0"/>
                  <w:jc w:val="left"/>
                </w:pPr>
              </w:pPrChange>
            </w:pPr>
            <w:del w:id="21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27.各会计科目、项目预算系统编制及控制</w:delText>
              </w:r>
            </w:del>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6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0B4D20">
            <w:pPr>
              <w:keepNext w:val="0"/>
              <w:keepLines w:val="0"/>
              <w:widowControl/>
              <w:suppressLineNumbers w:val="0"/>
              <w:spacing w:before="0" w:beforeAutospacing="0" w:after="0" w:afterAutospacing="0" w:line="560" w:lineRule="exact"/>
              <w:ind w:left="0" w:right="0" w:firstLine="640"/>
              <w:jc w:val="both"/>
              <w:rPr>
                <w:del w:id="2169" w:author="信仰" w:date="2026-10-15T22:14:33Z"/>
                <w:rFonts w:hint="default" w:ascii="方正仿宋_GBK" w:hAnsi="等线" w:eastAsia="方正仿宋_GBK" w:cs="宋体"/>
                <w:color w:val="EE0000"/>
                <w:kern w:val="0"/>
                <w:sz w:val="22"/>
                <w:szCs w:val="22"/>
                <w:woUserID w:val="6"/>
              </w:rPr>
              <w:pPrChange w:id="2168" w:author="信仰" w:date="2026-10-15T22:14:37Z">
                <w:pPr>
                  <w:keepNext w:val="0"/>
                  <w:keepLines w:val="0"/>
                  <w:widowControl/>
                  <w:suppressLineNumbers w:val="0"/>
                  <w:spacing w:before="0" w:beforeAutospacing="0" w:after="0" w:afterAutospacing="0"/>
                  <w:ind w:left="0" w:right="0"/>
                  <w:jc w:val="left"/>
                </w:pPr>
              </w:pPrChange>
            </w:pPr>
            <w:del w:id="21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19FF652">
            <w:pPr>
              <w:keepNext w:val="0"/>
              <w:keepLines w:val="0"/>
              <w:widowControl/>
              <w:suppressLineNumbers w:val="0"/>
              <w:spacing w:before="0" w:beforeAutospacing="0" w:after="0" w:afterAutospacing="0" w:line="560" w:lineRule="exact"/>
              <w:ind w:left="0" w:right="0" w:firstLine="640"/>
              <w:jc w:val="both"/>
              <w:rPr>
                <w:del w:id="2172" w:author="信仰" w:date="2026-10-15T22:14:33Z"/>
                <w:rFonts w:hint="default" w:ascii="方正仿宋_GBK" w:hAnsi="等线" w:eastAsia="方正仿宋_GBK" w:cs="宋体"/>
                <w:color w:val="EE0000"/>
                <w:kern w:val="0"/>
                <w:sz w:val="22"/>
                <w:szCs w:val="22"/>
                <w:woUserID w:val="6"/>
              </w:rPr>
              <w:pPrChange w:id="2171" w:author="信仰" w:date="2026-10-15T22:14:37Z">
                <w:pPr>
                  <w:keepNext w:val="0"/>
                  <w:keepLines w:val="0"/>
                  <w:widowControl/>
                  <w:suppressLineNumbers w:val="0"/>
                  <w:spacing w:before="0" w:beforeAutospacing="0" w:after="0" w:afterAutospacing="0"/>
                  <w:ind w:left="0" w:right="0"/>
                  <w:jc w:val="left"/>
                </w:pPr>
              </w:pPrChange>
            </w:pPr>
            <w:del w:id="21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28.重点单项费用预算编制及控制</w:delText>
              </w:r>
            </w:del>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7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6110F4">
            <w:pPr>
              <w:keepNext w:val="0"/>
              <w:keepLines w:val="0"/>
              <w:widowControl/>
              <w:suppressLineNumbers w:val="0"/>
              <w:spacing w:before="0" w:beforeAutospacing="0" w:after="0" w:afterAutospacing="0" w:line="560" w:lineRule="exact"/>
              <w:ind w:left="0" w:right="0" w:firstLine="640"/>
              <w:jc w:val="both"/>
              <w:rPr>
                <w:del w:id="2176" w:author="信仰" w:date="2026-10-15T22:14:33Z"/>
                <w:rFonts w:hint="default" w:ascii="方正仿宋_GBK" w:hAnsi="等线" w:eastAsia="方正仿宋_GBK" w:cs="宋体"/>
                <w:color w:val="EE0000"/>
                <w:kern w:val="0"/>
                <w:sz w:val="22"/>
                <w:szCs w:val="22"/>
                <w:woUserID w:val="6"/>
              </w:rPr>
              <w:pPrChange w:id="2175" w:author="信仰" w:date="2026-10-15T22:14:37Z">
                <w:pPr>
                  <w:keepNext w:val="0"/>
                  <w:keepLines w:val="0"/>
                  <w:widowControl/>
                  <w:suppressLineNumbers w:val="0"/>
                  <w:spacing w:before="0" w:beforeAutospacing="0" w:after="0" w:afterAutospacing="0"/>
                  <w:ind w:left="0" w:right="0"/>
                  <w:jc w:val="left"/>
                </w:pPr>
              </w:pPrChange>
            </w:pPr>
            <w:del w:id="21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DCFC7A7">
            <w:pPr>
              <w:keepNext w:val="0"/>
              <w:keepLines w:val="0"/>
              <w:widowControl/>
              <w:suppressLineNumbers w:val="0"/>
              <w:spacing w:before="0" w:beforeAutospacing="0" w:after="0" w:afterAutospacing="0" w:line="560" w:lineRule="exact"/>
              <w:ind w:left="0" w:right="0" w:firstLine="640"/>
              <w:jc w:val="both"/>
              <w:rPr>
                <w:del w:id="2179" w:author="信仰" w:date="2026-10-15T22:14:33Z"/>
                <w:rFonts w:hint="default" w:ascii="方正仿宋_GBK" w:hAnsi="等线" w:eastAsia="方正仿宋_GBK" w:cs="宋体"/>
                <w:color w:val="EE0000"/>
                <w:kern w:val="0"/>
                <w:sz w:val="22"/>
                <w:szCs w:val="22"/>
                <w:woUserID w:val="6"/>
              </w:rPr>
              <w:pPrChange w:id="2178" w:author="信仰" w:date="2026-10-15T22:14:37Z">
                <w:pPr>
                  <w:keepNext w:val="0"/>
                  <w:keepLines w:val="0"/>
                  <w:widowControl/>
                  <w:suppressLineNumbers w:val="0"/>
                  <w:spacing w:before="0" w:beforeAutospacing="0" w:after="0" w:afterAutospacing="0"/>
                  <w:ind w:left="0" w:right="0"/>
                  <w:jc w:val="left"/>
                </w:pPr>
              </w:pPrChange>
            </w:pPr>
            <w:del w:id="21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29.项目可研经济性、财务合规性检查</w:delText>
              </w:r>
            </w:del>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8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A4341D">
            <w:pPr>
              <w:keepNext w:val="0"/>
              <w:keepLines w:val="0"/>
              <w:widowControl/>
              <w:suppressLineNumbers w:val="0"/>
              <w:spacing w:before="0" w:beforeAutospacing="0" w:after="0" w:afterAutospacing="0" w:line="560" w:lineRule="exact"/>
              <w:ind w:left="0" w:right="0" w:firstLine="640"/>
              <w:jc w:val="both"/>
              <w:rPr>
                <w:del w:id="2183" w:author="信仰" w:date="2026-10-15T22:14:33Z"/>
                <w:rFonts w:hint="default" w:ascii="方正仿宋_GBK" w:hAnsi="等线" w:eastAsia="方正仿宋_GBK" w:cs="宋体"/>
                <w:color w:val="EE0000"/>
                <w:kern w:val="0"/>
                <w:sz w:val="22"/>
                <w:szCs w:val="22"/>
                <w:woUserID w:val="6"/>
              </w:rPr>
              <w:pPrChange w:id="2182" w:author="信仰" w:date="2026-10-15T22:14:37Z">
                <w:pPr>
                  <w:keepNext w:val="0"/>
                  <w:keepLines w:val="0"/>
                  <w:widowControl/>
                  <w:suppressLineNumbers w:val="0"/>
                  <w:spacing w:before="0" w:beforeAutospacing="0" w:after="0" w:afterAutospacing="0"/>
                  <w:ind w:left="0" w:right="0"/>
                  <w:jc w:val="left"/>
                </w:pPr>
              </w:pPrChange>
            </w:pPr>
            <w:del w:id="21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A5AA05">
            <w:pPr>
              <w:keepNext w:val="0"/>
              <w:keepLines w:val="0"/>
              <w:widowControl/>
              <w:suppressLineNumbers w:val="0"/>
              <w:spacing w:before="0" w:beforeAutospacing="0" w:after="0" w:afterAutospacing="0" w:line="560" w:lineRule="exact"/>
              <w:ind w:left="0" w:right="0" w:firstLine="640"/>
              <w:jc w:val="both"/>
              <w:rPr>
                <w:del w:id="2186" w:author="信仰" w:date="2026-10-15T22:14:33Z"/>
                <w:rFonts w:hint="default" w:ascii="方正仿宋_GBK" w:hAnsi="等线" w:eastAsia="方正仿宋_GBK" w:cs="宋体"/>
                <w:color w:val="EE0000"/>
                <w:kern w:val="0"/>
                <w:sz w:val="22"/>
                <w:szCs w:val="22"/>
                <w:woUserID w:val="6"/>
              </w:rPr>
              <w:pPrChange w:id="2185" w:author="信仰" w:date="2026-10-15T22:14:37Z">
                <w:pPr>
                  <w:keepNext w:val="0"/>
                  <w:keepLines w:val="0"/>
                  <w:widowControl/>
                  <w:suppressLineNumbers w:val="0"/>
                  <w:spacing w:before="0" w:beforeAutospacing="0" w:after="0" w:afterAutospacing="0"/>
                  <w:ind w:left="0" w:right="0"/>
                  <w:jc w:val="left"/>
                </w:pPr>
              </w:pPrChange>
            </w:pPr>
            <w:del w:id="21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30.项目预算执行控制</w:delText>
              </w:r>
            </w:del>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8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39D09">
            <w:pPr>
              <w:keepNext w:val="0"/>
              <w:keepLines w:val="0"/>
              <w:widowControl/>
              <w:suppressLineNumbers w:val="0"/>
              <w:spacing w:before="0" w:beforeAutospacing="0" w:after="0" w:afterAutospacing="0" w:line="560" w:lineRule="exact"/>
              <w:ind w:left="0" w:right="0" w:firstLine="640"/>
              <w:jc w:val="both"/>
              <w:rPr>
                <w:del w:id="2190" w:author="信仰" w:date="2026-10-15T22:14:33Z"/>
                <w:rFonts w:hint="default" w:ascii="方正仿宋_GBK" w:hAnsi="等线" w:eastAsia="方正仿宋_GBK" w:cs="宋体"/>
                <w:color w:val="EE0000"/>
                <w:kern w:val="0"/>
                <w:sz w:val="22"/>
                <w:szCs w:val="22"/>
                <w:woUserID w:val="6"/>
              </w:rPr>
              <w:pPrChange w:id="2189" w:author="信仰" w:date="2026-10-15T22:14:37Z">
                <w:pPr>
                  <w:keepNext w:val="0"/>
                  <w:keepLines w:val="0"/>
                  <w:widowControl/>
                  <w:suppressLineNumbers w:val="0"/>
                  <w:spacing w:before="0" w:beforeAutospacing="0" w:after="0" w:afterAutospacing="0"/>
                  <w:ind w:left="0" w:right="0"/>
                  <w:jc w:val="left"/>
                </w:pPr>
              </w:pPrChange>
            </w:pPr>
            <w:del w:id="21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F52381F">
            <w:pPr>
              <w:keepNext w:val="0"/>
              <w:keepLines w:val="0"/>
              <w:widowControl/>
              <w:suppressLineNumbers w:val="0"/>
              <w:spacing w:before="0" w:beforeAutospacing="0" w:after="0" w:afterAutospacing="0" w:line="560" w:lineRule="exact"/>
              <w:ind w:left="0" w:right="0" w:firstLine="640"/>
              <w:jc w:val="both"/>
              <w:rPr>
                <w:del w:id="2193" w:author="信仰" w:date="2026-10-15T22:14:33Z"/>
                <w:rFonts w:hint="default" w:ascii="方正仿宋_GBK" w:hAnsi="等线" w:eastAsia="方正仿宋_GBK" w:cs="宋体"/>
                <w:color w:val="EE0000"/>
                <w:kern w:val="0"/>
                <w:sz w:val="22"/>
                <w:szCs w:val="22"/>
                <w:woUserID w:val="6"/>
              </w:rPr>
              <w:pPrChange w:id="2192" w:author="信仰" w:date="2026-10-15T22:14:37Z">
                <w:pPr>
                  <w:keepNext w:val="0"/>
                  <w:keepLines w:val="0"/>
                  <w:widowControl/>
                  <w:suppressLineNumbers w:val="0"/>
                  <w:spacing w:before="0" w:beforeAutospacing="0" w:after="0" w:afterAutospacing="0"/>
                  <w:ind w:left="0" w:right="0"/>
                  <w:jc w:val="left"/>
                </w:pPr>
              </w:pPrChange>
            </w:pPr>
            <w:del w:id="21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31.预算编制与输配电成本一致性审核</w:delText>
              </w:r>
            </w:del>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19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C4D34F">
            <w:pPr>
              <w:keepNext w:val="0"/>
              <w:keepLines w:val="0"/>
              <w:widowControl/>
              <w:suppressLineNumbers w:val="0"/>
              <w:spacing w:before="0" w:beforeAutospacing="0" w:after="0" w:afterAutospacing="0" w:line="560" w:lineRule="exact"/>
              <w:ind w:left="0" w:right="0" w:firstLine="640"/>
              <w:jc w:val="both"/>
              <w:rPr>
                <w:del w:id="2197" w:author="信仰" w:date="2026-10-15T22:14:33Z"/>
                <w:rFonts w:hint="default" w:ascii="方正仿宋_GBK" w:hAnsi="等线" w:eastAsia="方正仿宋_GBK" w:cs="宋体"/>
                <w:color w:val="EE0000"/>
                <w:kern w:val="0"/>
                <w:sz w:val="22"/>
                <w:szCs w:val="22"/>
                <w:woUserID w:val="6"/>
              </w:rPr>
              <w:pPrChange w:id="2196" w:author="信仰" w:date="2026-10-15T22:14:37Z">
                <w:pPr>
                  <w:keepNext w:val="0"/>
                  <w:keepLines w:val="0"/>
                  <w:widowControl/>
                  <w:suppressLineNumbers w:val="0"/>
                  <w:spacing w:before="0" w:beforeAutospacing="0" w:after="0" w:afterAutospacing="0"/>
                  <w:ind w:left="0" w:right="0"/>
                  <w:jc w:val="left"/>
                </w:pPr>
              </w:pPrChange>
            </w:pPr>
            <w:del w:id="21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0E768DB">
            <w:pPr>
              <w:keepNext w:val="0"/>
              <w:keepLines w:val="0"/>
              <w:widowControl/>
              <w:suppressLineNumbers w:val="0"/>
              <w:spacing w:before="0" w:beforeAutospacing="0" w:after="0" w:afterAutospacing="0" w:line="560" w:lineRule="exact"/>
              <w:ind w:left="0" w:right="0" w:firstLine="640"/>
              <w:jc w:val="both"/>
              <w:rPr>
                <w:del w:id="2200" w:author="信仰" w:date="2026-10-15T22:14:33Z"/>
                <w:rFonts w:hint="default" w:ascii="方正仿宋_GBK" w:hAnsi="等线" w:eastAsia="方正仿宋_GBK" w:cs="宋体"/>
                <w:color w:val="EE0000"/>
                <w:kern w:val="0"/>
                <w:sz w:val="22"/>
                <w:szCs w:val="22"/>
                <w:woUserID w:val="6"/>
              </w:rPr>
              <w:pPrChange w:id="2199" w:author="信仰" w:date="2026-10-15T22:14:37Z">
                <w:pPr>
                  <w:keepNext w:val="0"/>
                  <w:keepLines w:val="0"/>
                  <w:widowControl/>
                  <w:suppressLineNumbers w:val="0"/>
                  <w:spacing w:before="0" w:beforeAutospacing="0" w:after="0" w:afterAutospacing="0"/>
                  <w:ind w:left="0" w:right="0"/>
                  <w:jc w:val="left"/>
                </w:pPr>
              </w:pPrChange>
            </w:pPr>
            <w:del w:id="22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32.售电收入管控</w:delText>
              </w:r>
            </w:del>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0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DB90CC">
            <w:pPr>
              <w:keepNext w:val="0"/>
              <w:keepLines w:val="0"/>
              <w:widowControl/>
              <w:suppressLineNumbers w:val="0"/>
              <w:spacing w:before="0" w:beforeAutospacing="0" w:after="0" w:afterAutospacing="0" w:line="560" w:lineRule="exact"/>
              <w:ind w:left="0" w:right="0" w:firstLine="640"/>
              <w:jc w:val="both"/>
              <w:rPr>
                <w:del w:id="2204" w:author="信仰" w:date="2026-10-15T22:14:33Z"/>
                <w:rFonts w:hint="default" w:ascii="方正仿宋_GBK" w:hAnsi="等线" w:eastAsia="方正仿宋_GBK" w:cs="宋体"/>
                <w:color w:val="EE0000"/>
                <w:kern w:val="0"/>
                <w:sz w:val="22"/>
                <w:szCs w:val="22"/>
                <w:woUserID w:val="6"/>
              </w:rPr>
              <w:pPrChange w:id="2203" w:author="信仰" w:date="2026-10-15T22:14:37Z">
                <w:pPr>
                  <w:keepNext w:val="0"/>
                  <w:keepLines w:val="0"/>
                  <w:widowControl/>
                  <w:suppressLineNumbers w:val="0"/>
                  <w:spacing w:before="0" w:beforeAutospacing="0" w:after="0" w:afterAutospacing="0"/>
                  <w:ind w:left="0" w:right="0"/>
                  <w:jc w:val="left"/>
                </w:pPr>
              </w:pPrChange>
            </w:pPr>
            <w:del w:id="22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12F416E">
            <w:pPr>
              <w:keepNext w:val="0"/>
              <w:keepLines w:val="0"/>
              <w:widowControl/>
              <w:suppressLineNumbers w:val="0"/>
              <w:spacing w:before="0" w:beforeAutospacing="0" w:after="0" w:afterAutospacing="0" w:line="560" w:lineRule="exact"/>
              <w:ind w:left="0" w:right="0" w:firstLine="640"/>
              <w:jc w:val="both"/>
              <w:rPr>
                <w:del w:id="2207" w:author="信仰" w:date="2026-10-15T22:14:33Z"/>
                <w:rFonts w:hint="default" w:ascii="方正仿宋_GBK" w:hAnsi="等线" w:eastAsia="方正仿宋_GBK" w:cs="宋体"/>
                <w:color w:val="EE0000"/>
                <w:kern w:val="0"/>
                <w:sz w:val="22"/>
                <w:szCs w:val="22"/>
                <w:woUserID w:val="6"/>
              </w:rPr>
              <w:pPrChange w:id="2206" w:author="信仰" w:date="2026-10-15T22:14:37Z">
                <w:pPr>
                  <w:keepNext w:val="0"/>
                  <w:keepLines w:val="0"/>
                  <w:widowControl/>
                  <w:suppressLineNumbers w:val="0"/>
                  <w:spacing w:before="0" w:beforeAutospacing="0" w:after="0" w:afterAutospacing="0"/>
                  <w:ind w:left="0" w:right="0"/>
                  <w:jc w:val="left"/>
                </w:pPr>
              </w:pPrChange>
            </w:pPr>
            <w:del w:id="22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33.非电收入管控</w:delText>
              </w:r>
            </w:del>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0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F444D">
            <w:pPr>
              <w:keepNext w:val="0"/>
              <w:keepLines w:val="0"/>
              <w:widowControl/>
              <w:suppressLineNumbers w:val="0"/>
              <w:spacing w:before="0" w:beforeAutospacing="0" w:after="0" w:afterAutospacing="0" w:line="560" w:lineRule="exact"/>
              <w:ind w:left="0" w:right="0" w:firstLine="640"/>
              <w:jc w:val="both"/>
              <w:rPr>
                <w:del w:id="2211" w:author="信仰" w:date="2026-10-15T22:14:33Z"/>
                <w:rFonts w:hint="default" w:ascii="方正仿宋_GBK" w:hAnsi="等线" w:eastAsia="方正仿宋_GBK" w:cs="宋体"/>
                <w:color w:val="EE0000"/>
                <w:kern w:val="0"/>
                <w:sz w:val="22"/>
                <w:szCs w:val="22"/>
                <w:woUserID w:val="6"/>
              </w:rPr>
              <w:pPrChange w:id="2210" w:author="信仰" w:date="2026-10-15T22:14:37Z">
                <w:pPr>
                  <w:keepNext w:val="0"/>
                  <w:keepLines w:val="0"/>
                  <w:widowControl/>
                  <w:suppressLineNumbers w:val="0"/>
                  <w:spacing w:before="0" w:beforeAutospacing="0" w:after="0" w:afterAutospacing="0"/>
                  <w:ind w:left="0" w:right="0"/>
                  <w:jc w:val="left"/>
                </w:pPr>
              </w:pPrChange>
            </w:pPr>
            <w:del w:id="22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4ABC2A9">
            <w:pPr>
              <w:keepNext w:val="0"/>
              <w:keepLines w:val="0"/>
              <w:widowControl/>
              <w:suppressLineNumbers w:val="0"/>
              <w:spacing w:before="0" w:beforeAutospacing="0" w:after="0" w:afterAutospacing="0" w:line="560" w:lineRule="exact"/>
              <w:ind w:left="0" w:right="0" w:firstLine="640"/>
              <w:jc w:val="both"/>
              <w:rPr>
                <w:del w:id="2214" w:author="信仰" w:date="2026-10-15T22:14:33Z"/>
                <w:rFonts w:hint="default" w:ascii="方正仿宋_GBK" w:hAnsi="等线" w:eastAsia="方正仿宋_GBK" w:cs="宋体"/>
                <w:color w:val="EE0000"/>
                <w:kern w:val="0"/>
                <w:sz w:val="22"/>
                <w:szCs w:val="22"/>
                <w:woUserID w:val="6"/>
              </w:rPr>
              <w:pPrChange w:id="2213" w:author="信仰" w:date="2026-10-15T22:14:37Z">
                <w:pPr>
                  <w:keepNext w:val="0"/>
                  <w:keepLines w:val="0"/>
                  <w:widowControl/>
                  <w:suppressLineNumbers w:val="0"/>
                  <w:spacing w:before="0" w:beforeAutospacing="0" w:after="0" w:afterAutospacing="0"/>
                  <w:ind w:left="0" w:right="0"/>
                  <w:jc w:val="left"/>
                </w:pPr>
              </w:pPrChange>
            </w:pPr>
            <w:del w:id="22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34.成本真实性管控</w:delText>
              </w:r>
            </w:del>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1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D459D9">
            <w:pPr>
              <w:keepNext w:val="0"/>
              <w:keepLines w:val="0"/>
              <w:widowControl/>
              <w:suppressLineNumbers w:val="0"/>
              <w:spacing w:before="0" w:beforeAutospacing="0" w:after="0" w:afterAutospacing="0" w:line="560" w:lineRule="exact"/>
              <w:ind w:left="0" w:right="0" w:firstLine="640"/>
              <w:jc w:val="both"/>
              <w:rPr>
                <w:del w:id="2218" w:author="信仰" w:date="2026-10-15T22:14:33Z"/>
                <w:rFonts w:hint="default" w:ascii="方正仿宋_GBK" w:hAnsi="等线" w:eastAsia="方正仿宋_GBK" w:cs="宋体"/>
                <w:color w:val="EE0000"/>
                <w:kern w:val="0"/>
                <w:sz w:val="22"/>
                <w:szCs w:val="22"/>
                <w:woUserID w:val="6"/>
              </w:rPr>
              <w:pPrChange w:id="2217" w:author="信仰" w:date="2026-10-15T22:14:37Z">
                <w:pPr>
                  <w:keepNext w:val="0"/>
                  <w:keepLines w:val="0"/>
                  <w:widowControl/>
                  <w:suppressLineNumbers w:val="0"/>
                  <w:spacing w:before="0" w:beforeAutospacing="0" w:after="0" w:afterAutospacing="0"/>
                  <w:ind w:left="0" w:right="0"/>
                  <w:jc w:val="left"/>
                </w:pPr>
              </w:pPrChange>
            </w:pPr>
            <w:del w:id="22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DC2DABD">
            <w:pPr>
              <w:keepNext w:val="0"/>
              <w:keepLines w:val="0"/>
              <w:widowControl/>
              <w:suppressLineNumbers w:val="0"/>
              <w:spacing w:before="0" w:beforeAutospacing="0" w:after="0" w:afterAutospacing="0" w:line="560" w:lineRule="exact"/>
              <w:ind w:left="0" w:right="0" w:firstLine="640"/>
              <w:jc w:val="both"/>
              <w:rPr>
                <w:del w:id="2221" w:author="信仰" w:date="2026-10-15T22:14:33Z"/>
                <w:rFonts w:hint="default" w:ascii="方正仿宋_GBK" w:hAnsi="等线" w:eastAsia="方正仿宋_GBK" w:cs="宋体"/>
                <w:color w:val="EE0000"/>
                <w:kern w:val="0"/>
                <w:sz w:val="22"/>
                <w:szCs w:val="22"/>
                <w:woUserID w:val="6"/>
              </w:rPr>
              <w:pPrChange w:id="2220" w:author="信仰" w:date="2026-10-15T22:14:37Z">
                <w:pPr>
                  <w:keepNext w:val="0"/>
                  <w:keepLines w:val="0"/>
                  <w:widowControl/>
                  <w:suppressLineNumbers w:val="0"/>
                  <w:spacing w:before="0" w:beforeAutospacing="0" w:after="0" w:afterAutospacing="0"/>
                  <w:ind w:left="0" w:right="0"/>
                  <w:jc w:val="left"/>
                </w:pPr>
              </w:pPrChange>
            </w:pPr>
            <w:del w:id="22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35.成本合规性、完整性管控</w:delText>
              </w:r>
            </w:del>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2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8F1773">
            <w:pPr>
              <w:keepNext w:val="0"/>
              <w:keepLines w:val="0"/>
              <w:widowControl/>
              <w:suppressLineNumbers w:val="0"/>
              <w:spacing w:before="0" w:beforeAutospacing="0" w:after="0" w:afterAutospacing="0" w:line="560" w:lineRule="exact"/>
              <w:ind w:left="0" w:right="0" w:firstLine="640"/>
              <w:jc w:val="both"/>
              <w:rPr>
                <w:del w:id="2225" w:author="信仰" w:date="2026-10-15T22:14:33Z"/>
                <w:rFonts w:hint="default" w:ascii="方正仿宋_GBK" w:hAnsi="等线" w:eastAsia="方正仿宋_GBK" w:cs="宋体"/>
                <w:color w:val="EE0000"/>
                <w:kern w:val="0"/>
                <w:sz w:val="22"/>
                <w:szCs w:val="22"/>
                <w:woUserID w:val="6"/>
              </w:rPr>
              <w:pPrChange w:id="2224" w:author="信仰" w:date="2026-10-15T22:14:37Z">
                <w:pPr>
                  <w:keepNext w:val="0"/>
                  <w:keepLines w:val="0"/>
                  <w:widowControl/>
                  <w:suppressLineNumbers w:val="0"/>
                  <w:spacing w:before="0" w:beforeAutospacing="0" w:after="0" w:afterAutospacing="0"/>
                  <w:ind w:left="0" w:right="0"/>
                  <w:jc w:val="left"/>
                </w:pPr>
              </w:pPrChange>
            </w:pPr>
            <w:del w:id="22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4E2B889">
            <w:pPr>
              <w:keepNext w:val="0"/>
              <w:keepLines w:val="0"/>
              <w:widowControl/>
              <w:suppressLineNumbers w:val="0"/>
              <w:spacing w:before="0" w:beforeAutospacing="0" w:after="0" w:afterAutospacing="0" w:line="560" w:lineRule="exact"/>
              <w:ind w:left="0" w:right="0" w:firstLine="640"/>
              <w:jc w:val="both"/>
              <w:rPr>
                <w:del w:id="2228" w:author="信仰" w:date="2026-10-15T22:14:33Z"/>
                <w:rFonts w:hint="default" w:ascii="方正仿宋_GBK" w:hAnsi="等线" w:eastAsia="方正仿宋_GBK" w:cs="宋体"/>
                <w:color w:val="EE0000"/>
                <w:kern w:val="0"/>
                <w:sz w:val="22"/>
                <w:szCs w:val="22"/>
                <w:woUserID w:val="6"/>
              </w:rPr>
              <w:pPrChange w:id="2227" w:author="信仰" w:date="2026-10-15T22:14:37Z">
                <w:pPr>
                  <w:keepNext w:val="0"/>
                  <w:keepLines w:val="0"/>
                  <w:widowControl/>
                  <w:suppressLineNumbers w:val="0"/>
                  <w:spacing w:before="0" w:beforeAutospacing="0" w:after="0" w:afterAutospacing="0"/>
                  <w:ind w:left="0" w:right="0"/>
                  <w:jc w:val="left"/>
                </w:pPr>
              </w:pPrChange>
            </w:pPr>
            <w:del w:id="22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36.收入成本匹配性管控</w:delText>
              </w:r>
            </w:del>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3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BD63C2">
            <w:pPr>
              <w:keepNext w:val="0"/>
              <w:keepLines w:val="0"/>
              <w:widowControl/>
              <w:suppressLineNumbers w:val="0"/>
              <w:spacing w:before="0" w:beforeAutospacing="0" w:after="0" w:afterAutospacing="0" w:line="560" w:lineRule="exact"/>
              <w:ind w:left="0" w:right="0" w:firstLine="640"/>
              <w:jc w:val="both"/>
              <w:rPr>
                <w:del w:id="2232" w:author="信仰" w:date="2026-10-15T22:14:33Z"/>
                <w:rFonts w:hint="default" w:ascii="方正仿宋_GBK" w:hAnsi="等线" w:eastAsia="方正仿宋_GBK" w:cs="宋体"/>
                <w:color w:val="EE0000"/>
                <w:kern w:val="0"/>
                <w:sz w:val="22"/>
                <w:szCs w:val="22"/>
                <w:woUserID w:val="6"/>
              </w:rPr>
              <w:pPrChange w:id="2231" w:author="信仰" w:date="2026-10-15T22:14:37Z">
                <w:pPr>
                  <w:keepNext w:val="0"/>
                  <w:keepLines w:val="0"/>
                  <w:widowControl/>
                  <w:suppressLineNumbers w:val="0"/>
                  <w:spacing w:before="0" w:beforeAutospacing="0" w:after="0" w:afterAutospacing="0"/>
                  <w:ind w:left="0" w:right="0"/>
                  <w:jc w:val="left"/>
                </w:pPr>
              </w:pPrChange>
            </w:pPr>
            <w:del w:id="22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A01FB70">
            <w:pPr>
              <w:keepNext w:val="0"/>
              <w:keepLines w:val="0"/>
              <w:widowControl/>
              <w:suppressLineNumbers w:val="0"/>
              <w:spacing w:before="0" w:beforeAutospacing="0" w:after="0" w:afterAutospacing="0" w:line="560" w:lineRule="exact"/>
              <w:ind w:left="0" w:right="0" w:firstLine="640"/>
              <w:jc w:val="both"/>
              <w:rPr>
                <w:del w:id="2235" w:author="信仰" w:date="2026-10-15T22:14:33Z"/>
                <w:rFonts w:hint="default" w:ascii="方正仿宋_GBK" w:hAnsi="等线" w:eastAsia="方正仿宋_GBK" w:cs="宋体"/>
                <w:color w:val="EE0000"/>
                <w:kern w:val="0"/>
                <w:sz w:val="22"/>
                <w:szCs w:val="22"/>
                <w:woUserID w:val="6"/>
              </w:rPr>
              <w:pPrChange w:id="2234" w:author="信仰" w:date="2026-10-15T22:14:37Z">
                <w:pPr>
                  <w:keepNext w:val="0"/>
                  <w:keepLines w:val="0"/>
                  <w:widowControl/>
                  <w:suppressLineNumbers w:val="0"/>
                  <w:spacing w:before="0" w:beforeAutospacing="0" w:after="0" w:afterAutospacing="0"/>
                  <w:ind w:left="0" w:right="0"/>
                  <w:jc w:val="left"/>
                </w:pPr>
              </w:pPrChange>
            </w:pPr>
            <w:del w:id="22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37.往来挂账规范性管控</w:delText>
              </w:r>
            </w:del>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3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68CCFC">
            <w:pPr>
              <w:keepNext w:val="0"/>
              <w:keepLines w:val="0"/>
              <w:widowControl/>
              <w:suppressLineNumbers w:val="0"/>
              <w:spacing w:before="0" w:beforeAutospacing="0" w:after="0" w:afterAutospacing="0" w:line="560" w:lineRule="exact"/>
              <w:ind w:left="0" w:right="0" w:firstLine="640"/>
              <w:jc w:val="both"/>
              <w:rPr>
                <w:del w:id="2239" w:author="信仰" w:date="2026-10-15T22:14:33Z"/>
                <w:rFonts w:hint="default" w:ascii="方正仿宋_GBK" w:hAnsi="等线" w:eastAsia="方正仿宋_GBK" w:cs="宋体"/>
                <w:color w:val="EE0000"/>
                <w:kern w:val="0"/>
                <w:sz w:val="22"/>
                <w:szCs w:val="22"/>
                <w:woUserID w:val="6"/>
              </w:rPr>
              <w:pPrChange w:id="2238" w:author="信仰" w:date="2026-10-15T22:14:37Z">
                <w:pPr>
                  <w:keepNext w:val="0"/>
                  <w:keepLines w:val="0"/>
                  <w:widowControl/>
                  <w:suppressLineNumbers w:val="0"/>
                  <w:spacing w:before="0" w:beforeAutospacing="0" w:after="0" w:afterAutospacing="0"/>
                  <w:ind w:left="0" w:right="0"/>
                  <w:jc w:val="left"/>
                </w:pPr>
              </w:pPrChange>
            </w:pPr>
            <w:del w:id="22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D62046C">
            <w:pPr>
              <w:keepNext w:val="0"/>
              <w:keepLines w:val="0"/>
              <w:widowControl/>
              <w:suppressLineNumbers w:val="0"/>
              <w:spacing w:before="0" w:beforeAutospacing="0" w:after="0" w:afterAutospacing="0" w:line="560" w:lineRule="exact"/>
              <w:ind w:left="0" w:right="0" w:firstLine="640"/>
              <w:jc w:val="both"/>
              <w:rPr>
                <w:del w:id="2242" w:author="信仰" w:date="2026-10-15T22:14:33Z"/>
                <w:rFonts w:hint="default" w:ascii="方正仿宋_GBK" w:hAnsi="等线" w:eastAsia="方正仿宋_GBK" w:cs="宋体"/>
                <w:color w:val="EE0000"/>
                <w:kern w:val="0"/>
                <w:sz w:val="22"/>
                <w:szCs w:val="22"/>
                <w:woUserID w:val="6"/>
              </w:rPr>
              <w:pPrChange w:id="2241" w:author="信仰" w:date="2026-10-15T22:14:37Z">
                <w:pPr>
                  <w:keepNext w:val="0"/>
                  <w:keepLines w:val="0"/>
                  <w:widowControl/>
                  <w:suppressLineNumbers w:val="0"/>
                  <w:spacing w:before="0" w:beforeAutospacing="0" w:after="0" w:afterAutospacing="0"/>
                  <w:ind w:left="0" w:right="0"/>
                  <w:jc w:val="left"/>
                </w:pPr>
              </w:pPrChange>
            </w:pPr>
            <w:del w:id="22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38.往来清账及时性管控</w:delText>
              </w:r>
            </w:del>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4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DD336">
            <w:pPr>
              <w:keepNext w:val="0"/>
              <w:keepLines w:val="0"/>
              <w:widowControl/>
              <w:suppressLineNumbers w:val="0"/>
              <w:spacing w:before="0" w:beforeAutospacing="0" w:after="0" w:afterAutospacing="0" w:line="560" w:lineRule="exact"/>
              <w:ind w:left="0" w:right="0" w:firstLine="640"/>
              <w:jc w:val="both"/>
              <w:rPr>
                <w:del w:id="2246" w:author="信仰" w:date="2026-10-15T22:14:33Z"/>
                <w:rFonts w:hint="default" w:ascii="方正仿宋_GBK" w:hAnsi="等线" w:eastAsia="方正仿宋_GBK" w:cs="宋体"/>
                <w:color w:val="EE0000"/>
                <w:kern w:val="0"/>
                <w:sz w:val="22"/>
                <w:szCs w:val="22"/>
                <w:woUserID w:val="6"/>
              </w:rPr>
              <w:pPrChange w:id="2245" w:author="信仰" w:date="2026-10-15T22:14:37Z">
                <w:pPr>
                  <w:keepNext w:val="0"/>
                  <w:keepLines w:val="0"/>
                  <w:widowControl/>
                  <w:suppressLineNumbers w:val="0"/>
                  <w:spacing w:before="0" w:beforeAutospacing="0" w:after="0" w:afterAutospacing="0"/>
                  <w:ind w:left="0" w:right="0"/>
                  <w:jc w:val="left"/>
                </w:pPr>
              </w:pPrChange>
            </w:pPr>
            <w:del w:id="22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0C5B3B">
            <w:pPr>
              <w:keepNext w:val="0"/>
              <w:keepLines w:val="0"/>
              <w:widowControl/>
              <w:suppressLineNumbers w:val="0"/>
              <w:spacing w:before="0" w:beforeAutospacing="0" w:after="0" w:afterAutospacing="0" w:line="560" w:lineRule="exact"/>
              <w:ind w:left="0" w:right="0" w:firstLine="640"/>
              <w:jc w:val="both"/>
              <w:rPr>
                <w:del w:id="2249" w:author="信仰" w:date="2026-10-15T22:14:33Z"/>
                <w:rFonts w:hint="default" w:ascii="方正仿宋_GBK" w:hAnsi="等线" w:eastAsia="方正仿宋_GBK" w:cs="宋体"/>
                <w:color w:val="EE0000"/>
                <w:kern w:val="0"/>
                <w:sz w:val="22"/>
                <w:szCs w:val="22"/>
                <w:woUserID w:val="6"/>
              </w:rPr>
              <w:pPrChange w:id="2248" w:author="信仰" w:date="2026-10-15T22:14:37Z">
                <w:pPr>
                  <w:keepNext w:val="0"/>
                  <w:keepLines w:val="0"/>
                  <w:widowControl/>
                  <w:suppressLineNumbers w:val="0"/>
                  <w:spacing w:before="0" w:beforeAutospacing="0" w:after="0" w:afterAutospacing="0"/>
                  <w:ind w:left="0" w:right="0"/>
                  <w:jc w:val="left"/>
                </w:pPr>
              </w:pPrChange>
            </w:pPr>
            <w:del w:id="22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39.往来对账规范性管控</w:delText>
              </w:r>
            </w:del>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5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05544">
            <w:pPr>
              <w:keepNext w:val="0"/>
              <w:keepLines w:val="0"/>
              <w:widowControl/>
              <w:suppressLineNumbers w:val="0"/>
              <w:spacing w:before="0" w:beforeAutospacing="0" w:after="0" w:afterAutospacing="0" w:line="560" w:lineRule="exact"/>
              <w:ind w:left="0" w:right="0" w:firstLine="640"/>
              <w:jc w:val="both"/>
              <w:rPr>
                <w:del w:id="2253" w:author="信仰" w:date="2026-10-15T22:14:33Z"/>
                <w:rFonts w:hint="default" w:ascii="方正仿宋_GBK" w:hAnsi="等线" w:eastAsia="方正仿宋_GBK" w:cs="宋体"/>
                <w:color w:val="EE0000"/>
                <w:kern w:val="0"/>
                <w:sz w:val="22"/>
                <w:szCs w:val="22"/>
                <w:woUserID w:val="6"/>
              </w:rPr>
              <w:pPrChange w:id="2252" w:author="信仰" w:date="2026-10-15T22:14:37Z">
                <w:pPr>
                  <w:keepNext w:val="0"/>
                  <w:keepLines w:val="0"/>
                  <w:widowControl/>
                  <w:suppressLineNumbers w:val="0"/>
                  <w:spacing w:before="0" w:beforeAutospacing="0" w:after="0" w:afterAutospacing="0"/>
                  <w:ind w:left="0" w:right="0"/>
                  <w:jc w:val="left"/>
                </w:pPr>
              </w:pPrChange>
            </w:pPr>
            <w:del w:id="22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8FA2A67">
            <w:pPr>
              <w:keepNext w:val="0"/>
              <w:keepLines w:val="0"/>
              <w:widowControl/>
              <w:suppressLineNumbers w:val="0"/>
              <w:spacing w:before="0" w:beforeAutospacing="0" w:after="0" w:afterAutospacing="0" w:line="560" w:lineRule="exact"/>
              <w:ind w:left="0" w:right="0" w:firstLine="640"/>
              <w:jc w:val="both"/>
              <w:rPr>
                <w:del w:id="2256" w:author="信仰" w:date="2026-10-15T22:14:33Z"/>
                <w:rFonts w:hint="default" w:ascii="方正仿宋_GBK" w:hAnsi="等线" w:eastAsia="方正仿宋_GBK" w:cs="宋体"/>
                <w:color w:val="EE0000"/>
                <w:kern w:val="0"/>
                <w:sz w:val="22"/>
                <w:szCs w:val="22"/>
                <w:woUserID w:val="6"/>
              </w:rPr>
              <w:pPrChange w:id="2255" w:author="信仰" w:date="2026-10-15T22:14:37Z">
                <w:pPr>
                  <w:keepNext w:val="0"/>
                  <w:keepLines w:val="0"/>
                  <w:widowControl/>
                  <w:suppressLineNumbers w:val="0"/>
                  <w:spacing w:before="0" w:beforeAutospacing="0" w:after="0" w:afterAutospacing="0"/>
                  <w:ind w:left="0" w:right="0"/>
                  <w:jc w:val="left"/>
                </w:pPr>
              </w:pPrChange>
            </w:pPr>
            <w:del w:id="22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40.长期挂账款项管理</w:delText>
              </w:r>
            </w:del>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5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A13C49">
            <w:pPr>
              <w:keepNext w:val="0"/>
              <w:keepLines w:val="0"/>
              <w:widowControl/>
              <w:suppressLineNumbers w:val="0"/>
              <w:spacing w:before="0" w:beforeAutospacing="0" w:after="0" w:afterAutospacing="0" w:line="560" w:lineRule="exact"/>
              <w:ind w:left="0" w:right="0" w:firstLine="640"/>
              <w:jc w:val="both"/>
              <w:rPr>
                <w:del w:id="2260" w:author="信仰" w:date="2026-10-15T22:14:33Z"/>
                <w:rFonts w:hint="default" w:ascii="方正仿宋_GBK" w:hAnsi="等线" w:eastAsia="方正仿宋_GBK" w:cs="宋体"/>
                <w:color w:val="EE0000"/>
                <w:kern w:val="0"/>
                <w:sz w:val="22"/>
                <w:szCs w:val="22"/>
                <w:woUserID w:val="6"/>
              </w:rPr>
              <w:pPrChange w:id="2259" w:author="信仰" w:date="2026-10-15T22:14:37Z">
                <w:pPr>
                  <w:keepNext w:val="0"/>
                  <w:keepLines w:val="0"/>
                  <w:widowControl/>
                  <w:suppressLineNumbers w:val="0"/>
                  <w:spacing w:before="0" w:beforeAutospacing="0" w:after="0" w:afterAutospacing="0"/>
                  <w:ind w:left="0" w:right="0"/>
                  <w:jc w:val="left"/>
                </w:pPr>
              </w:pPrChange>
            </w:pPr>
            <w:del w:id="22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493B985">
            <w:pPr>
              <w:keepNext w:val="0"/>
              <w:keepLines w:val="0"/>
              <w:widowControl/>
              <w:suppressLineNumbers w:val="0"/>
              <w:spacing w:before="0" w:beforeAutospacing="0" w:after="0" w:afterAutospacing="0" w:line="560" w:lineRule="exact"/>
              <w:ind w:left="0" w:right="0" w:firstLine="640"/>
              <w:jc w:val="both"/>
              <w:rPr>
                <w:del w:id="2263" w:author="信仰" w:date="2026-10-15T22:14:33Z"/>
                <w:rFonts w:hint="default" w:ascii="方正仿宋_GBK" w:hAnsi="等线" w:eastAsia="方正仿宋_GBK" w:cs="宋体"/>
                <w:color w:val="EE0000"/>
                <w:kern w:val="0"/>
                <w:sz w:val="22"/>
                <w:szCs w:val="22"/>
                <w:woUserID w:val="6"/>
              </w:rPr>
              <w:pPrChange w:id="2262" w:author="信仰" w:date="2026-10-15T22:14:37Z">
                <w:pPr>
                  <w:keepNext w:val="0"/>
                  <w:keepLines w:val="0"/>
                  <w:widowControl/>
                  <w:suppressLineNumbers w:val="0"/>
                  <w:spacing w:before="0" w:beforeAutospacing="0" w:after="0" w:afterAutospacing="0"/>
                  <w:ind w:left="0" w:right="0"/>
                  <w:jc w:val="left"/>
                </w:pPr>
              </w:pPrChange>
            </w:pPr>
            <w:del w:id="22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41.坏账准备及往来款项处置管理</w:delText>
              </w:r>
            </w:del>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6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E015A">
            <w:pPr>
              <w:keepNext w:val="0"/>
              <w:keepLines w:val="0"/>
              <w:widowControl/>
              <w:suppressLineNumbers w:val="0"/>
              <w:spacing w:before="0" w:beforeAutospacing="0" w:after="0" w:afterAutospacing="0" w:line="560" w:lineRule="exact"/>
              <w:ind w:left="0" w:right="0" w:firstLine="640"/>
              <w:jc w:val="both"/>
              <w:rPr>
                <w:del w:id="2267" w:author="信仰" w:date="2026-10-15T22:14:33Z"/>
                <w:rFonts w:hint="default" w:ascii="方正仿宋_GBK" w:hAnsi="等线" w:eastAsia="方正仿宋_GBK" w:cs="宋体"/>
                <w:color w:val="EE0000"/>
                <w:kern w:val="0"/>
                <w:sz w:val="22"/>
                <w:szCs w:val="22"/>
                <w:woUserID w:val="6"/>
              </w:rPr>
              <w:pPrChange w:id="2266" w:author="信仰" w:date="2026-10-15T22:14:37Z">
                <w:pPr>
                  <w:keepNext w:val="0"/>
                  <w:keepLines w:val="0"/>
                  <w:widowControl/>
                  <w:suppressLineNumbers w:val="0"/>
                  <w:spacing w:before="0" w:beforeAutospacing="0" w:after="0" w:afterAutospacing="0"/>
                  <w:ind w:left="0" w:right="0"/>
                  <w:jc w:val="left"/>
                </w:pPr>
              </w:pPrChange>
            </w:pPr>
            <w:del w:id="22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26A9A9">
            <w:pPr>
              <w:keepNext w:val="0"/>
              <w:keepLines w:val="0"/>
              <w:widowControl/>
              <w:suppressLineNumbers w:val="0"/>
              <w:spacing w:before="0" w:beforeAutospacing="0" w:after="0" w:afterAutospacing="0" w:line="560" w:lineRule="exact"/>
              <w:ind w:left="0" w:right="0" w:firstLine="640"/>
              <w:jc w:val="both"/>
              <w:rPr>
                <w:del w:id="2270" w:author="信仰" w:date="2026-10-15T22:14:33Z"/>
                <w:rFonts w:hint="default" w:ascii="方正仿宋_GBK" w:hAnsi="等线" w:eastAsia="方正仿宋_GBK" w:cs="宋体"/>
                <w:color w:val="EE0000"/>
                <w:kern w:val="0"/>
                <w:sz w:val="22"/>
                <w:szCs w:val="22"/>
                <w:woUserID w:val="6"/>
              </w:rPr>
              <w:pPrChange w:id="2269" w:author="信仰" w:date="2026-10-15T22:14:37Z">
                <w:pPr>
                  <w:keepNext w:val="0"/>
                  <w:keepLines w:val="0"/>
                  <w:widowControl/>
                  <w:suppressLineNumbers w:val="0"/>
                  <w:spacing w:before="0" w:beforeAutospacing="0" w:after="0" w:afterAutospacing="0"/>
                  <w:ind w:left="0" w:right="0"/>
                  <w:jc w:val="left"/>
                </w:pPr>
              </w:pPrChange>
            </w:pPr>
            <w:del w:id="22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42.税基溯源管理控制</w:delText>
              </w:r>
            </w:del>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7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34A69C">
            <w:pPr>
              <w:keepNext w:val="0"/>
              <w:keepLines w:val="0"/>
              <w:widowControl/>
              <w:suppressLineNumbers w:val="0"/>
              <w:spacing w:before="0" w:beforeAutospacing="0" w:after="0" w:afterAutospacing="0" w:line="560" w:lineRule="exact"/>
              <w:ind w:left="0" w:right="0" w:firstLine="640"/>
              <w:jc w:val="both"/>
              <w:rPr>
                <w:del w:id="2274" w:author="信仰" w:date="2026-10-15T22:14:33Z"/>
                <w:rFonts w:hint="default" w:ascii="方正仿宋_GBK" w:hAnsi="等线" w:eastAsia="方正仿宋_GBK" w:cs="宋体"/>
                <w:color w:val="EE0000"/>
                <w:kern w:val="0"/>
                <w:sz w:val="22"/>
                <w:szCs w:val="22"/>
                <w:woUserID w:val="6"/>
              </w:rPr>
              <w:pPrChange w:id="2273" w:author="信仰" w:date="2026-10-15T22:14:37Z">
                <w:pPr>
                  <w:keepNext w:val="0"/>
                  <w:keepLines w:val="0"/>
                  <w:widowControl/>
                  <w:suppressLineNumbers w:val="0"/>
                  <w:spacing w:before="0" w:beforeAutospacing="0" w:after="0" w:afterAutospacing="0"/>
                  <w:ind w:left="0" w:right="0"/>
                  <w:jc w:val="left"/>
                </w:pPr>
              </w:pPrChange>
            </w:pPr>
            <w:del w:id="22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5EE0C24">
            <w:pPr>
              <w:keepNext w:val="0"/>
              <w:keepLines w:val="0"/>
              <w:widowControl/>
              <w:suppressLineNumbers w:val="0"/>
              <w:spacing w:before="0" w:beforeAutospacing="0" w:after="0" w:afterAutospacing="0" w:line="560" w:lineRule="exact"/>
              <w:ind w:left="0" w:right="0" w:firstLine="640"/>
              <w:jc w:val="both"/>
              <w:rPr>
                <w:del w:id="2277" w:author="信仰" w:date="2026-10-15T22:14:33Z"/>
                <w:rFonts w:hint="default" w:ascii="方正仿宋_GBK" w:hAnsi="等线" w:eastAsia="方正仿宋_GBK" w:cs="宋体"/>
                <w:color w:val="EE0000"/>
                <w:kern w:val="0"/>
                <w:sz w:val="22"/>
                <w:szCs w:val="22"/>
                <w:woUserID w:val="6"/>
              </w:rPr>
              <w:pPrChange w:id="2276" w:author="信仰" w:date="2026-10-15T22:14:37Z">
                <w:pPr>
                  <w:keepNext w:val="0"/>
                  <w:keepLines w:val="0"/>
                  <w:widowControl/>
                  <w:suppressLineNumbers w:val="0"/>
                  <w:spacing w:before="0" w:beforeAutospacing="0" w:after="0" w:afterAutospacing="0"/>
                  <w:ind w:left="0" w:right="0"/>
                  <w:jc w:val="left"/>
                </w:pPr>
              </w:pPrChange>
            </w:pPr>
            <w:del w:id="22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43.发票合规管理控制</w:delText>
              </w:r>
            </w:del>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7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0C1DDA">
            <w:pPr>
              <w:keepNext w:val="0"/>
              <w:keepLines w:val="0"/>
              <w:widowControl/>
              <w:suppressLineNumbers w:val="0"/>
              <w:spacing w:before="0" w:beforeAutospacing="0" w:after="0" w:afterAutospacing="0" w:line="560" w:lineRule="exact"/>
              <w:ind w:left="0" w:right="0" w:firstLine="640"/>
              <w:jc w:val="both"/>
              <w:rPr>
                <w:del w:id="2281" w:author="信仰" w:date="2026-10-15T22:14:33Z"/>
                <w:rFonts w:hint="default" w:ascii="方正仿宋_GBK" w:hAnsi="等线" w:eastAsia="方正仿宋_GBK" w:cs="宋体"/>
                <w:color w:val="EE0000"/>
                <w:kern w:val="0"/>
                <w:sz w:val="22"/>
                <w:szCs w:val="22"/>
                <w:woUserID w:val="6"/>
              </w:rPr>
              <w:pPrChange w:id="2280" w:author="信仰" w:date="2026-10-15T22:14:37Z">
                <w:pPr>
                  <w:keepNext w:val="0"/>
                  <w:keepLines w:val="0"/>
                  <w:widowControl/>
                  <w:suppressLineNumbers w:val="0"/>
                  <w:spacing w:before="0" w:beforeAutospacing="0" w:after="0" w:afterAutospacing="0"/>
                  <w:ind w:left="0" w:right="0"/>
                  <w:jc w:val="left"/>
                </w:pPr>
              </w:pPrChange>
            </w:pPr>
            <w:del w:id="22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ED24AB3">
            <w:pPr>
              <w:keepNext w:val="0"/>
              <w:keepLines w:val="0"/>
              <w:widowControl/>
              <w:suppressLineNumbers w:val="0"/>
              <w:spacing w:before="0" w:beforeAutospacing="0" w:after="0" w:afterAutospacing="0" w:line="560" w:lineRule="exact"/>
              <w:ind w:left="0" w:right="0" w:firstLine="640"/>
              <w:jc w:val="both"/>
              <w:rPr>
                <w:del w:id="2284" w:author="信仰" w:date="2026-10-15T22:14:33Z"/>
                <w:rFonts w:hint="default" w:ascii="方正仿宋_GBK" w:hAnsi="等线" w:eastAsia="方正仿宋_GBK" w:cs="宋体"/>
                <w:color w:val="EE0000"/>
                <w:kern w:val="0"/>
                <w:sz w:val="22"/>
                <w:szCs w:val="22"/>
                <w:woUserID w:val="6"/>
              </w:rPr>
              <w:pPrChange w:id="2283" w:author="信仰" w:date="2026-10-15T22:14:37Z">
                <w:pPr>
                  <w:keepNext w:val="0"/>
                  <w:keepLines w:val="0"/>
                  <w:widowControl/>
                  <w:suppressLineNumbers w:val="0"/>
                  <w:spacing w:before="0" w:beforeAutospacing="0" w:after="0" w:afterAutospacing="0"/>
                  <w:ind w:left="0" w:right="0"/>
                  <w:jc w:val="left"/>
                </w:pPr>
              </w:pPrChange>
            </w:pPr>
            <w:del w:id="22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44.合规纳税申报控制</w:delText>
              </w:r>
            </w:del>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8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8E0119">
            <w:pPr>
              <w:keepNext w:val="0"/>
              <w:keepLines w:val="0"/>
              <w:widowControl/>
              <w:suppressLineNumbers w:val="0"/>
              <w:spacing w:before="0" w:beforeAutospacing="0" w:after="0" w:afterAutospacing="0" w:line="560" w:lineRule="exact"/>
              <w:ind w:left="0" w:right="0" w:firstLine="640"/>
              <w:jc w:val="both"/>
              <w:rPr>
                <w:del w:id="2288" w:author="信仰" w:date="2026-10-15T22:14:33Z"/>
                <w:rFonts w:hint="default" w:ascii="方正仿宋_GBK" w:hAnsi="等线" w:eastAsia="方正仿宋_GBK" w:cs="宋体"/>
                <w:color w:val="EE0000"/>
                <w:kern w:val="0"/>
                <w:sz w:val="22"/>
                <w:szCs w:val="22"/>
                <w:woUserID w:val="6"/>
              </w:rPr>
              <w:pPrChange w:id="2287" w:author="信仰" w:date="2026-10-15T22:14:37Z">
                <w:pPr>
                  <w:keepNext w:val="0"/>
                  <w:keepLines w:val="0"/>
                  <w:widowControl/>
                  <w:suppressLineNumbers w:val="0"/>
                  <w:spacing w:before="0" w:beforeAutospacing="0" w:after="0" w:afterAutospacing="0"/>
                  <w:ind w:left="0" w:right="0"/>
                  <w:jc w:val="left"/>
                </w:pPr>
              </w:pPrChange>
            </w:pPr>
            <w:del w:id="22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E09459">
            <w:pPr>
              <w:keepNext w:val="0"/>
              <w:keepLines w:val="0"/>
              <w:widowControl/>
              <w:suppressLineNumbers w:val="0"/>
              <w:spacing w:before="0" w:beforeAutospacing="0" w:after="0" w:afterAutospacing="0" w:line="560" w:lineRule="exact"/>
              <w:ind w:left="0" w:right="0" w:firstLine="640"/>
              <w:jc w:val="both"/>
              <w:rPr>
                <w:del w:id="2291" w:author="信仰" w:date="2026-10-15T22:14:33Z"/>
                <w:rFonts w:hint="default" w:ascii="方正仿宋_GBK" w:hAnsi="等线" w:eastAsia="方正仿宋_GBK" w:cs="宋体"/>
                <w:color w:val="EE0000"/>
                <w:kern w:val="0"/>
                <w:sz w:val="22"/>
                <w:szCs w:val="22"/>
                <w:woUserID w:val="6"/>
              </w:rPr>
              <w:pPrChange w:id="2290" w:author="信仰" w:date="2026-10-15T22:14:37Z">
                <w:pPr>
                  <w:keepNext w:val="0"/>
                  <w:keepLines w:val="0"/>
                  <w:widowControl/>
                  <w:suppressLineNumbers w:val="0"/>
                  <w:spacing w:before="0" w:beforeAutospacing="0" w:after="0" w:afterAutospacing="0"/>
                  <w:ind w:left="0" w:right="0"/>
                  <w:jc w:val="left"/>
                </w:pPr>
              </w:pPrChange>
            </w:pPr>
            <w:del w:id="22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45.现金收费解缴控制</w:delText>
              </w:r>
            </w:del>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29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0CC659">
            <w:pPr>
              <w:keepNext w:val="0"/>
              <w:keepLines w:val="0"/>
              <w:widowControl/>
              <w:suppressLineNumbers w:val="0"/>
              <w:spacing w:before="0" w:beforeAutospacing="0" w:after="0" w:afterAutospacing="0" w:line="560" w:lineRule="exact"/>
              <w:ind w:left="0" w:right="0" w:firstLine="640"/>
              <w:jc w:val="both"/>
              <w:rPr>
                <w:del w:id="2295" w:author="信仰" w:date="2026-10-15T22:14:33Z"/>
                <w:rFonts w:hint="default" w:ascii="方正仿宋_GBK" w:hAnsi="等线" w:eastAsia="方正仿宋_GBK" w:cs="宋体"/>
                <w:color w:val="EE0000"/>
                <w:kern w:val="0"/>
                <w:sz w:val="22"/>
                <w:szCs w:val="22"/>
                <w:woUserID w:val="6"/>
              </w:rPr>
              <w:pPrChange w:id="2294" w:author="信仰" w:date="2026-10-15T22:14:37Z">
                <w:pPr>
                  <w:keepNext w:val="0"/>
                  <w:keepLines w:val="0"/>
                  <w:widowControl/>
                  <w:suppressLineNumbers w:val="0"/>
                  <w:spacing w:before="0" w:beforeAutospacing="0" w:after="0" w:afterAutospacing="0"/>
                  <w:ind w:left="0" w:right="0"/>
                  <w:jc w:val="left"/>
                </w:pPr>
              </w:pPrChange>
            </w:pPr>
            <w:del w:id="22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D267C3A">
            <w:pPr>
              <w:keepNext w:val="0"/>
              <w:keepLines w:val="0"/>
              <w:widowControl/>
              <w:suppressLineNumbers w:val="0"/>
              <w:spacing w:before="0" w:beforeAutospacing="0" w:after="0" w:afterAutospacing="0" w:line="560" w:lineRule="exact"/>
              <w:ind w:left="0" w:right="0" w:firstLine="640"/>
              <w:jc w:val="both"/>
              <w:rPr>
                <w:del w:id="2298" w:author="信仰" w:date="2026-10-15T22:14:33Z"/>
                <w:rFonts w:hint="default" w:ascii="方正仿宋_GBK" w:hAnsi="等线" w:eastAsia="方正仿宋_GBK" w:cs="宋体"/>
                <w:color w:val="EE0000"/>
                <w:kern w:val="0"/>
                <w:sz w:val="22"/>
                <w:szCs w:val="22"/>
                <w:woUserID w:val="6"/>
              </w:rPr>
              <w:pPrChange w:id="2297" w:author="信仰" w:date="2026-10-15T22:14:37Z">
                <w:pPr>
                  <w:keepNext w:val="0"/>
                  <w:keepLines w:val="0"/>
                  <w:widowControl/>
                  <w:suppressLineNumbers w:val="0"/>
                  <w:spacing w:before="0" w:beforeAutospacing="0" w:after="0" w:afterAutospacing="0"/>
                  <w:ind w:left="0" w:right="0"/>
                  <w:jc w:val="left"/>
                </w:pPr>
              </w:pPrChange>
            </w:pPr>
            <w:del w:id="22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46.账户资金到账确认控制</w:delText>
              </w:r>
            </w:del>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0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E1568">
            <w:pPr>
              <w:keepNext w:val="0"/>
              <w:keepLines w:val="0"/>
              <w:widowControl/>
              <w:suppressLineNumbers w:val="0"/>
              <w:spacing w:before="0" w:beforeAutospacing="0" w:after="0" w:afterAutospacing="0" w:line="560" w:lineRule="exact"/>
              <w:ind w:left="0" w:right="0" w:firstLine="640"/>
              <w:jc w:val="both"/>
              <w:rPr>
                <w:del w:id="2302" w:author="信仰" w:date="2026-10-15T22:14:33Z"/>
                <w:rFonts w:hint="default" w:ascii="方正仿宋_GBK" w:hAnsi="等线" w:eastAsia="方正仿宋_GBK" w:cs="宋体"/>
                <w:color w:val="EE0000"/>
                <w:kern w:val="0"/>
                <w:sz w:val="22"/>
                <w:szCs w:val="22"/>
                <w:woUserID w:val="6"/>
              </w:rPr>
              <w:pPrChange w:id="2301" w:author="信仰" w:date="2026-10-15T22:14:37Z">
                <w:pPr>
                  <w:keepNext w:val="0"/>
                  <w:keepLines w:val="0"/>
                  <w:widowControl/>
                  <w:suppressLineNumbers w:val="0"/>
                  <w:spacing w:before="0" w:beforeAutospacing="0" w:after="0" w:afterAutospacing="0"/>
                  <w:ind w:left="0" w:right="0"/>
                  <w:jc w:val="left"/>
                </w:pPr>
              </w:pPrChange>
            </w:pPr>
            <w:del w:id="23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D422B6B">
            <w:pPr>
              <w:keepNext w:val="0"/>
              <w:keepLines w:val="0"/>
              <w:widowControl/>
              <w:suppressLineNumbers w:val="0"/>
              <w:spacing w:before="0" w:beforeAutospacing="0" w:after="0" w:afterAutospacing="0" w:line="560" w:lineRule="exact"/>
              <w:ind w:left="0" w:right="0" w:firstLine="640"/>
              <w:jc w:val="both"/>
              <w:rPr>
                <w:del w:id="2305" w:author="信仰" w:date="2026-10-15T22:14:33Z"/>
                <w:rFonts w:hint="default" w:ascii="方正仿宋_GBK" w:hAnsi="等线" w:eastAsia="方正仿宋_GBK" w:cs="宋体"/>
                <w:color w:val="EE0000"/>
                <w:kern w:val="0"/>
                <w:sz w:val="22"/>
                <w:szCs w:val="22"/>
                <w:woUserID w:val="6"/>
              </w:rPr>
              <w:pPrChange w:id="2304" w:author="信仰" w:date="2026-10-15T22:14:37Z">
                <w:pPr>
                  <w:keepNext w:val="0"/>
                  <w:keepLines w:val="0"/>
                  <w:widowControl/>
                  <w:suppressLineNumbers w:val="0"/>
                  <w:spacing w:before="0" w:beforeAutospacing="0" w:after="0" w:afterAutospacing="0"/>
                  <w:ind w:left="0" w:right="0"/>
                  <w:jc w:val="left"/>
                </w:pPr>
              </w:pPrChange>
            </w:pPr>
            <w:del w:id="23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47.应收票据可靠性、合规性管控</w:delText>
              </w:r>
            </w:del>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0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E5E4BB">
            <w:pPr>
              <w:keepNext w:val="0"/>
              <w:keepLines w:val="0"/>
              <w:widowControl/>
              <w:suppressLineNumbers w:val="0"/>
              <w:spacing w:before="0" w:beforeAutospacing="0" w:after="0" w:afterAutospacing="0" w:line="560" w:lineRule="exact"/>
              <w:ind w:left="0" w:right="0" w:firstLine="640"/>
              <w:jc w:val="both"/>
              <w:rPr>
                <w:del w:id="2309" w:author="信仰" w:date="2026-10-15T22:14:33Z"/>
                <w:rFonts w:hint="default" w:ascii="方正仿宋_GBK" w:hAnsi="等线" w:eastAsia="方正仿宋_GBK" w:cs="宋体"/>
                <w:color w:val="EE0000"/>
                <w:kern w:val="0"/>
                <w:sz w:val="22"/>
                <w:szCs w:val="22"/>
                <w:woUserID w:val="6"/>
              </w:rPr>
              <w:pPrChange w:id="2308" w:author="信仰" w:date="2026-10-15T22:14:37Z">
                <w:pPr>
                  <w:keepNext w:val="0"/>
                  <w:keepLines w:val="0"/>
                  <w:widowControl/>
                  <w:suppressLineNumbers w:val="0"/>
                  <w:spacing w:before="0" w:beforeAutospacing="0" w:after="0" w:afterAutospacing="0"/>
                  <w:ind w:left="0" w:right="0"/>
                  <w:jc w:val="left"/>
                </w:pPr>
              </w:pPrChange>
            </w:pPr>
            <w:del w:id="23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D0F37D1">
            <w:pPr>
              <w:keepNext w:val="0"/>
              <w:keepLines w:val="0"/>
              <w:widowControl/>
              <w:suppressLineNumbers w:val="0"/>
              <w:spacing w:before="0" w:beforeAutospacing="0" w:after="0" w:afterAutospacing="0" w:line="560" w:lineRule="exact"/>
              <w:ind w:left="0" w:right="0" w:firstLine="640"/>
              <w:jc w:val="both"/>
              <w:rPr>
                <w:del w:id="2312" w:author="信仰" w:date="2026-10-15T22:14:33Z"/>
                <w:rFonts w:hint="default" w:ascii="方正仿宋_GBK" w:hAnsi="等线" w:eastAsia="方正仿宋_GBK" w:cs="宋体"/>
                <w:color w:val="EE0000"/>
                <w:kern w:val="0"/>
                <w:sz w:val="22"/>
                <w:szCs w:val="22"/>
                <w:woUserID w:val="6"/>
              </w:rPr>
              <w:pPrChange w:id="2311" w:author="信仰" w:date="2026-10-15T22:14:37Z">
                <w:pPr>
                  <w:keepNext w:val="0"/>
                  <w:keepLines w:val="0"/>
                  <w:widowControl/>
                  <w:suppressLineNumbers w:val="0"/>
                  <w:spacing w:before="0" w:beforeAutospacing="0" w:after="0" w:afterAutospacing="0"/>
                  <w:ind w:left="0" w:right="0"/>
                  <w:jc w:val="left"/>
                </w:pPr>
              </w:pPrChange>
            </w:pPr>
            <w:del w:id="23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48.资金支付审批权限控制</w:delText>
              </w:r>
            </w:del>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1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65EAB6">
            <w:pPr>
              <w:keepNext w:val="0"/>
              <w:keepLines w:val="0"/>
              <w:widowControl/>
              <w:suppressLineNumbers w:val="0"/>
              <w:spacing w:before="0" w:beforeAutospacing="0" w:after="0" w:afterAutospacing="0" w:line="560" w:lineRule="exact"/>
              <w:ind w:left="0" w:right="0" w:firstLine="640"/>
              <w:jc w:val="both"/>
              <w:rPr>
                <w:del w:id="2316" w:author="信仰" w:date="2026-10-15T22:14:33Z"/>
                <w:rFonts w:hint="default" w:ascii="方正仿宋_GBK" w:hAnsi="等线" w:eastAsia="方正仿宋_GBK" w:cs="宋体"/>
                <w:color w:val="EE0000"/>
                <w:kern w:val="0"/>
                <w:sz w:val="22"/>
                <w:szCs w:val="22"/>
                <w:woUserID w:val="6"/>
              </w:rPr>
              <w:pPrChange w:id="2315" w:author="信仰" w:date="2026-10-15T22:14:37Z">
                <w:pPr>
                  <w:keepNext w:val="0"/>
                  <w:keepLines w:val="0"/>
                  <w:widowControl/>
                  <w:suppressLineNumbers w:val="0"/>
                  <w:spacing w:before="0" w:beforeAutospacing="0" w:after="0" w:afterAutospacing="0"/>
                  <w:ind w:left="0" w:right="0"/>
                  <w:jc w:val="left"/>
                </w:pPr>
              </w:pPrChange>
            </w:pPr>
            <w:del w:id="23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C6FA206">
            <w:pPr>
              <w:keepNext w:val="0"/>
              <w:keepLines w:val="0"/>
              <w:widowControl/>
              <w:suppressLineNumbers w:val="0"/>
              <w:spacing w:before="0" w:beforeAutospacing="0" w:after="0" w:afterAutospacing="0" w:line="560" w:lineRule="exact"/>
              <w:ind w:left="0" w:right="0" w:firstLine="640"/>
              <w:jc w:val="both"/>
              <w:rPr>
                <w:del w:id="2319" w:author="信仰" w:date="2026-10-15T22:14:33Z"/>
                <w:rFonts w:hint="default" w:ascii="方正仿宋_GBK" w:hAnsi="等线" w:eastAsia="方正仿宋_GBK" w:cs="宋体"/>
                <w:color w:val="EE0000"/>
                <w:kern w:val="0"/>
                <w:sz w:val="22"/>
                <w:szCs w:val="22"/>
                <w:woUserID w:val="6"/>
              </w:rPr>
              <w:pPrChange w:id="2318" w:author="信仰" w:date="2026-10-15T22:14:37Z">
                <w:pPr>
                  <w:keepNext w:val="0"/>
                  <w:keepLines w:val="0"/>
                  <w:widowControl/>
                  <w:suppressLineNumbers w:val="0"/>
                  <w:spacing w:before="0" w:beforeAutospacing="0" w:after="0" w:afterAutospacing="0"/>
                  <w:ind w:left="0" w:right="0"/>
                  <w:jc w:val="left"/>
                </w:pPr>
              </w:pPrChange>
            </w:pPr>
            <w:del w:id="23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49.传统结算事前审批控制</w:delText>
              </w:r>
            </w:del>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2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567602">
            <w:pPr>
              <w:keepNext w:val="0"/>
              <w:keepLines w:val="0"/>
              <w:widowControl/>
              <w:suppressLineNumbers w:val="0"/>
              <w:spacing w:before="0" w:beforeAutospacing="0" w:after="0" w:afterAutospacing="0" w:line="560" w:lineRule="exact"/>
              <w:ind w:left="0" w:right="0" w:firstLine="640"/>
              <w:jc w:val="both"/>
              <w:rPr>
                <w:del w:id="2323" w:author="信仰" w:date="2026-10-15T22:14:33Z"/>
                <w:rFonts w:hint="default" w:ascii="方正仿宋_GBK" w:hAnsi="等线" w:eastAsia="方正仿宋_GBK" w:cs="宋体"/>
                <w:color w:val="EE0000"/>
                <w:kern w:val="0"/>
                <w:sz w:val="22"/>
                <w:szCs w:val="22"/>
                <w:woUserID w:val="6"/>
              </w:rPr>
              <w:pPrChange w:id="2322" w:author="信仰" w:date="2026-10-15T22:14:37Z">
                <w:pPr>
                  <w:keepNext w:val="0"/>
                  <w:keepLines w:val="0"/>
                  <w:widowControl/>
                  <w:suppressLineNumbers w:val="0"/>
                  <w:spacing w:before="0" w:beforeAutospacing="0" w:after="0" w:afterAutospacing="0"/>
                  <w:ind w:left="0" w:right="0"/>
                  <w:jc w:val="left"/>
                </w:pPr>
              </w:pPrChange>
            </w:pPr>
            <w:del w:id="23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7C2C8EE">
            <w:pPr>
              <w:keepNext w:val="0"/>
              <w:keepLines w:val="0"/>
              <w:widowControl/>
              <w:suppressLineNumbers w:val="0"/>
              <w:spacing w:before="0" w:beforeAutospacing="0" w:after="0" w:afterAutospacing="0" w:line="560" w:lineRule="exact"/>
              <w:ind w:left="0" w:right="0" w:firstLine="640"/>
              <w:jc w:val="both"/>
              <w:rPr>
                <w:del w:id="2326" w:author="信仰" w:date="2026-10-15T22:14:33Z"/>
                <w:rFonts w:hint="default" w:ascii="方正仿宋_GBK" w:hAnsi="等线" w:eastAsia="方正仿宋_GBK" w:cs="宋体"/>
                <w:color w:val="EE0000"/>
                <w:kern w:val="0"/>
                <w:sz w:val="22"/>
                <w:szCs w:val="22"/>
                <w:woUserID w:val="6"/>
              </w:rPr>
              <w:pPrChange w:id="2325" w:author="信仰" w:date="2026-10-15T22:14:37Z">
                <w:pPr>
                  <w:keepNext w:val="0"/>
                  <w:keepLines w:val="0"/>
                  <w:widowControl/>
                  <w:suppressLineNumbers w:val="0"/>
                  <w:spacing w:before="0" w:beforeAutospacing="0" w:after="0" w:afterAutospacing="0"/>
                  <w:ind w:left="0" w:right="0"/>
                  <w:jc w:val="left"/>
                </w:pPr>
              </w:pPrChange>
            </w:pPr>
            <w:del w:id="23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50.付款结算合规性控制</w:delText>
              </w:r>
            </w:del>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2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4A0CE4">
            <w:pPr>
              <w:keepNext w:val="0"/>
              <w:keepLines w:val="0"/>
              <w:widowControl/>
              <w:suppressLineNumbers w:val="0"/>
              <w:spacing w:before="0" w:beforeAutospacing="0" w:after="0" w:afterAutospacing="0" w:line="560" w:lineRule="exact"/>
              <w:ind w:left="0" w:right="0" w:firstLine="640"/>
              <w:jc w:val="both"/>
              <w:rPr>
                <w:del w:id="2330" w:author="信仰" w:date="2026-10-15T22:14:33Z"/>
                <w:rFonts w:hint="default" w:ascii="方正仿宋_GBK" w:hAnsi="等线" w:eastAsia="方正仿宋_GBK" w:cs="宋体"/>
                <w:color w:val="EE0000"/>
                <w:kern w:val="0"/>
                <w:sz w:val="22"/>
                <w:szCs w:val="22"/>
                <w:woUserID w:val="6"/>
              </w:rPr>
              <w:pPrChange w:id="2329" w:author="信仰" w:date="2026-10-15T22:14:37Z">
                <w:pPr>
                  <w:keepNext w:val="0"/>
                  <w:keepLines w:val="0"/>
                  <w:widowControl/>
                  <w:suppressLineNumbers w:val="0"/>
                  <w:spacing w:before="0" w:beforeAutospacing="0" w:after="0" w:afterAutospacing="0"/>
                  <w:ind w:left="0" w:right="0"/>
                  <w:jc w:val="left"/>
                </w:pPr>
              </w:pPrChange>
            </w:pPr>
            <w:del w:id="23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A716559">
            <w:pPr>
              <w:keepNext w:val="0"/>
              <w:keepLines w:val="0"/>
              <w:widowControl/>
              <w:suppressLineNumbers w:val="0"/>
              <w:spacing w:before="0" w:beforeAutospacing="0" w:after="0" w:afterAutospacing="0" w:line="560" w:lineRule="exact"/>
              <w:ind w:left="0" w:right="0" w:firstLine="640"/>
              <w:jc w:val="both"/>
              <w:rPr>
                <w:del w:id="2333" w:author="信仰" w:date="2026-10-15T22:14:33Z"/>
                <w:rFonts w:hint="default" w:ascii="方正仿宋_GBK" w:hAnsi="等线" w:eastAsia="方正仿宋_GBK" w:cs="宋体"/>
                <w:color w:val="EE0000"/>
                <w:kern w:val="0"/>
                <w:sz w:val="22"/>
                <w:szCs w:val="22"/>
                <w:woUserID w:val="6"/>
              </w:rPr>
              <w:pPrChange w:id="2332" w:author="信仰" w:date="2026-10-15T22:14:37Z">
                <w:pPr>
                  <w:keepNext w:val="0"/>
                  <w:keepLines w:val="0"/>
                  <w:widowControl/>
                  <w:suppressLineNumbers w:val="0"/>
                  <w:spacing w:before="0" w:beforeAutospacing="0" w:after="0" w:afterAutospacing="0"/>
                  <w:ind w:left="0" w:right="0"/>
                  <w:jc w:val="left"/>
                </w:pPr>
              </w:pPrChange>
            </w:pPr>
            <w:del w:id="23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52.保函合规性控制</w:delText>
              </w:r>
            </w:del>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3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8E34">
            <w:pPr>
              <w:keepNext w:val="0"/>
              <w:keepLines w:val="0"/>
              <w:widowControl/>
              <w:suppressLineNumbers w:val="0"/>
              <w:spacing w:before="0" w:beforeAutospacing="0" w:after="0" w:afterAutospacing="0" w:line="560" w:lineRule="exact"/>
              <w:ind w:left="0" w:right="0" w:firstLine="640"/>
              <w:jc w:val="both"/>
              <w:rPr>
                <w:del w:id="2337" w:author="信仰" w:date="2026-10-15T22:14:33Z"/>
                <w:rFonts w:hint="default" w:ascii="方正仿宋_GBK" w:hAnsi="等线" w:eastAsia="方正仿宋_GBK" w:cs="宋体"/>
                <w:color w:val="EE0000"/>
                <w:kern w:val="0"/>
                <w:sz w:val="22"/>
                <w:szCs w:val="22"/>
                <w:woUserID w:val="6"/>
              </w:rPr>
              <w:pPrChange w:id="2336" w:author="信仰" w:date="2026-10-15T22:14:37Z">
                <w:pPr>
                  <w:keepNext w:val="0"/>
                  <w:keepLines w:val="0"/>
                  <w:widowControl/>
                  <w:suppressLineNumbers w:val="0"/>
                  <w:spacing w:before="0" w:beforeAutospacing="0" w:after="0" w:afterAutospacing="0"/>
                  <w:ind w:left="0" w:right="0"/>
                  <w:jc w:val="left"/>
                </w:pPr>
              </w:pPrChange>
            </w:pPr>
            <w:del w:id="23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3C76BE">
            <w:pPr>
              <w:keepNext w:val="0"/>
              <w:keepLines w:val="0"/>
              <w:widowControl/>
              <w:suppressLineNumbers w:val="0"/>
              <w:spacing w:before="0" w:beforeAutospacing="0" w:after="0" w:afterAutospacing="0" w:line="560" w:lineRule="exact"/>
              <w:ind w:left="0" w:right="0" w:firstLine="640"/>
              <w:jc w:val="both"/>
              <w:rPr>
                <w:del w:id="2340" w:author="信仰" w:date="2026-10-15T22:14:33Z"/>
                <w:rFonts w:hint="default" w:ascii="方正仿宋_GBK" w:hAnsi="等线" w:eastAsia="方正仿宋_GBK" w:cs="宋体"/>
                <w:color w:val="EE0000"/>
                <w:kern w:val="0"/>
                <w:sz w:val="22"/>
                <w:szCs w:val="22"/>
                <w:woUserID w:val="6"/>
              </w:rPr>
              <w:pPrChange w:id="2339" w:author="信仰" w:date="2026-10-15T22:14:37Z">
                <w:pPr>
                  <w:keepNext w:val="0"/>
                  <w:keepLines w:val="0"/>
                  <w:widowControl/>
                  <w:suppressLineNumbers w:val="0"/>
                  <w:spacing w:before="0" w:beforeAutospacing="0" w:after="0" w:afterAutospacing="0"/>
                  <w:ind w:left="0" w:right="0"/>
                  <w:jc w:val="left"/>
                </w:pPr>
              </w:pPrChange>
            </w:pPr>
            <w:del w:id="23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53.银企对账及时性、准确性控制</w:delText>
              </w:r>
            </w:del>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4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07F4E6">
            <w:pPr>
              <w:keepNext w:val="0"/>
              <w:keepLines w:val="0"/>
              <w:widowControl/>
              <w:suppressLineNumbers w:val="0"/>
              <w:spacing w:before="0" w:beforeAutospacing="0" w:after="0" w:afterAutospacing="0" w:line="560" w:lineRule="exact"/>
              <w:ind w:left="0" w:right="0" w:firstLine="640"/>
              <w:jc w:val="both"/>
              <w:rPr>
                <w:del w:id="2344" w:author="信仰" w:date="2026-10-15T22:14:33Z"/>
                <w:rFonts w:hint="default" w:ascii="方正仿宋_GBK" w:hAnsi="等线" w:eastAsia="方正仿宋_GBK" w:cs="宋体"/>
                <w:color w:val="EE0000"/>
                <w:kern w:val="0"/>
                <w:sz w:val="22"/>
                <w:szCs w:val="22"/>
                <w:woUserID w:val="6"/>
              </w:rPr>
              <w:pPrChange w:id="2343" w:author="信仰" w:date="2026-10-15T22:14:37Z">
                <w:pPr>
                  <w:keepNext w:val="0"/>
                  <w:keepLines w:val="0"/>
                  <w:widowControl/>
                  <w:suppressLineNumbers w:val="0"/>
                  <w:spacing w:before="0" w:beforeAutospacing="0" w:after="0" w:afterAutospacing="0"/>
                  <w:ind w:left="0" w:right="0"/>
                  <w:jc w:val="left"/>
                </w:pPr>
              </w:pPrChange>
            </w:pPr>
            <w:del w:id="23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5E04887">
            <w:pPr>
              <w:keepNext w:val="0"/>
              <w:keepLines w:val="0"/>
              <w:widowControl/>
              <w:suppressLineNumbers w:val="0"/>
              <w:spacing w:before="0" w:beforeAutospacing="0" w:after="0" w:afterAutospacing="0" w:line="560" w:lineRule="exact"/>
              <w:ind w:left="0" w:right="0" w:firstLine="640"/>
              <w:jc w:val="both"/>
              <w:rPr>
                <w:del w:id="2347" w:author="信仰" w:date="2026-10-15T22:14:33Z"/>
                <w:rFonts w:hint="default" w:ascii="方正仿宋_GBK" w:hAnsi="等线" w:eastAsia="方正仿宋_GBK" w:cs="宋体"/>
                <w:color w:val="EE0000"/>
                <w:kern w:val="0"/>
                <w:sz w:val="22"/>
                <w:szCs w:val="22"/>
                <w:woUserID w:val="6"/>
              </w:rPr>
              <w:pPrChange w:id="2346" w:author="信仰" w:date="2026-10-15T22:14:37Z">
                <w:pPr>
                  <w:keepNext w:val="0"/>
                  <w:keepLines w:val="0"/>
                  <w:widowControl/>
                  <w:suppressLineNumbers w:val="0"/>
                  <w:spacing w:before="0" w:beforeAutospacing="0" w:after="0" w:afterAutospacing="0"/>
                  <w:ind w:left="0" w:right="0"/>
                  <w:jc w:val="left"/>
                </w:pPr>
              </w:pPrChange>
            </w:pPr>
            <w:del w:id="23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54.数字钱包“零余额”控制</w:delText>
              </w:r>
            </w:del>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4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C222FA9">
            <w:pPr>
              <w:keepNext w:val="0"/>
              <w:keepLines w:val="0"/>
              <w:widowControl/>
              <w:suppressLineNumbers w:val="0"/>
              <w:spacing w:before="0" w:beforeAutospacing="0" w:after="0" w:afterAutospacing="0" w:line="560" w:lineRule="exact"/>
              <w:ind w:left="0" w:right="0" w:firstLine="640"/>
              <w:jc w:val="both"/>
              <w:rPr>
                <w:del w:id="2351" w:author="信仰" w:date="2026-10-15T22:14:33Z"/>
                <w:rFonts w:hint="default" w:ascii="方正仿宋_GBK" w:hAnsi="等线" w:eastAsia="方正仿宋_GBK" w:cs="宋体"/>
                <w:color w:val="EE0000"/>
                <w:kern w:val="0"/>
                <w:sz w:val="22"/>
                <w:szCs w:val="22"/>
                <w:woUserID w:val="6"/>
              </w:rPr>
              <w:pPrChange w:id="2350" w:author="信仰" w:date="2026-10-15T22:14:37Z">
                <w:pPr>
                  <w:keepNext w:val="0"/>
                  <w:keepLines w:val="0"/>
                  <w:widowControl/>
                  <w:suppressLineNumbers w:val="0"/>
                  <w:spacing w:before="0" w:beforeAutospacing="0" w:after="0" w:afterAutospacing="0"/>
                  <w:ind w:left="0" w:right="0"/>
                  <w:jc w:val="left"/>
                </w:pPr>
              </w:pPrChange>
            </w:pPr>
            <w:del w:id="23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97E4B85">
            <w:pPr>
              <w:keepNext w:val="0"/>
              <w:keepLines w:val="0"/>
              <w:widowControl/>
              <w:suppressLineNumbers w:val="0"/>
              <w:spacing w:before="0" w:beforeAutospacing="0" w:after="0" w:afterAutospacing="0" w:line="560" w:lineRule="exact"/>
              <w:ind w:left="0" w:right="0" w:firstLine="640"/>
              <w:jc w:val="both"/>
              <w:rPr>
                <w:del w:id="2354" w:author="信仰" w:date="2026-10-15T22:14:33Z"/>
                <w:rFonts w:hint="default" w:ascii="方正仿宋_GBK" w:hAnsi="等线" w:eastAsia="方正仿宋_GBK" w:cs="宋体"/>
                <w:color w:val="EE0000"/>
                <w:kern w:val="0"/>
                <w:sz w:val="22"/>
                <w:szCs w:val="22"/>
                <w:woUserID w:val="6"/>
              </w:rPr>
              <w:pPrChange w:id="2353" w:author="信仰" w:date="2026-10-15T22:14:37Z">
                <w:pPr>
                  <w:keepNext w:val="0"/>
                  <w:keepLines w:val="0"/>
                  <w:widowControl/>
                  <w:suppressLineNumbers w:val="0"/>
                  <w:spacing w:before="0" w:beforeAutospacing="0" w:after="0" w:afterAutospacing="0"/>
                  <w:ind w:left="0" w:right="0"/>
                  <w:jc w:val="left"/>
                </w:pPr>
              </w:pPrChange>
            </w:pPr>
            <w:del w:id="23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57.密钥新增配置控制</w:delText>
              </w:r>
            </w:del>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5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1D57FB">
            <w:pPr>
              <w:keepNext w:val="0"/>
              <w:keepLines w:val="0"/>
              <w:widowControl/>
              <w:suppressLineNumbers w:val="0"/>
              <w:spacing w:before="0" w:beforeAutospacing="0" w:after="0" w:afterAutospacing="0" w:line="560" w:lineRule="exact"/>
              <w:ind w:left="0" w:right="0" w:firstLine="640"/>
              <w:jc w:val="both"/>
              <w:rPr>
                <w:del w:id="2358" w:author="信仰" w:date="2026-10-15T22:14:33Z"/>
                <w:rFonts w:hint="default" w:ascii="方正仿宋_GBK" w:hAnsi="等线" w:eastAsia="方正仿宋_GBK" w:cs="宋体"/>
                <w:color w:val="EE0000"/>
                <w:kern w:val="0"/>
                <w:sz w:val="22"/>
                <w:szCs w:val="22"/>
                <w:woUserID w:val="6"/>
              </w:rPr>
              <w:pPrChange w:id="2357" w:author="信仰" w:date="2026-10-15T22:14:37Z">
                <w:pPr>
                  <w:keepNext w:val="0"/>
                  <w:keepLines w:val="0"/>
                  <w:widowControl/>
                  <w:suppressLineNumbers w:val="0"/>
                  <w:spacing w:before="0" w:beforeAutospacing="0" w:after="0" w:afterAutospacing="0"/>
                  <w:ind w:left="0" w:right="0"/>
                  <w:jc w:val="left"/>
                </w:pPr>
              </w:pPrChange>
            </w:pPr>
            <w:del w:id="23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4007ADE">
            <w:pPr>
              <w:keepNext w:val="0"/>
              <w:keepLines w:val="0"/>
              <w:widowControl/>
              <w:suppressLineNumbers w:val="0"/>
              <w:spacing w:before="0" w:beforeAutospacing="0" w:after="0" w:afterAutospacing="0" w:line="560" w:lineRule="exact"/>
              <w:ind w:left="0" w:right="0" w:firstLine="640"/>
              <w:jc w:val="both"/>
              <w:rPr>
                <w:del w:id="2361" w:author="信仰" w:date="2026-10-15T22:14:33Z"/>
                <w:rFonts w:hint="default" w:ascii="方正仿宋_GBK" w:hAnsi="等线" w:eastAsia="方正仿宋_GBK" w:cs="宋体"/>
                <w:color w:val="EE0000"/>
                <w:kern w:val="0"/>
                <w:sz w:val="22"/>
                <w:szCs w:val="22"/>
                <w:woUserID w:val="6"/>
              </w:rPr>
              <w:pPrChange w:id="2360" w:author="信仰" w:date="2026-10-15T22:14:37Z">
                <w:pPr>
                  <w:keepNext w:val="0"/>
                  <w:keepLines w:val="0"/>
                  <w:widowControl/>
                  <w:suppressLineNumbers w:val="0"/>
                  <w:spacing w:before="0" w:beforeAutospacing="0" w:after="0" w:afterAutospacing="0"/>
                  <w:ind w:left="0" w:right="0"/>
                  <w:jc w:val="left"/>
                </w:pPr>
              </w:pPrChange>
            </w:pPr>
            <w:del w:id="23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58.网银权限配置控制</w:delText>
              </w:r>
            </w:del>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6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3C508B">
            <w:pPr>
              <w:keepNext w:val="0"/>
              <w:keepLines w:val="0"/>
              <w:widowControl/>
              <w:suppressLineNumbers w:val="0"/>
              <w:spacing w:before="0" w:beforeAutospacing="0" w:after="0" w:afterAutospacing="0" w:line="560" w:lineRule="exact"/>
              <w:ind w:left="0" w:right="0" w:firstLine="640"/>
              <w:jc w:val="both"/>
              <w:rPr>
                <w:del w:id="2365" w:author="信仰" w:date="2026-10-15T22:14:33Z"/>
                <w:rFonts w:hint="default" w:ascii="方正仿宋_GBK" w:hAnsi="等线" w:eastAsia="方正仿宋_GBK" w:cs="宋体"/>
                <w:color w:val="EE0000"/>
                <w:kern w:val="0"/>
                <w:sz w:val="22"/>
                <w:szCs w:val="22"/>
                <w:woUserID w:val="6"/>
              </w:rPr>
              <w:pPrChange w:id="2364" w:author="信仰" w:date="2026-10-15T22:14:37Z">
                <w:pPr>
                  <w:keepNext w:val="0"/>
                  <w:keepLines w:val="0"/>
                  <w:widowControl/>
                  <w:suppressLineNumbers w:val="0"/>
                  <w:spacing w:before="0" w:beforeAutospacing="0" w:after="0" w:afterAutospacing="0"/>
                  <w:ind w:left="0" w:right="0"/>
                  <w:jc w:val="left"/>
                </w:pPr>
              </w:pPrChange>
            </w:pPr>
            <w:del w:id="23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D5907B7">
            <w:pPr>
              <w:keepNext w:val="0"/>
              <w:keepLines w:val="0"/>
              <w:widowControl/>
              <w:suppressLineNumbers w:val="0"/>
              <w:spacing w:before="0" w:beforeAutospacing="0" w:after="0" w:afterAutospacing="0" w:line="560" w:lineRule="exact"/>
              <w:ind w:left="0" w:right="0" w:firstLine="640"/>
              <w:jc w:val="both"/>
              <w:rPr>
                <w:del w:id="2368" w:author="信仰" w:date="2026-10-15T22:14:33Z"/>
                <w:rFonts w:hint="default" w:ascii="方正仿宋_GBK" w:hAnsi="等线" w:eastAsia="方正仿宋_GBK" w:cs="宋体"/>
                <w:color w:val="EE0000"/>
                <w:kern w:val="0"/>
                <w:sz w:val="22"/>
                <w:szCs w:val="22"/>
                <w:woUserID w:val="6"/>
              </w:rPr>
              <w:pPrChange w:id="2367" w:author="信仰" w:date="2026-10-15T22:14:37Z">
                <w:pPr>
                  <w:keepNext w:val="0"/>
                  <w:keepLines w:val="0"/>
                  <w:widowControl/>
                  <w:suppressLineNumbers w:val="0"/>
                  <w:spacing w:before="0" w:beforeAutospacing="0" w:after="0" w:afterAutospacing="0"/>
                  <w:ind w:left="0" w:right="0"/>
                  <w:jc w:val="left"/>
                </w:pPr>
              </w:pPrChange>
            </w:pPr>
            <w:del w:id="23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59.密钥变更合规性控制</w:delText>
              </w:r>
            </w:del>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7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EBA1D6">
            <w:pPr>
              <w:keepNext w:val="0"/>
              <w:keepLines w:val="0"/>
              <w:widowControl/>
              <w:suppressLineNumbers w:val="0"/>
              <w:spacing w:before="0" w:beforeAutospacing="0" w:after="0" w:afterAutospacing="0" w:line="560" w:lineRule="exact"/>
              <w:ind w:left="0" w:right="0" w:firstLine="640"/>
              <w:jc w:val="both"/>
              <w:rPr>
                <w:del w:id="2372" w:author="信仰" w:date="2026-10-15T22:14:33Z"/>
                <w:rFonts w:hint="default" w:ascii="方正仿宋_GBK" w:hAnsi="等线" w:eastAsia="方正仿宋_GBK" w:cs="宋体"/>
                <w:color w:val="EE0000"/>
                <w:kern w:val="0"/>
                <w:sz w:val="22"/>
                <w:szCs w:val="22"/>
                <w:woUserID w:val="6"/>
              </w:rPr>
              <w:pPrChange w:id="2371" w:author="信仰" w:date="2026-10-15T22:14:37Z">
                <w:pPr>
                  <w:keepNext w:val="0"/>
                  <w:keepLines w:val="0"/>
                  <w:widowControl/>
                  <w:suppressLineNumbers w:val="0"/>
                  <w:spacing w:before="0" w:beforeAutospacing="0" w:after="0" w:afterAutospacing="0"/>
                  <w:ind w:left="0" w:right="0"/>
                  <w:jc w:val="left"/>
                </w:pPr>
              </w:pPrChange>
            </w:pPr>
            <w:del w:id="23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16FA7580">
            <w:pPr>
              <w:keepNext w:val="0"/>
              <w:keepLines w:val="0"/>
              <w:widowControl/>
              <w:suppressLineNumbers w:val="0"/>
              <w:spacing w:before="0" w:beforeAutospacing="0" w:after="0" w:afterAutospacing="0" w:line="560" w:lineRule="exact"/>
              <w:ind w:left="0" w:right="0" w:firstLine="640"/>
              <w:jc w:val="both"/>
              <w:rPr>
                <w:del w:id="2375" w:author="信仰" w:date="2026-10-15T22:14:33Z"/>
                <w:rFonts w:hint="default" w:ascii="方正仿宋_GBK" w:hAnsi="等线" w:eastAsia="方正仿宋_GBK" w:cs="宋体"/>
                <w:color w:val="EE0000"/>
                <w:kern w:val="0"/>
                <w:sz w:val="22"/>
                <w:szCs w:val="22"/>
                <w:woUserID w:val="6"/>
              </w:rPr>
              <w:pPrChange w:id="2374" w:author="信仰" w:date="2026-10-15T22:14:37Z">
                <w:pPr>
                  <w:keepNext w:val="0"/>
                  <w:keepLines w:val="0"/>
                  <w:widowControl/>
                  <w:suppressLineNumbers w:val="0"/>
                  <w:spacing w:before="0" w:beforeAutospacing="0" w:after="0" w:afterAutospacing="0"/>
                  <w:ind w:left="0" w:right="0"/>
                  <w:jc w:val="left"/>
                </w:pPr>
              </w:pPrChange>
            </w:pPr>
            <w:del w:id="23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60.密钥注销合规性控制</w:delText>
              </w:r>
            </w:del>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7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FDEB04">
            <w:pPr>
              <w:keepNext w:val="0"/>
              <w:keepLines w:val="0"/>
              <w:widowControl/>
              <w:suppressLineNumbers w:val="0"/>
              <w:spacing w:before="0" w:beforeAutospacing="0" w:after="0" w:afterAutospacing="0" w:line="560" w:lineRule="exact"/>
              <w:ind w:left="0" w:right="0" w:firstLine="640"/>
              <w:jc w:val="both"/>
              <w:rPr>
                <w:del w:id="2379" w:author="信仰" w:date="2026-10-15T22:14:33Z"/>
                <w:rFonts w:hint="default" w:ascii="方正仿宋_GBK" w:hAnsi="等线" w:eastAsia="方正仿宋_GBK" w:cs="宋体"/>
                <w:color w:val="EE0000"/>
                <w:kern w:val="0"/>
                <w:sz w:val="22"/>
                <w:szCs w:val="22"/>
                <w:woUserID w:val="6"/>
              </w:rPr>
              <w:pPrChange w:id="2378" w:author="信仰" w:date="2026-10-15T22:14:37Z">
                <w:pPr>
                  <w:keepNext w:val="0"/>
                  <w:keepLines w:val="0"/>
                  <w:widowControl/>
                  <w:suppressLineNumbers w:val="0"/>
                  <w:spacing w:before="0" w:beforeAutospacing="0" w:after="0" w:afterAutospacing="0"/>
                  <w:ind w:left="0" w:right="0"/>
                  <w:jc w:val="left"/>
                </w:pPr>
              </w:pPrChange>
            </w:pPr>
            <w:del w:id="23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0D3814B">
            <w:pPr>
              <w:keepNext w:val="0"/>
              <w:keepLines w:val="0"/>
              <w:widowControl/>
              <w:suppressLineNumbers w:val="0"/>
              <w:spacing w:before="0" w:beforeAutospacing="0" w:after="0" w:afterAutospacing="0" w:line="560" w:lineRule="exact"/>
              <w:ind w:left="0" w:right="0" w:firstLine="640"/>
              <w:jc w:val="both"/>
              <w:rPr>
                <w:del w:id="2382" w:author="信仰" w:date="2026-10-15T22:14:33Z"/>
                <w:rFonts w:hint="default" w:ascii="方正仿宋_GBK" w:hAnsi="等线" w:eastAsia="方正仿宋_GBK" w:cs="宋体"/>
                <w:color w:val="EE0000"/>
                <w:kern w:val="0"/>
                <w:sz w:val="22"/>
                <w:szCs w:val="22"/>
                <w:woUserID w:val="6"/>
              </w:rPr>
              <w:pPrChange w:id="2381" w:author="信仰" w:date="2026-10-15T22:14:37Z">
                <w:pPr>
                  <w:keepNext w:val="0"/>
                  <w:keepLines w:val="0"/>
                  <w:widowControl/>
                  <w:suppressLineNumbers w:val="0"/>
                  <w:spacing w:before="0" w:beforeAutospacing="0" w:after="0" w:afterAutospacing="0"/>
                  <w:ind w:left="0" w:right="0"/>
                  <w:jc w:val="left"/>
                </w:pPr>
              </w:pPrChange>
            </w:pPr>
            <w:del w:id="23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61.密钥授权使用控制</w:delText>
              </w:r>
            </w:del>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8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743F7D">
            <w:pPr>
              <w:keepNext w:val="0"/>
              <w:keepLines w:val="0"/>
              <w:widowControl/>
              <w:suppressLineNumbers w:val="0"/>
              <w:spacing w:before="0" w:beforeAutospacing="0" w:after="0" w:afterAutospacing="0" w:line="560" w:lineRule="exact"/>
              <w:ind w:left="0" w:right="0" w:firstLine="640"/>
              <w:jc w:val="both"/>
              <w:rPr>
                <w:del w:id="2386" w:author="信仰" w:date="2026-10-15T22:14:33Z"/>
                <w:rFonts w:hint="default" w:ascii="方正仿宋_GBK" w:hAnsi="等线" w:eastAsia="方正仿宋_GBK" w:cs="宋体"/>
                <w:color w:val="EE0000"/>
                <w:kern w:val="0"/>
                <w:sz w:val="22"/>
                <w:szCs w:val="22"/>
                <w:woUserID w:val="6"/>
              </w:rPr>
              <w:pPrChange w:id="2385" w:author="信仰" w:date="2026-10-15T22:14:37Z">
                <w:pPr>
                  <w:keepNext w:val="0"/>
                  <w:keepLines w:val="0"/>
                  <w:widowControl/>
                  <w:suppressLineNumbers w:val="0"/>
                  <w:spacing w:before="0" w:beforeAutospacing="0" w:after="0" w:afterAutospacing="0"/>
                  <w:ind w:left="0" w:right="0"/>
                  <w:jc w:val="left"/>
                </w:pPr>
              </w:pPrChange>
            </w:pPr>
            <w:del w:id="23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5B36F35">
            <w:pPr>
              <w:keepNext w:val="0"/>
              <w:keepLines w:val="0"/>
              <w:widowControl/>
              <w:suppressLineNumbers w:val="0"/>
              <w:spacing w:before="0" w:beforeAutospacing="0" w:after="0" w:afterAutospacing="0" w:line="560" w:lineRule="exact"/>
              <w:ind w:left="0" w:right="0" w:firstLine="640"/>
              <w:jc w:val="both"/>
              <w:rPr>
                <w:del w:id="2389" w:author="信仰" w:date="2026-10-15T22:14:33Z"/>
                <w:rFonts w:hint="default" w:ascii="方正仿宋_GBK" w:hAnsi="等线" w:eastAsia="方正仿宋_GBK" w:cs="宋体"/>
                <w:color w:val="EE0000"/>
                <w:kern w:val="0"/>
                <w:sz w:val="22"/>
                <w:szCs w:val="22"/>
                <w:woUserID w:val="6"/>
              </w:rPr>
              <w:pPrChange w:id="2388" w:author="信仰" w:date="2026-10-15T22:14:37Z">
                <w:pPr>
                  <w:keepNext w:val="0"/>
                  <w:keepLines w:val="0"/>
                  <w:widowControl/>
                  <w:suppressLineNumbers w:val="0"/>
                  <w:spacing w:before="0" w:beforeAutospacing="0" w:after="0" w:afterAutospacing="0"/>
                  <w:ind w:left="0" w:right="0"/>
                  <w:jc w:val="left"/>
                </w:pPr>
              </w:pPrChange>
            </w:pPr>
            <w:del w:id="23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62.密钥账实盘点一致性控制</w:delText>
              </w:r>
            </w:del>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9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C8B9">
            <w:pPr>
              <w:keepNext w:val="0"/>
              <w:keepLines w:val="0"/>
              <w:widowControl/>
              <w:suppressLineNumbers w:val="0"/>
              <w:spacing w:before="0" w:beforeAutospacing="0" w:after="0" w:afterAutospacing="0" w:line="560" w:lineRule="exact"/>
              <w:ind w:left="0" w:right="0" w:firstLine="640"/>
              <w:jc w:val="both"/>
              <w:rPr>
                <w:del w:id="2393" w:author="信仰" w:date="2026-10-15T22:14:33Z"/>
                <w:rFonts w:hint="default" w:ascii="方正仿宋_GBK" w:hAnsi="等线" w:eastAsia="方正仿宋_GBK" w:cs="宋体"/>
                <w:color w:val="EE0000"/>
                <w:kern w:val="0"/>
                <w:sz w:val="22"/>
                <w:szCs w:val="22"/>
                <w:woUserID w:val="6"/>
              </w:rPr>
              <w:pPrChange w:id="2392" w:author="信仰" w:date="2026-10-15T22:14:37Z">
                <w:pPr>
                  <w:keepNext w:val="0"/>
                  <w:keepLines w:val="0"/>
                  <w:widowControl/>
                  <w:suppressLineNumbers w:val="0"/>
                  <w:spacing w:before="0" w:beforeAutospacing="0" w:after="0" w:afterAutospacing="0"/>
                  <w:ind w:left="0" w:right="0"/>
                  <w:jc w:val="left"/>
                </w:pPr>
              </w:pPrChange>
            </w:pPr>
            <w:del w:id="23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41873B8">
            <w:pPr>
              <w:keepNext w:val="0"/>
              <w:keepLines w:val="0"/>
              <w:widowControl/>
              <w:suppressLineNumbers w:val="0"/>
              <w:spacing w:before="0" w:beforeAutospacing="0" w:after="0" w:afterAutospacing="0" w:line="560" w:lineRule="exact"/>
              <w:ind w:left="0" w:right="0" w:firstLine="640"/>
              <w:jc w:val="both"/>
              <w:rPr>
                <w:del w:id="2396" w:author="信仰" w:date="2026-10-15T22:14:33Z"/>
                <w:rFonts w:hint="default" w:ascii="方正仿宋_GBK" w:hAnsi="等线" w:eastAsia="方正仿宋_GBK" w:cs="宋体"/>
                <w:color w:val="EE0000"/>
                <w:kern w:val="0"/>
                <w:sz w:val="22"/>
                <w:szCs w:val="22"/>
                <w:woUserID w:val="6"/>
              </w:rPr>
              <w:pPrChange w:id="2395" w:author="信仰" w:date="2026-10-15T22:14:37Z">
                <w:pPr>
                  <w:keepNext w:val="0"/>
                  <w:keepLines w:val="0"/>
                  <w:widowControl/>
                  <w:suppressLineNumbers w:val="0"/>
                  <w:spacing w:before="0" w:beforeAutospacing="0" w:after="0" w:afterAutospacing="0"/>
                  <w:ind w:left="0" w:right="0"/>
                  <w:jc w:val="left"/>
                </w:pPr>
              </w:pPrChange>
            </w:pPr>
            <w:del w:id="23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63.密钥交接手续规范性控制</w:delText>
              </w:r>
            </w:del>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39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AF69B9">
            <w:pPr>
              <w:keepNext w:val="0"/>
              <w:keepLines w:val="0"/>
              <w:widowControl/>
              <w:suppressLineNumbers w:val="0"/>
              <w:spacing w:before="0" w:beforeAutospacing="0" w:after="0" w:afterAutospacing="0" w:line="560" w:lineRule="exact"/>
              <w:ind w:left="0" w:right="0" w:firstLine="640"/>
              <w:jc w:val="both"/>
              <w:rPr>
                <w:del w:id="2400" w:author="信仰" w:date="2026-10-15T22:14:33Z"/>
                <w:rFonts w:hint="default" w:ascii="方正仿宋_GBK" w:hAnsi="等线" w:eastAsia="方正仿宋_GBK" w:cs="宋体"/>
                <w:color w:val="EE0000"/>
                <w:kern w:val="0"/>
                <w:sz w:val="22"/>
                <w:szCs w:val="22"/>
                <w:woUserID w:val="6"/>
              </w:rPr>
              <w:pPrChange w:id="2399" w:author="信仰" w:date="2026-10-15T22:14:37Z">
                <w:pPr>
                  <w:keepNext w:val="0"/>
                  <w:keepLines w:val="0"/>
                  <w:widowControl/>
                  <w:suppressLineNumbers w:val="0"/>
                  <w:spacing w:before="0" w:beforeAutospacing="0" w:after="0" w:afterAutospacing="0"/>
                  <w:ind w:left="0" w:right="0"/>
                  <w:jc w:val="left"/>
                </w:pPr>
              </w:pPrChange>
            </w:pPr>
            <w:del w:id="24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1C28FA7">
            <w:pPr>
              <w:keepNext w:val="0"/>
              <w:keepLines w:val="0"/>
              <w:widowControl/>
              <w:suppressLineNumbers w:val="0"/>
              <w:spacing w:before="0" w:beforeAutospacing="0" w:after="0" w:afterAutospacing="0" w:line="560" w:lineRule="exact"/>
              <w:ind w:left="0" w:right="0" w:firstLine="640"/>
              <w:jc w:val="both"/>
              <w:rPr>
                <w:del w:id="2403" w:author="信仰" w:date="2026-10-15T22:14:33Z"/>
                <w:rFonts w:hint="default" w:ascii="方正仿宋_GBK" w:hAnsi="等线" w:eastAsia="方正仿宋_GBK" w:cs="宋体"/>
                <w:color w:val="EE0000"/>
                <w:kern w:val="0"/>
                <w:sz w:val="22"/>
                <w:szCs w:val="22"/>
                <w:woUserID w:val="6"/>
              </w:rPr>
              <w:pPrChange w:id="2402" w:author="信仰" w:date="2026-10-15T22:14:37Z">
                <w:pPr>
                  <w:keepNext w:val="0"/>
                  <w:keepLines w:val="0"/>
                  <w:widowControl/>
                  <w:suppressLineNumbers w:val="0"/>
                  <w:spacing w:before="0" w:beforeAutospacing="0" w:after="0" w:afterAutospacing="0"/>
                  <w:ind w:left="0" w:right="0"/>
                  <w:jc w:val="left"/>
                </w:pPr>
              </w:pPrChange>
            </w:pPr>
            <w:del w:id="24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64.印鉴新增配置</w:delText>
              </w:r>
            </w:del>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0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BCF929">
            <w:pPr>
              <w:keepNext w:val="0"/>
              <w:keepLines w:val="0"/>
              <w:widowControl/>
              <w:suppressLineNumbers w:val="0"/>
              <w:spacing w:before="0" w:beforeAutospacing="0" w:after="0" w:afterAutospacing="0" w:line="560" w:lineRule="exact"/>
              <w:ind w:left="0" w:right="0" w:firstLine="640"/>
              <w:jc w:val="both"/>
              <w:rPr>
                <w:del w:id="2407" w:author="信仰" w:date="2026-10-15T22:14:33Z"/>
                <w:rFonts w:hint="default" w:ascii="方正仿宋_GBK" w:hAnsi="等线" w:eastAsia="方正仿宋_GBK" w:cs="宋体"/>
                <w:color w:val="EE0000"/>
                <w:kern w:val="0"/>
                <w:sz w:val="22"/>
                <w:szCs w:val="22"/>
                <w:woUserID w:val="6"/>
              </w:rPr>
              <w:pPrChange w:id="2406" w:author="信仰" w:date="2026-10-15T22:14:37Z">
                <w:pPr>
                  <w:keepNext w:val="0"/>
                  <w:keepLines w:val="0"/>
                  <w:widowControl/>
                  <w:suppressLineNumbers w:val="0"/>
                  <w:spacing w:before="0" w:beforeAutospacing="0" w:after="0" w:afterAutospacing="0"/>
                  <w:ind w:left="0" w:right="0"/>
                  <w:jc w:val="left"/>
                </w:pPr>
              </w:pPrChange>
            </w:pPr>
            <w:del w:id="24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326DBF3">
            <w:pPr>
              <w:keepNext w:val="0"/>
              <w:keepLines w:val="0"/>
              <w:widowControl/>
              <w:suppressLineNumbers w:val="0"/>
              <w:spacing w:before="0" w:beforeAutospacing="0" w:after="0" w:afterAutospacing="0" w:line="560" w:lineRule="exact"/>
              <w:ind w:left="0" w:right="0" w:firstLine="640"/>
              <w:jc w:val="both"/>
              <w:rPr>
                <w:del w:id="2410" w:author="信仰" w:date="2026-10-15T22:14:33Z"/>
                <w:rFonts w:hint="default" w:ascii="方正仿宋_GBK" w:hAnsi="等线" w:eastAsia="方正仿宋_GBK" w:cs="宋体"/>
                <w:color w:val="EE0000"/>
                <w:kern w:val="0"/>
                <w:sz w:val="22"/>
                <w:szCs w:val="22"/>
                <w:woUserID w:val="6"/>
              </w:rPr>
              <w:pPrChange w:id="2409" w:author="信仰" w:date="2026-10-15T22:14:37Z">
                <w:pPr>
                  <w:keepNext w:val="0"/>
                  <w:keepLines w:val="0"/>
                  <w:widowControl/>
                  <w:suppressLineNumbers w:val="0"/>
                  <w:spacing w:before="0" w:beforeAutospacing="0" w:after="0" w:afterAutospacing="0"/>
                  <w:ind w:left="0" w:right="0"/>
                  <w:jc w:val="left"/>
                </w:pPr>
              </w:pPrChange>
            </w:pPr>
            <w:del w:id="24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65.印鉴变更合规性控制</w:delText>
              </w:r>
            </w:del>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1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3EBA1">
            <w:pPr>
              <w:keepNext w:val="0"/>
              <w:keepLines w:val="0"/>
              <w:widowControl/>
              <w:suppressLineNumbers w:val="0"/>
              <w:spacing w:before="0" w:beforeAutospacing="0" w:after="0" w:afterAutospacing="0" w:line="560" w:lineRule="exact"/>
              <w:ind w:left="0" w:right="0" w:firstLine="640"/>
              <w:jc w:val="both"/>
              <w:rPr>
                <w:del w:id="2414" w:author="信仰" w:date="2026-10-15T22:14:33Z"/>
                <w:rFonts w:hint="default" w:ascii="方正仿宋_GBK" w:hAnsi="等线" w:eastAsia="方正仿宋_GBK" w:cs="宋体"/>
                <w:color w:val="EE0000"/>
                <w:kern w:val="0"/>
                <w:sz w:val="22"/>
                <w:szCs w:val="22"/>
                <w:woUserID w:val="6"/>
              </w:rPr>
              <w:pPrChange w:id="2413" w:author="信仰" w:date="2026-10-15T22:14:37Z">
                <w:pPr>
                  <w:keepNext w:val="0"/>
                  <w:keepLines w:val="0"/>
                  <w:widowControl/>
                  <w:suppressLineNumbers w:val="0"/>
                  <w:spacing w:before="0" w:beforeAutospacing="0" w:after="0" w:afterAutospacing="0"/>
                  <w:ind w:left="0" w:right="0"/>
                  <w:jc w:val="left"/>
                </w:pPr>
              </w:pPrChange>
            </w:pPr>
            <w:del w:id="24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B3D8426">
            <w:pPr>
              <w:keepNext w:val="0"/>
              <w:keepLines w:val="0"/>
              <w:widowControl/>
              <w:suppressLineNumbers w:val="0"/>
              <w:spacing w:before="0" w:beforeAutospacing="0" w:after="0" w:afterAutospacing="0" w:line="560" w:lineRule="exact"/>
              <w:ind w:left="0" w:right="0" w:firstLine="640"/>
              <w:jc w:val="both"/>
              <w:rPr>
                <w:del w:id="2417" w:author="信仰" w:date="2026-10-15T22:14:33Z"/>
                <w:rFonts w:hint="default" w:ascii="方正仿宋_GBK" w:hAnsi="等线" w:eastAsia="方正仿宋_GBK" w:cs="宋体"/>
                <w:color w:val="EE0000"/>
                <w:kern w:val="0"/>
                <w:sz w:val="22"/>
                <w:szCs w:val="22"/>
                <w:woUserID w:val="6"/>
              </w:rPr>
              <w:pPrChange w:id="2416" w:author="信仰" w:date="2026-10-15T22:14:37Z">
                <w:pPr>
                  <w:keepNext w:val="0"/>
                  <w:keepLines w:val="0"/>
                  <w:widowControl/>
                  <w:suppressLineNumbers w:val="0"/>
                  <w:spacing w:before="0" w:beforeAutospacing="0" w:after="0" w:afterAutospacing="0"/>
                  <w:ind w:left="0" w:right="0"/>
                  <w:jc w:val="left"/>
                </w:pPr>
              </w:pPrChange>
            </w:pPr>
            <w:del w:id="24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66.印鉴注销合规性控制</w:delText>
              </w:r>
            </w:del>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1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6D7B03">
            <w:pPr>
              <w:keepNext w:val="0"/>
              <w:keepLines w:val="0"/>
              <w:widowControl/>
              <w:suppressLineNumbers w:val="0"/>
              <w:spacing w:before="0" w:beforeAutospacing="0" w:after="0" w:afterAutospacing="0" w:line="560" w:lineRule="exact"/>
              <w:ind w:left="0" w:right="0" w:firstLine="640"/>
              <w:jc w:val="both"/>
              <w:rPr>
                <w:del w:id="2421" w:author="信仰" w:date="2026-10-15T22:14:33Z"/>
                <w:rFonts w:hint="default" w:ascii="方正仿宋_GBK" w:hAnsi="等线" w:eastAsia="方正仿宋_GBK" w:cs="宋体"/>
                <w:color w:val="EE0000"/>
                <w:kern w:val="0"/>
                <w:sz w:val="22"/>
                <w:szCs w:val="22"/>
                <w:woUserID w:val="6"/>
              </w:rPr>
              <w:pPrChange w:id="2420" w:author="信仰" w:date="2026-10-15T22:14:37Z">
                <w:pPr>
                  <w:keepNext w:val="0"/>
                  <w:keepLines w:val="0"/>
                  <w:widowControl/>
                  <w:suppressLineNumbers w:val="0"/>
                  <w:spacing w:before="0" w:beforeAutospacing="0" w:after="0" w:afterAutospacing="0"/>
                  <w:ind w:left="0" w:right="0"/>
                  <w:jc w:val="left"/>
                </w:pPr>
              </w:pPrChange>
            </w:pPr>
            <w:del w:id="24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EF6895C">
            <w:pPr>
              <w:keepNext w:val="0"/>
              <w:keepLines w:val="0"/>
              <w:widowControl/>
              <w:suppressLineNumbers w:val="0"/>
              <w:spacing w:before="0" w:beforeAutospacing="0" w:after="0" w:afterAutospacing="0" w:line="560" w:lineRule="exact"/>
              <w:ind w:left="0" w:right="0" w:firstLine="640"/>
              <w:jc w:val="both"/>
              <w:rPr>
                <w:del w:id="2424" w:author="信仰" w:date="2026-10-15T22:14:33Z"/>
                <w:rFonts w:hint="default" w:ascii="方正仿宋_GBK" w:hAnsi="等线" w:eastAsia="方正仿宋_GBK" w:cs="宋体"/>
                <w:color w:val="EE0000"/>
                <w:kern w:val="0"/>
                <w:sz w:val="22"/>
                <w:szCs w:val="22"/>
                <w:woUserID w:val="6"/>
              </w:rPr>
              <w:pPrChange w:id="2423" w:author="信仰" w:date="2026-10-15T22:14:37Z">
                <w:pPr>
                  <w:keepNext w:val="0"/>
                  <w:keepLines w:val="0"/>
                  <w:widowControl/>
                  <w:suppressLineNumbers w:val="0"/>
                  <w:spacing w:before="0" w:beforeAutospacing="0" w:after="0" w:afterAutospacing="0"/>
                  <w:ind w:left="0" w:right="0"/>
                  <w:jc w:val="left"/>
                </w:pPr>
              </w:pPrChange>
            </w:pPr>
            <w:del w:id="24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67.印鉴授权使用控制</w:delText>
              </w:r>
            </w:del>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2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C1A13A">
            <w:pPr>
              <w:keepNext w:val="0"/>
              <w:keepLines w:val="0"/>
              <w:widowControl/>
              <w:suppressLineNumbers w:val="0"/>
              <w:spacing w:before="0" w:beforeAutospacing="0" w:after="0" w:afterAutospacing="0" w:line="560" w:lineRule="exact"/>
              <w:ind w:left="0" w:right="0" w:firstLine="640"/>
              <w:jc w:val="both"/>
              <w:rPr>
                <w:del w:id="2428" w:author="信仰" w:date="2026-10-15T22:14:33Z"/>
                <w:rFonts w:hint="default" w:ascii="方正仿宋_GBK" w:hAnsi="等线" w:eastAsia="方正仿宋_GBK" w:cs="宋体"/>
                <w:color w:val="EE0000"/>
                <w:kern w:val="0"/>
                <w:sz w:val="22"/>
                <w:szCs w:val="22"/>
                <w:woUserID w:val="6"/>
              </w:rPr>
              <w:pPrChange w:id="2427" w:author="信仰" w:date="2026-10-15T22:14:37Z">
                <w:pPr>
                  <w:keepNext w:val="0"/>
                  <w:keepLines w:val="0"/>
                  <w:widowControl/>
                  <w:suppressLineNumbers w:val="0"/>
                  <w:spacing w:before="0" w:beforeAutospacing="0" w:after="0" w:afterAutospacing="0"/>
                  <w:ind w:left="0" w:right="0"/>
                  <w:jc w:val="left"/>
                </w:pPr>
              </w:pPrChange>
            </w:pPr>
            <w:del w:id="24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3257FF1B">
            <w:pPr>
              <w:keepNext w:val="0"/>
              <w:keepLines w:val="0"/>
              <w:widowControl/>
              <w:suppressLineNumbers w:val="0"/>
              <w:spacing w:before="0" w:beforeAutospacing="0" w:after="0" w:afterAutospacing="0" w:line="560" w:lineRule="exact"/>
              <w:ind w:left="0" w:right="0" w:firstLine="640"/>
              <w:jc w:val="both"/>
              <w:rPr>
                <w:del w:id="2431" w:author="信仰" w:date="2026-10-15T22:14:33Z"/>
                <w:rFonts w:hint="default" w:ascii="方正仿宋_GBK" w:hAnsi="等线" w:eastAsia="方正仿宋_GBK" w:cs="宋体"/>
                <w:color w:val="EE0000"/>
                <w:kern w:val="0"/>
                <w:sz w:val="22"/>
                <w:szCs w:val="22"/>
                <w:woUserID w:val="6"/>
              </w:rPr>
              <w:pPrChange w:id="2430" w:author="信仰" w:date="2026-10-15T22:14:37Z">
                <w:pPr>
                  <w:keepNext w:val="0"/>
                  <w:keepLines w:val="0"/>
                  <w:widowControl/>
                  <w:suppressLineNumbers w:val="0"/>
                  <w:spacing w:before="0" w:beforeAutospacing="0" w:after="0" w:afterAutospacing="0"/>
                  <w:ind w:left="0" w:right="0"/>
                  <w:jc w:val="left"/>
                </w:pPr>
              </w:pPrChange>
            </w:pPr>
            <w:del w:id="24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68.印鉴交接手续规范性控制</w:delText>
              </w:r>
            </w:del>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3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64F44C">
            <w:pPr>
              <w:keepNext w:val="0"/>
              <w:keepLines w:val="0"/>
              <w:widowControl/>
              <w:suppressLineNumbers w:val="0"/>
              <w:spacing w:before="0" w:beforeAutospacing="0" w:after="0" w:afterAutospacing="0" w:line="560" w:lineRule="exact"/>
              <w:ind w:left="0" w:right="0" w:firstLine="640"/>
              <w:jc w:val="both"/>
              <w:rPr>
                <w:del w:id="2435" w:author="信仰" w:date="2026-10-15T22:14:33Z"/>
                <w:rFonts w:hint="default" w:ascii="方正仿宋_GBK" w:hAnsi="等线" w:eastAsia="方正仿宋_GBK" w:cs="宋体"/>
                <w:color w:val="EE0000"/>
                <w:kern w:val="0"/>
                <w:sz w:val="22"/>
                <w:szCs w:val="22"/>
                <w:woUserID w:val="6"/>
              </w:rPr>
              <w:pPrChange w:id="2434" w:author="信仰" w:date="2026-10-15T22:14:37Z">
                <w:pPr>
                  <w:keepNext w:val="0"/>
                  <w:keepLines w:val="0"/>
                  <w:widowControl/>
                  <w:suppressLineNumbers w:val="0"/>
                  <w:spacing w:before="0" w:beforeAutospacing="0" w:after="0" w:afterAutospacing="0"/>
                  <w:ind w:left="0" w:right="0"/>
                  <w:jc w:val="left"/>
                </w:pPr>
              </w:pPrChange>
            </w:pPr>
            <w:del w:id="24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6D401F2D">
            <w:pPr>
              <w:keepNext w:val="0"/>
              <w:keepLines w:val="0"/>
              <w:widowControl/>
              <w:suppressLineNumbers w:val="0"/>
              <w:spacing w:before="0" w:beforeAutospacing="0" w:after="0" w:afterAutospacing="0" w:line="560" w:lineRule="exact"/>
              <w:ind w:left="0" w:right="0" w:firstLine="640"/>
              <w:jc w:val="both"/>
              <w:rPr>
                <w:del w:id="2438" w:author="信仰" w:date="2026-10-15T22:14:33Z"/>
                <w:rFonts w:hint="default" w:ascii="方正仿宋_GBK" w:hAnsi="等线" w:eastAsia="方正仿宋_GBK" w:cs="宋体"/>
                <w:color w:val="EE0000"/>
                <w:kern w:val="0"/>
                <w:sz w:val="22"/>
                <w:szCs w:val="22"/>
                <w:woUserID w:val="6"/>
              </w:rPr>
              <w:pPrChange w:id="2437" w:author="信仰" w:date="2026-10-15T22:14:37Z">
                <w:pPr>
                  <w:keepNext w:val="0"/>
                  <w:keepLines w:val="0"/>
                  <w:widowControl/>
                  <w:suppressLineNumbers w:val="0"/>
                  <w:spacing w:before="0" w:beforeAutospacing="0" w:after="0" w:afterAutospacing="0"/>
                  <w:ind w:left="0" w:right="0"/>
                  <w:jc w:val="left"/>
                </w:pPr>
              </w:pPrChange>
            </w:pPr>
            <w:del w:id="24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74.关联交易协同管控</w:delText>
              </w:r>
            </w:del>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4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641146">
            <w:pPr>
              <w:keepNext w:val="0"/>
              <w:keepLines w:val="0"/>
              <w:widowControl/>
              <w:suppressLineNumbers w:val="0"/>
              <w:spacing w:before="0" w:beforeAutospacing="0" w:after="0" w:afterAutospacing="0" w:line="560" w:lineRule="exact"/>
              <w:ind w:left="0" w:right="0" w:firstLine="640"/>
              <w:jc w:val="both"/>
              <w:rPr>
                <w:del w:id="2442" w:author="信仰" w:date="2026-10-15T22:14:33Z"/>
                <w:rFonts w:hint="default" w:ascii="方正仿宋_GBK" w:hAnsi="等线" w:eastAsia="方正仿宋_GBK" w:cs="宋体"/>
                <w:color w:val="EE0000"/>
                <w:kern w:val="0"/>
                <w:sz w:val="22"/>
                <w:szCs w:val="22"/>
                <w:woUserID w:val="6"/>
              </w:rPr>
              <w:pPrChange w:id="2441" w:author="信仰" w:date="2026-10-15T22:14:37Z">
                <w:pPr>
                  <w:keepNext w:val="0"/>
                  <w:keepLines w:val="0"/>
                  <w:widowControl/>
                  <w:suppressLineNumbers w:val="0"/>
                  <w:spacing w:before="0" w:beforeAutospacing="0" w:after="0" w:afterAutospacing="0"/>
                  <w:ind w:left="0" w:right="0"/>
                  <w:jc w:val="left"/>
                </w:pPr>
              </w:pPrChange>
            </w:pPr>
            <w:del w:id="24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5BE921E">
            <w:pPr>
              <w:keepNext w:val="0"/>
              <w:keepLines w:val="0"/>
              <w:widowControl/>
              <w:suppressLineNumbers w:val="0"/>
              <w:spacing w:before="0" w:beforeAutospacing="0" w:after="0" w:afterAutospacing="0" w:line="560" w:lineRule="exact"/>
              <w:ind w:left="0" w:right="0" w:firstLine="640"/>
              <w:jc w:val="both"/>
              <w:rPr>
                <w:del w:id="2445" w:author="信仰" w:date="2026-10-15T22:14:33Z"/>
                <w:rFonts w:hint="default" w:ascii="方正仿宋_GBK" w:hAnsi="等线" w:eastAsia="方正仿宋_GBK" w:cs="宋体"/>
                <w:color w:val="EE0000"/>
                <w:kern w:val="0"/>
                <w:sz w:val="22"/>
                <w:szCs w:val="22"/>
                <w:woUserID w:val="6"/>
              </w:rPr>
              <w:pPrChange w:id="2444" w:author="信仰" w:date="2026-10-15T22:14:37Z">
                <w:pPr>
                  <w:keepNext w:val="0"/>
                  <w:keepLines w:val="0"/>
                  <w:widowControl/>
                  <w:suppressLineNumbers w:val="0"/>
                  <w:spacing w:before="0" w:beforeAutospacing="0" w:after="0" w:afterAutospacing="0"/>
                  <w:ind w:left="0" w:right="0"/>
                  <w:jc w:val="left"/>
                </w:pPr>
              </w:pPrChange>
            </w:pPr>
            <w:del w:id="24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75.期末结账规范性管控</w:delText>
              </w:r>
            </w:del>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4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80B530">
            <w:pPr>
              <w:keepNext w:val="0"/>
              <w:keepLines w:val="0"/>
              <w:widowControl/>
              <w:suppressLineNumbers w:val="0"/>
              <w:spacing w:before="0" w:beforeAutospacing="0" w:after="0" w:afterAutospacing="0" w:line="560" w:lineRule="exact"/>
              <w:ind w:left="0" w:right="0" w:firstLine="640"/>
              <w:jc w:val="both"/>
              <w:rPr>
                <w:del w:id="2449" w:author="信仰" w:date="2026-10-15T22:14:33Z"/>
                <w:rFonts w:hint="default" w:ascii="方正仿宋_GBK" w:hAnsi="等线" w:eastAsia="方正仿宋_GBK" w:cs="宋体"/>
                <w:color w:val="EE0000"/>
                <w:kern w:val="0"/>
                <w:sz w:val="22"/>
                <w:szCs w:val="22"/>
                <w:woUserID w:val="6"/>
              </w:rPr>
              <w:pPrChange w:id="2448" w:author="信仰" w:date="2026-10-15T22:14:37Z">
                <w:pPr>
                  <w:keepNext w:val="0"/>
                  <w:keepLines w:val="0"/>
                  <w:widowControl/>
                  <w:suppressLineNumbers w:val="0"/>
                  <w:spacing w:before="0" w:beforeAutospacing="0" w:after="0" w:afterAutospacing="0"/>
                  <w:ind w:left="0" w:right="0"/>
                  <w:jc w:val="left"/>
                </w:pPr>
              </w:pPrChange>
            </w:pPr>
            <w:del w:id="24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593D3AF">
            <w:pPr>
              <w:keepNext w:val="0"/>
              <w:keepLines w:val="0"/>
              <w:widowControl/>
              <w:suppressLineNumbers w:val="0"/>
              <w:spacing w:before="0" w:beforeAutospacing="0" w:after="0" w:afterAutospacing="0" w:line="560" w:lineRule="exact"/>
              <w:ind w:left="0" w:right="0" w:firstLine="640"/>
              <w:jc w:val="both"/>
              <w:rPr>
                <w:del w:id="2452" w:author="信仰" w:date="2026-10-15T22:14:33Z"/>
                <w:rFonts w:hint="default" w:ascii="方正仿宋_GBK" w:hAnsi="等线" w:eastAsia="方正仿宋_GBK" w:cs="宋体"/>
                <w:color w:val="EE0000"/>
                <w:kern w:val="0"/>
                <w:sz w:val="22"/>
                <w:szCs w:val="22"/>
                <w:woUserID w:val="6"/>
              </w:rPr>
              <w:pPrChange w:id="2451" w:author="信仰" w:date="2026-10-15T22:14:37Z">
                <w:pPr>
                  <w:keepNext w:val="0"/>
                  <w:keepLines w:val="0"/>
                  <w:widowControl/>
                  <w:suppressLineNumbers w:val="0"/>
                  <w:spacing w:before="0" w:beforeAutospacing="0" w:after="0" w:afterAutospacing="0"/>
                  <w:ind w:left="0" w:right="0"/>
                  <w:jc w:val="left"/>
                </w:pPr>
              </w:pPrChange>
            </w:pPr>
            <w:del w:id="24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76.银行账户余额准确性管控</w:delText>
              </w:r>
            </w:del>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5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3921AD">
            <w:pPr>
              <w:keepNext w:val="0"/>
              <w:keepLines w:val="0"/>
              <w:widowControl/>
              <w:suppressLineNumbers w:val="0"/>
              <w:spacing w:before="0" w:beforeAutospacing="0" w:after="0" w:afterAutospacing="0" w:line="560" w:lineRule="exact"/>
              <w:ind w:left="0" w:right="0" w:firstLine="640"/>
              <w:jc w:val="both"/>
              <w:rPr>
                <w:del w:id="2456" w:author="信仰" w:date="2026-10-15T22:14:33Z"/>
                <w:rFonts w:hint="default" w:ascii="方正仿宋_GBK" w:hAnsi="等线" w:eastAsia="方正仿宋_GBK" w:cs="宋体"/>
                <w:color w:val="EE0000"/>
                <w:kern w:val="0"/>
                <w:sz w:val="22"/>
                <w:szCs w:val="22"/>
                <w:woUserID w:val="6"/>
              </w:rPr>
              <w:pPrChange w:id="2455" w:author="信仰" w:date="2026-10-15T22:14:37Z">
                <w:pPr>
                  <w:keepNext w:val="0"/>
                  <w:keepLines w:val="0"/>
                  <w:widowControl/>
                  <w:suppressLineNumbers w:val="0"/>
                  <w:spacing w:before="0" w:beforeAutospacing="0" w:after="0" w:afterAutospacing="0"/>
                  <w:ind w:left="0" w:right="0"/>
                  <w:jc w:val="left"/>
                </w:pPr>
              </w:pPrChange>
            </w:pPr>
            <w:del w:id="24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66649E">
            <w:pPr>
              <w:keepNext w:val="0"/>
              <w:keepLines w:val="0"/>
              <w:widowControl/>
              <w:suppressLineNumbers w:val="0"/>
              <w:spacing w:before="0" w:beforeAutospacing="0" w:after="0" w:afterAutospacing="0" w:line="560" w:lineRule="exact"/>
              <w:ind w:left="0" w:right="0" w:firstLine="640"/>
              <w:jc w:val="both"/>
              <w:rPr>
                <w:del w:id="2459" w:author="信仰" w:date="2026-10-15T22:14:33Z"/>
                <w:rFonts w:hint="default" w:ascii="方正仿宋_GBK" w:hAnsi="等线" w:eastAsia="方正仿宋_GBK" w:cs="宋体"/>
                <w:color w:val="EE0000"/>
                <w:kern w:val="0"/>
                <w:sz w:val="22"/>
                <w:szCs w:val="22"/>
                <w:woUserID w:val="6"/>
              </w:rPr>
              <w:pPrChange w:id="2458" w:author="信仰" w:date="2026-10-15T22:14:37Z">
                <w:pPr>
                  <w:keepNext w:val="0"/>
                  <w:keepLines w:val="0"/>
                  <w:widowControl/>
                  <w:suppressLineNumbers w:val="0"/>
                  <w:spacing w:before="0" w:beforeAutospacing="0" w:after="0" w:afterAutospacing="0"/>
                  <w:ind w:left="0" w:right="0"/>
                  <w:jc w:val="left"/>
                </w:pPr>
              </w:pPrChange>
            </w:pPr>
            <w:del w:id="24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77.资产账实一致性核查</w:delText>
              </w:r>
            </w:del>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6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0B55CF">
            <w:pPr>
              <w:keepNext w:val="0"/>
              <w:keepLines w:val="0"/>
              <w:widowControl/>
              <w:suppressLineNumbers w:val="0"/>
              <w:spacing w:before="0" w:beforeAutospacing="0" w:after="0" w:afterAutospacing="0" w:line="560" w:lineRule="exact"/>
              <w:ind w:left="0" w:right="0" w:firstLine="640"/>
              <w:jc w:val="both"/>
              <w:rPr>
                <w:del w:id="2463" w:author="信仰" w:date="2026-10-15T22:14:33Z"/>
                <w:rFonts w:hint="default" w:ascii="方正仿宋_GBK" w:hAnsi="等线" w:eastAsia="方正仿宋_GBK" w:cs="宋体"/>
                <w:color w:val="EE0000"/>
                <w:kern w:val="0"/>
                <w:sz w:val="22"/>
                <w:szCs w:val="22"/>
                <w:woUserID w:val="6"/>
              </w:rPr>
              <w:pPrChange w:id="2462" w:author="信仰" w:date="2026-10-15T22:14:37Z">
                <w:pPr>
                  <w:keepNext w:val="0"/>
                  <w:keepLines w:val="0"/>
                  <w:widowControl/>
                  <w:suppressLineNumbers w:val="0"/>
                  <w:spacing w:before="0" w:beforeAutospacing="0" w:after="0" w:afterAutospacing="0"/>
                  <w:ind w:left="0" w:right="0"/>
                  <w:jc w:val="left"/>
                </w:pPr>
              </w:pPrChange>
            </w:pPr>
            <w:del w:id="24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23D18F24">
            <w:pPr>
              <w:keepNext w:val="0"/>
              <w:keepLines w:val="0"/>
              <w:widowControl/>
              <w:suppressLineNumbers w:val="0"/>
              <w:spacing w:before="0" w:beforeAutospacing="0" w:after="0" w:afterAutospacing="0" w:line="560" w:lineRule="exact"/>
              <w:ind w:left="0" w:right="0" w:firstLine="640"/>
              <w:jc w:val="both"/>
              <w:rPr>
                <w:del w:id="2466" w:author="信仰" w:date="2026-10-15T22:14:33Z"/>
                <w:rFonts w:hint="default" w:ascii="方正仿宋_GBK" w:hAnsi="等线" w:eastAsia="方正仿宋_GBK" w:cs="宋体"/>
                <w:color w:val="EE0000"/>
                <w:kern w:val="0"/>
                <w:sz w:val="22"/>
                <w:szCs w:val="22"/>
                <w:woUserID w:val="6"/>
              </w:rPr>
              <w:pPrChange w:id="2465" w:author="信仰" w:date="2026-10-15T22:14:37Z">
                <w:pPr>
                  <w:keepNext w:val="0"/>
                  <w:keepLines w:val="0"/>
                  <w:widowControl/>
                  <w:suppressLineNumbers w:val="0"/>
                  <w:spacing w:before="0" w:beforeAutospacing="0" w:after="0" w:afterAutospacing="0"/>
                  <w:ind w:left="0" w:right="0"/>
                  <w:jc w:val="left"/>
                </w:pPr>
              </w:pPrChange>
            </w:pPr>
            <w:del w:id="24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78.期初调整规范性管控</w:delText>
              </w:r>
            </w:del>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6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2133F">
            <w:pPr>
              <w:keepNext w:val="0"/>
              <w:keepLines w:val="0"/>
              <w:widowControl/>
              <w:suppressLineNumbers w:val="0"/>
              <w:spacing w:before="0" w:beforeAutospacing="0" w:after="0" w:afterAutospacing="0" w:line="560" w:lineRule="exact"/>
              <w:ind w:left="0" w:right="0" w:firstLine="640"/>
              <w:jc w:val="both"/>
              <w:rPr>
                <w:del w:id="2470" w:author="信仰" w:date="2026-10-15T22:14:33Z"/>
                <w:rFonts w:hint="default" w:ascii="方正仿宋_GBK" w:hAnsi="等线" w:eastAsia="方正仿宋_GBK" w:cs="宋体"/>
                <w:color w:val="EE0000"/>
                <w:kern w:val="0"/>
                <w:sz w:val="22"/>
                <w:szCs w:val="22"/>
                <w:woUserID w:val="6"/>
              </w:rPr>
              <w:pPrChange w:id="2469" w:author="信仰" w:date="2026-10-15T22:14:37Z">
                <w:pPr>
                  <w:keepNext w:val="0"/>
                  <w:keepLines w:val="0"/>
                  <w:widowControl/>
                  <w:suppressLineNumbers w:val="0"/>
                  <w:spacing w:before="0" w:beforeAutospacing="0" w:after="0" w:afterAutospacing="0"/>
                  <w:ind w:left="0" w:right="0"/>
                  <w:jc w:val="left"/>
                </w:pPr>
              </w:pPrChange>
            </w:pPr>
            <w:del w:id="24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532105E">
            <w:pPr>
              <w:keepNext w:val="0"/>
              <w:keepLines w:val="0"/>
              <w:widowControl/>
              <w:suppressLineNumbers w:val="0"/>
              <w:spacing w:before="0" w:beforeAutospacing="0" w:after="0" w:afterAutospacing="0" w:line="560" w:lineRule="exact"/>
              <w:ind w:left="0" w:right="0" w:firstLine="640"/>
              <w:jc w:val="both"/>
              <w:rPr>
                <w:del w:id="2473" w:author="信仰" w:date="2026-10-15T22:14:33Z"/>
                <w:rFonts w:hint="default" w:ascii="方正仿宋_GBK" w:hAnsi="等线" w:eastAsia="方正仿宋_GBK" w:cs="宋体"/>
                <w:color w:val="EE0000"/>
                <w:kern w:val="0"/>
                <w:sz w:val="22"/>
                <w:szCs w:val="22"/>
                <w:woUserID w:val="6"/>
              </w:rPr>
              <w:pPrChange w:id="2472" w:author="信仰" w:date="2026-10-15T22:14:37Z">
                <w:pPr>
                  <w:keepNext w:val="0"/>
                  <w:keepLines w:val="0"/>
                  <w:widowControl/>
                  <w:suppressLineNumbers w:val="0"/>
                  <w:spacing w:before="0" w:beforeAutospacing="0" w:after="0" w:afterAutospacing="0"/>
                  <w:ind w:left="0" w:right="0"/>
                  <w:jc w:val="left"/>
                </w:pPr>
              </w:pPrChange>
            </w:pPr>
            <w:del w:id="24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79.财务报告编报及报出</w:delText>
              </w:r>
            </w:del>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7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7C3086">
            <w:pPr>
              <w:keepNext w:val="0"/>
              <w:keepLines w:val="0"/>
              <w:widowControl/>
              <w:suppressLineNumbers w:val="0"/>
              <w:spacing w:before="0" w:beforeAutospacing="0" w:after="0" w:afterAutospacing="0" w:line="560" w:lineRule="exact"/>
              <w:ind w:left="0" w:right="0" w:firstLine="640"/>
              <w:jc w:val="both"/>
              <w:rPr>
                <w:del w:id="2477" w:author="信仰" w:date="2026-10-15T22:14:33Z"/>
                <w:rFonts w:hint="default" w:ascii="方正仿宋_GBK" w:hAnsi="等线" w:eastAsia="方正仿宋_GBK" w:cs="宋体"/>
                <w:color w:val="EE0000"/>
                <w:kern w:val="0"/>
                <w:sz w:val="22"/>
                <w:szCs w:val="22"/>
                <w:woUserID w:val="6"/>
              </w:rPr>
              <w:pPrChange w:id="2476" w:author="信仰" w:date="2026-10-15T22:14:37Z">
                <w:pPr>
                  <w:keepNext w:val="0"/>
                  <w:keepLines w:val="0"/>
                  <w:widowControl/>
                  <w:suppressLineNumbers w:val="0"/>
                  <w:spacing w:before="0" w:beforeAutospacing="0" w:after="0" w:afterAutospacing="0"/>
                  <w:ind w:left="0" w:right="0"/>
                  <w:jc w:val="left"/>
                </w:pPr>
              </w:pPrChange>
            </w:pPr>
            <w:del w:id="24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5CAE5D7F">
            <w:pPr>
              <w:keepNext w:val="0"/>
              <w:keepLines w:val="0"/>
              <w:widowControl/>
              <w:suppressLineNumbers w:val="0"/>
              <w:spacing w:before="0" w:beforeAutospacing="0" w:after="0" w:afterAutospacing="0" w:line="560" w:lineRule="exact"/>
              <w:ind w:left="0" w:right="0" w:firstLine="640"/>
              <w:jc w:val="both"/>
              <w:rPr>
                <w:del w:id="2480" w:author="信仰" w:date="2026-10-15T22:14:33Z"/>
                <w:rFonts w:hint="default" w:ascii="方正仿宋_GBK" w:hAnsi="等线" w:eastAsia="方正仿宋_GBK" w:cs="宋体"/>
                <w:color w:val="EE0000"/>
                <w:kern w:val="0"/>
                <w:sz w:val="22"/>
                <w:szCs w:val="22"/>
                <w:woUserID w:val="6"/>
              </w:rPr>
              <w:pPrChange w:id="2479" w:author="信仰" w:date="2026-10-15T22:14:37Z">
                <w:pPr>
                  <w:keepNext w:val="0"/>
                  <w:keepLines w:val="0"/>
                  <w:widowControl/>
                  <w:suppressLineNumbers w:val="0"/>
                  <w:spacing w:before="0" w:beforeAutospacing="0" w:after="0" w:afterAutospacing="0"/>
                  <w:ind w:left="0" w:right="0"/>
                  <w:jc w:val="left"/>
                </w:pPr>
              </w:pPrChange>
            </w:pPr>
            <w:del w:id="24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80.投入产出分析评价</w:delText>
              </w:r>
            </w:del>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8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CC3330">
            <w:pPr>
              <w:keepNext w:val="0"/>
              <w:keepLines w:val="0"/>
              <w:widowControl/>
              <w:suppressLineNumbers w:val="0"/>
              <w:spacing w:before="0" w:beforeAutospacing="0" w:after="0" w:afterAutospacing="0" w:line="560" w:lineRule="exact"/>
              <w:ind w:left="0" w:right="0" w:firstLine="640"/>
              <w:jc w:val="both"/>
              <w:rPr>
                <w:del w:id="2484" w:author="信仰" w:date="2026-10-15T22:14:33Z"/>
                <w:rFonts w:hint="default" w:ascii="方正仿宋_GBK" w:hAnsi="等线" w:eastAsia="方正仿宋_GBK" w:cs="宋体"/>
                <w:color w:val="EE0000"/>
                <w:kern w:val="0"/>
                <w:sz w:val="22"/>
                <w:szCs w:val="22"/>
                <w:woUserID w:val="6"/>
              </w:rPr>
              <w:pPrChange w:id="2483" w:author="信仰" w:date="2026-10-15T22:14:37Z">
                <w:pPr>
                  <w:keepNext w:val="0"/>
                  <w:keepLines w:val="0"/>
                  <w:widowControl/>
                  <w:suppressLineNumbers w:val="0"/>
                  <w:spacing w:before="0" w:beforeAutospacing="0" w:after="0" w:afterAutospacing="0"/>
                  <w:ind w:left="0" w:right="0"/>
                  <w:jc w:val="left"/>
                </w:pPr>
              </w:pPrChange>
            </w:pPr>
            <w:del w:id="24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702E5B4A">
            <w:pPr>
              <w:keepNext w:val="0"/>
              <w:keepLines w:val="0"/>
              <w:widowControl/>
              <w:suppressLineNumbers w:val="0"/>
              <w:spacing w:before="0" w:beforeAutospacing="0" w:after="0" w:afterAutospacing="0" w:line="560" w:lineRule="exact"/>
              <w:ind w:left="0" w:right="0" w:firstLine="640"/>
              <w:jc w:val="both"/>
              <w:rPr>
                <w:del w:id="2487" w:author="信仰" w:date="2026-10-15T22:14:33Z"/>
                <w:rFonts w:hint="default" w:ascii="方正仿宋_GBK" w:hAnsi="等线" w:eastAsia="方正仿宋_GBK" w:cs="宋体"/>
                <w:color w:val="EE0000"/>
                <w:kern w:val="0"/>
                <w:sz w:val="22"/>
                <w:szCs w:val="22"/>
                <w:woUserID w:val="6"/>
              </w:rPr>
              <w:pPrChange w:id="2486" w:author="信仰" w:date="2026-10-15T22:14:37Z">
                <w:pPr>
                  <w:keepNext w:val="0"/>
                  <w:keepLines w:val="0"/>
                  <w:widowControl/>
                  <w:suppressLineNumbers w:val="0"/>
                  <w:spacing w:before="0" w:beforeAutospacing="0" w:after="0" w:afterAutospacing="0"/>
                  <w:ind w:left="0" w:right="0"/>
                  <w:jc w:val="left"/>
                </w:pPr>
              </w:pPrChange>
            </w:pPr>
            <w:del w:id="24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82.会计档案归档</w:delText>
              </w:r>
            </w:del>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8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034250">
            <w:pPr>
              <w:keepNext w:val="0"/>
              <w:keepLines w:val="0"/>
              <w:widowControl/>
              <w:suppressLineNumbers w:val="0"/>
              <w:spacing w:before="0" w:beforeAutospacing="0" w:after="0" w:afterAutospacing="0" w:line="560" w:lineRule="exact"/>
              <w:ind w:left="0" w:right="0" w:firstLine="640"/>
              <w:jc w:val="both"/>
              <w:rPr>
                <w:del w:id="2491" w:author="信仰" w:date="2026-10-15T22:14:33Z"/>
                <w:rFonts w:hint="default" w:ascii="方正仿宋_GBK" w:hAnsi="等线" w:eastAsia="方正仿宋_GBK" w:cs="宋体"/>
                <w:color w:val="EE0000"/>
                <w:kern w:val="0"/>
                <w:sz w:val="22"/>
                <w:szCs w:val="22"/>
                <w:woUserID w:val="6"/>
              </w:rPr>
              <w:pPrChange w:id="2490" w:author="信仰" w:date="2026-10-15T22:14:37Z">
                <w:pPr>
                  <w:keepNext w:val="0"/>
                  <w:keepLines w:val="0"/>
                  <w:widowControl/>
                  <w:suppressLineNumbers w:val="0"/>
                  <w:spacing w:before="0" w:beforeAutospacing="0" w:after="0" w:afterAutospacing="0"/>
                  <w:ind w:left="0" w:right="0"/>
                  <w:jc w:val="left"/>
                </w:pPr>
              </w:pPrChange>
            </w:pPr>
            <w:del w:id="24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F4EBC2">
            <w:pPr>
              <w:keepNext w:val="0"/>
              <w:keepLines w:val="0"/>
              <w:widowControl/>
              <w:suppressLineNumbers w:val="0"/>
              <w:spacing w:before="0" w:beforeAutospacing="0" w:after="0" w:afterAutospacing="0" w:line="560" w:lineRule="exact"/>
              <w:ind w:left="0" w:right="0" w:firstLine="640"/>
              <w:jc w:val="both"/>
              <w:rPr>
                <w:del w:id="2494" w:author="信仰" w:date="2026-10-15T22:14:33Z"/>
                <w:rFonts w:hint="default" w:ascii="方正仿宋_GBK" w:hAnsi="等线" w:eastAsia="方正仿宋_GBK" w:cs="宋体"/>
                <w:color w:val="EE0000"/>
                <w:kern w:val="0"/>
                <w:sz w:val="22"/>
                <w:szCs w:val="22"/>
                <w:woUserID w:val="6"/>
              </w:rPr>
              <w:pPrChange w:id="2493" w:author="信仰" w:date="2026-10-15T22:14:37Z">
                <w:pPr>
                  <w:keepNext w:val="0"/>
                  <w:keepLines w:val="0"/>
                  <w:widowControl/>
                  <w:suppressLineNumbers w:val="0"/>
                  <w:spacing w:before="0" w:beforeAutospacing="0" w:after="0" w:afterAutospacing="0"/>
                  <w:ind w:left="0" w:right="0"/>
                  <w:jc w:val="left"/>
                </w:pPr>
              </w:pPrChange>
            </w:pPr>
            <w:del w:id="24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83.无纸化存档管控</w:delText>
              </w:r>
            </w:del>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49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A3D0">
            <w:pPr>
              <w:keepNext w:val="0"/>
              <w:keepLines w:val="0"/>
              <w:widowControl/>
              <w:suppressLineNumbers w:val="0"/>
              <w:spacing w:before="0" w:beforeAutospacing="0" w:after="0" w:afterAutospacing="0" w:line="560" w:lineRule="exact"/>
              <w:ind w:left="0" w:right="0" w:firstLine="640"/>
              <w:jc w:val="both"/>
              <w:rPr>
                <w:del w:id="2498" w:author="信仰" w:date="2026-10-15T22:14:33Z"/>
                <w:rFonts w:hint="default" w:ascii="方正仿宋_GBK" w:hAnsi="等线" w:eastAsia="方正仿宋_GBK" w:cs="宋体"/>
                <w:color w:val="EE0000"/>
                <w:kern w:val="0"/>
                <w:sz w:val="22"/>
                <w:szCs w:val="22"/>
                <w:woUserID w:val="6"/>
              </w:rPr>
              <w:pPrChange w:id="2497" w:author="信仰" w:date="2026-10-15T22:14:37Z">
                <w:pPr>
                  <w:keepNext w:val="0"/>
                  <w:keepLines w:val="0"/>
                  <w:widowControl/>
                  <w:suppressLineNumbers w:val="0"/>
                  <w:spacing w:before="0" w:beforeAutospacing="0" w:after="0" w:afterAutospacing="0"/>
                  <w:ind w:left="0" w:right="0"/>
                  <w:jc w:val="left"/>
                </w:pPr>
              </w:pPrChange>
            </w:pPr>
            <w:del w:id="24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C19600A">
            <w:pPr>
              <w:keepNext w:val="0"/>
              <w:keepLines w:val="0"/>
              <w:widowControl/>
              <w:suppressLineNumbers w:val="0"/>
              <w:spacing w:before="0" w:beforeAutospacing="0" w:after="0" w:afterAutospacing="0" w:line="560" w:lineRule="exact"/>
              <w:ind w:left="0" w:right="0" w:firstLine="640"/>
              <w:jc w:val="both"/>
              <w:rPr>
                <w:del w:id="2501" w:author="信仰" w:date="2026-10-15T22:14:33Z"/>
                <w:rFonts w:hint="default" w:ascii="方正仿宋_GBK" w:hAnsi="等线" w:eastAsia="方正仿宋_GBK" w:cs="宋体"/>
                <w:color w:val="EE0000"/>
                <w:kern w:val="0"/>
                <w:sz w:val="22"/>
                <w:szCs w:val="22"/>
                <w:woUserID w:val="6"/>
              </w:rPr>
              <w:pPrChange w:id="2500" w:author="信仰" w:date="2026-10-15T22:14:37Z">
                <w:pPr>
                  <w:keepNext w:val="0"/>
                  <w:keepLines w:val="0"/>
                  <w:widowControl/>
                  <w:suppressLineNumbers w:val="0"/>
                  <w:spacing w:before="0" w:beforeAutospacing="0" w:after="0" w:afterAutospacing="0"/>
                  <w:ind w:left="0" w:right="0"/>
                  <w:jc w:val="left"/>
                </w:pPr>
              </w:pPrChange>
            </w:pPr>
            <w:del w:id="25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84.税务档案归档控制</w:delText>
              </w:r>
            </w:del>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0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99CB56">
            <w:pPr>
              <w:keepNext w:val="0"/>
              <w:keepLines w:val="0"/>
              <w:widowControl/>
              <w:suppressLineNumbers w:val="0"/>
              <w:spacing w:before="0" w:beforeAutospacing="0" w:after="0" w:afterAutospacing="0" w:line="560" w:lineRule="exact"/>
              <w:ind w:left="0" w:right="0" w:firstLine="640"/>
              <w:jc w:val="both"/>
              <w:rPr>
                <w:del w:id="2505" w:author="信仰" w:date="2026-10-15T22:14:33Z"/>
                <w:rFonts w:hint="default" w:ascii="方正仿宋_GBK" w:hAnsi="等线" w:eastAsia="方正仿宋_GBK" w:cs="宋体"/>
                <w:color w:val="EE0000"/>
                <w:kern w:val="0"/>
                <w:sz w:val="22"/>
                <w:szCs w:val="22"/>
                <w:woUserID w:val="6"/>
              </w:rPr>
              <w:pPrChange w:id="2504" w:author="信仰" w:date="2026-10-15T22:14:37Z">
                <w:pPr>
                  <w:keepNext w:val="0"/>
                  <w:keepLines w:val="0"/>
                  <w:widowControl/>
                  <w:suppressLineNumbers w:val="0"/>
                  <w:spacing w:before="0" w:beforeAutospacing="0" w:after="0" w:afterAutospacing="0"/>
                  <w:ind w:left="0" w:right="0"/>
                  <w:jc w:val="left"/>
                </w:pPr>
              </w:pPrChange>
            </w:pPr>
            <w:del w:id="25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财务管理</w:delText>
              </w:r>
            </w:del>
          </w:p>
        </w:tc>
        <w:tc>
          <w:tcPr>
            <w:tcW w:w="3271" w:type="pct"/>
            <w:tcBorders>
              <w:top w:val="nil"/>
              <w:left w:val="nil"/>
              <w:bottom w:val="single" w:color="auto" w:sz="4" w:space="0"/>
              <w:right w:val="single" w:color="auto" w:sz="4" w:space="0"/>
            </w:tcBorders>
            <w:shd w:val="clear" w:color="auto" w:fill="FFFFFF"/>
            <w:noWrap/>
            <w:vAlign w:val="center"/>
          </w:tcPr>
          <w:p w14:paraId="0838E5D8">
            <w:pPr>
              <w:keepNext w:val="0"/>
              <w:keepLines w:val="0"/>
              <w:widowControl/>
              <w:suppressLineNumbers w:val="0"/>
              <w:spacing w:before="0" w:beforeAutospacing="0" w:after="0" w:afterAutospacing="0" w:line="560" w:lineRule="exact"/>
              <w:ind w:left="0" w:right="0" w:firstLine="640"/>
              <w:jc w:val="both"/>
              <w:rPr>
                <w:del w:id="2508" w:author="信仰" w:date="2026-10-15T22:14:33Z"/>
                <w:rFonts w:hint="default" w:ascii="方正仿宋_GBK" w:hAnsi="等线" w:eastAsia="方正仿宋_GBK" w:cs="宋体"/>
                <w:color w:val="EE0000"/>
                <w:kern w:val="0"/>
                <w:sz w:val="22"/>
                <w:szCs w:val="22"/>
                <w:woUserID w:val="6"/>
              </w:rPr>
              <w:pPrChange w:id="2507" w:author="信仰" w:date="2026-10-15T22:14:37Z">
                <w:pPr>
                  <w:keepNext w:val="0"/>
                  <w:keepLines w:val="0"/>
                  <w:widowControl/>
                  <w:suppressLineNumbers w:val="0"/>
                  <w:spacing w:before="0" w:beforeAutospacing="0" w:after="0" w:afterAutospacing="0"/>
                  <w:ind w:left="0" w:right="0"/>
                  <w:jc w:val="left"/>
                </w:pPr>
              </w:pPrChange>
            </w:pPr>
            <w:del w:id="25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86.资金归集合规性管控</w:delText>
              </w:r>
            </w:del>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1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4A4152">
            <w:pPr>
              <w:keepNext w:val="0"/>
              <w:keepLines w:val="0"/>
              <w:widowControl/>
              <w:suppressLineNumbers w:val="0"/>
              <w:spacing w:before="0" w:beforeAutospacing="0" w:after="0" w:afterAutospacing="0" w:line="560" w:lineRule="exact"/>
              <w:ind w:left="0" w:right="0" w:firstLine="640"/>
              <w:jc w:val="both"/>
              <w:rPr>
                <w:del w:id="2512" w:author="信仰" w:date="2026-10-15T22:14:33Z"/>
                <w:rFonts w:hint="default" w:ascii="方正仿宋_GBK" w:hAnsi="等线" w:eastAsia="方正仿宋_GBK" w:cs="宋体"/>
                <w:color w:val="EE0000"/>
                <w:kern w:val="0"/>
                <w:sz w:val="22"/>
                <w:szCs w:val="22"/>
                <w:woUserID w:val="6"/>
              </w:rPr>
              <w:pPrChange w:id="2511" w:author="信仰" w:date="2026-10-15T22:14:37Z">
                <w:pPr>
                  <w:keepNext w:val="0"/>
                  <w:keepLines w:val="0"/>
                  <w:widowControl/>
                  <w:suppressLineNumbers w:val="0"/>
                  <w:spacing w:before="0" w:beforeAutospacing="0" w:after="0" w:afterAutospacing="0"/>
                  <w:ind w:left="0" w:right="0"/>
                  <w:jc w:val="left"/>
                </w:pPr>
              </w:pPrChange>
            </w:pPr>
            <w:del w:id="25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81EB8AF">
            <w:pPr>
              <w:keepNext w:val="0"/>
              <w:keepLines w:val="0"/>
              <w:widowControl/>
              <w:suppressLineNumbers w:val="0"/>
              <w:spacing w:before="0" w:beforeAutospacing="0" w:after="0" w:afterAutospacing="0" w:line="560" w:lineRule="exact"/>
              <w:ind w:left="0" w:right="0" w:firstLine="640"/>
              <w:jc w:val="both"/>
              <w:rPr>
                <w:del w:id="2515" w:author="信仰" w:date="2026-10-15T22:14:33Z"/>
                <w:rFonts w:hint="default" w:ascii="方正仿宋_GBK" w:hAnsi="等线" w:eastAsia="方正仿宋_GBK" w:cs="宋体"/>
                <w:color w:val="EE0000"/>
                <w:kern w:val="0"/>
                <w:sz w:val="22"/>
                <w:szCs w:val="22"/>
                <w:woUserID w:val="6"/>
              </w:rPr>
              <w:pPrChange w:id="2514" w:author="信仰" w:date="2026-10-15T22:14:37Z">
                <w:pPr>
                  <w:keepNext w:val="0"/>
                  <w:keepLines w:val="0"/>
                  <w:widowControl/>
                  <w:suppressLineNumbers w:val="0"/>
                  <w:spacing w:before="0" w:beforeAutospacing="0" w:after="0" w:afterAutospacing="0"/>
                  <w:ind w:left="0" w:right="0"/>
                  <w:jc w:val="left"/>
                </w:pPr>
              </w:pPrChange>
            </w:pPr>
            <w:del w:id="25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1.统一合同文本审查</w:delText>
              </w:r>
            </w:del>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1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021255">
            <w:pPr>
              <w:keepNext w:val="0"/>
              <w:keepLines w:val="0"/>
              <w:widowControl/>
              <w:suppressLineNumbers w:val="0"/>
              <w:spacing w:before="0" w:beforeAutospacing="0" w:after="0" w:afterAutospacing="0" w:line="560" w:lineRule="exact"/>
              <w:ind w:left="0" w:right="0" w:firstLine="640"/>
              <w:jc w:val="both"/>
              <w:rPr>
                <w:del w:id="2519" w:author="信仰" w:date="2026-10-15T22:14:33Z"/>
                <w:rFonts w:hint="default" w:ascii="方正仿宋_GBK" w:hAnsi="等线" w:eastAsia="方正仿宋_GBK" w:cs="宋体"/>
                <w:color w:val="EE0000"/>
                <w:kern w:val="0"/>
                <w:sz w:val="22"/>
                <w:szCs w:val="22"/>
                <w:woUserID w:val="6"/>
              </w:rPr>
              <w:pPrChange w:id="2518" w:author="信仰" w:date="2026-10-15T22:14:37Z">
                <w:pPr>
                  <w:keepNext w:val="0"/>
                  <w:keepLines w:val="0"/>
                  <w:widowControl/>
                  <w:suppressLineNumbers w:val="0"/>
                  <w:spacing w:before="0" w:beforeAutospacing="0" w:after="0" w:afterAutospacing="0"/>
                  <w:ind w:left="0" w:right="0"/>
                  <w:jc w:val="left"/>
                </w:pPr>
              </w:pPrChange>
            </w:pPr>
            <w:del w:id="25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FCED275">
            <w:pPr>
              <w:keepNext w:val="0"/>
              <w:keepLines w:val="0"/>
              <w:widowControl/>
              <w:suppressLineNumbers w:val="0"/>
              <w:spacing w:before="0" w:beforeAutospacing="0" w:after="0" w:afterAutospacing="0" w:line="560" w:lineRule="exact"/>
              <w:ind w:left="0" w:right="0" w:firstLine="640"/>
              <w:jc w:val="both"/>
              <w:rPr>
                <w:del w:id="2522" w:author="信仰" w:date="2026-10-15T22:14:33Z"/>
                <w:rFonts w:hint="default" w:ascii="方正仿宋_GBK" w:hAnsi="等线" w:eastAsia="方正仿宋_GBK" w:cs="宋体"/>
                <w:color w:val="EE0000"/>
                <w:kern w:val="0"/>
                <w:sz w:val="22"/>
                <w:szCs w:val="22"/>
                <w:woUserID w:val="6"/>
              </w:rPr>
              <w:pPrChange w:id="2521" w:author="信仰" w:date="2026-10-15T22:14:37Z">
                <w:pPr>
                  <w:keepNext w:val="0"/>
                  <w:keepLines w:val="0"/>
                  <w:widowControl/>
                  <w:suppressLineNumbers w:val="0"/>
                  <w:spacing w:before="0" w:beforeAutospacing="0" w:after="0" w:afterAutospacing="0"/>
                  <w:ind w:left="0" w:right="0"/>
                  <w:jc w:val="left"/>
                </w:pPr>
              </w:pPrChange>
            </w:pPr>
            <w:del w:id="25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2.合同对方当事人资信审查</w:delText>
              </w:r>
            </w:del>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2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967B44">
            <w:pPr>
              <w:keepNext w:val="0"/>
              <w:keepLines w:val="0"/>
              <w:widowControl/>
              <w:suppressLineNumbers w:val="0"/>
              <w:spacing w:before="0" w:beforeAutospacing="0" w:after="0" w:afterAutospacing="0" w:line="560" w:lineRule="exact"/>
              <w:ind w:left="0" w:right="0" w:firstLine="640"/>
              <w:jc w:val="both"/>
              <w:rPr>
                <w:del w:id="2526" w:author="信仰" w:date="2026-10-15T22:14:33Z"/>
                <w:rFonts w:hint="default" w:ascii="方正仿宋_GBK" w:hAnsi="等线" w:eastAsia="方正仿宋_GBK" w:cs="宋体"/>
                <w:color w:val="EE0000"/>
                <w:kern w:val="0"/>
                <w:sz w:val="22"/>
                <w:szCs w:val="22"/>
                <w:woUserID w:val="6"/>
              </w:rPr>
              <w:pPrChange w:id="2525" w:author="信仰" w:date="2026-10-15T22:14:37Z">
                <w:pPr>
                  <w:keepNext w:val="0"/>
                  <w:keepLines w:val="0"/>
                  <w:widowControl/>
                  <w:suppressLineNumbers w:val="0"/>
                  <w:spacing w:before="0" w:beforeAutospacing="0" w:after="0" w:afterAutospacing="0"/>
                  <w:ind w:left="0" w:right="0"/>
                  <w:jc w:val="left"/>
                </w:pPr>
              </w:pPrChange>
            </w:pPr>
            <w:del w:id="2527"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17B6CD3">
            <w:pPr>
              <w:keepNext w:val="0"/>
              <w:keepLines w:val="0"/>
              <w:widowControl/>
              <w:suppressLineNumbers w:val="0"/>
              <w:spacing w:before="0" w:beforeAutospacing="0" w:after="0" w:afterAutospacing="0" w:line="560" w:lineRule="exact"/>
              <w:ind w:left="0" w:right="0" w:firstLine="640"/>
              <w:jc w:val="both"/>
              <w:rPr>
                <w:del w:id="2529" w:author="信仰" w:date="2026-10-15T22:14:33Z"/>
                <w:rFonts w:hint="default" w:ascii="方正仿宋_GBK" w:hAnsi="等线" w:eastAsia="方正仿宋_GBK" w:cs="宋体"/>
                <w:color w:val="EE0000"/>
                <w:kern w:val="0"/>
                <w:sz w:val="22"/>
                <w:szCs w:val="22"/>
                <w:woUserID w:val="6"/>
              </w:rPr>
              <w:pPrChange w:id="2528" w:author="信仰" w:date="2026-10-15T22:14:37Z">
                <w:pPr>
                  <w:keepNext w:val="0"/>
                  <w:keepLines w:val="0"/>
                  <w:widowControl/>
                  <w:suppressLineNumbers w:val="0"/>
                  <w:spacing w:before="0" w:beforeAutospacing="0" w:after="0" w:afterAutospacing="0"/>
                  <w:ind w:left="0" w:right="0"/>
                  <w:jc w:val="left"/>
                </w:pPr>
              </w:pPrChange>
            </w:pPr>
            <w:del w:id="25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3.合同关键信息一致性管控</w:delText>
              </w:r>
            </w:del>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3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BD42F0">
            <w:pPr>
              <w:keepNext w:val="0"/>
              <w:keepLines w:val="0"/>
              <w:widowControl/>
              <w:suppressLineNumbers w:val="0"/>
              <w:spacing w:before="0" w:beforeAutospacing="0" w:after="0" w:afterAutospacing="0" w:line="560" w:lineRule="exact"/>
              <w:ind w:left="0" w:right="0" w:firstLine="640"/>
              <w:jc w:val="both"/>
              <w:rPr>
                <w:del w:id="2533" w:author="信仰" w:date="2026-10-15T22:14:33Z"/>
                <w:rFonts w:hint="default" w:ascii="方正仿宋_GBK" w:hAnsi="等线" w:eastAsia="方正仿宋_GBK" w:cs="宋体"/>
                <w:color w:val="EE0000"/>
                <w:kern w:val="0"/>
                <w:sz w:val="22"/>
                <w:szCs w:val="22"/>
                <w:woUserID w:val="6"/>
              </w:rPr>
              <w:pPrChange w:id="2532" w:author="信仰" w:date="2026-10-15T22:14:37Z">
                <w:pPr>
                  <w:keepNext w:val="0"/>
                  <w:keepLines w:val="0"/>
                  <w:widowControl/>
                  <w:suppressLineNumbers w:val="0"/>
                  <w:spacing w:before="0" w:beforeAutospacing="0" w:after="0" w:afterAutospacing="0"/>
                  <w:ind w:left="0" w:right="0"/>
                  <w:jc w:val="left"/>
                </w:pPr>
              </w:pPrChange>
            </w:pPr>
            <w:del w:id="2534"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1CF01281">
            <w:pPr>
              <w:keepNext w:val="0"/>
              <w:keepLines w:val="0"/>
              <w:widowControl/>
              <w:suppressLineNumbers w:val="0"/>
              <w:spacing w:before="0" w:beforeAutospacing="0" w:after="0" w:afterAutospacing="0" w:line="560" w:lineRule="exact"/>
              <w:ind w:left="0" w:right="0" w:firstLine="640"/>
              <w:jc w:val="both"/>
              <w:rPr>
                <w:del w:id="2536" w:author="信仰" w:date="2026-10-15T22:14:33Z"/>
                <w:rFonts w:hint="default" w:ascii="方正仿宋_GBK" w:hAnsi="等线" w:eastAsia="方正仿宋_GBK" w:cs="宋体"/>
                <w:color w:val="EE0000"/>
                <w:kern w:val="0"/>
                <w:sz w:val="22"/>
                <w:szCs w:val="22"/>
                <w:woUserID w:val="6"/>
              </w:rPr>
              <w:pPrChange w:id="2535" w:author="信仰" w:date="2026-10-15T22:14:37Z">
                <w:pPr>
                  <w:keepNext w:val="0"/>
                  <w:keepLines w:val="0"/>
                  <w:widowControl/>
                  <w:suppressLineNumbers w:val="0"/>
                  <w:spacing w:before="0" w:beforeAutospacing="0" w:after="0" w:afterAutospacing="0"/>
                  <w:ind w:left="0" w:right="0"/>
                  <w:jc w:val="left"/>
                </w:pPr>
              </w:pPrChange>
            </w:pPr>
            <w:del w:id="25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4.分包业务合同管控</w:delText>
              </w:r>
            </w:del>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3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18360D">
            <w:pPr>
              <w:keepNext w:val="0"/>
              <w:keepLines w:val="0"/>
              <w:widowControl/>
              <w:suppressLineNumbers w:val="0"/>
              <w:spacing w:before="0" w:beforeAutospacing="0" w:after="0" w:afterAutospacing="0" w:line="560" w:lineRule="exact"/>
              <w:ind w:left="0" w:right="0" w:firstLine="640"/>
              <w:jc w:val="both"/>
              <w:rPr>
                <w:del w:id="2540" w:author="信仰" w:date="2026-10-15T22:14:33Z"/>
                <w:rFonts w:hint="default" w:ascii="方正仿宋_GBK" w:hAnsi="等线" w:eastAsia="方正仿宋_GBK" w:cs="宋体"/>
                <w:color w:val="EE0000"/>
                <w:kern w:val="0"/>
                <w:sz w:val="22"/>
                <w:szCs w:val="22"/>
                <w:woUserID w:val="6"/>
              </w:rPr>
              <w:pPrChange w:id="2539" w:author="信仰" w:date="2026-10-15T22:14:37Z">
                <w:pPr>
                  <w:keepNext w:val="0"/>
                  <w:keepLines w:val="0"/>
                  <w:widowControl/>
                  <w:suppressLineNumbers w:val="0"/>
                  <w:spacing w:before="0" w:beforeAutospacing="0" w:after="0" w:afterAutospacing="0"/>
                  <w:ind w:left="0" w:right="0"/>
                  <w:jc w:val="left"/>
                </w:pPr>
              </w:pPrChange>
            </w:pPr>
            <w:del w:id="2541"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A3071B3">
            <w:pPr>
              <w:keepNext w:val="0"/>
              <w:keepLines w:val="0"/>
              <w:widowControl/>
              <w:suppressLineNumbers w:val="0"/>
              <w:spacing w:before="0" w:beforeAutospacing="0" w:after="0" w:afterAutospacing="0" w:line="560" w:lineRule="exact"/>
              <w:ind w:left="0" w:right="0" w:firstLine="640"/>
              <w:jc w:val="both"/>
              <w:rPr>
                <w:del w:id="2543" w:author="信仰" w:date="2026-10-15T22:14:33Z"/>
                <w:rFonts w:hint="default" w:ascii="方正仿宋_GBK" w:hAnsi="等线" w:eastAsia="方正仿宋_GBK" w:cs="宋体"/>
                <w:color w:val="EE0000"/>
                <w:kern w:val="0"/>
                <w:sz w:val="22"/>
                <w:szCs w:val="22"/>
                <w:woUserID w:val="6"/>
              </w:rPr>
              <w:pPrChange w:id="2542" w:author="信仰" w:date="2026-10-15T22:14:37Z">
                <w:pPr>
                  <w:keepNext w:val="0"/>
                  <w:keepLines w:val="0"/>
                  <w:widowControl/>
                  <w:suppressLineNumbers w:val="0"/>
                  <w:spacing w:before="0" w:beforeAutospacing="0" w:after="0" w:afterAutospacing="0"/>
                  <w:ind w:left="0" w:right="0"/>
                  <w:jc w:val="left"/>
                </w:pPr>
              </w:pPrChange>
            </w:pPr>
            <w:del w:id="25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5.贸易业务合同管控</w:delText>
              </w:r>
            </w:del>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4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8D5511E">
            <w:pPr>
              <w:keepNext w:val="0"/>
              <w:keepLines w:val="0"/>
              <w:widowControl/>
              <w:suppressLineNumbers w:val="0"/>
              <w:spacing w:before="0" w:beforeAutospacing="0" w:after="0" w:afterAutospacing="0" w:line="560" w:lineRule="exact"/>
              <w:ind w:left="0" w:right="0" w:firstLine="640"/>
              <w:jc w:val="both"/>
              <w:rPr>
                <w:del w:id="2547" w:author="信仰" w:date="2026-10-15T22:14:33Z"/>
                <w:rFonts w:hint="default" w:ascii="方正仿宋_GBK" w:hAnsi="等线" w:eastAsia="方正仿宋_GBK" w:cs="宋体"/>
                <w:color w:val="EE0000"/>
                <w:kern w:val="0"/>
                <w:sz w:val="22"/>
                <w:szCs w:val="22"/>
                <w:woUserID w:val="6"/>
              </w:rPr>
              <w:pPrChange w:id="2546" w:author="信仰" w:date="2026-10-15T22:14:37Z">
                <w:pPr>
                  <w:keepNext w:val="0"/>
                  <w:keepLines w:val="0"/>
                  <w:widowControl/>
                  <w:suppressLineNumbers w:val="0"/>
                  <w:spacing w:before="0" w:beforeAutospacing="0" w:after="0" w:afterAutospacing="0"/>
                  <w:ind w:left="0" w:right="0"/>
                  <w:jc w:val="left"/>
                </w:pPr>
              </w:pPrChange>
            </w:pPr>
            <w:del w:id="2548"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78B0BA4">
            <w:pPr>
              <w:keepNext w:val="0"/>
              <w:keepLines w:val="0"/>
              <w:widowControl/>
              <w:suppressLineNumbers w:val="0"/>
              <w:spacing w:before="0" w:beforeAutospacing="0" w:after="0" w:afterAutospacing="0" w:line="560" w:lineRule="exact"/>
              <w:ind w:left="0" w:right="0" w:firstLine="640"/>
              <w:jc w:val="both"/>
              <w:rPr>
                <w:del w:id="2550" w:author="信仰" w:date="2026-10-15T22:14:33Z"/>
                <w:rFonts w:hint="default" w:ascii="方正仿宋_GBK" w:hAnsi="等线" w:eastAsia="方正仿宋_GBK" w:cs="宋体"/>
                <w:color w:val="EE0000"/>
                <w:kern w:val="0"/>
                <w:sz w:val="22"/>
                <w:szCs w:val="22"/>
                <w:woUserID w:val="6"/>
              </w:rPr>
              <w:pPrChange w:id="2549" w:author="信仰" w:date="2026-10-15T22:14:37Z">
                <w:pPr>
                  <w:keepNext w:val="0"/>
                  <w:keepLines w:val="0"/>
                  <w:widowControl/>
                  <w:suppressLineNumbers w:val="0"/>
                  <w:spacing w:before="0" w:beforeAutospacing="0" w:after="0" w:afterAutospacing="0"/>
                  <w:ind w:left="0" w:right="0"/>
                  <w:jc w:val="left"/>
                </w:pPr>
              </w:pPrChange>
            </w:pPr>
            <w:del w:id="25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6.合同会签流转管控</w:delText>
              </w:r>
            </w:del>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5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7F883">
            <w:pPr>
              <w:keepNext w:val="0"/>
              <w:keepLines w:val="0"/>
              <w:widowControl/>
              <w:suppressLineNumbers w:val="0"/>
              <w:spacing w:before="0" w:beforeAutospacing="0" w:after="0" w:afterAutospacing="0" w:line="560" w:lineRule="exact"/>
              <w:ind w:left="0" w:right="0" w:firstLine="640"/>
              <w:jc w:val="both"/>
              <w:rPr>
                <w:del w:id="2554" w:author="信仰" w:date="2026-10-15T22:14:33Z"/>
                <w:rFonts w:hint="default" w:ascii="方正仿宋_GBK" w:hAnsi="等线" w:eastAsia="方正仿宋_GBK" w:cs="宋体"/>
                <w:color w:val="EE0000"/>
                <w:kern w:val="0"/>
                <w:sz w:val="22"/>
                <w:szCs w:val="22"/>
                <w:woUserID w:val="6"/>
              </w:rPr>
              <w:pPrChange w:id="2553" w:author="信仰" w:date="2026-10-15T22:14:37Z">
                <w:pPr>
                  <w:keepNext w:val="0"/>
                  <w:keepLines w:val="0"/>
                  <w:widowControl/>
                  <w:suppressLineNumbers w:val="0"/>
                  <w:spacing w:before="0" w:beforeAutospacing="0" w:after="0" w:afterAutospacing="0"/>
                  <w:ind w:left="0" w:right="0"/>
                  <w:jc w:val="left"/>
                </w:pPr>
              </w:pPrChange>
            </w:pPr>
            <w:del w:id="2555"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385BC8AF">
            <w:pPr>
              <w:keepNext w:val="0"/>
              <w:keepLines w:val="0"/>
              <w:widowControl/>
              <w:suppressLineNumbers w:val="0"/>
              <w:spacing w:before="0" w:beforeAutospacing="0" w:after="0" w:afterAutospacing="0" w:line="560" w:lineRule="exact"/>
              <w:ind w:left="0" w:right="0" w:firstLine="640"/>
              <w:jc w:val="both"/>
              <w:rPr>
                <w:del w:id="2557" w:author="信仰" w:date="2026-10-15T22:14:33Z"/>
                <w:rFonts w:hint="default" w:ascii="方正仿宋_GBK" w:hAnsi="等线" w:eastAsia="方正仿宋_GBK" w:cs="宋体"/>
                <w:color w:val="EE0000"/>
                <w:kern w:val="0"/>
                <w:sz w:val="22"/>
                <w:szCs w:val="22"/>
                <w:woUserID w:val="6"/>
              </w:rPr>
              <w:pPrChange w:id="2556" w:author="信仰" w:date="2026-10-15T22:14:37Z">
                <w:pPr>
                  <w:keepNext w:val="0"/>
                  <w:keepLines w:val="0"/>
                  <w:widowControl/>
                  <w:suppressLineNumbers w:val="0"/>
                  <w:spacing w:before="0" w:beforeAutospacing="0" w:after="0" w:afterAutospacing="0"/>
                  <w:ind w:left="0" w:right="0"/>
                  <w:jc w:val="left"/>
                </w:pPr>
              </w:pPrChange>
            </w:pPr>
            <w:del w:id="25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7.合同签署授权管控</w:delText>
              </w:r>
            </w:del>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5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60F9D5">
            <w:pPr>
              <w:keepNext w:val="0"/>
              <w:keepLines w:val="0"/>
              <w:widowControl/>
              <w:suppressLineNumbers w:val="0"/>
              <w:spacing w:before="0" w:beforeAutospacing="0" w:after="0" w:afterAutospacing="0" w:line="560" w:lineRule="exact"/>
              <w:ind w:left="0" w:right="0" w:firstLine="640"/>
              <w:jc w:val="both"/>
              <w:rPr>
                <w:del w:id="2561" w:author="信仰" w:date="2026-10-15T22:14:33Z"/>
                <w:rFonts w:hint="default" w:ascii="方正仿宋_GBK" w:hAnsi="等线" w:eastAsia="方正仿宋_GBK" w:cs="宋体"/>
                <w:color w:val="EE0000"/>
                <w:kern w:val="0"/>
                <w:sz w:val="22"/>
                <w:szCs w:val="22"/>
                <w:woUserID w:val="6"/>
              </w:rPr>
              <w:pPrChange w:id="2560" w:author="信仰" w:date="2026-10-15T22:14:37Z">
                <w:pPr>
                  <w:keepNext w:val="0"/>
                  <w:keepLines w:val="0"/>
                  <w:widowControl/>
                  <w:suppressLineNumbers w:val="0"/>
                  <w:spacing w:before="0" w:beforeAutospacing="0" w:after="0" w:afterAutospacing="0"/>
                  <w:ind w:left="0" w:right="0"/>
                  <w:jc w:val="left"/>
                </w:pPr>
              </w:pPrChange>
            </w:pPr>
            <w:del w:id="2562"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01C5E028">
            <w:pPr>
              <w:keepNext w:val="0"/>
              <w:keepLines w:val="0"/>
              <w:widowControl/>
              <w:suppressLineNumbers w:val="0"/>
              <w:spacing w:before="0" w:beforeAutospacing="0" w:after="0" w:afterAutospacing="0" w:line="560" w:lineRule="exact"/>
              <w:ind w:left="0" w:right="0" w:firstLine="640"/>
              <w:jc w:val="both"/>
              <w:rPr>
                <w:del w:id="2564" w:author="信仰" w:date="2026-10-15T22:14:33Z"/>
                <w:rFonts w:hint="default" w:ascii="方正仿宋_GBK" w:hAnsi="等线" w:eastAsia="方正仿宋_GBK" w:cs="宋体"/>
                <w:color w:val="EE0000"/>
                <w:kern w:val="0"/>
                <w:sz w:val="22"/>
                <w:szCs w:val="22"/>
                <w:woUserID w:val="6"/>
              </w:rPr>
              <w:pPrChange w:id="2563" w:author="信仰" w:date="2026-10-15T22:14:37Z">
                <w:pPr>
                  <w:keepNext w:val="0"/>
                  <w:keepLines w:val="0"/>
                  <w:widowControl/>
                  <w:suppressLineNumbers w:val="0"/>
                  <w:spacing w:before="0" w:beforeAutospacing="0" w:after="0" w:afterAutospacing="0"/>
                  <w:ind w:left="0" w:right="0"/>
                  <w:jc w:val="left"/>
                </w:pPr>
              </w:pPrChange>
            </w:pPr>
            <w:del w:id="25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8.数字化法治平台审定版本与线下盖章版本一致性审查</w:delText>
              </w:r>
            </w:del>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6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4CF0553">
            <w:pPr>
              <w:keepNext w:val="0"/>
              <w:keepLines w:val="0"/>
              <w:widowControl/>
              <w:suppressLineNumbers w:val="0"/>
              <w:spacing w:before="0" w:beforeAutospacing="0" w:after="0" w:afterAutospacing="0" w:line="560" w:lineRule="exact"/>
              <w:ind w:left="0" w:right="0" w:firstLine="640"/>
              <w:jc w:val="both"/>
              <w:rPr>
                <w:del w:id="2568" w:author="信仰" w:date="2026-10-15T22:14:33Z"/>
                <w:rFonts w:hint="default" w:ascii="方正仿宋_GBK" w:hAnsi="等线" w:eastAsia="方正仿宋_GBK" w:cs="宋体"/>
                <w:color w:val="EE0000"/>
                <w:kern w:val="0"/>
                <w:sz w:val="22"/>
                <w:szCs w:val="22"/>
                <w:woUserID w:val="6"/>
              </w:rPr>
              <w:pPrChange w:id="2567" w:author="信仰" w:date="2026-10-15T22:14:37Z">
                <w:pPr>
                  <w:keepNext w:val="0"/>
                  <w:keepLines w:val="0"/>
                  <w:widowControl/>
                  <w:suppressLineNumbers w:val="0"/>
                  <w:spacing w:before="0" w:beforeAutospacing="0" w:after="0" w:afterAutospacing="0"/>
                  <w:ind w:left="0" w:right="0"/>
                  <w:jc w:val="left"/>
                </w:pPr>
              </w:pPrChange>
            </w:pPr>
            <w:del w:id="2569"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4001FEEC">
            <w:pPr>
              <w:keepNext w:val="0"/>
              <w:keepLines w:val="0"/>
              <w:widowControl/>
              <w:suppressLineNumbers w:val="0"/>
              <w:spacing w:before="0" w:beforeAutospacing="0" w:after="0" w:afterAutospacing="0" w:line="560" w:lineRule="exact"/>
              <w:ind w:left="0" w:right="0" w:firstLine="640"/>
              <w:jc w:val="both"/>
              <w:rPr>
                <w:del w:id="2571" w:author="信仰" w:date="2026-10-15T22:14:33Z"/>
                <w:rFonts w:hint="default" w:ascii="方正仿宋_GBK" w:hAnsi="等线" w:eastAsia="方正仿宋_GBK" w:cs="宋体"/>
                <w:color w:val="EE0000"/>
                <w:kern w:val="0"/>
                <w:sz w:val="22"/>
                <w:szCs w:val="22"/>
                <w:woUserID w:val="6"/>
              </w:rPr>
              <w:pPrChange w:id="2570" w:author="信仰" w:date="2026-10-15T22:14:37Z">
                <w:pPr>
                  <w:keepNext w:val="0"/>
                  <w:keepLines w:val="0"/>
                  <w:widowControl/>
                  <w:suppressLineNumbers w:val="0"/>
                  <w:spacing w:before="0" w:beforeAutospacing="0" w:after="0" w:afterAutospacing="0"/>
                  <w:ind w:left="0" w:right="0"/>
                  <w:jc w:val="left"/>
                </w:pPr>
              </w:pPrChange>
            </w:pPr>
            <w:del w:id="25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9.合同用印管控</w:delText>
              </w:r>
            </w:del>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7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E0CA742">
            <w:pPr>
              <w:keepNext w:val="0"/>
              <w:keepLines w:val="0"/>
              <w:widowControl/>
              <w:suppressLineNumbers w:val="0"/>
              <w:spacing w:before="0" w:beforeAutospacing="0" w:after="0" w:afterAutospacing="0" w:line="560" w:lineRule="exact"/>
              <w:ind w:left="0" w:right="0" w:firstLine="640"/>
              <w:jc w:val="both"/>
              <w:rPr>
                <w:del w:id="2575" w:author="信仰" w:date="2026-10-15T22:14:33Z"/>
                <w:rFonts w:hint="default" w:ascii="方正仿宋_GBK" w:hAnsi="等线" w:eastAsia="方正仿宋_GBK" w:cs="宋体"/>
                <w:color w:val="EE0000"/>
                <w:kern w:val="0"/>
                <w:sz w:val="22"/>
                <w:szCs w:val="22"/>
                <w:woUserID w:val="6"/>
              </w:rPr>
              <w:pPrChange w:id="2574" w:author="信仰" w:date="2026-10-15T22:14:37Z">
                <w:pPr>
                  <w:keepNext w:val="0"/>
                  <w:keepLines w:val="0"/>
                  <w:widowControl/>
                  <w:suppressLineNumbers w:val="0"/>
                  <w:spacing w:before="0" w:beforeAutospacing="0" w:after="0" w:afterAutospacing="0"/>
                  <w:ind w:left="0" w:right="0"/>
                  <w:jc w:val="left"/>
                </w:pPr>
              </w:pPrChange>
            </w:pPr>
            <w:del w:id="2576"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49BCA59A">
            <w:pPr>
              <w:keepNext w:val="0"/>
              <w:keepLines w:val="0"/>
              <w:widowControl/>
              <w:suppressLineNumbers w:val="0"/>
              <w:spacing w:before="0" w:beforeAutospacing="0" w:after="0" w:afterAutospacing="0" w:line="560" w:lineRule="exact"/>
              <w:ind w:left="0" w:right="0" w:firstLine="640"/>
              <w:jc w:val="both"/>
              <w:rPr>
                <w:del w:id="2578" w:author="信仰" w:date="2026-10-15T22:14:33Z"/>
                <w:rFonts w:hint="default" w:ascii="方正仿宋_GBK" w:hAnsi="等线" w:eastAsia="方正仿宋_GBK" w:cs="宋体"/>
                <w:color w:val="EE0000"/>
                <w:kern w:val="0"/>
                <w:sz w:val="22"/>
                <w:szCs w:val="22"/>
                <w:woUserID w:val="6"/>
              </w:rPr>
              <w:pPrChange w:id="2577" w:author="信仰" w:date="2026-10-15T22:14:37Z">
                <w:pPr>
                  <w:keepNext w:val="0"/>
                  <w:keepLines w:val="0"/>
                  <w:widowControl/>
                  <w:suppressLineNumbers w:val="0"/>
                  <w:spacing w:before="0" w:beforeAutospacing="0" w:after="0" w:afterAutospacing="0"/>
                  <w:ind w:left="0" w:right="0"/>
                  <w:jc w:val="left"/>
                </w:pPr>
              </w:pPrChange>
            </w:pPr>
            <w:del w:id="25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10.合同未签先履管控</w:delText>
              </w:r>
            </w:del>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58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2902DF">
            <w:pPr>
              <w:keepNext w:val="0"/>
              <w:keepLines w:val="0"/>
              <w:widowControl/>
              <w:suppressLineNumbers w:val="0"/>
              <w:spacing w:before="0" w:beforeAutospacing="0" w:after="0" w:afterAutospacing="0" w:line="560" w:lineRule="exact"/>
              <w:ind w:left="0" w:right="0" w:firstLine="640"/>
              <w:jc w:val="both"/>
              <w:rPr>
                <w:del w:id="2582" w:author="信仰" w:date="2026-10-15T22:14:33Z"/>
                <w:rFonts w:hint="default" w:ascii="方正仿宋_GBK" w:hAnsi="等线" w:eastAsia="方正仿宋_GBK" w:cs="宋体"/>
                <w:color w:val="EE0000"/>
                <w:kern w:val="0"/>
                <w:sz w:val="22"/>
                <w:szCs w:val="22"/>
                <w:woUserID w:val="6"/>
              </w:rPr>
              <w:pPrChange w:id="2581" w:author="信仰" w:date="2026-10-15T22:14:37Z">
                <w:pPr>
                  <w:keepNext w:val="0"/>
                  <w:keepLines w:val="0"/>
                  <w:widowControl/>
                  <w:suppressLineNumbers w:val="0"/>
                  <w:spacing w:before="0" w:beforeAutospacing="0" w:after="0" w:afterAutospacing="0"/>
                  <w:ind w:left="0" w:right="0"/>
                  <w:jc w:val="left"/>
                </w:pPr>
              </w:pPrChange>
            </w:pPr>
            <w:del w:id="2583"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7B7E4A92">
            <w:pPr>
              <w:keepNext w:val="0"/>
              <w:keepLines w:val="0"/>
              <w:widowControl/>
              <w:suppressLineNumbers w:val="0"/>
              <w:spacing w:before="0" w:beforeAutospacing="0" w:after="0" w:afterAutospacing="0" w:line="560" w:lineRule="exact"/>
              <w:ind w:left="0" w:right="0" w:firstLine="640"/>
              <w:jc w:val="both"/>
              <w:rPr>
                <w:del w:id="2585" w:author="信仰" w:date="2026-10-15T22:14:33Z"/>
                <w:rFonts w:hint="default" w:ascii="方正仿宋_GBK" w:hAnsi="等线" w:eastAsia="方正仿宋_GBK" w:cs="宋体"/>
                <w:color w:val="EE0000"/>
                <w:kern w:val="0"/>
                <w:sz w:val="22"/>
                <w:szCs w:val="22"/>
                <w:woUserID w:val="6"/>
              </w:rPr>
              <w:pPrChange w:id="2584" w:author="信仰" w:date="2026-10-15T22:14:37Z">
                <w:pPr>
                  <w:keepNext w:val="0"/>
                  <w:keepLines w:val="0"/>
                  <w:widowControl/>
                  <w:suppressLineNumbers w:val="0"/>
                  <w:spacing w:before="0" w:beforeAutospacing="0" w:after="0" w:afterAutospacing="0"/>
                  <w:ind w:left="0" w:right="0"/>
                  <w:jc w:val="left"/>
                </w:pPr>
              </w:pPrChange>
            </w:pPr>
            <w:del w:id="25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11.框架合同履约管控</w:delText>
              </w:r>
            </w:del>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8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D58FE5">
            <w:pPr>
              <w:keepNext w:val="0"/>
              <w:keepLines w:val="0"/>
              <w:widowControl/>
              <w:suppressLineNumbers w:val="0"/>
              <w:spacing w:before="0" w:beforeAutospacing="0" w:after="0" w:afterAutospacing="0" w:line="560" w:lineRule="exact"/>
              <w:ind w:left="0" w:right="0" w:firstLine="640"/>
              <w:jc w:val="both"/>
              <w:rPr>
                <w:del w:id="2589" w:author="信仰" w:date="2026-10-15T22:14:33Z"/>
                <w:rFonts w:hint="default" w:ascii="方正仿宋_GBK" w:hAnsi="等线" w:eastAsia="方正仿宋_GBK" w:cs="宋体"/>
                <w:color w:val="EE0000"/>
                <w:kern w:val="0"/>
                <w:sz w:val="22"/>
                <w:szCs w:val="22"/>
                <w:woUserID w:val="6"/>
              </w:rPr>
              <w:pPrChange w:id="2588" w:author="信仰" w:date="2026-10-15T22:14:37Z">
                <w:pPr>
                  <w:keepNext w:val="0"/>
                  <w:keepLines w:val="0"/>
                  <w:widowControl/>
                  <w:suppressLineNumbers w:val="0"/>
                  <w:spacing w:before="0" w:beforeAutospacing="0" w:after="0" w:afterAutospacing="0"/>
                  <w:ind w:left="0" w:right="0"/>
                  <w:jc w:val="left"/>
                </w:pPr>
              </w:pPrChange>
            </w:pPr>
            <w:del w:id="2590"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6586A5B6">
            <w:pPr>
              <w:keepNext w:val="0"/>
              <w:keepLines w:val="0"/>
              <w:widowControl/>
              <w:suppressLineNumbers w:val="0"/>
              <w:spacing w:before="0" w:beforeAutospacing="0" w:after="0" w:afterAutospacing="0" w:line="560" w:lineRule="exact"/>
              <w:ind w:left="0" w:right="0" w:firstLine="640"/>
              <w:jc w:val="both"/>
              <w:rPr>
                <w:del w:id="2592" w:author="信仰" w:date="2026-10-15T22:14:33Z"/>
                <w:rFonts w:hint="default" w:ascii="方正仿宋_GBK" w:hAnsi="等线" w:eastAsia="方正仿宋_GBK" w:cs="宋体"/>
                <w:color w:val="EE0000"/>
                <w:kern w:val="0"/>
                <w:sz w:val="22"/>
                <w:szCs w:val="22"/>
                <w:woUserID w:val="6"/>
              </w:rPr>
              <w:pPrChange w:id="2591" w:author="信仰" w:date="2026-10-15T22:14:37Z">
                <w:pPr>
                  <w:keepNext w:val="0"/>
                  <w:keepLines w:val="0"/>
                  <w:widowControl/>
                  <w:suppressLineNumbers w:val="0"/>
                  <w:spacing w:before="0" w:beforeAutospacing="0" w:after="0" w:afterAutospacing="0"/>
                  <w:ind w:left="0" w:right="0"/>
                  <w:jc w:val="left"/>
                </w:pPr>
              </w:pPrChange>
            </w:pPr>
            <w:del w:id="25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12.合同成果真实性管控</w:delText>
              </w:r>
            </w:del>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59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1306D4">
            <w:pPr>
              <w:keepNext w:val="0"/>
              <w:keepLines w:val="0"/>
              <w:widowControl/>
              <w:suppressLineNumbers w:val="0"/>
              <w:spacing w:before="0" w:beforeAutospacing="0" w:after="0" w:afterAutospacing="0" w:line="560" w:lineRule="exact"/>
              <w:ind w:left="0" w:right="0" w:firstLine="640"/>
              <w:jc w:val="both"/>
              <w:rPr>
                <w:del w:id="2596" w:author="信仰" w:date="2026-10-15T22:14:33Z"/>
                <w:rFonts w:hint="default" w:ascii="方正仿宋_GBK" w:hAnsi="等线" w:eastAsia="方正仿宋_GBK" w:cs="宋体"/>
                <w:color w:val="EE0000"/>
                <w:kern w:val="0"/>
                <w:sz w:val="22"/>
                <w:szCs w:val="22"/>
                <w:woUserID w:val="6"/>
              </w:rPr>
              <w:pPrChange w:id="2595" w:author="信仰" w:date="2026-10-15T22:14:37Z">
                <w:pPr>
                  <w:keepNext w:val="0"/>
                  <w:keepLines w:val="0"/>
                  <w:widowControl/>
                  <w:suppressLineNumbers w:val="0"/>
                  <w:spacing w:before="0" w:beforeAutospacing="0" w:after="0" w:afterAutospacing="0"/>
                  <w:ind w:left="0" w:right="0"/>
                  <w:jc w:val="left"/>
                </w:pPr>
              </w:pPrChange>
            </w:pPr>
            <w:del w:id="2597"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595FF70C">
            <w:pPr>
              <w:keepNext w:val="0"/>
              <w:keepLines w:val="0"/>
              <w:widowControl/>
              <w:suppressLineNumbers w:val="0"/>
              <w:spacing w:before="0" w:beforeAutospacing="0" w:after="0" w:afterAutospacing="0" w:line="560" w:lineRule="exact"/>
              <w:ind w:left="0" w:right="0" w:firstLine="640"/>
              <w:jc w:val="both"/>
              <w:rPr>
                <w:del w:id="2599" w:author="信仰" w:date="2026-10-15T22:14:33Z"/>
                <w:rFonts w:hint="default" w:ascii="方正仿宋_GBK" w:hAnsi="等线" w:eastAsia="方正仿宋_GBK" w:cs="宋体"/>
                <w:color w:val="EE0000"/>
                <w:kern w:val="0"/>
                <w:sz w:val="22"/>
                <w:szCs w:val="22"/>
                <w:woUserID w:val="6"/>
              </w:rPr>
              <w:pPrChange w:id="2598" w:author="信仰" w:date="2026-10-15T22:14:37Z">
                <w:pPr>
                  <w:keepNext w:val="0"/>
                  <w:keepLines w:val="0"/>
                  <w:widowControl/>
                  <w:suppressLineNumbers w:val="0"/>
                  <w:spacing w:before="0" w:beforeAutospacing="0" w:after="0" w:afterAutospacing="0"/>
                  <w:ind w:left="0" w:right="0"/>
                  <w:jc w:val="left"/>
                </w:pPr>
              </w:pPrChange>
            </w:pPr>
            <w:del w:id="26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13.合同款项支付管控</w:delText>
              </w:r>
            </w:del>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0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D68E2E">
            <w:pPr>
              <w:keepNext w:val="0"/>
              <w:keepLines w:val="0"/>
              <w:widowControl/>
              <w:suppressLineNumbers w:val="0"/>
              <w:spacing w:before="0" w:beforeAutospacing="0" w:after="0" w:afterAutospacing="0" w:line="560" w:lineRule="exact"/>
              <w:ind w:left="0" w:right="0" w:firstLine="640"/>
              <w:jc w:val="both"/>
              <w:rPr>
                <w:del w:id="2603" w:author="信仰" w:date="2026-10-15T22:14:33Z"/>
                <w:rFonts w:hint="default" w:ascii="方正仿宋_GBK" w:hAnsi="等线" w:eastAsia="方正仿宋_GBK" w:cs="宋体"/>
                <w:color w:val="EE0000"/>
                <w:kern w:val="0"/>
                <w:sz w:val="22"/>
                <w:szCs w:val="22"/>
                <w:woUserID w:val="6"/>
              </w:rPr>
              <w:pPrChange w:id="2602" w:author="信仰" w:date="2026-10-15T22:14:37Z">
                <w:pPr>
                  <w:keepNext w:val="0"/>
                  <w:keepLines w:val="0"/>
                  <w:widowControl/>
                  <w:suppressLineNumbers w:val="0"/>
                  <w:spacing w:before="0" w:beforeAutospacing="0" w:after="0" w:afterAutospacing="0"/>
                  <w:ind w:left="0" w:right="0"/>
                  <w:jc w:val="left"/>
                </w:pPr>
              </w:pPrChange>
            </w:pPr>
            <w:del w:id="2604" w:author="信仰" w:date="2026-10-15T22:14:33Z">
              <w:r>
                <w:rPr>
                  <w:rFonts w:hint="default" w:ascii="方正仿宋_GBK" w:hAnsi="方正仿宋_GBK" w:eastAsia="方正仿宋_GBK" w:cs="方正仿宋_GBK"/>
                  <w:color w:val="EE0000"/>
                  <w:kern w:val="0"/>
                  <w:sz w:val="22"/>
                  <w:szCs w:val="22"/>
                  <w:lang w:val="en-US" w:eastAsia="zh-CN" w:bidi="ar"/>
                  <w:woUserID w:val="6"/>
                </w:rPr>
                <w:delText>合同管理</w:delText>
              </w:r>
            </w:del>
          </w:p>
        </w:tc>
        <w:tc>
          <w:tcPr>
            <w:tcW w:w="3271" w:type="pct"/>
            <w:tcBorders>
              <w:top w:val="nil"/>
              <w:left w:val="nil"/>
              <w:bottom w:val="single" w:color="auto" w:sz="4" w:space="0"/>
              <w:right w:val="single" w:color="auto" w:sz="4" w:space="0"/>
            </w:tcBorders>
            <w:shd w:val="clear" w:color="auto" w:fill="FFFFFF"/>
            <w:noWrap/>
            <w:vAlign w:val="center"/>
          </w:tcPr>
          <w:p w14:paraId="46CDB5ED">
            <w:pPr>
              <w:keepNext w:val="0"/>
              <w:keepLines w:val="0"/>
              <w:widowControl/>
              <w:suppressLineNumbers w:val="0"/>
              <w:spacing w:before="0" w:beforeAutospacing="0" w:after="0" w:afterAutospacing="0" w:line="560" w:lineRule="exact"/>
              <w:ind w:left="0" w:right="0" w:firstLine="640"/>
              <w:jc w:val="both"/>
              <w:rPr>
                <w:del w:id="2606" w:author="信仰" w:date="2026-10-15T22:14:33Z"/>
                <w:rFonts w:hint="default" w:ascii="方正仿宋_GBK" w:hAnsi="等线" w:eastAsia="方正仿宋_GBK" w:cs="宋体"/>
                <w:color w:val="EE0000"/>
                <w:kern w:val="0"/>
                <w:sz w:val="22"/>
                <w:szCs w:val="22"/>
                <w:woUserID w:val="6"/>
              </w:rPr>
              <w:pPrChange w:id="2605" w:author="信仰" w:date="2026-10-15T22:14:37Z">
                <w:pPr>
                  <w:keepNext w:val="0"/>
                  <w:keepLines w:val="0"/>
                  <w:widowControl/>
                  <w:suppressLineNumbers w:val="0"/>
                  <w:spacing w:before="0" w:beforeAutospacing="0" w:after="0" w:afterAutospacing="0"/>
                  <w:ind w:left="0" w:right="0"/>
                  <w:jc w:val="left"/>
                </w:pPr>
              </w:pPrChange>
            </w:pPr>
            <w:del w:id="26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14.合同变更或解除管控</w:delText>
              </w:r>
            </w:del>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0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B317FA">
            <w:pPr>
              <w:keepNext w:val="0"/>
              <w:keepLines w:val="0"/>
              <w:widowControl/>
              <w:suppressLineNumbers w:val="0"/>
              <w:spacing w:before="0" w:beforeAutospacing="0" w:after="0" w:afterAutospacing="0" w:line="560" w:lineRule="exact"/>
              <w:ind w:left="0" w:right="0" w:firstLine="640"/>
              <w:jc w:val="both"/>
              <w:rPr>
                <w:del w:id="2610" w:author="信仰" w:date="2026-10-15T22:14:33Z"/>
                <w:rFonts w:hint="default" w:ascii="方正仿宋_GBK" w:hAnsi="等线" w:eastAsia="方正仿宋_GBK" w:cs="宋体"/>
                <w:color w:val="EE0000"/>
                <w:kern w:val="0"/>
                <w:sz w:val="22"/>
                <w:szCs w:val="22"/>
                <w:woUserID w:val="6"/>
              </w:rPr>
              <w:pPrChange w:id="2609" w:author="信仰" w:date="2026-10-15T22:14:37Z">
                <w:pPr>
                  <w:keepNext w:val="0"/>
                  <w:keepLines w:val="0"/>
                  <w:widowControl/>
                  <w:suppressLineNumbers w:val="0"/>
                  <w:spacing w:before="0" w:beforeAutospacing="0" w:after="0" w:afterAutospacing="0"/>
                  <w:ind w:left="0" w:right="0"/>
                  <w:jc w:val="left"/>
                </w:pPr>
              </w:pPrChange>
            </w:pPr>
            <w:del w:id="261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5330251D">
            <w:pPr>
              <w:keepNext w:val="0"/>
              <w:keepLines w:val="0"/>
              <w:widowControl/>
              <w:suppressLineNumbers w:val="0"/>
              <w:spacing w:before="0" w:beforeAutospacing="0" w:after="0" w:afterAutospacing="0" w:line="560" w:lineRule="exact"/>
              <w:ind w:left="0" w:right="0" w:firstLine="640"/>
              <w:jc w:val="both"/>
              <w:rPr>
                <w:del w:id="2613" w:author="信仰" w:date="2026-10-15T22:14:33Z"/>
                <w:rFonts w:hint="default" w:ascii="方正仿宋_GBK" w:hAnsi="等线" w:eastAsia="方正仿宋_GBK" w:cs="宋体"/>
                <w:color w:val="EE0000"/>
                <w:kern w:val="0"/>
                <w:sz w:val="22"/>
                <w:szCs w:val="22"/>
                <w:woUserID w:val="6"/>
              </w:rPr>
              <w:pPrChange w:id="2612" w:author="信仰" w:date="2026-10-15T22:14:37Z">
                <w:pPr>
                  <w:keepNext w:val="0"/>
                  <w:keepLines w:val="0"/>
                  <w:widowControl/>
                  <w:suppressLineNumbers w:val="0"/>
                  <w:spacing w:before="0" w:beforeAutospacing="0" w:after="0" w:afterAutospacing="0"/>
                  <w:ind w:left="0" w:right="0"/>
                  <w:jc w:val="left"/>
                </w:pPr>
              </w:pPrChange>
            </w:pPr>
            <w:del w:id="26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6.服务采购计划与项目需求匹配</w:delText>
              </w:r>
            </w:del>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1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8180C8B">
            <w:pPr>
              <w:keepNext w:val="0"/>
              <w:keepLines w:val="0"/>
              <w:widowControl/>
              <w:suppressLineNumbers w:val="0"/>
              <w:spacing w:before="0" w:beforeAutospacing="0" w:after="0" w:afterAutospacing="0" w:line="560" w:lineRule="exact"/>
              <w:ind w:left="0" w:right="0" w:firstLine="640"/>
              <w:jc w:val="both"/>
              <w:rPr>
                <w:del w:id="2617" w:author="信仰" w:date="2026-10-15T22:14:33Z"/>
                <w:rFonts w:hint="default" w:ascii="方正仿宋_GBK" w:hAnsi="等线" w:eastAsia="方正仿宋_GBK" w:cs="宋体"/>
                <w:color w:val="EE0000"/>
                <w:kern w:val="0"/>
                <w:sz w:val="22"/>
                <w:szCs w:val="22"/>
                <w:woUserID w:val="6"/>
              </w:rPr>
              <w:pPrChange w:id="2616" w:author="信仰" w:date="2026-10-15T22:14:37Z">
                <w:pPr>
                  <w:keepNext w:val="0"/>
                  <w:keepLines w:val="0"/>
                  <w:widowControl/>
                  <w:suppressLineNumbers w:val="0"/>
                  <w:spacing w:before="0" w:beforeAutospacing="0" w:after="0" w:afterAutospacing="0"/>
                  <w:ind w:left="0" w:right="0"/>
                  <w:jc w:val="left"/>
                </w:pPr>
              </w:pPrChange>
            </w:pPr>
            <w:del w:id="261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43F457AC">
            <w:pPr>
              <w:keepNext w:val="0"/>
              <w:keepLines w:val="0"/>
              <w:widowControl/>
              <w:suppressLineNumbers w:val="0"/>
              <w:spacing w:before="0" w:beforeAutospacing="0" w:after="0" w:afterAutospacing="0" w:line="560" w:lineRule="exact"/>
              <w:ind w:left="0" w:right="0" w:firstLine="640"/>
              <w:jc w:val="both"/>
              <w:rPr>
                <w:del w:id="2620" w:author="信仰" w:date="2026-10-15T22:14:33Z"/>
                <w:rFonts w:hint="default" w:ascii="方正仿宋_GBK" w:hAnsi="等线" w:eastAsia="方正仿宋_GBK" w:cs="宋体"/>
                <w:color w:val="EE0000"/>
                <w:kern w:val="0"/>
                <w:sz w:val="22"/>
                <w:szCs w:val="22"/>
                <w:woUserID w:val="6"/>
              </w:rPr>
              <w:pPrChange w:id="2619" w:author="信仰" w:date="2026-10-15T22:14:37Z">
                <w:pPr>
                  <w:keepNext w:val="0"/>
                  <w:keepLines w:val="0"/>
                  <w:widowControl/>
                  <w:suppressLineNumbers w:val="0"/>
                  <w:spacing w:before="0" w:beforeAutospacing="0" w:after="0" w:afterAutospacing="0"/>
                  <w:ind w:left="0" w:right="0"/>
                  <w:jc w:val="left"/>
                </w:pPr>
              </w:pPrChange>
            </w:pPr>
            <w:del w:id="26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7.服务合同关键条款审核</w:delText>
              </w:r>
            </w:del>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2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FEE3C4">
            <w:pPr>
              <w:keepNext w:val="0"/>
              <w:keepLines w:val="0"/>
              <w:widowControl/>
              <w:suppressLineNumbers w:val="0"/>
              <w:spacing w:before="0" w:beforeAutospacing="0" w:after="0" w:afterAutospacing="0" w:line="560" w:lineRule="exact"/>
              <w:ind w:left="0" w:right="0" w:firstLine="640"/>
              <w:jc w:val="both"/>
              <w:rPr>
                <w:del w:id="2624" w:author="信仰" w:date="2026-10-15T22:14:33Z"/>
                <w:rFonts w:hint="default" w:ascii="方正仿宋_GBK" w:hAnsi="等线" w:eastAsia="方正仿宋_GBK" w:cs="宋体"/>
                <w:color w:val="EE0000"/>
                <w:kern w:val="0"/>
                <w:sz w:val="22"/>
                <w:szCs w:val="22"/>
                <w:woUserID w:val="6"/>
              </w:rPr>
              <w:pPrChange w:id="2623" w:author="信仰" w:date="2026-10-15T22:14:37Z">
                <w:pPr>
                  <w:keepNext w:val="0"/>
                  <w:keepLines w:val="0"/>
                  <w:widowControl/>
                  <w:suppressLineNumbers w:val="0"/>
                  <w:spacing w:before="0" w:beforeAutospacing="0" w:after="0" w:afterAutospacing="0"/>
                  <w:ind w:left="0" w:right="0"/>
                  <w:jc w:val="left"/>
                </w:pPr>
              </w:pPrChange>
            </w:pPr>
            <w:del w:id="262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特高压建设</w:delText>
              </w:r>
            </w:del>
          </w:p>
        </w:tc>
        <w:tc>
          <w:tcPr>
            <w:tcW w:w="3271" w:type="pct"/>
            <w:tcBorders>
              <w:top w:val="nil"/>
              <w:left w:val="nil"/>
              <w:bottom w:val="single" w:color="auto" w:sz="4" w:space="0"/>
              <w:right w:val="single" w:color="auto" w:sz="4" w:space="0"/>
            </w:tcBorders>
            <w:shd w:val="clear" w:color="auto" w:fill="FFFFFF"/>
            <w:noWrap/>
            <w:vAlign w:val="center"/>
          </w:tcPr>
          <w:p w14:paraId="3801DC7A">
            <w:pPr>
              <w:keepNext w:val="0"/>
              <w:keepLines w:val="0"/>
              <w:widowControl/>
              <w:suppressLineNumbers w:val="0"/>
              <w:spacing w:before="0" w:beforeAutospacing="0" w:after="0" w:afterAutospacing="0" w:line="560" w:lineRule="exact"/>
              <w:ind w:left="0" w:right="0" w:firstLine="640"/>
              <w:jc w:val="both"/>
              <w:rPr>
                <w:del w:id="2627" w:author="信仰" w:date="2026-10-15T22:14:33Z"/>
                <w:rFonts w:hint="default" w:ascii="方正仿宋_GBK" w:hAnsi="等线" w:eastAsia="方正仿宋_GBK" w:cs="宋体"/>
                <w:color w:val="EE0000"/>
                <w:kern w:val="0"/>
                <w:sz w:val="22"/>
                <w:szCs w:val="22"/>
                <w:woUserID w:val="6"/>
              </w:rPr>
              <w:pPrChange w:id="2626" w:author="信仰" w:date="2026-10-15T22:14:37Z">
                <w:pPr>
                  <w:keepNext w:val="0"/>
                  <w:keepLines w:val="0"/>
                  <w:widowControl/>
                  <w:suppressLineNumbers w:val="0"/>
                  <w:spacing w:before="0" w:beforeAutospacing="0" w:after="0" w:afterAutospacing="0"/>
                  <w:ind w:left="0" w:right="0"/>
                  <w:jc w:val="left"/>
                </w:pPr>
              </w:pPrChange>
            </w:pPr>
            <w:del w:id="26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13.服务类合同成本报账与服务进度、合同进度一致性审核</w:delText>
              </w:r>
            </w:del>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2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C9D35">
            <w:pPr>
              <w:keepNext w:val="0"/>
              <w:keepLines w:val="0"/>
              <w:widowControl/>
              <w:suppressLineNumbers w:val="0"/>
              <w:spacing w:before="0" w:beforeAutospacing="0" w:after="0" w:afterAutospacing="0" w:line="560" w:lineRule="exact"/>
              <w:ind w:left="0" w:right="0" w:firstLine="640"/>
              <w:jc w:val="both"/>
              <w:rPr>
                <w:del w:id="2631" w:author="信仰" w:date="2026-10-15T22:14:33Z"/>
                <w:rFonts w:hint="default" w:ascii="方正仿宋_GBK" w:hAnsi="等线" w:eastAsia="方正仿宋_GBK" w:cs="宋体"/>
                <w:color w:val="EE0000"/>
                <w:kern w:val="0"/>
                <w:sz w:val="22"/>
                <w:szCs w:val="22"/>
                <w:woUserID w:val="6"/>
              </w:rPr>
              <w:pPrChange w:id="2630" w:author="信仰" w:date="2026-10-15T22:14:37Z">
                <w:pPr>
                  <w:keepNext w:val="0"/>
                  <w:keepLines w:val="0"/>
                  <w:widowControl/>
                  <w:suppressLineNumbers w:val="0"/>
                  <w:spacing w:before="0" w:beforeAutospacing="0" w:after="0" w:afterAutospacing="0"/>
                  <w:ind w:left="0" w:right="0"/>
                  <w:jc w:val="left"/>
                </w:pPr>
              </w:pPrChange>
            </w:pPr>
            <w:del w:id="2632"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0671C1EA">
            <w:pPr>
              <w:keepNext w:val="0"/>
              <w:keepLines w:val="0"/>
              <w:widowControl/>
              <w:suppressLineNumbers w:val="0"/>
              <w:spacing w:before="0" w:beforeAutospacing="0" w:after="0" w:afterAutospacing="0" w:line="560" w:lineRule="exact"/>
              <w:ind w:left="0" w:right="0" w:firstLine="640"/>
              <w:jc w:val="both"/>
              <w:rPr>
                <w:del w:id="2634" w:author="信仰" w:date="2026-10-15T22:14:33Z"/>
                <w:rFonts w:hint="default" w:ascii="方正仿宋_GBK" w:hAnsi="等线" w:eastAsia="方正仿宋_GBK" w:cs="宋体"/>
                <w:color w:val="EE0000"/>
                <w:kern w:val="0"/>
                <w:sz w:val="22"/>
                <w:szCs w:val="22"/>
                <w:woUserID w:val="6"/>
              </w:rPr>
              <w:pPrChange w:id="2633" w:author="信仰" w:date="2026-10-15T22:14:37Z">
                <w:pPr>
                  <w:keepNext w:val="0"/>
                  <w:keepLines w:val="0"/>
                  <w:widowControl/>
                  <w:suppressLineNumbers w:val="0"/>
                  <w:spacing w:before="0" w:beforeAutospacing="0" w:after="0" w:afterAutospacing="0"/>
                  <w:ind w:left="0" w:right="0"/>
                  <w:jc w:val="left"/>
                </w:pPr>
              </w:pPrChange>
            </w:pPr>
            <w:del w:id="26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1.差旅标准执行及差旅规则管控</w:delText>
              </w:r>
            </w:del>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3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DDDE2C">
            <w:pPr>
              <w:keepNext w:val="0"/>
              <w:keepLines w:val="0"/>
              <w:widowControl/>
              <w:suppressLineNumbers w:val="0"/>
              <w:spacing w:before="0" w:beforeAutospacing="0" w:after="0" w:afterAutospacing="0" w:line="560" w:lineRule="exact"/>
              <w:ind w:left="0" w:right="0" w:firstLine="640"/>
              <w:jc w:val="both"/>
              <w:rPr>
                <w:del w:id="2638" w:author="信仰" w:date="2026-10-15T22:14:33Z"/>
                <w:rFonts w:hint="default" w:ascii="方正仿宋_GBK" w:hAnsi="等线" w:eastAsia="方正仿宋_GBK" w:cs="宋体"/>
                <w:color w:val="EE0000"/>
                <w:kern w:val="0"/>
                <w:sz w:val="22"/>
                <w:szCs w:val="22"/>
                <w:woUserID w:val="6"/>
              </w:rPr>
              <w:pPrChange w:id="2637" w:author="信仰" w:date="2026-10-15T22:14:37Z">
                <w:pPr>
                  <w:keepNext w:val="0"/>
                  <w:keepLines w:val="0"/>
                  <w:widowControl/>
                  <w:suppressLineNumbers w:val="0"/>
                  <w:spacing w:before="0" w:beforeAutospacing="0" w:after="0" w:afterAutospacing="0"/>
                  <w:ind w:left="0" w:right="0"/>
                  <w:jc w:val="left"/>
                </w:pPr>
              </w:pPrChange>
            </w:pPr>
            <w:del w:id="2639"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5F720CA4">
            <w:pPr>
              <w:keepNext w:val="0"/>
              <w:keepLines w:val="0"/>
              <w:widowControl/>
              <w:suppressLineNumbers w:val="0"/>
              <w:spacing w:before="0" w:beforeAutospacing="0" w:after="0" w:afterAutospacing="0" w:line="560" w:lineRule="exact"/>
              <w:ind w:left="0" w:right="0" w:firstLine="640"/>
              <w:jc w:val="both"/>
              <w:rPr>
                <w:del w:id="2641" w:author="信仰" w:date="2026-10-15T22:14:33Z"/>
                <w:rFonts w:hint="default" w:ascii="方正仿宋_GBK" w:hAnsi="等线" w:eastAsia="方正仿宋_GBK" w:cs="宋体"/>
                <w:color w:val="EE0000"/>
                <w:kern w:val="0"/>
                <w:sz w:val="22"/>
                <w:szCs w:val="22"/>
                <w:woUserID w:val="6"/>
              </w:rPr>
              <w:pPrChange w:id="2640" w:author="信仰" w:date="2026-10-15T22:14:37Z">
                <w:pPr>
                  <w:keepNext w:val="0"/>
                  <w:keepLines w:val="0"/>
                  <w:widowControl/>
                  <w:suppressLineNumbers w:val="0"/>
                  <w:spacing w:before="0" w:beforeAutospacing="0" w:after="0" w:afterAutospacing="0"/>
                  <w:ind w:left="0" w:right="0"/>
                  <w:jc w:val="left"/>
                </w:pPr>
              </w:pPrChange>
            </w:pPr>
            <w:del w:id="26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2.差旅业务功能配置控制</w:delText>
              </w:r>
            </w:del>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4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8AEF2C">
            <w:pPr>
              <w:keepNext w:val="0"/>
              <w:keepLines w:val="0"/>
              <w:widowControl/>
              <w:suppressLineNumbers w:val="0"/>
              <w:spacing w:before="0" w:beforeAutospacing="0" w:after="0" w:afterAutospacing="0" w:line="560" w:lineRule="exact"/>
              <w:ind w:left="0" w:right="0" w:firstLine="640"/>
              <w:jc w:val="both"/>
              <w:rPr>
                <w:del w:id="2645" w:author="信仰" w:date="2026-10-15T22:14:33Z"/>
                <w:rFonts w:hint="default" w:ascii="方正仿宋_GBK" w:hAnsi="等线" w:eastAsia="方正仿宋_GBK" w:cs="宋体"/>
                <w:color w:val="EE0000"/>
                <w:kern w:val="0"/>
                <w:sz w:val="22"/>
                <w:szCs w:val="22"/>
                <w:woUserID w:val="6"/>
              </w:rPr>
              <w:pPrChange w:id="2644" w:author="信仰" w:date="2026-10-15T22:14:37Z">
                <w:pPr>
                  <w:keepNext w:val="0"/>
                  <w:keepLines w:val="0"/>
                  <w:widowControl/>
                  <w:suppressLineNumbers w:val="0"/>
                  <w:spacing w:before="0" w:beforeAutospacing="0" w:after="0" w:afterAutospacing="0"/>
                  <w:ind w:left="0" w:right="0"/>
                  <w:jc w:val="left"/>
                </w:pPr>
              </w:pPrChange>
            </w:pPr>
            <w:del w:id="2646"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998FF6E">
            <w:pPr>
              <w:keepNext w:val="0"/>
              <w:keepLines w:val="0"/>
              <w:widowControl/>
              <w:suppressLineNumbers w:val="0"/>
              <w:spacing w:before="0" w:beforeAutospacing="0" w:after="0" w:afterAutospacing="0" w:line="560" w:lineRule="exact"/>
              <w:ind w:left="0" w:right="0" w:firstLine="640"/>
              <w:jc w:val="both"/>
              <w:rPr>
                <w:del w:id="2648" w:author="信仰" w:date="2026-10-15T22:14:33Z"/>
                <w:rFonts w:hint="default" w:ascii="方正仿宋_GBK" w:hAnsi="等线" w:eastAsia="方正仿宋_GBK" w:cs="宋体"/>
                <w:color w:val="EE0000"/>
                <w:kern w:val="0"/>
                <w:sz w:val="22"/>
                <w:szCs w:val="22"/>
                <w:woUserID w:val="6"/>
              </w:rPr>
              <w:pPrChange w:id="2647" w:author="信仰" w:date="2026-10-15T22:14:37Z">
                <w:pPr>
                  <w:keepNext w:val="0"/>
                  <w:keepLines w:val="0"/>
                  <w:widowControl/>
                  <w:suppressLineNumbers w:val="0"/>
                  <w:spacing w:before="0" w:beforeAutospacing="0" w:after="0" w:afterAutospacing="0"/>
                  <w:ind w:left="0" w:right="0"/>
                  <w:jc w:val="left"/>
                </w:pPr>
              </w:pPrChange>
            </w:pPr>
            <w:del w:id="26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3.资源在线预订规则控制</w:delText>
              </w:r>
            </w:del>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5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11ED27">
            <w:pPr>
              <w:keepNext w:val="0"/>
              <w:keepLines w:val="0"/>
              <w:widowControl/>
              <w:suppressLineNumbers w:val="0"/>
              <w:spacing w:before="0" w:beforeAutospacing="0" w:after="0" w:afterAutospacing="0" w:line="560" w:lineRule="exact"/>
              <w:ind w:left="0" w:right="0" w:firstLine="640"/>
              <w:jc w:val="both"/>
              <w:rPr>
                <w:del w:id="2652" w:author="信仰" w:date="2026-10-15T22:14:33Z"/>
                <w:rFonts w:hint="default" w:ascii="方正仿宋_GBK" w:hAnsi="等线" w:eastAsia="方正仿宋_GBK" w:cs="宋体"/>
                <w:color w:val="EE0000"/>
                <w:kern w:val="0"/>
                <w:sz w:val="22"/>
                <w:szCs w:val="22"/>
                <w:woUserID w:val="6"/>
              </w:rPr>
              <w:pPrChange w:id="2651" w:author="信仰" w:date="2026-10-15T22:14:37Z">
                <w:pPr>
                  <w:keepNext w:val="0"/>
                  <w:keepLines w:val="0"/>
                  <w:widowControl/>
                  <w:suppressLineNumbers w:val="0"/>
                  <w:spacing w:before="0" w:beforeAutospacing="0" w:after="0" w:afterAutospacing="0"/>
                  <w:ind w:left="0" w:right="0"/>
                  <w:jc w:val="left"/>
                </w:pPr>
              </w:pPrChange>
            </w:pPr>
            <w:del w:id="2653"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2331E01A">
            <w:pPr>
              <w:keepNext w:val="0"/>
              <w:keepLines w:val="0"/>
              <w:widowControl/>
              <w:suppressLineNumbers w:val="0"/>
              <w:spacing w:before="0" w:beforeAutospacing="0" w:after="0" w:afterAutospacing="0" w:line="560" w:lineRule="exact"/>
              <w:ind w:left="0" w:right="0" w:firstLine="640"/>
              <w:jc w:val="both"/>
              <w:rPr>
                <w:del w:id="2655" w:author="信仰" w:date="2026-10-15T22:14:33Z"/>
                <w:rFonts w:hint="default" w:ascii="方正仿宋_GBK" w:hAnsi="等线" w:eastAsia="方正仿宋_GBK" w:cs="宋体"/>
                <w:color w:val="EE0000"/>
                <w:kern w:val="0"/>
                <w:sz w:val="22"/>
                <w:szCs w:val="22"/>
                <w:woUserID w:val="6"/>
              </w:rPr>
              <w:pPrChange w:id="2654" w:author="信仰" w:date="2026-10-15T22:14:37Z">
                <w:pPr>
                  <w:keepNext w:val="0"/>
                  <w:keepLines w:val="0"/>
                  <w:widowControl/>
                  <w:suppressLineNumbers w:val="0"/>
                  <w:spacing w:before="0" w:beforeAutospacing="0" w:after="0" w:afterAutospacing="0"/>
                  <w:ind w:left="0" w:right="0"/>
                  <w:jc w:val="left"/>
                </w:pPr>
              </w:pPrChange>
            </w:pPr>
            <w:del w:id="26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4.资源谈判及引入流程签约</w:delText>
              </w:r>
            </w:del>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5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F37464">
            <w:pPr>
              <w:keepNext w:val="0"/>
              <w:keepLines w:val="0"/>
              <w:widowControl/>
              <w:suppressLineNumbers w:val="0"/>
              <w:spacing w:before="0" w:beforeAutospacing="0" w:after="0" w:afterAutospacing="0" w:line="560" w:lineRule="exact"/>
              <w:ind w:left="0" w:right="0" w:firstLine="640"/>
              <w:jc w:val="both"/>
              <w:rPr>
                <w:del w:id="2659" w:author="信仰" w:date="2026-10-15T22:14:33Z"/>
                <w:rFonts w:hint="default" w:ascii="方正仿宋_GBK" w:hAnsi="等线" w:eastAsia="方正仿宋_GBK" w:cs="宋体"/>
                <w:color w:val="EE0000"/>
                <w:kern w:val="0"/>
                <w:sz w:val="22"/>
                <w:szCs w:val="22"/>
                <w:woUserID w:val="6"/>
              </w:rPr>
              <w:pPrChange w:id="2658" w:author="信仰" w:date="2026-10-15T22:14:37Z">
                <w:pPr>
                  <w:keepNext w:val="0"/>
                  <w:keepLines w:val="0"/>
                  <w:widowControl/>
                  <w:suppressLineNumbers w:val="0"/>
                  <w:spacing w:before="0" w:beforeAutospacing="0" w:after="0" w:afterAutospacing="0"/>
                  <w:ind w:left="0" w:right="0"/>
                  <w:jc w:val="left"/>
                </w:pPr>
              </w:pPrChange>
            </w:pPr>
            <w:del w:id="2660"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6E2A360E">
            <w:pPr>
              <w:keepNext w:val="0"/>
              <w:keepLines w:val="0"/>
              <w:widowControl/>
              <w:suppressLineNumbers w:val="0"/>
              <w:spacing w:before="0" w:beforeAutospacing="0" w:after="0" w:afterAutospacing="0" w:line="560" w:lineRule="exact"/>
              <w:ind w:left="0" w:right="0" w:firstLine="640"/>
              <w:jc w:val="both"/>
              <w:rPr>
                <w:del w:id="2662" w:author="信仰" w:date="2026-10-15T22:14:33Z"/>
                <w:rFonts w:hint="default" w:ascii="方正仿宋_GBK" w:hAnsi="等线" w:eastAsia="方正仿宋_GBK" w:cs="宋体"/>
                <w:color w:val="EE0000"/>
                <w:kern w:val="0"/>
                <w:sz w:val="22"/>
                <w:szCs w:val="22"/>
                <w:woUserID w:val="6"/>
              </w:rPr>
              <w:pPrChange w:id="2661" w:author="信仰" w:date="2026-10-15T22:14:37Z">
                <w:pPr>
                  <w:keepNext w:val="0"/>
                  <w:keepLines w:val="0"/>
                  <w:widowControl/>
                  <w:suppressLineNumbers w:val="0"/>
                  <w:spacing w:before="0" w:beforeAutospacing="0" w:after="0" w:afterAutospacing="0"/>
                  <w:ind w:left="0" w:right="0"/>
                  <w:jc w:val="left"/>
                </w:pPr>
              </w:pPrChange>
            </w:pPr>
            <w:del w:id="26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5.酒店资源入驻上架管控</w:delText>
              </w:r>
            </w:del>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6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4D9DB0">
            <w:pPr>
              <w:keepNext w:val="0"/>
              <w:keepLines w:val="0"/>
              <w:widowControl/>
              <w:suppressLineNumbers w:val="0"/>
              <w:spacing w:before="0" w:beforeAutospacing="0" w:after="0" w:afterAutospacing="0" w:line="560" w:lineRule="exact"/>
              <w:ind w:left="0" w:right="0" w:firstLine="640"/>
              <w:jc w:val="both"/>
              <w:rPr>
                <w:del w:id="2666" w:author="信仰" w:date="2026-10-15T22:14:33Z"/>
                <w:rFonts w:hint="default" w:ascii="方正仿宋_GBK" w:hAnsi="等线" w:eastAsia="方正仿宋_GBK" w:cs="宋体"/>
                <w:color w:val="EE0000"/>
                <w:kern w:val="0"/>
                <w:sz w:val="22"/>
                <w:szCs w:val="22"/>
                <w:woUserID w:val="6"/>
              </w:rPr>
              <w:pPrChange w:id="2665" w:author="信仰" w:date="2026-10-15T22:14:37Z">
                <w:pPr>
                  <w:keepNext w:val="0"/>
                  <w:keepLines w:val="0"/>
                  <w:widowControl/>
                  <w:suppressLineNumbers w:val="0"/>
                  <w:spacing w:before="0" w:beforeAutospacing="0" w:after="0" w:afterAutospacing="0"/>
                  <w:ind w:left="0" w:right="0"/>
                  <w:jc w:val="left"/>
                </w:pPr>
              </w:pPrChange>
            </w:pPr>
            <w:del w:id="2667"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39954EE7">
            <w:pPr>
              <w:keepNext w:val="0"/>
              <w:keepLines w:val="0"/>
              <w:widowControl/>
              <w:suppressLineNumbers w:val="0"/>
              <w:spacing w:before="0" w:beforeAutospacing="0" w:after="0" w:afterAutospacing="0" w:line="560" w:lineRule="exact"/>
              <w:ind w:left="0" w:right="0" w:firstLine="640"/>
              <w:jc w:val="both"/>
              <w:rPr>
                <w:del w:id="2669" w:author="信仰" w:date="2026-10-15T22:14:33Z"/>
                <w:rFonts w:hint="default" w:ascii="方正仿宋_GBK" w:hAnsi="等线" w:eastAsia="方正仿宋_GBK" w:cs="宋体"/>
                <w:color w:val="EE0000"/>
                <w:kern w:val="0"/>
                <w:sz w:val="22"/>
                <w:szCs w:val="22"/>
                <w:woUserID w:val="6"/>
              </w:rPr>
              <w:pPrChange w:id="2668" w:author="信仰" w:date="2026-10-15T22:14:37Z">
                <w:pPr>
                  <w:keepNext w:val="0"/>
                  <w:keepLines w:val="0"/>
                  <w:widowControl/>
                  <w:suppressLineNumbers w:val="0"/>
                  <w:spacing w:before="0" w:beforeAutospacing="0" w:after="0" w:afterAutospacing="0"/>
                  <w:ind w:left="0" w:right="0"/>
                  <w:jc w:val="left"/>
                </w:pPr>
              </w:pPrChange>
            </w:pPr>
            <w:del w:id="26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9.商品价格管控</w:delText>
              </w:r>
            </w:del>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7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5B233A">
            <w:pPr>
              <w:keepNext w:val="0"/>
              <w:keepLines w:val="0"/>
              <w:widowControl/>
              <w:suppressLineNumbers w:val="0"/>
              <w:spacing w:before="0" w:beforeAutospacing="0" w:after="0" w:afterAutospacing="0" w:line="560" w:lineRule="exact"/>
              <w:ind w:left="0" w:right="0" w:firstLine="640"/>
              <w:jc w:val="both"/>
              <w:rPr>
                <w:del w:id="2673" w:author="信仰" w:date="2026-10-15T22:14:33Z"/>
                <w:rFonts w:hint="default" w:ascii="方正仿宋_GBK" w:hAnsi="等线" w:eastAsia="方正仿宋_GBK" w:cs="宋体"/>
                <w:color w:val="EE0000"/>
                <w:kern w:val="0"/>
                <w:sz w:val="22"/>
                <w:szCs w:val="22"/>
                <w:woUserID w:val="6"/>
              </w:rPr>
              <w:pPrChange w:id="2672" w:author="信仰" w:date="2026-10-15T22:14:37Z">
                <w:pPr>
                  <w:keepNext w:val="0"/>
                  <w:keepLines w:val="0"/>
                  <w:widowControl/>
                  <w:suppressLineNumbers w:val="0"/>
                  <w:spacing w:before="0" w:beforeAutospacing="0" w:after="0" w:afterAutospacing="0"/>
                  <w:ind w:left="0" w:right="0"/>
                  <w:jc w:val="left"/>
                </w:pPr>
              </w:pPrChange>
            </w:pPr>
            <w:del w:id="267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10B050B2">
            <w:pPr>
              <w:keepNext w:val="0"/>
              <w:keepLines w:val="0"/>
              <w:widowControl/>
              <w:suppressLineNumbers w:val="0"/>
              <w:spacing w:before="0" w:beforeAutospacing="0" w:after="0" w:afterAutospacing="0" w:line="560" w:lineRule="exact"/>
              <w:ind w:left="0" w:right="0" w:firstLine="640"/>
              <w:jc w:val="both"/>
              <w:rPr>
                <w:del w:id="2676" w:author="信仰" w:date="2026-10-15T22:14:33Z"/>
                <w:rFonts w:hint="default" w:ascii="方正仿宋_GBK" w:hAnsi="等线" w:eastAsia="方正仿宋_GBK" w:cs="宋体"/>
                <w:color w:val="EE0000"/>
                <w:kern w:val="0"/>
                <w:sz w:val="22"/>
                <w:szCs w:val="22"/>
                <w:woUserID w:val="6"/>
              </w:rPr>
              <w:pPrChange w:id="2675" w:author="信仰" w:date="2026-10-15T22:14:37Z">
                <w:pPr>
                  <w:keepNext w:val="0"/>
                  <w:keepLines w:val="0"/>
                  <w:widowControl/>
                  <w:suppressLineNumbers w:val="0"/>
                  <w:spacing w:before="0" w:beforeAutospacing="0" w:after="0" w:afterAutospacing="0"/>
                  <w:ind w:left="0" w:right="0"/>
                  <w:jc w:val="left"/>
                </w:pPr>
              </w:pPrChange>
            </w:pPr>
            <w:del w:id="26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11.到货验收及出入库管理</w:delText>
              </w:r>
            </w:del>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7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36FC99">
            <w:pPr>
              <w:keepNext w:val="0"/>
              <w:keepLines w:val="0"/>
              <w:widowControl/>
              <w:suppressLineNumbers w:val="0"/>
              <w:spacing w:before="0" w:beforeAutospacing="0" w:after="0" w:afterAutospacing="0" w:line="560" w:lineRule="exact"/>
              <w:ind w:left="0" w:right="0" w:firstLine="640"/>
              <w:jc w:val="both"/>
              <w:rPr>
                <w:del w:id="2680" w:author="信仰" w:date="2026-10-15T22:14:33Z"/>
                <w:rFonts w:hint="default" w:ascii="方正仿宋_GBK" w:hAnsi="等线" w:eastAsia="方正仿宋_GBK" w:cs="宋体"/>
                <w:color w:val="EE0000"/>
                <w:kern w:val="0"/>
                <w:sz w:val="22"/>
                <w:szCs w:val="22"/>
                <w:woUserID w:val="6"/>
              </w:rPr>
              <w:pPrChange w:id="2679" w:author="信仰" w:date="2026-10-15T22:14:37Z">
                <w:pPr>
                  <w:keepNext w:val="0"/>
                  <w:keepLines w:val="0"/>
                  <w:widowControl/>
                  <w:suppressLineNumbers w:val="0"/>
                  <w:spacing w:before="0" w:beforeAutospacing="0" w:after="0" w:afterAutospacing="0"/>
                  <w:ind w:left="0" w:right="0"/>
                  <w:jc w:val="left"/>
                </w:pPr>
              </w:pPrChange>
            </w:pPr>
            <w:del w:id="268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数科平台业务</w:delText>
              </w:r>
            </w:del>
          </w:p>
        </w:tc>
        <w:tc>
          <w:tcPr>
            <w:tcW w:w="3271" w:type="pct"/>
            <w:tcBorders>
              <w:top w:val="nil"/>
              <w:left w:val="nil"/>
              <w:bottom w:val="single" w:color="auto" w:sz="4" w:space="0"/>
              <w:right w:val="single" w:color="auto" w:sz="4" w:space="0"/>
            </w:tcBorders>
            <w:shd w:val="clear" w:color="auto" w:fill="FFFFFF"/>
            <w:noWrap/>
            <w:vAlign w:val="center"/>
          </w:tcPr>
          <w:p w14:paraId="779EE6A4">
            <w:pPr>
              <w:keepNext w:val="0"/>
              <w:keepLines w:val="0"/>
              <w:widowControl/>
              <w:suppressLineNumbers w:val="0"/>
              <w:spacing w:before="0" w:beforeAutospacing="0" w:after="0" w:afterAutospacing="0" w:line="560" w:lineRule="exact"/>
              <w:ind w:left="0" w:right="0" w:firstLine="640"/>
              <w:jc w:val="both"/>
              <w:rPr>
                <w:del w:id="2683" w:author="信仰" w:date="2026-10-15T22:14:33Z"/>
                <w:rFonts w:hint="default" w:ascii="方正仿宋_GBK" w:hAnsi="等线" w:eastAsia="方正仿宋_GBK" w:cs="宋体"/>
                <w:color w:val="EE0000"/>
                <w:kern w:val="0"/>
                <w:sz w:val="22"/>
                <w:szCs w:val="22"/>
                <w:woUserID w:val="6"/>
              </w:rPr>
              <w:pPrChange w:id="2682" w:author="信仰" w:date="2026-10-15T22:14:37Z">
                <w:pPr>
                  <w:keepNext w:val="0"/>
                  <w:keepLines w:val="0"/>
                  <w:widowControl/>
                  <w:suppressLineNumbers w:val="0"/>
                  <w:spacing w:before="0" w:beforeAutospacing="0" w:after="0" w:afterAutospacing="0"/>
                  <w:ind w:left="0" w:right="0"/>
                  <w:jc w:val="left"/>
                </w:pPr>
              </w:pPrChange>
            </w:pPr>
            <w:del w:id="26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12.支付结算管理</w:delText>
              </w:r>
            </w:del>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68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781AE7">
            <w:pPr>
              <w:keepNext w:val="0"/>
              <w:keepLines w:val="0"/>
              <w:widowControl/>
              <w:suppressLineNumbers w:val="0"/>
              <w:spacing w:before="0" w:beforeAutospacing="0" w:after="0" w:afterAutospacing="0" w:line="560" w:lineRule="exact"/>
              <w:ind w:left="0" w:right="0" w:firstLine="640"/>
              <w:jc w:val="both"/>
              <w:rPr>
                <w:del w:id="2687" w:author="信仰" w:date="2026-10-15T22:14:33Z"/>
                <w:rFonts w:hint="default" w:ascii="方正仿宋_GBK" w:hAnsi="等线" w:eastAsia="方正仿宋_GBK" w:cs="宋体"/>
                <w:color w:val="EE0000"/>
                <w:kern w:val="0"/>
                <w:sz w:val="22"/>
                <w:szCs w:val="22"/>
                <w:woUserID w:val="6"/>
              </w:rPr>
              <w:pPrChange w:id="2686" w:author="信仰" w:date="2026-10-15T22:14:37Z">
                <w:pPr>
                  <w:keepNext w:val="0"/>
                  <w:keepLines w:val="0"/>
                  <w:widowControl/>
                  <w:suppressLineNumbers w:val="0"/>
                  <w:spacing w:before="0" w:beforeAutospacing="0" w:after="0" w:afterAutospacing="0"/>
                  <w:ind w:left="0" w:right="0"/>
                  <w:jc w:val="left"/>
                </w:pPr>
              </w:pPrChange>
            </w:pPr>
            <w:del w:id="268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5339835C">
            <w:pPr>
              <w:keepNext w:val="0"/>
              <w:keepLines w:val="0"/>
              <w:widowControl/>
              <w:suppressLineNumbers w:val="0"/>
              <w:spacing w:before="0" w:beforeAutospacing="0" w:after="0" w:afterAutospacing="0" w:line="560" w:lineRule="exact"/>
              <w:ind w:left="0" w:right="0" w:firstLine="640"/>
              <w:jc w:val="both"/>
              <w:rPr>
                <w:del w:id="2690" w:author="信仰" w:date="2026-10-15T22:14:33Z"/>
                <w:rFonts w:hint="default" w:ascii="方正仿宋_GBK" w:hAnsi="等线" w:eastAsia="方正仿宋_GBK" w:cs="宋体"/>
                <w:color w:val="EE0000"/>
                <w:kern w:val="0"/>
                <w:sz w:val="22"/>
                <w:szCs w:val="22"/>
                <w:woUserID w:val="6"/>
              </w:rPr>
              <w:pPrChange w:id="2689" w:author="信仰" w:date="2026-10-15T22:14:37Z">
                <w:pPr>
                  <w:keepNext w:val="0"/>
                  <w:keepLines w:val="0"/>
                  <w:widowControl/>
                  <w:suppressLineNumbers w:val="0"/>
                  <w:spacing w:before="0" w:beforeAutospacing="0" w:after="0" w:afterAutospacing="0"/>
                  <w:ind w:left="0" w:right="0"/>
                  <w:jc w:val="left"/>
                </w:pPr>
              </w:pPrChange>
            </w:pPr>
            <w:del w:id="26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1.项目维护</w:delText>
              </w:r>
            </w:del>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69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0B0DB">
            <w:pPr>
              <w:keepNext w:val="0"/>
              <w:keepLines w:val="0"/>
              <w:widowControl/>
              <w:suppressLineNumbers w:val="0"/>
              <w:spacing w:before="0" w:beforeAutospacing="0" w:after="0" w:afterAutospacing="0" w:line="560" w:lineRule="exact"/>
              <w:ind w:left="0" w:right="0" w:firstLine="640"/>
              <w:jc w:val="both"/>
              <w:rPr>
                <w:del w:id="2694" w:author="信仰" w:date="2026-10-15T22:14:33Z"/>
                <w:rFonts w:hint="default" w:ascii="方正仿宋_GBK" w:hAnsi="等线" w:eastAsia="方正仿宋_GBK" w:cs="宋体"/>
                <w:color w:val="EE0000"/>
                <w:kern w:val="0"/>
                <w:sz w:val="22"/>
                <w:szCs w:val="22"/>
                <w:woUserID w:val="6"/>
              </w:rPr>
              <w:pPrChange w:id="2693" w:author="信仰" w:date="2026-10-15T22:14:37Z">
                <w:pPr>
                  <w:keepNext w:val="0"/>
                  <w:keepLines w:val="0"/>
                  <w:widowControl/>
                  <w:suppressLineNumbers w:val="0"/>
                  <w:spacing w:before="0" w:beforeAutospacing="0" w:after="0" w:afterAutospacing="0"/>
                  <w:ind w:left="0" w:right="0"/>
                  <w:jc w:val="left"/>
                </w:pPr>
              </w:pPrChange>
            </w:pPr>
            <w:del w:id="269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CCB0E00">
            <w:pPr>
              <w:keepNext w:val="0"/>
              <w:keepLines w:val="0"/>
              <w:widowControl/>
              <w:suppressLineNumbers w:val="0"/>
              <w:spacing w:before="0" w:beforeAutospacing="0" w:after="0" w:afterAutospacing="0" w:line="560" w:lineRule="exact"/>
              <w:ind w:left="0" w:right="0" w:firstLine="640"/>
              <w:jc w:val="both"/>
              <w:rPr>
                <w:del w:id="2697" w:author="信仰" w:date="2026-10-15T22:14:33Z"/>
                <w:rFonts w:hint="default" w:ascii="方正仿宋_GBK" w:hAnsi="等线" w:eastAsia="方正仿宋_GBK" w:cs="宋体"/>
                <w:color w:val="EE0000"/>
                <w:kern w:val="0"/>
                <w:sz w:val="22"/>
                <w:szCs w:val="22"/>
                <w:woUserID w:val="6"/>
              </w:rPr>
              <w:pPrChange w:id="2696" w:author="信仰" w:date="2026-10-15T22:14:37Z">
                <w:pPr>
                  <w:keepNext w:val="0"/>
                  <w:keepLines w:val="0"/>
                  <w:widowControl/>
                  <w:suppressLineNumbers w:val="0"/>
                  <w:spacing w:before="0" w:beforeAutospacing="0" w:after="0" w:afterAutospacing="0"/>
                  <w:ind w:left="0" w:right="0"/>
                  <w:jc w:val="left"/>
                </w:pPr>
              </w:pPrChange>
            </w:pPr>
            <w:del w:id="26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2.成本测算</w:delText>
              </w:r>
            </w:del>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69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6B8D1F">
            <w:pPr>
              <w:keepNext w:val="0"/>
              <w:keepLines w:val="0"/>
              <w:widowControl/>
              <w:suppressLineNumbers w:val="0"/>
              <w:spacing w:before="0" w:beforeAutospacing="0" w:after="0" w:afterAutospacing="0" w:line="560" w:lineRule="exact"/>
              <w:ind w:left="0" w:right="0" w:firstLine="640"/>
              <w:jc w:val="both"/>
              <w:rPr>
                <w:del w:id="2701" w:author="信仰" w:date="2026-10-15T22:14:33Z"/>
                <w:rFonts w:hint="default" w:ascii="方正仿宋_GBK" w:hAnsi="等线" w:eastAsia="方正仿宋_GBK" w:cs="宋体"/>
                <w:color w:val="EE0000"/>
                <w:kern w:val="0"/>
                <w:sz w:val="22"/>
                <w:szCs w:val="22"/>
                <w:woUserID w:val="6"/>
              </w:rPr>
              <w:pPrChange w:id="2700" w:author="信仰" w:date="2026-10-15T22:14:37Z">
                <w:pPr>
                  <w:keepNext w:val="0"/>
                  <w:keepLines w:val="0"/>
                  <w:widowControl/>
                  <w:suppressLineNumbers w:val="0"/>
                  <w:spacing w:before="0" w:beforeAutospacing="0" w:after="0" w:afterAutospacing="0"/>
                  <w:ind w:left="0" w:right="0"/>
                  <w:jc w:val="left"/>
                </w:pPr>
              </w:pPrChange>
            </w:pPr>
            <w:del w:id="270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16EEE377">
            <w:pPr>
              <w:keepNext w:val="0"/>
              <w:keepLines w:val="0"/>
              <w:widowControl/>
              <w:suppressLineNumbers w:val="0"/>
              <w:spacing w:before="0" w:beforeAutospacing="0" w:after="0" w:afterAutospacing="0" w:line="560" w:lineRule="exact"/>
              <w:ind w:left="0" w:right="0" w:firstLine="640"/>
              <w:jc w:val="both"/>
              <w:rPr>
                <w:del w:id="2704" w:author="信仰" w:date="2026-10-15T22:14:33Z"/>
                <w:rFonts w:hint="default" w:ascii="方正仿宋_GBK" w:hAnsi="等线" w:eastAsia="方正仿宋_GBK" w:cs="宋体"/>
                <w:color w:val="EE0000"/>
                <w:kern w:val="0"/>
                <w:sz w:val="22"/>
                <w:szCs w:val="22"/>
                <w:woUserID w:val="6"/>
              </w:rPr>
              <w:pPrChange w:id="2703" w:author="信仰" w:date="2026-10-15T22:14:37Z">
                <w:pPr>
                  <w:keepNext w:val="0"/>
                  <w:keepLines w:val="0"/>
                  <w:widowControl/>
                  <w:suppressLineNumbers w:val="0"/>
                  <w:spacing w:before="0" w:beforeAutospacing="0" w:after="0" w:afterAutospacing="0"/>
                  <w:ind w:left="0" w:right="0"/>
                  <w:jc w:val="left"/>
                </w:pPr>
              </w:pPrChange>
            </w:pPr>
            <w:del w:id="27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3.合同审批</w:delText>
              </w:r>
            </w:del>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0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744E11">
            <w:pPr>
              <w:keepNext w:val="0"/>
              <w:keepLines w:val="0"/>
              <w:widowControl/>
              <w:suppressLineNumbers w:val="0"/>
              <w:spacing w:before="0" w:beforeAutospacing="0" w:after="0" w:afterAutospacing="0" w:line="560" w:lineRule="exact"/>
              <w:ind w:left="0" w:right="0" w:firstLine="640"/>
              <w:jc w:val="both"/>
              <w:rPr>
                <w:del w:id="2708" w:author="信仰" w:date="2026-10-15T22:14:33Z"/>
                <w:rFonts w:hint="default" w:ascii="方正仿宋_GBK" w:hAnsi="等线" w:eastAsia="方正仿宋_GBK" w:cs="宋体"/>
                <w:color w:val="EE0000"/>
                <w:kern w:val="0"/>
                <w:sz w:val="22"/>
                <w:szCs w:val="22"/>
                <w:woUserID w:val="6"/>
              </w:rPr>
              <w:pPrChange w:id="2707" w:author="信仰" w:date="2026-10-15T22:14:37Z">
                <w:pPr>
                  <w:keepNext w:val="0"/>
                  <w:keepLines w:val="0"/>
                  <w:widowControl/>
                  <w:suppressLineNumbers w:val="0"/>
                  <w:spacing w:before="0" w:beforeAutospacing="0" w:after="0" w:afterAutospacing="0"/>
                  <w:ind w:left="0" w:right="0"/>
                  <w:jc w:val="left"/>
                </w:pPr>
              </w:pPrChange>
            </w:pPr>
            <w:del w:id="2709"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EC37F19">
            <w:pPr>
              <w:keepNext w:val="0"/>
              <w:keepLines w:val="0"/>
              <w:widowControl/>
              <w:suppressLineNumbers w:val="0"/>
              <w:spacing w:before="0" w:beforeAutospacing="0" w:after="0" w:afterAutospacing="0" w:line="560" w:lineRule="exact"/>
              <w:ind w:left="0" w:right="0" w:firstLine="640"/>
              <w:jc w:val="both"/>
              <w:rPr>
                <w:del w:id="2711" w:author="信仰" w:date="2026-10-15T22:14:33Z"/>
                <w:rFonts w:hint="default" w:ascii="方正仿宋_GBK" w:hAnsi="等线" w:eastAsia="方正仿宋_GBK" w:cs="宋体"/>
                <w:color w:val="EE0000"/>
                <w:kern w:val="0"/>
                <w:sz w:val="22"/>
                <w:szCs w:val="22"/>
                <w:woUserID w:val="6"/>
              </w:rPr>
              <w:pPrChange w:id="2710" w:author="信仰" w:date="2026-10-15T22:14:37Z">
                <w:pPr>
                  <w:keepNext w:val="0"/>
                  <w:keepLines w:val="0"/>
                  <w:widowControl/>
                  <w:suppressLineNumbers w:val="0"/>
                  <w:spacing w:before="0" w:beforeAutospacing="0" w:after="0" w:afterAutospacing="0"/>
                  <w:ind w:left="0" w:right="0"/>
                  <w:jc w:val="left"/>
                </w:pPr>
              </w:pPrChange>
            </w:pPr>
            <w:del w:id="27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4.履约管控</w:delText>
              </w:r>
            </w:del>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1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4BD774">
            <w:pPr>
              <w:keepNext w:val="0"/>
              <w:keepLines w:val="0"/>
              <w:widowControl/>
              <w:suppressLineNumbers w:val="0"/>
              <w:spacing w:before="0" w:beforeAutospacing="0" w:after="0" w:afterAutospacing="0" w:line="560" w:lineRule="exact"/>
              <w:ind w:left="0" w:right="0" w:firstLine="640"/>
              <w:jc w:val="both"/>
              <w:rPr>
                <w:del w:id="2715" w:author="信仰" w:date="2026-10-15T22:14:33Z"/>
                <w:rFonts w:hint="default" w:ascii="方正仿宋_GBK" w:hAnsi="等线" w:eastAsia="方正仿宋_GBK" w:cs="宋体"/>
                <w:color w:val="EE0000"/>
                <w:kern w:val="0"/>
                <w:sz w:val="22"/>
                <w:szCs w:val="22"/>
                <w:woUserID w:val="6"/>
              </w:rPr>
              <w:pPrChange w:id="2714" w:author="信仰" w:date="2026-10-15T22:14:37Z">
                <w:pPr>
                  <w:keepNext w:val="0"/>
                  <w:keepLines w:val="0"/>
                  <w:widowControl/>
                  <w:suppressLineNumbers w:val="0"/>
                  <w:spacing w:before="0" w:beforeAutospacing="0" w:after="0" w:afterAutospacing="0"/>
                  <w:ind w:left="0" w:right="0"/>
                  <w:jc w:val="left"/>
                </w:pPr>
              </w:pPrChange>
            </w:pPr>
            <w:del w:id="2716"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0F266E83">
            <w:pPr>
              <w:keepNext w:val="0"/>
              <w:keepLines w:val="0"/>
              <w:widowControl/>
              <w:suppressLineNumbers w:val="0"/>
              <w:spacing w:before="0" w:beforeAutospacing="0" w:after="0" w:afterAutospacing="0" w:line="560" w:lineRule="exact"/>
              <w:ind w:left="0" w:right="0" w:firstLine="640"/>
              <w:jc w:val="both"/>
              <w:rPr>
                <w:del w:id="2718" w:author="信仰" w:date="2026-10-15T22:14:33Z"/>
                <w:rFonts w:hint="default" w:ascii="方正仿宋_GBK" w:hAnsi="等线" w:eastAsia="方正仿宋_GBK" w:cs="宋体"/>
                <w:color w:val="EE0000"/>
                <w:kern w:val="0"/>
                <w:sz w:val="22"/>
                <w:szCs w:val="22"/>
                <w:woUserID w:val="6"/>
              </w:rPr>
              <w:pPrChange w:id="2717" w:author="信仰" w:date="2026-10-15T22:14:37Z">
                <w:pPr>
                  <w:keepNext w:val="0"/>
                  <w:keepLines w:val="0"/>
                  <w:widowControl/>
                  <w:suppressLineNumbers w:val="0"/>
                  <w:spacing w:before="0" w:beforeAutospacing="0" w:after="0" w:afterAutospacing="0"/>
                  <w:ind w:left="0" w:right="0"/>
                  <w:jc w:val="left"/>
                </w:pPr>
              </w:pPrChange>
            </w:pPr>
            <w:del w:id="27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5.履约评价</w:delText>
              </w:r>
            </w:del>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72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1E184">
            <w:pPr>
              <w:keepNext w:val="0"/>
              <w:keepLines w:val="0"/>
              <w:widowControl/>
              <w:suppressLineNumbers w:val="0"/>
              <w:spacing w:before="0" w:beforeAutospacing="0" w:after="0" w:afterAutospacing="0" w:line="560" w:lineRule="exact"/>
              <w:ind w:left="0" w:right="0" w:firstLine="640"/>
              <w:jc w:val="both"/>
              <w:rPr>
                <w:del w:id="2722" w:author="信仰" w:date="2026-10-15T22:14:33Z"/>
                <w:rFonts w:hint="default" w:ascii="方正仿宋_GBK" w:hAnsi="等线" w:eastAsia="方正仿宋_GBK" w:cs="宋体"/>
                <w:color w:val="EE0000"/>
                <w:kern w:val="0"/>
                <w:sz w:val="22"/>
                <w:szCs w:val="22"/>
                <w:woUserID w:val="6"/>
              </w:rPr>
              <w:pPrChange w:id="2721" w:author="信仰" w:date="2026-10-15T22:14:37Z">
                <w:pPr>
                  <w:keepNext w:val="0"/>
                  <w:keepLines w:val="0"/>
                  <w:widowControl/>
                  <w:suppressLineNumbers w:val="0"/>
                  <w:spacing w:before="0" w:beforeAutospacing="0" w:after="0" w:afterAutospacing="0"/>
                  <w:ind w:left="0" w:right="0"/>
                  <w:jc w:val="left"/>
                </w:pPr>
              </w:pPrChange>
            </w:pPr>
            <w:del w:id="2723"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A5139BC">
            <w:pPr>
              <w:keepNext w:val="0"/>
              <w:keepLines w:val="0"/>
              <w:widowControl/>
              <w:suppressLineNumbers w:val="0"/>
              <w:spacing w:before="0" w:beforeAutospacing="0" w:after="0" w:afterAutospacing="0" w:line="560" w:lineRule="exact"/>
              <w:ind w:left="0" w:right="0" w:firstLine="640"/>
              <w:jc w:val="both"/>
              <w:rPr>
                <w:del w:id="2725" w:author="信仰" w:date="2026-10-15T22:14:33Z"/>
                <w:rFonts w:hint="default" w:ascii="方正仿宋_GBK" w:hAnsi="等线" w:eastAsia="方正仿宋_GBK" w:cs="宋体"/>
                <w:color w:val="EE0000"/>
                <w:kern w:val="0"/>
                <w:sz w:val="22"/>
                <w:szCs w:val="22"/>
                <w:woUserID w:val="6"/>
              </w:rPr>
              <w:pPrChange w:id="2724" w:author="信仰" w:date="2026-10-15T22:14:37Z">
                <w:pPr>
                  <w:keepNext w:val="0"/>
                  <w:keepLines w:val="0"/>
                  <w:widowControl/>
                  <w:suppressLineNumbers w:val="0"/>
                  <w:spacing w:before="0" w:beforeAutospacing="0" w:after="0" w:afterAutospacing="0"/>
                  <w:ind w:left="0" w:right="0"/>
                  <w:jc w:val="left"/>
                </w:pPr>
              </w:pPrChange>
            </w:pPr>
            <w:del w:id="27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6.付款结算</w:delText>
              </w:r>
            </w:del>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72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20C8B">
            <w:pPr>
              <w:keepNext w:val="0"/>
              <w:keepLines w:val="0"/>
              <w:widowControl/>
              <w:suppressLineNumbers w:val="0"/>
              <w:spacing w:before="0" w:beforeAutospacing="0" w:after="0" w:afterAutospacing="0" w:line="560" w:lineRule="exact"/>
              <w:ind w:left="0" w:right="0" w:firstLine="640"/>
              <w:jc w:val="both"/>
              <w:rPr>
                <w:del w:id="2729" w:author="信仰" w:date="2026-10-15T22:14:33Z"/>
                <w:rFonts w:hint="default" w:ascii="方正仿宋_GBK" w:hAnsi="等线" w:eastAsia="方正仿宋_GBK" w:cs="宋体"/>
                <w:color w:val="EE0000"/>
                <w:kern w:val="0"/>
                <w:sz w:val="22"/>
                <w:szCs w:val="22"/>
                <w:woUserID w:val="6"/>
              </w:rPr>
              <w:pPrChange w:id="2728" w:author="信仰" w:date="2026-10-15T22:14:37Z">
                <w:pPr>
                  <w:keepNext w:val="0"/>
                  <w:keepLines w:val="0"/>
                  <w:widowControl/>
                  <w:suppressLineNumbers w:val="0"/>
                  <w:spacing w:before="0" w:beforeAutospacing="0" w:after="0" w:afterAutospacing="0"/>
                  <w:ind w:left="0" w:right="0"/>
                  <w:jc w:val="left"/>
                </w:pPr>
              </w:pPrChange>
            </w:pPr>
            <w:del w:id="2730"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1A88E81C">
            <w:pPr>
              <w:keepNext w:val="0"/>
              <w:keepLines w:val="0"/>
              <w:widowControl/>
              <w:suppressLineNumbers w:val="0"/>
              <w:spacing w:before="0" w:beforeAutospacing="0" w:after="0" w:afterAutospacing="0" w:line="560" w:lineRule="exact"/>
              <w:ind w:left="0" w:right="0" w:firstLine="640"/>
              <w:jc w:val="both"/>
              <w:rPr>
                <w:del w:id="2732" w:author="信仰" w:date="2026-10-15T22:14:33Z"/>
                <w:rFonts w:hint="default" w:ascii="方正仿宋_GBK" w:hAnsi="等线" w:eastAsia="方正仿宋_GBK" w:cs="宋体"/>
                <w:color w:val="EE0000"/>
                <w:kern w:val="0"/>
                <w:sz w:val="22"/>
                <w:szCs w:val="22"/>
                <w:woUserID w:val="6"/>
              </w:rPr>
              <w:pPrChange w:id="2731" w:author="信仰" w:date="2026-10-15T22:14:37Z">
                <w:pPr>
                  <w:keepNext w:val="0"/>
                  <w:keepLines w:val="0"/>
                  <w:widowControl/>
                  <w:suppressLineNumbers w:val="0"/>
                  <w:spacing w:before="0" w:beforeAutospacing="0" w:after="0" w:afterAutospacing="0"/>
                  <w:ind w:left="0" w:right="0"/>
                  <w:jc w:val="left"/>
                </w:pPr>
              </w:pPrChange>
            </w:pPr>
            <w:del w:id="27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7.代垫水电费</w:delText>
              </w:r>
            </w:del>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3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BA77C70">
            <w:pPr>
              <w:keepNext w:val="0"/>
              <w:keepLines w:val="0"/>
              <w:widowControl/>
              <w:suppressLineNumbers w:val="0"/>
              <w:spacing w:before="0" w:beforeAutospacing="0" w:after="0" w:afterAutospacing="0" w:line="560" w:lineRule="exact"/>
              <w:ind w:left="0" w:right="0" w:firstLine="640"/>
              <w:jc w:val="both"/>
              <w:rPr>
                <w:del w:id="2736" w:author="信仰" w:date="2026-10-15T22:14:33Z"/>
                <w:rFonts w:hint="default" w:ascii="方正仿宋_GBK" w:hAnsi="等线" w:eastAsia="方正仿宋_GBK" w:cs="宋体"/>
                <w:color w:val="EE0000"/>
                <w:kern w:val="0"/>
                <w:sz w:val="22"/>
                <w:szCs w:val="22"/>
                <w:woUserID w:val="6"/>
              </w:rPr>
              <w:pPrChange w:id="2735" w:author="信仰" w:date="2026-10-15T22:14:37Z">
                <w:pPr>
                  <w:keepNext w:val="0"/>
                  <w:keepLines w:val="0"/>
                  <w:widowControl/>
                  <w:suppressLineNumbers w:val="0"/>
                  <w:spacing w:before="0" w:beforeAutospacing="0" w:after="0" w:afterAutospacing="0"/>
                  <w:ind w:left="0" w:right="0"/>
                  <w:jc w:val="left"/>
                </w:pPr>
              </w:pPrChange>
            </w:pPr>
            <w:del w:id="273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143233FC">
            <w:pPr>
              <w:keepNext w:val="0"/>
              <w:keepLines w:val="0"/>
              <w:widowControl/>
              <w:suppressLineNumbers w:val="0"/>
              <w:spacing w:before="0" w:beforeAutospacing="0" w:after="0" w:afterAutospacing="0" w:line="560" w:lineRule="exact"/>
              <w:ind w:left="0" w:right="0" w:firstLine="640"/>
              <w:jc w:val="both"/>
              <w:rPr>
                <w:del w:id="2739" w:author="信仰" w:date="2026-10-15T22:14:33Z"/>
                <w:rFonts w:hint="default" w:ascii="方正仿宋_GBK" w:hAnsi="等线" w:eastAsia="方正仿宋_GBK" w:cs="宋体"/>
                <w:color w:val="EE0000"/>
                <w:kern w:val="0"/>
                <w:sz w:val="22"/>
                <w:szCs w:val="22"/>
                <w:woUserID w:val="6"/>
              </w:rPr>
              <w:pPrChange w:id="2738" w:author="信仰" w:date="2026-10-15T22:14:37Z">
                <w:pPr>
                  <w:keepNext w:val="0"/>
                  <w:keepLines w:val="0"/>
                  <w:widowControl/>
                  <w:suppressLineNumbers w:val="0"/>
                  <w:spacing w:before="0" w:beforeAutospacing="0" w:after="0" w:afterAutospacing="0"/>
                  <w:ind w:left="0" w:right="0"/>
                  <w:jc w:val="left"/>
                </w:pPr>
              </w:pPrChange>
            </w:pPr>
            <w:del w:id="27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8.岗位设置</w:delText>
              </w:r>
            </w:del>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4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C63E44">
            <w:pPr>
              <w:keepNext w:val="0"/>
              <w:keepLines w:val="0"/>
              <w:widowControl/>
              <w:suppressLineNumbers w:val="0"/>
              <w:spacing w:before="0" w:beforeAutospacing="0" w:after="0" w:afterAutospacing="0" w:line="560" w:lineRule="exact"/>
              <w:ind w:left="0" w:right="0" w:firstLine="640"/>
              <w:jc w:val="both"/>
              <w:rPr>
                <w:del w:id="2743" w:author="信仰" w:date="2026-10-15T22:14:33Z"/>
                <w:rFonts w:hint="default" w:ascii="方正仿宋_GBK" w:hAnsi="等线" w:eastAsia="方正仿宋_GBK" w:cs="宋体"/>
                <w:color w:val="EE0000"/>
                <w:kern w:val="0"/>
                <w:sz w:val="22"/>
                <w:szCs w:val="22"/>
                <w:woUserID w:val="6"/>
              </w:rPr>
              <w:pPrChange w:id="2742" w:author="信仰" w:date="2026-10-15T22:14:37Z">
                <w:pPr>
                  <w:keepNext w:val="0"/>
                  <w:keepLines w:val="0"/>
                  <w:widowControl/>
                  <w:suppressLineNumbers w:val="0"/>
                  <w:spacing w:before="0" w:beforeAutospacing="0" w:after="0" w:afterAutospacing="0"/>
                  <w:ind w:left="0" w:right="0"/>
                  <w:jc w:val="left"/>
                </w:pPr>
              </w:pPrChange>
            </w:pPr>
            <w:del w:id="2744"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70A7BE89">
            <w:pPr>
              <w:keepNext w:val="0"/>
              <w:keepLines w:val="0"/>
              <w:widowControl/>
              <w:suppressLineNumbers w:val="0"/>
              <w:spacing w:before="0" w:beforeAutospacing="0" w:after="0" w:afterAutospacing="0" w:line="560" w:lineRule="exact"/>
              <w:ind w:left="0" w:right="0" w:firstLine="640"/>
              <w:jc w:val="both"/>
              <w:rPr>
                <w:del w:id="2746" w:author="信仰" w:date="2026-10-15T22:14:33Z"/>
                <w:rFonts w:hint="default" w:ascii="方正仿宋_GBK" w:hAnsi="等线" w:eastAsia="方正仿宋_GBK" w:cs="宋体"/>
                <w:color w:val="EE0000"/>
                <w:kern w:val="0"/>
                <w:sz w:val="22"/>
                <w:szCs w:val="22"/>
                <w:woUserID w:val="6"/>
              </w:rPr>
              <w:pPrChange w:id="2745" w:author="信仰" w:date="2026-10-15T22:14:37Z">
                <w:pPr>
                  <w:keepNext w:val="0"/>
                  <w:keepLines w:val="0"/>
                  <w:widowControl/>
                  <w:suppressLineNumbers w:val="0"/>
                  <w:spacing w:before="0" w:beforeAutospacing="0" w:after="0" w:afterAutospacing="0"/>
                  <w:ind w:left="0" w:right="0"/>
                  <w:jc w:val="left"/>
                </w:pPr>
              </w:pPrChange>
            </w:pPr>
            <w:del w:id="27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9.供应商履约评价</w:delText>
              </w:r>
            </w:del>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74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C1236C">
            <w:pPr>
              <w:keepNext w:val="0"/>
              <w:keepLines w:val="0"/>
              <w:widowControl/>
              <w:suppressLineNumbers w:val="0"/>
              <w:spacing w:before="0" w:beforeAutospacing="0" w:after="0" w:afterAutospacing="0" w:line="560" w:lineRule="exact"/>
              <w:ind w:left="0" w:right="0" w:firstLine="640"/>
              <w:jc w:val="both"/>
              <w:rPr>
                <w:del w:id="2750" w:author="信仰" w:date="2026-10-15T22:14:33Z"/>
                <w:rFonts w:hint="default" w:ascii="方正仿宋_GBK" w:hAnsi="等线" w:eastAsia="方正仿宋_GBK" w:cs="宋体"/>
                <w:color w:val="EE0000"/>
                <w:kern w:val="0"/>
                <w:sz w:val="22"/>
                <w:szCs w:val="22"/>
                <w:woUserID w:val="6"/>
              </w:rPr>
              <w:pPrChange w:id="2749" w:author="信仰" w:date="2026-10-15T22:14:37Z">
                <w:pPr>
                  <w:keepNext w:val="0"/>
                  <w:keepLines w:val="0"/>
                  <w:widowControl/>
                  <w:suppressLineNumbers w:val="0"/>
                  <w:spacing w:before="0" w:beforeAutospacing="0" w:after="0" w:afterAutospacing="0"/>
                  <w:ind w:left="0" w:right="0"/>
                  <w:jc w:val="left"/>
                </w:pPr>
              </w:pPrChange>
            </w:pPr>
            <w:del w:id="2751"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066650F9">
            <w:pPr>
              <w:keepNext w:val="0"/>
              <w:keepLines w:val="0"/>
              <w:widowControl/>
              <w:suppressLineNumbers w:val="0"/>
              <w:spacing w:before="0" w:beforeAutospacing="0" w:after="0" w:afterAutospacing="0" w:line="560" w:lineRule="exact"/>
              <w:ind w:left="0" w:right="0" w:firstLine="640"/>
              <w:jc w:val="both"/>
              <w:rPr>
                <w:del w:id="2753" w:author="信仰" w:date="2026-10-15T22:14:33Z"/>
                <w:rFonts w:hint="default" w:ascii="方正仿宋_GBK" w:hAnsi="等线" w:eastAsia="方正仿宋_GBK" w:cs="宋体"/>
                <w:color w:val="EE0000"/>
                <w:kern w:val="0"/>
                <w:sz w:val="22"/>
                <w:szCs w:val="22"/>
                <w:woUserID w:val="6"/>
              </w:rPr>
              <w:pPrChange w:id="2752" w:author="信仰" w:date="2026-10-15T22:14:37Z">
                <w:pPr>
                  <w:keepNext w:val="0"/>
                  <w:keepLines w:val="0"/>
                  <w:widowControl/>
                  <w:suppressLineNumbers w:val="0"/>
                  <w:spacing w:before="0" w:beforeAutospacing="0" w:after="0" w:afterAutospacing="0"/>
                  <w:ind w:left="0" w:right="0"/>
                  <w:jc w:val="left"/>
                </w:pPr>
              </w:pPrChange>
            </w:pPr>
            <w:del w:id="27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10.到货验收</w:delText>
              </w:r>
            </w:del>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75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70A6DB">
            <w:pPr>
              <w:keepNext w:val="0"/>
              <w:keepLines w:val="0"/>
              <w:widowControl/>
              <w:suppressLineNumbers w:val="0"/>
              <w:spacing w:before="0" w:beforeAutospacing="0" w:after="0" w:afterAutospacing="0" w:line="560" w:lineRule="exact"/>
              <w:ind w:left="0" w:right="0" w:firstLine="640"/>
              <w:jc w:val="both"/>
              <w:rPr>
                <w:del w:id="2757" w:author="信仰" w:date="2026-10-15T22:14:33Z"/>
                <w:rFonts w:hint="default" w:ascii="方正仿宋_GBK" w:hAnsi="等线" w:eastAsia="方正仿宋_GBK" w:cs="宋体"/>
                <w:color w:val="EE0000"/>
                <w:kern w:val="0"/>
                <w:sz w:val="22"/>
                <w:szCs w:val="22"/>
                <w:woUserID w:val="6"/>
              </w:rPr>
              <w:pPrChange w:id="2756" w:author="信仰" w:date="2026-10-15T22:14:37Z">
                <w:pPr>
                  <w:keepNext w:val="0"/>
                  <w:keepLines w:val="0"/>
                  <w:widowControl/>
                  <w:suppressLineNumbers w:val="0"/>
                  <w:spacing w:before="0" w:beforeAutospacing="0" w:after="0" w:afterAutospacing="0"/>
                  <w:ind w:left="0" w:right="0"/>
                  <w:jc w:val="left"/>
                </w:pPr>
              </w:pPrChange>
            </w:pPr>
            <w:del w:id="2758"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5223787">
            <w:pPr>
              <w:keepNext w:val="0"/>
              <w:keepLines w:val="0"/>
              <w:widowControl/>
              <w:suppressLineNumbers w:val="0"/>
              <w:spacing w:before="0" w:beforeAutospacing="0" w:after="0" w:afterAutospacing="0" w:line="560" w:lineRule="exact"/>
              <w:ind w:left="0" w:right="0" w:firstLine="640"/>
              <w:jc w:val="both"/>
              <w:rPr>
                <w:del w:id="2760" w:author="信仰" w:date="2026-10-15T22:14:33Z"/>
                <w:rFonts w:hint="default" w:ascii="方正仿宋_GBK" w:hAnsi="等线" w:eastAsia="方正仿宋_GBK" w:cs="宋体"/>
                <w:color w:val="EE0000"/>
                <w:kern w:val="0"/>
                <w:sz w:val="22"/>
                <w:szCs w:val="22"/>
                <w:woUserID w:val="6"/>
              </w:rPr>
              <w:pPrChange w:id="2759" w:author="信仰" w:date="2026-10-15T22:14:37Z">
                <w:pPr>
                  <w:keepNext w:val="0"/>
                  <w:keepLines w:val="0"/>
                  <w:widowControl/>
                  <w:suppressLineNumbers w:val="0"/>
                  <w:spacing w:before="0" w:beforeAutospacing="0" w:after="0" w:afterAutospacing="0"/>
                  <w:ind w:left="0" w:right="0"/>
                  <w:jc w:val="left"/>
                </w:pPr>
              </w:pPrChange>
            </w:pPr>
            <w:del w:id="27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11.领用出库</w:delText>
              </w:r>
            </w:del>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6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859982">
            <w:pPr>
              <w:keepNext w:val="0"/>
              <w:keepLines w:val="0"/>
              <w:widowControl/>
              <w:suppressLineNumbers w:val="0"/>
              <w:spacing w:before="0" w:beforeAutospacing="0" w:after="0" w:afterAutospacing="0" w:line="560" w:lineRule="exact"/>
              <w:ind w:left="0" w:right="0" w:firstLine="640"/>
              <w:jc w:val="both"/>
              <w:rPr>
                <w:del w:id="2764" w:author="信仰" w:date="2026-10-15T22:14:33Z"/>
                <w:rFonts w:hint="default" w:ascii="方正仿宋_GBK" w:hAnsi="等线" w:eastAsia="方正仿宋_GBK" w:cs="宋体"/>
                <w:color w:val="EE0000"/>
                <w:kern w:val="0"/>
                <w:sz w:val="22"/>
                <w:szCs w:val="22"/>
                <w:woUserID w:val="6"/>
              </w:rPr>
              <w:pPrChange w:id="2763" w:author="信仰" w:date="2026-10-15T22:14:37Z">
                <w:pPr>
                  <w:keepNext w:val="0"/>
                  <w:keepLines w:val="0"/>
                  <w:widowControl/>
                  <w:suppressLineNumbers w:val="0"/>
                  <w:spacing w:before="0" w:beforeAutospacing="0" w:after="0" w:afterAutospacing="0"/>
                  <w:ind w:left="0" w:right="0"/>
                  <w:jc w:val="left"/>
                </w:pPr>
              </w:pPrChange>
            </w:pPr>
            <w:del w:id="2765"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524B0CE">
            <w:pPr>
              <w:keepNext w:val="0"/>
              <w:keepLines w:val="0"/>
              <w:widowControl/>
              <w:suppressLineNumbers w:val="0"/>
              <w:spacing w:before="0" w:beforeAutospacing="0" w:after="0" w:afterAutospacing="0" w:line="560" w:lineRule="exact"/>
              <w:ind w:left="0" w:right="0" w:firstLine="640"/>
              <w:jc w:val="both"/>
              <w:rPr>
                <w:del w:id="2767" w:author="信仰" w:date="2026-10-15T22:14:33Z"/>
                <w:rFonts w:hint="default" w:ascii="方正仿宋_GBK" w:hAnsi="等线" w:eastAsia="方正仿宋_GBK" w:cs="宋体"/>
                <w:color w:val="EE0000"/>
                <w:kern w:val="0"/>
                <w:sz w:val="22"/>
                <w:szCs w:val="22"/>
                <w:woUserID w:val="6"/>
              </w:rPr>
              <w:pPrChange w:id="2766" w:author="信仰" w:date="2026-10-15T22:14:37Z">
                <w:pPr>
                  <w:keepNext w:val="0"/>
                  <w:keepLines w:val="0"/>
                  <w:widowControl/>
                  <w:suppressLineNumbers w:val="0"/>
                  <w:spacing w:before="0" w:beforeAutospacing="0" w:after="0" w:afterAutospacing="0"/>
                  <w:ind w:left="0" w:right="0"/>
                  <w:jc w:val="left"/>
                </w:pPr>
              </w:pPrChange>
            </w:pPr>
            <w:del w:id="27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12.库存盘点</w:delText>
              </w:r>
            </w:del>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6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9CD1D0">
            <w:pPr>
              <w:keepNext w:val="0"/>
              <w:keepLines w:val="0"/>
              <w:widowControl/>
              <w:suppressLineNumbers w:val="0"/>
              <w:spacing w:before="0" w:beforeAutospacing="0" w:after="0" w:afterAutospacing="0" w:line="560" w:lineRule="exact"/>
              <w:ind w:left="0" w:right="0" w:firstLine="640"/>
              <w:jc w:val="both"/>
              <w:rPr>
                <w:del w:id="2771" w:author="信仰" w:date="2026-10-15T22:14:33Z"/>
                <w:rFonts w:hint="default" w:ascii="方正仿宋_GBK" w:hAnsi="等线" w:eastAsia="方正仿宋_GBK" w:cs="宋体"/>
                <w:color w:val="EE0000"/>
                <w:kern w:val="0"/>
                <w:sz w:val="22"/>
                <w:szCs w:val="22"/>
                <w:woUserID w:val="6"/>
              </w:rPr>
              <w:pPrChange w:id="2770" w:author="信仰" w:date="2026-10-15T22:14:37Z">
                <w:pPr>
                  <w:keepNext w:val="0"/>
                  <w:keepLines w:val="0"/>
                  <w:widowControl/>
                  <w:suppressLineNumbers w:val="0"/>
                  <w:spacing w:before="0" w:beforeAutospacing="0" w:after="0" w:afterAutospacing="0"/>
                  <w:ind w:left="0" w:right="0"/>
                  <w:jc w:val="left"/>
                </w:pPr>
              </w:pPrChange>
            </w:pPr>
            <w:del w:id="2772"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7BB5EB4D">
            <w:pPr>
              <w:keepNext w:val="0"/>
              <w:keepLines w:val="0"/>
              <w:widowControl/>
              <w:suppressLineNumbers w:val="0"/>
              <w:spacing w:before="0" w:beforeAutospacing="0" w:after="0" w:afterAutospacing="0" w:line="560" w:lineRule="exact"/>
              <w:ind w:left="0" w:right="0" w:firstLine="640"/>
              <w:jc w:val="both"/>
              <w:rPr>
                <w:del w:id="2774" w:author="信仰" w:date="2026-10-15T22:14:33Z"/>
                <w:rFonts w:hint="default" w:ascii="方正仿宋_GBK" w:hAnsi="等线" w:eastAsia="方正仿宋_GBK" w:cs="宋体"/>
                <w:color w:val="EE0000"/>
                <w:kern w:val="0"/>
                <w:sz w:val="22"/>
                <w:szCs w:val="22"/>
                <w:woUserID w:val="6"/>
              </w:rPr>
              <w:pPrChange w:id="2773" w:author="信仰" w:date="2026-10-15T22:14:37Z">
                <w:pPr>
                  <w:keepNext w:val="0"/>
                  <w:keepLines w:val="0"/>
                  <w:widowControl/>
                  <w:suppressLineNumbers w:val="0"/>
                  <w:spacing w:before="0" w:beforeAutospacing="0" w:after="0" w:afterAutospacing="0"/>
                  <w:ind w:left="0" w:right="0"/>
                  <w:jc w:val="left"/>
                </w:pPr>
              </w:pPrChange>
            </w:pPr>
            <w:del w:id="27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13.出租定价</w:delText>
              </w:r>
            </w:del>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7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90E27F">
            <w:pPr>
              <w:keepNext w:val="0"/>
              <w:keepLines w:val="0"/>
              <w:widowControl/>
              <w:suppressLineNumbers w:val="0"/>
              <w:spacing w:before="0" w:beforeAutospacing="0" w:after="0" w:afterAutospacing="0" w:line="560" w:lineRule="exact"/>
              <w:ind w:left="0" w:right="0" w:firstLine="640"/>
              <w:jc w:val="both"/>
              <w:rPr>
                <w:del w:id="2778" w:author="信仰" w:date="2026-10-15T22:14:33Z"/>
                <w:rFonts w:hint="default" w:ascii="方正仿宋_GBK" w:hAnsi="等线" w:eastAsia="方正仿宋_GBK" w:cs="宋体"/>
                <w:color w:val="EE0000"/>
                <w:kern w:val="0"/>
                <w:sz w:val="22"/>
                <w:szCs w:val="22"/>
                <w:woUserID w:val="6"/>
              </w:rPr>
              <w:pPrChange w:id="2777" w:author="信仰" w:date="2026-10-15T22:14:37Z">
                <w:pPr>
                  <w:keepNext w:val="0"/>
                  <w:keepLines w:val="0"/>
                  <w:widowControl/>
                  <w:suppressLineNumbers w:val="0"/>
                  <w:spacing w:before="0" w:beforeAutospacing="0" w:after="0" w:afterAutospacing="0"/>
                  <w:ind w:left="0" w:right="0"/>
                  <w:jc w:val="left"/>
                </w:pPr>
              </w:pPrChange>
            </w:pPr>
            <w:del w:id="2779"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72240310">
            <w:pPr>
              <w:keepNext w:val="0"/>
              <w:keepLines w:val="0"/>
              <w:widowControl/>
              <w:suppressLineNumbers w:val="0"/>
              <w:spacing w:before="0" w:beforeAutospacing="0" w:after="0" w:afterAutospacing="0" w:line="560" w:lineRule="exact"/>
              <w:ind w:left="0" w:right="0" w:firstLine="640"/>
              <w:jc w:val="both"/>
              <w:rPr>
                <w:del w:id="2781" w:author="信仰" w:date="2026-10-15T22:14:33Z"/>
                <w:rFonts w:hint="default" w:ascii="方正仿宋_GBK" w:hAnsi="等线" w:eastAsia="方正仿宋_GBK" w:cs="宋体"/>
                <w:color w:val="EE0000"/>
                <w:kern w:val="0"/>
                <w:sz w:val="22"/>
                <w:szCs w:val="22"/>
                <w:woUserID w:val="6"/>
              </w:rPr>
              <w:pPrChange w:id="2780" w:author="信仰" w:date="2026-10-15T22:14:37Z">
                <w:pPr>
                  <w:keepNext w:val="0"/>
                  <w:keepLines w:val="0"/>
                  <w:widowControl/>
                  <w:suppressLineNumbers w:val="0"/>
                  <w:spacing w:before="0" w:beforeAutospacing="0" w:after="0" w:afterAutospacing="0"/>
                  <w:ind w:left="0" w:right="0"/>
                  <w:jc w:val="left"/>
                </w:pPr>
              </w:pPrChange>
            </w:pPr>
            <w:del w:id="27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14.出租审批</w:delText>
              </w:r>
            </w:del>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78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5237F6">
            <w:pPr>
              <w:keepNext w:val="0"/>
              <w:keepLines w:val="0"/>
              <w:widowControl/>
              <w:suppressLineNumbers w:val="0"/>
              <w:spacing w:before="0" w:beforeAutospacing="0" w:after="0" w:afterAutospacing="0" w:line="560" w:lineRule="exact"/>
              <w:ind w:left="0" w:right="0" w:firstLine="640"/>
              <w:jc w:val="both"/>
              <w:rPr>
                <w:del w:id="2785" w:author="信仰" w:date="2026-10-15T22:14:33Z"/>
                <w:rFonts w:hint="default" w:ascii="方正仿宋_GBK" w:hAnsi="等线" w:eastAsia="方正仿宋_GBK" w:cs="宋体"/>
                <w:color w:val="EE0000"/>
                <w:kern w:val="0"/>
                <w:sz w:val="22"/>
                <w:szCs w:val="22"/>
                <w:woUserID w:val="6"/>
              </w:rPr>
              <w:pPrChange w:id="2784" w:author="信仰" w:date="2026-10-15T22:14:37Z">
                <w:pPr>
                  <w:keepNext w:val="0"/>
                  <w:keepLines w:val="0"/>
                  <w:widowControl/>
                  <w:suppressLineNumbers w:val="0"/>
                  <w:spacing w:before="0" w:beforeAutospacing="0" w:after="0" w:afterAutospacing="0"/>
                  <w:ind w:left="0" w:right="0"/>
                  <w:jc w:val="left"/>
                </w:pPr>
              </w:pPrChange>
            </w:pPr>
            <w:del w:id="2786"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35D29DA4">
            <w:pPr>
              <w:keepNext w:val="0"/>
              <w:keepLines w:val="0"/>
              <w:widowControl/>
              <w:suppressLineNumbers w:val="0"/>
              <w:spacing w:before="0" w:beforeAutospacing="0" w:after="0" w:afterAutospacing="0" w:line="560" w:lineRule="exact"/>
              <w:ind w:left="0" w:right="0" w:firstLine="640"/>
              <w:jc w:val="both"/>
              <w:rPr>
                <w:del w:id="2788" w:author="信仰" w:date="2026-10-15T22:14:33Z"/>
                <w:rFonts w:hint="default" w:ascii="方正仿宋_GBK" w:hAnsi="等线" w:eastAsia="方正仿宋_GBK" w:cs="宋体"/>
                <w:color w:val="EE0000"/>
                <w:kern w:val="0"/>
                <w:sz w:val="22"/>
                <w:szCs w:val="22"/>
                <w:woUserID w:val="6"/>
              </w:rPr>
              <w:pPrChange w:id="2787" w:author="信仰" w:date="2026-10-15T22:14:37Z">
                <w:pPr>
                  <w:keepNext w:val="0"/>
                  <w:keepLines w:val="0"/>
                  <w:widowControl/>
                  <w:suppressLineNumbers w:val="0"/>
                  <w:spacing w:before="0" w:beforeAutospacing="0" w:after="0" w:afterAutospacing="0"/>
                  <w:ind w:left="0" w:right="0"/>
                  <w:jc w:val="left"/>
                </w:pPr>
              </w:pPrChange>
            </w:pPr>
            <w:del w:id="27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15.房产租赁合同签订</w:delText>
              </w:r>
            </w:del>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9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82545">
            <w:pPr>
              <w:keepNext w:val="0"/>
              <w:keepLines w:val="0"/>
              <w:widowControl/>
              <w:suppressLineNumbers w:val="0"/>
              <w:spacing w:before="0" w:beforeAutospacing="0" w:after="0" w:afterAutospacing="0" w:line="560" w:lineRule="exact"/>
              <w:ind w:left="0" w:right="0" w:firstLine="640"/>
              <w:jc w:val="both"/>
              <w:rPr>
                <w:del w:id="2792" w:author="信仰" w:date="2026-10-15T22:14:33Z"/>
                <w:rFonts w:hint="default" w:ascii="方正仿宋_GBK" w:hAnsi="等线" w:eastAsia="方正仿宋_GBK" w:cs="宋体"/>
                <w:color w:val="EE0000"/>
                <w:kern w:val="0"/>
                <w:sz w:val="22"/>
                <w:szCs w:val="22"/>
                <w:woUserID w:val="6"/>
              </w:rPr>
              <w:pPrChange w:id="2791" w:author="信仰" w:date="2026-10-15T22:14:37Z">
                <w:pPr>
                  <w:keepNext w:val="0"/>
                  <w:keepLines w:val="0"/>
                  <w:widowControl/>
                  <w:suppressLineNumbers w:val="0"/>
                  <w:spacing w:before="0" w:beforeAutospacing="0" w:after="0" w:afterAutospacing="0"/>
                  <w:ind w:left="0" w:right="0"/>
                  <w:jc w:val="left"/>
                </w:pPr>
              </w:pPrChange>
            </w:pPr>
            <w:del w:id="2793"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ED695E2">
            <w:pPr>
              <w:keepNext w:val="0"/>
              <w:keepLines w:val="0"/>
              <w:widowControl/>
              <w:suppressLineNumbers w:val="0"/>
              <w:spacing w:before="0" w:beforeAutospacing="0" w:after="0" w:afterAutospacing="0" w:line="560" w:lineRule="exact"/>
              <w:ind w:left="0" w:right="0" w:firstLine="640"/>
              <w:jc w:val="both"/>
              <w:rPr>
                <w:del w:id="2795" w:author="信仰" w:date="2026-10-15T22:14:33Z"/>
                <w:rFonts w:hint="default" w:ascii="方正仿宋_GBK" w:hAnsi="等线" w:eastAsia="方正仿宋_GBK" w:cs="宋体"/>
                <w:color w:val="EE0000"/>
                <w:kern w:val="0"/>
                <w:sz w:val="22"/>
                <w:szCs w:val="22"/>
                <w:woUserID w:val="6"/>
              </w:rPr>
              <w:pPrChange w:id="2794" w:author="信仰" w:date="2026-10-15T22:14:37Z">
                <w:pPr>
                  <w:keepNext w:val="0"/>
                  <w:keepLines w:val="0"/>
                  <w:widowControl/>
                  <w:suppressLineNumbers w:val="0"/>
                  <w:spacing w:before="0" w:beforeAutospacing="0" w:after="0" w:afterAutospacing="0"/>
                  <w:ind w:left="0" w:right="0"/>
                  <w:jc w:val="left"/>
                </w:pPr>
              </w:pPrChange>
            </w:pPr>
            <w:del w:id="27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16.房屋到期收回</w:delText>
              </w:r>
            </w:del>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79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C97B54">
            <w:pPr>
              <w:keepNext w:val="0"/>
              <w:keepLines w:val="0"/>
              <w:widowControl/>
              <w:suppressLineNumbers w:val="0"/>
              <w:spacing w:before="0" w:beforeAutospacing="0" w:after="0" w:afterAutospacing="0" w:line="560" w:lineRule="exact"/>
              <w:ind w:left="0" w:right="0" w:firstLine="640"/>
              <w:jc w:val="both"/>
              <w:rPr>
                <w:del w:id="2799" w:author="信仰" w:date="2026-10-15T22:14:33Z"/>
                <w:rFonts w:hint="default" w:ascii="方正仿宋_GBK" w:hAnsi="等线" w:eastAsia="方正仿宋_GBK" w:cs="宋体"/>
                <w:color w:val="EE0000"/>
                <w:kern w:val="0"/>
                <w:sz w:val="22"/>
                <w:szCs w:val="22"/>
                <w:woUserID w:val="6"/>
              </w:rPr>
              <w:pPrChange w:id="2798" w:author="信仰" w:date="2026-10-15T22:14:37Z">
                <w:pPr>
                  <w:keepNext w:val="0"/>
                  <w:keepLines w:val="0"/>
                  <w:widowControl/>
                  <w:suppressLineNumbers w:val="0"/>
                  <w:spacing w:before="0" w:beforeAutospacing="0" w:after="0" w:afterAutospacing="0"/>
                  <w:ind w:left="0" w:right="0"/>
                  <w:jc w:val="left"/>
                </w:pPr>
              </w:pPrChange>
            </w:pPr>
            <w:del w:id="2800"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054CD8A2">
            <w:pPr>
              <w:keepNext w:val="0"/>
              <w:keepLines w:val="0"/>
              <w:widowControl/>
              <w:suppressLineNumbers w:val="0"/>
              <w:spacing w:before="0" w:beforeAutospacing="0" w:after="0" w:afterAutospacing="0" w:line="560" w:lineRule="exact"/>
              <w:ind w:left="0" w:right="0" w:firstLine="640"/>
              <w:jc w:val="both"/>
              <w:rPr>
                <w:del w:id="2802" w:author="信仰" w:date="2026-10-15T22:14:33Z"/>
                <w:rFonts w:hint="default" w:ascii="方正仿宋_GBK" w:hAnsi="等线" w:eastAsia="方正仿宋_GBK" w:cs="宋体"/>
                <w:color w:val="EE0000"/>
                <w:kern w:val="0"/>
                <w:sz w:val="22"/>
                <w:szCs w:val="22"/>
                <w:woUserID w:val="6"/>
              </w:rPr>
              <w:pPrChange w:id="2801" w:author="信仰" w:date="2026-10-15T22:14:37Z">
                <w:pPr>
                  <w:keepNext w:val="0"/>
                  <w:keepLines w:val="0"/>
                  <w:widowControl/>
                  <w:suppressLineNumbers w:val="0"/>
                  <w:spacing w:before="0" w:beforeAutospacing="0" w:after="0" w:afterAutospacing="0"/>
                  <w:ind w:left="0" w:right="0"/>
                  <w:jc w:val="left"/>
                </w:pPr>
              </w:pPrChange>
            </w:pPr>
            <w:del w:id="28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17.税费计缴</w:delText>
              </w:r>
            </w:del>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0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6D3994">
            <w:pPr>
              <w:keepNext w:val="0"/>
              <w:keepLines w:val="0"/>
              <w:widowControl/>
              <w:suppressLineNumbers w:val="0"/>
              <w:spacing w:before="0" w:beforeAutospacing="0" w:after="0" w:afterAutospacing="0" w:line="560" w:lineRule="exact"/>
              <w:ind w:left="0" w:right="0" w:firstLine="640"/>
              <w:jc w:val="both"/>
              <w:rPr>
                <w:del w:id="2806" w:author="信仰" w:date="2026-10-15T22:14:33Z"/>
                <w:rFonts w:hint="default" w:ascii="方正仿宋_GBK" w:hAnsi="等线" w:eastAsia="方正仿宋_GBK" w:cs="宋体"/>
                <w:color w:val="EE0000"/>
                <w:kern w:val="0"/>
                <w:sz w:val="22"/>
                <w:szCs w:val="22"/>
                <w:woUserID w:val="6"/>
              </w:rPr>
              <w:pPrChange w:id="2805" w:author="信仰" w:date="2026-10-15T22:14:37Z">
                <w:pPr>
                  <w:keepNext w:val="0"/>
                  <w:keepLines w:val="0"/>
                  <w:widowControl/>
                  <w:suppressLineNumbers w:val="0"/>
                  <w:spacing w:before="0" w:beforeAutospacing="0" w:after="0" w:afterAutospacing="0"/>
                  <w:ind w:left="0" w:right="0"/>
                  <w:jc w:val="left"/>
                </w:pPr>
              </w:pPrChange>
            </w:pPr>
            <w:del w:id="2807" w:author="信仰" w:date="2026-10-15T22:14:33Z">
              <w:r>
                <w:rPr>
                  <w:rFonts w:hint="default" w:ascii="方正仿宋_GBK" w:hAnsi="方正仿宋_GBK" w:eastAsia="方正仿宋_GBK" w:cs="方正仿宋_GBK"/>
                  <w:color w:val="EE0000"/>
                  <w:kern w:val="0"/>
                  <w:sz w:val="22"/>
                  <w:szCs w:val="22"/>
                  <w:lang w:val="en-US" w:eastAsia="zh-CN" w:bidi="ar"/>
                  <w:woUserID w:val="6"/>
                </w:rPr>
                <w:delText>物业后勤业务</w:delText>
              </w:r>
            </w:del>
          </w:p>
        </w:tc>
        <w:tc>
          <w:tcPr>
            <w:tcW w:w="3271" w:type="pct"/>
            <w:tcBorders>
              <w:top w:val="nil"/>
              <w:left w:val="nil"/>
              <w:bottom w:val="single" w:color="auto" w:sz="4" w:space="0"/>
              <w:right w:val="single" w:color="auto" w:sz="4" w:space="0"/>
            </w:tcBorders>
            <w:shd w:val="clear" w:color="auto" w:fill="FFFFFF"/>
            <w:noWrap/>
            <w:vAlign w:val="center"/>
          </w:tcPr>
          <w:p w14:paraId="6050E128">
            <w:pPr>
              <w:keepNext w:val="0"/>
              <w:keepLines w:val="0"/>
              <w:widowControl/>
              <w:suppressLineNumbers w:val="0"/>
              <w:spacing w:before="0" w:beforeAutospacing="0" w:after="0" w:afterAutospacing="0" w:line="560" w:lineRule="exact"/>
              <w:ind w:left="0" w:right="0" w:firstLine="640"/>
              <w:jc w:val="both"/>
              <w:rPr>
                <w:del w:id="2809" w:author="信仰" w:date="2026-10-15T22:14:33Z"/>
                <w:rFonts w:hint="default" w:ascii="方正仿宋_GBK" w:hAnsi="等线" w:eastAsia="方正仿宋_GBK" w:cs="宋体"/>
                <w:color w:val="EE0000"/>
                <w:kern w:val="0"/>
                <w:sz w:val="22"/>
                <w:szCs w:val="22"/>
                <w:woUserID w:val="6"/>
              </w:rPr>
              <w:pPrChange w:id="2808" w:author="信仰" w:date="2026-10-15T22:14:37Z">
                <w:pPr>
                  <w:keepNext w:val="0"/>
                  <w:keepLines w:val="0"/>
                  <w:widowControl/>
                  <w:suppressLineNumbers w:val="0"/>
                  <w:spacing w:before="0" w:beforeAutospacing="0" w:after="0" w:afterAutospacing="0"/>
                  <w:ind w:left="0" w:right="0"/>
                  <w:jc w:val="left"/>
                </w:pPr>
              </w:pPrChange>
            </w:pPr>
            <w:del w:id="28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18.租赁资产核算</w:delText>
              </w:r>
            </w:del>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1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2B18E0">
            <w:pPr>
              <w:keepNext w:val="0"/>
              <w:keepLines w:val="0"/>
              <w:widowControl/>
              <w:suppressLineNumbers w:val="0"/>
              <w:spacing w:before="0" w:beforeAutospacing="0" w:after="0" w:afterAutospacing="0" w:line="560" w:lineRule="exact"/>
              <w:ind w:left="0" w:right="0" w:firstLine="640"/>
              <w:jc w:val="both"/>
              <w:rPr>
                <w:del w:id="2813" w:author="信仰" w:date="2026-10-15T22:14:33Z"/>
                <w:rFonts w:hint="default" w:ascii="方正仿宋_GBK" w:hAnsi="等线" w:eastAsia="方正仿宋_GBK" w:cs="宋体"/>
                <w:color w:val="EE0000"/>
                <w:kern w:val="0"/>
                <w:sz w:val="22"/>
                <w:szCs w:val="22"/>
                <w:woUserID w:val="6"/>
              </w:rPr>
              <w:pPrChange w:id="2812" w:author="信仰" w:date="2026-10-15T22:14:37Z">
                <w:pPr>
                  <w:keepNext w:val="0"/>
                  <w:keepLines w:val="0"/>
                  <w:widowControl/>
                  <w:suppressLineNumbers w:val="0"/>
                  <w:spacing w:before="0" w:beforeAutospacing="0" w:after="0" w:afterAutospacing="0"/>
                  <w:ind w:left="0" w:right="0"/>
                  <w:jc w:val="left"/>
                </w:pPr>
              </w:pPrChange>
            </w:pPr>
            <w:del w:id="281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0044ADA4">
            <w:pPr>
              <w:keepNext w:val="0"/>
              <w:keepLines w:val="0"/>
              <w:widowControl/>
              <w:suppressLineNumbers w:val="0"/>
              <w:spacing w:before="0" w:beforeAutospacing="0" w:after="0" w:afterAutospacing="0" w:line="560" w:lineRule="exact"/>
              <w:ind w:left="0" w:right="0" w:firstLine="640"/>
              <w:jc w:val="both"/>
              <w:rPr>
                <w:del w:id="2816" w:author="信仰" w:date="2026-10-15T22:14:33Z"/>
                <w:rFonts w:hint="default" w:ascii="方正仿宋_GBK" w:hAnsi="等线" w:eastAsia="方正仿宋_GBK" w:cs="宋体"/>
                <w:color w:val="EE0000"/>
                <w:kern w:val="0"/>
                <w:sz w:val="22"/>
                <w:szCs w:val="22"/>
                <w:woUserID w:val="6"/>
              </w:rPr>
              <w:pPrChange w:id="2815" w:author="信仰" w:date="2026-10-15T22:14:37Z">
                <w:pPr>
                  <w:keepNext w:val="0"/>
                  <w:keepLines w:val="0"/>
                  <w:widowControl/>
                  <w:suppressLineNumbers w:val="0"/>
                  <w:spacing w:before="0" w:beforeAutospacing="0" w:after="0" w:afterAutospacing="0"/>
                  <w:ind w:left="0" w:right="0"/>
                  <w:jc w:val="left"/>
                </w:pPr>
              </w:pPrChange>
            </w:pPr>
            <w:del w:id="28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1.运维问题、需求收集、汇总</w:delText>
              </w:r>
            </w:del>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1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BDDAB">
            <w:pPr>
              <w:keepNext w:val="0"/>
              <w:keepLines w:val="0"/>
              <w:widowControl/>
              <w:suppressLineNumbers w:val="0"/>
              <w:spacing w:before="0" w:beforeAutospacing="0" w:after="0" w:afterAutospacing="0" w:line="560" w:lineRule="exact"/>
              <w:ind w:left="0" w:right="0" w:firstLine="640"/>
              <w:jc w:val="both"/>
              <w:rPr>
                <w:del w:id="2820" w:author="信仰" w:date="2026-10-15T22:14:33Z"/>
                <w:rFonts w:hint="default" w:ascii="方正仿宋_GBK" w:hAnsi="等线" w:eastAsia="方正仿宋_GBK" w:cs="宋体"/>
                <w:color w:val="EE0000"/>
                <w:kern w:val="0"/>
                <w:sz w:val="22"/>
                <w:szCs w:val="22"/>
                <w:woUserID w:val="6"/>
              </w:rPr>
              <w:pPrChange w:id="2819" w:author="信仰" w:date="2026-10-15T22:14:37Z">
                <w:pPr>
                  <w:keepNext w:val="0"/>
                  <w:keepLines w:val="0"/>
                  <w:widowControl/>
                  <w:suppressLineNumbers w:val="0"/>
                  <w:spacing w:before="0" w:beforeAutospacing="0" w:after="0" w:afterAutospacing="0"/>
                  <w:ind w:left="0" w:right="0"/>
                  <w:jc w:val="left"/>
                </w:pPr>
              </w:pPrChange>
            </w:pPr>
            <w:del w:id="282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C017385">
            <w:pPr>
              <w:keepNext w:val="0"/>
              <w:keepLines w:val="0"/>
              <w:widowControl/>
              <w:suppressLineNumbers w:val="0"/>
              <w:spacing w:before="0" w:beforeAutospacing="0" w:after="0" w:afterAutospacing="0" w:line="560" w:lineRule="exact"/>
              <w:ind w:left="0" w:right="0" w:firstLine="640"/>
              <w:jc w:val="both"/>
              <w:rPr>
                <w:del w:id="2823" w:author="信仰" w:date="2026-10-15T22:14:33Z"/>
                <w:rFonts w:hint="default" w:ascii="方正仿宋_GBK" w:hAnsi="等线" w:eastAsia="方正仿宋_GBK" w:cs="宋体"/>
                <w:color w:val="EE0000"/>
                <w:kern w:val="0"/>
                <w:sz w:val="22"/>
                <w:szCs w:val="22"/>
                <w:woUserID w:val="6"/>
              </w:rPr>
              <w:pPrChange w:id="2822" w:author="信仰" w:date="2026-10-15T22:14:37Z">
                <w:pPr>
                  <w:keepNext w:val="0"/>
                  <w:keepLines w:val="0"/>
                  <w:widowControl/>
                  <w:suppressLineNumbers w:val="0"/>
                  <w:spacing w:before="0" w:beforeAutospacing="0" w:after="0" w:afterAutospacing="0"/>
                  <w:ind w:left="0" w:right="0"/>
                  <w:jc w:val="left"/>
                </w:pPr>
              </w:pPrChange>
            </w:pPr>
            <w:del w:id="282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2.项目必要性、经济性、技术方案合理性初步评审</w:delText>
              </w:r>
            </w:del>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2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2E99E6C">
            <w:pPr>
              <w:keepNext w:val="0"/>
              <w:keepLines w:val="0"/>
              <w:widowControl/>
              <w:suppressLineNumbers w:val="0"/>
              <w:spacing w:before="0" w:beforeAutospacing="0" w:after="0" w:afterAutospacing="0" w:line="560" w:lineRule="exact"/>
              <w:ind w:left="0" w:right="0" w:firstLine="640"/>
              <w:jc w:val="both"/>
              <w:rPr>
                <w:del w:id="2827" w:author="信仰" w:date="2026-10-15T22:14:33Z"/>
                <w:rFonts w:hint="default" w:ascii="方正仿宋_GBK" w:hAnsi="等线" w:eastAsia="方正仿宋_GBK" w:cs="宋体"/>
                <w:color w:val="EE0000"/>
                <w:kern w:val="0"/>
                <w:sz w:val="22"/>
                <w:szCs w:val="22"/>
                <w:woUserID w:val="6"/>
              </w:rPr>
              <w:pPrChange w:id="2826" w:author="信仰" w:date="2026-10-15T22:14:37Z">
                <w:pPr>
                  <w:keepNext w:val="0"/>
                  <w:keepLines w:val="0"/>
                  <w:widowControl/>
                  <w:suppressLineNumbers w:val="0"/>
                  <w:spacing w:before="0" w:beforeAutospacing="0" w:after="0" w:afterAutospacing="0"/>
                  <w:ind w:left="0" w:right="0"/>
                  <w:jc w:val="left"/>
                </w:pPr>
              </w:pPrChange>
            </w:pPr>
            <w:del w:id="2828"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C204D71">
            <w:pPr>
              <w:keepNext w:val="0"/>
              <w:keepLines w:val="0"/>
              <w:widowControl/>
              <w:suppressLineNumbers w:val="0"/>
              <w:spacing w:before="0" w:beforeAutospacing="0" w:after="0" w:afterAutospacing="0" w:line="560" w:lineRule="exact"/>
              <w:ind w:left="0" w:right="0" w:firstLine="640"/>
              <w:jc w:val="both"/>
              <w:rPr>
                <w:del w:id="2830" w:author="信仰" w:date="2026-10-15T22:14:33Z"/>
                <w:rFonts w:hint="default" w:ascii="方正仿宋_GBK" w:hAnsi="等线" w:eastAsia="方正仿宋_GBK" w:cs="宋体"/>
                <w:color w:val="EE0000"/>
                <w:kern w:val="0"/>
                <w:sz w:val="22"/>
                <w:szCs w:val="22"/>
                <w:woUserID w:val="6"/>
              </w:rPr>
              <w:pPrChange w:id="2829" w:author="信仰" w:date="2026-10-15T22:14:37Z">
                <w:pPr>
                  <w:keepNext w:val="0"/>
                  <w:keepLines w:val="0"/>
                  <w:widowControl/>
                  <w:suppressLineNumbers w:val="0"/>
                  <w:spacing w:before="0" w:beforeAutospacing="0" w:after="0" w:afterAutospacing="0"/>
                  <w:ind w:left="0" w:right="0"/>
                  <w:jc w:val="left"/>
                </w:pPr>
              </w:pPrChange>
            </w:pPr>
            <w:del w:id="2831" w:author="信仰" w:date="2026-10-15T22:14:33Z">
              <w:r>
                <w:rPr>
                  <w:rFonts w:hint="default" w:ascii="方正仿宋_GBK" w:hAnsi="方正仿宋_GBK" w:eastAsia="方正仿宋_GBK" w:cs="方正仿宋_GBK"/>
                  <w:color w:val="EE0000"/>
                  <w:kern w:val="0"/>
                  <w:sz w:val="22"/>
                  <w:szCs w:val="22"/>
                  <w:lang w:val="en-US" w:eastAsia="zh-CN" w:bidi="ar"/>
                  <w:woUserID w:val="6"/>
                </w:rPr>
                <w:delText>3.项目的必要性、经济性、技术方案合理性专业评审</w:delText>
              </w:r>
            </w:del>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3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AF6B2D">
            <w:pPr>
              <w:keepNext w:val="0"/>
              <w:keepLines w:val="0"/>
              <w:widowControl/>
              <w:suppressLineNumbers w:val="0"/>
              <w:spacing w:before="0" w:beforeAutospacing="0" w:after="0" w:afterAutospacing="0" w:line="560" w:lineRule="exact"/>
              <w:ind w:left="0" w:right="0" w:firstLine="640"/>
              <w:jc w:val="both"/>
              <w:rPr>
                <w:del w:id="2834" w:author="信仰" w:date="2026-10-15T22:14:33Z"/>
                <w:rFonts w:hint="default" w:ascii="方正仿宋_GBK" w:hAnsi="等线" w:eastAsia="方正仿宋_GBK" w:cs="宋体"/>
                <w:color w:val="EE0000"/>
                <w:kern w:val="0"/>
                <w:sz w:val="22"/>
                <w:szCs w:val="22"/>
                <w:woUserID w:val="6"/>
              </w:rPr>
              <w:pPrChange w:id="2833" w:author="信仰" w:date="2026-10-15T22:14:37Z">
                <w:pPr>
                  <w:keepNext w:val="0"/>
                  <w:keepLines w:val="0"/>
                  <w:widowControl/>
                  <w:suppressLineNumbers w:val="0"/>
                  <w:spacing w:before="0" w:beforeAutospacing="0" w:after="0" w:afterAutospacing="0"/>
                  <w:ind w:left="0" w:right="0"/>
                  <w:jc w:val="left"/>
                </w:pPr>
              </w:pPrChange>
            </w:pPr>
            <w:del w:id="2835"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E73A4EA">
            <w:pPr>
              <w:keepNext w:val="0"/>
              <w:keepLines w:val="0"/>
              <w:widowControl/>
              <w:suppressLineNumbers w:val="0"/>
              <w:spacing w:before="0" w:beforeAutospacing="0" w:after="0" w:afterAutospacing="0" w:line="560" w:lineRule="exact"/>
              <w:ind w:left="0" w:right="0" w:firstLine="640"/>
              <w:jc w:val="both"/>
              <w:rPr>
                <w:del w:id="2837" w:author="信仰" w:date="2026-10-15T22:14:33Z"/>
                <w:rFonts w:hint="default" w:ascii="方正仿宋_GBK" w:hAnsi="等线" w:eastAsia="方正仿宋_GBK" w:cs="宋体"/>
                <w:color w:val="EE0000"/>
                <w:kern w:val="0"/>
                <w:sz w:val="22"/>
                <w:szCs w:val="22"/>
                <w:woUserID w:val="6"/>
              </w:rPr>
              <w:pPrChange w:id="2836" w:author="信仰" w:date="2026-10-15T22:14:37Z">
                <w:pPr>
                  <w:keepNext w:val="0"/>
                  <w:keepLines w:val="0"/>
                  <w:widowControl/>
                  <w:suppressLineNumbers w:val="0"/>
                  <w:spacing w:before="0" w:beforeAutospacing="0" w:after="0" w:afterAutospacing="0"/>
                  <w:ind w:left="0" w:right="0"/>
                  <w:jc w:val="left"/>
                </w:pPr>
              </w:pPrChange>
            </w:pPr>
            <w:del w:id="2838" w:author="信仰" w:date="2026-10-15T22:14:33Z">
              <w:r>
                <w:rPr>
                  <w:rFonts w:hint="default" w:ascii="方正仿宋_GBK" w:hAnsi="方正仿宋_GBK" w:eastAsia="方正仿宋_GBK" w:cs="方正仿宋_GBK"/>
                  <w:color w:val="EE0000"/>
                  <w:kern w:val="0"/>
                  <w:sz w:val="22"/>
                  <w:szCs w:val="22"/>
                  <w:lang w:val="en-US" w:eastAsia="zh-CN" w:bidi="ar"/>
                  <w:woUserID w:val="6"/>
                </w:rPr>
                <w:delText>4.项目储备审查</w:delText>
              </w:r>
            </w:del>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3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A08144">
            <w:pPr>
              <w:keepNext w:val="0"/>
              <w:keepLines w:val="0"/>
              <w:widowControl/>
              <w:suppressLineNumbers w:val="0"/>
              <w:spacing w:before="0" w:beforeAutospacing="0" w:after="0" w:afterAutospacing="0" w:line="560" w:lineRule="exact"/>
              <w:ind w:left="0" w:right="0" w:firstLine="640"/>
              <w:jc w:val="both"/>
              <w:rPr>
                <w:del w:id="2841" w:author="信仰" w:date="2026-10-15T22:14:33Z"/>
                <w:rFonts w:hint="default" w:ascii="方正仿宋_GBK" w:hAnsi="等线" w:eastAsia="方正仿宋_GBK" w:cs="宋体"/>
                <w:color w:val="EE0000"/>
                <w:kern w:val="0"/>
                <w:sz w:val="22"/>
                <w:szCs w:val="22"/>
                <w:woUserID w:val="6"/>
              </w:rPr>
              <w:pPrChange w:id="2840" w:author="信仰" w:date="2026-10-15T22:14:37Z">
                <w:pPr>
                  <w:keepNext w:val="0"/>
                  <w:keepLines w:val="0"/>
                  <w:widowControl/>
                  <w:suppressLineNumbers w:val="0"/>
                  <w:spacing w:before="0" w:beforeAutospacing="0" w:after="0" w:afterAutospacing="0"/>
                  <w:ind w:left="0" w:right="0"/>
                  <w:jc w:val="left"/>
                </w:pPr>
              </w:pPrChange>
            </w:pPr>
            <w:del w:id="2842"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E22A08B">
            <w:pPr>
              <w:keepNext w:val="0"/>
              <w:keepLines w:val="0"/>
              <w:widowControl/>
              <w:suppressLineNumbers w:val="0"/>
              <w:spacing w:before="0" w:beforeAutospacing="0" w:after="0" w:afterAutospacing="0" w:line="560" w:lineRule="exact"/>
              <w:ind w:left="0" w:right="0" w:firstLine="640"/>
              <w:jc w:val="both"/>
              <w:rPr>
                <w:del w:id="2844" w:author="信仰" w:date="2026-10-15T22:14:33Z"/>
                <w:rFonts w:hint="default" w:ascii="方正仿宋_GBK" w:hAnsi="等线" w:eastAsia="方正仿宋_GBK" w:cs="宋体"/>
                <w:color w:val="EE0000"/>
                <w:kern w:val="0"/>
                <w:sz w:val="22"/>
                <w:szCs w:val="22"/>
                <w:woUserID w:val="6"/>
              </w:rPr>
              <w:pPrChange w:id="2843" w:author="信仰" w:date="2026-10-15T22:14:37Z">
                <w:pPr>
                  <w:keepNext w:val="0"/>
                  <w:keepLines w:val="0"/>
                  <w:widowControl/>
                  <w:suppressLineNumbers w:val="0"/>
                  <w:spacing w:before="0" w:beforeAutospacing="0" w:after="0" w:afterAutospacing="0"/>
                  <w:ind w:left="0" w:right="0"/>
                  <w:jc w:val="left"/>
                </w:pPr>
              </w:pPrChange>
            </w:pPr>
            <w:del w:id="2845" w:author="信仰" w:date="2026-10-15T22:14:33Z">
              <w:r>
                <w:rPr>
                  <w:rFonts w:hint="default" w:ascii="方正仿宋_GBK" w:hAnsi="方正仿宋_GBK" w:eastAsia="方正仿宋_GBK" w:cs="方正仿宋_GBK"/>
                  <w:color w:val="EE0000"/>
                  <w:kern w:val="0"/>
                  <w:sz w:val="22"/>
                  <w:szCs w:val="22"/>
                  <w:lang w:val="en-US" w:eastAsia="zh-CN" w:bidi="ar"/>
                  <w:woUserID w:val="6"/>
                </w:rPr>
                <w:delText>5.项目预算管控</w:delText>
              </w:r>
            </w:del>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4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DE94FE">
            <w:pPr>
              <w:keepNext w:val="0"/>
              <w:keepLines w:val="0"/>
              <w:widowControl/>
              <w:suppressLineNumbers w:val="0"/>
              <w:spacing w:before="0" w:beforeAutospacing="0" w:after="0" w:afterAutospacing="0" w:line="560" w:lineRule="exact"/>
              <w:ind w:left="0" w:right="0" w:firstLine="640"/>
              <w:jc w:val="both"/>
              <w:rPr>
                <w:del w:id="2848" w:author="信仰" w:date="2026-10-15T22:14:33Z"/>
                <w:rFonts w:hint="default" w:ascii="方正仿宋_GBK" w:hAnsi="等线" w:eastAsia="方正仿宋_GBK" w:cs="宋体"/>
                <w:color w:val="EE0000"/>
                <w:kern w:val="0"/>
                <w:sz w:val="22"/>
                <w:szCs w:val="22"/>
                <w:woUserID w:val="6"/>
              </w:rPr>
              <w:pPrChange w:id="2847" w:author="信仰" w:date="2026-10-15T22:14:37Z">
                <w:pPr>
                  <w:keepNext w:val="0"/>
                  <w:keepLines w:val="0"/>
                  <w:widowControl/>
                  <w:suppressLineNumbers w:val="0"/>
                  <w:spacing w:before="0" w:beforeAutospacing="0" w:after="0" w:afterAutospacing="0"/>
                  <w:ind w:left="0" w:right="0"/>
                  <w:jc w:val="left"/>
                </w:pPr>
              </w:pPrChange>
            </w:pPr>
            <w:del w:id="2849"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0EE6B4">
            <w:pPr>
              <w:keepNext w:val="0"/>
              <w:keepLines w:val="0"/>
              <w:widowControl/>
              <w:suppressLineNumbers w:val="0"/>
              <w:spacing w:before="0" w:beforeAutospacing="0" w:after="0" w:afterAutospacing="0" w:line="560" w:lineRule="exact"/>
              <w:ind w:left="0" w:right="0" w:firstLine="640"/>
              <w:jc w:val="both"/>
              <w:rPr>
                <w:del w:id="2851" w:author="信仰" w:date="2026-10-15T22:14:33Z"/>
                <w:rFonts w:hint="default" w:ascii="方正仿宋_GBK" w:hAnsi="等线" w:eastAsia="方正仿宋_GBK" w:cs="宋体"/>
                <w:color w:val="EE0000"/>
                <w:kern w:val="0"/>
                <w:sz w:val="22"/>
                <w:szCs w:val="22"/>
                <w:woUserID w:val="6"/>
              </w:rPr>
              <w:pPrChange w:id="2850" w:author="信仰" w:date="2026-10-15T22:14:37Z">
                <w:pPr>
                  <w:keepNext w:val="0"/>
                  <w:keepLines w:val="0"/>
                  <w:widowControl/>
                  <w:suppressLineNumbers w:val="0"/>
                  <w:spacing w:before="0" w:beforeAutospacing="0" w:after="0" w:afterAutospacing="0"/>
                  <w:ind w:left="0" w:right="0"/>
                  <w:jc w:val="left"/>
                </w:pPr>
              </w:pPrChange>
            </w:pPr>
            <w:del w:id="2852" w:author="信仰" w:date="2026-10-15T22:14:33Z">
              <w:r>
                <w:rPr>
                  <w:rFonts w:hint="default" w:ascii="方正仿宋_GBK" w:hAnsi="方正仿宋_GBK" w:eastAsia="方正仿宋_GBK" w:cs="方正仿宋_GBK"/>
                  <w:color w:val="EE0000"/>
                  <w:kern w:val="0"/>
                  <w:sz w:val="22"/>
                  <w:szCs w:val="22"/>
                  <w:lang w:val="en-US" w:eastAsia="zh-CN" w:bidi="ar"/>
                  <w:woUserID w:val="6"/>
                </w:rPr>
                <w:delText>6.项目服务采购</w:delText>
              </w:r>
            </w:del>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5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2400AE">
            <w:pPr>
              <w:keepNext w:val="0"/>
              <w:keepLines w:val="0"/>
              <w:widowControl/>
              <w:suppressLineNumbers w:val="0"/>
              <w:spacing w:before="0" w:beforeAutospacing="0" w:after="0" w:afterAutospacing="0" w:line="560" w:lineRule="exact"/>
              <w:ind w:left="0" w:right="0" w:firstLine="640"/>
              <w:jc w:val="both"/>
              <w:rPr>
                <w:del w:id="2855" w:author="信仰" w:date="2026-10-15T22:14:33Z"/>
                <w:rFonts w:hint="default" w:ascii="方正仿宋_GBK" w:hAnsi="等线" w:eastAsia="方正仿宋_GBK" w:cs="宋体"/>
                <w:color w:val="EE0000"/>
                <w:kern w:val="0"/>
                <w:sz w:val="22"/>
                <w:szCs w:val="22"/>
                <w:woUserID w:val="6"/>
              </w:rPr>
              <w:pPrChange w:id="2854" w:author="信仰" w:date="2026-10-15T22:14:37Z">
                <w:pPr>
                  <w:keepNext w:val="0"/>
                  <w:keepLines w:val="0"/>
                  <w:widowControl/>
                  <w:suppressLineNumbers w:val="0"/>
                  <w:spacing w:before="0" w:beforeAutospacing="0" w:after="0" w:afterAutospacing="0"/>
                  <w:ind w:left="0" w:right="0"/>
                  <w:jc w:val="left"/>
                </w:pPr>
              </w:pPrChange>
            </w:pPr>
            <w:del w:id="2856"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C501692">
            <w:pPr>
              <w:keepNext w:val="0"/>
              <w:keepLines w:val="0"/>
              <w:widowControl/>
              <w:suppressLineNumbers w:val="0"/>
              <w:spacing w:before="0" w:beforeAutospacing="0" w:after="0" w:afterAutospacing="0" w:line="560" w:lineRule="exact"/>
              <w:ind w:left="0" w:right="0" w:firstLine="640"/>
              <w:jc w:val="both"/>
              <w:rPr>
                <w:del w:id="2858" w:author="信仰" w:date="2026-10-15T22:14:33Z"/>
                <w:rFonts w:hint="default" w:ascii="方正仿宋_GBK" w:hAnsi="等线" w:eastAsia="方正仿宋_GBK" w:cs="宋体"/>
                <w:color w:val="EE0000"/>
                <w:kern w:val="0"/>
                <w:sz w:val="22"/>
                <w:szCs w:val="22"/>
                <w:woUserID w:val="6"/>
              </w:rPr>
              <w:pPrChange w:id="2857" w:author="信仰" w:date="2026-10-15T22:14:37Z">
                <w:pPr>
                  <w:keepNext w:val="0"/>
                  <w:keepLines w:val="0"/>
                  <w:widowControl/>
                  <w:suppressLineNumbers w:val="0"/>
                  <w:spacing w:before="0" w:beforeAutospacing="0" w:after="0" w:afterAutospacing="0"/>
                  <w:ind w:left="0" w:right="0"/>
                  <w:jc w:val="left"/>
                </w:pPr>
              </w:pPrChange>
            </w:pPr>
            <w:del w:id="2859" w:author="信仰" w:date="2026-10-15T22:14:33Z">
              <w:r>
                <w:rPr>
                  <w:rFonts w:hint="default" w:ascii="方正仿宋_GBK" w:hAnsi="方正仿宋_GBK" w:eastAsia="方正仿宋_GBK" w:cs="方正仿宋_GBK"/>
                  <w:color w:val="EE0000"/>
                  <w:kern w:val="0"/>
                  <w:sz w:val="22"/>
                  <w:szCs w:val="22"/>
                  <w:lang w:val="en-US" w:eastAsia="zh-CN" w:bidi="ar"/>
                  <w:woUserID w:val="6"/>
                </w:rPr>
                <w:delText>7.供应商匹配</w:delText>
              </w:r>
            </w:del>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6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74019D">
            <w:pPr>
              <w:keepNext w:val="0"/>
              <w:keepLines w:val="0"/>
              <w:widowControl/>
              <w:suppressLineNumbers w:val="0"/>
              <w:spacing w:before="0" w:beforeAutospacing="0" w:after="0" w:afterAutospacing="0" w:line="560" w:lineRule="exact"/>
              <w:ind w:left="0" w:right="0" w:firstLine="640"/>
              <w:jc w:val="both"/>
              <w:rPr>
                <w:del w:id="2862" w:author="信仰" w:date="2026-10-15T22:14:33Z"/>
                <w:rFonts w:hint="default" w:ascii="方正仿宋_GBK" w:hAnsi="等线" w:eastAsia="方正仿宋_GBK" w:cs="宋体"/>
                <w:color w:val="EE0000"/>
                <w:kern w:val="0"/>
                <w:sz w:val="22"/>
                <w:szCs w:val="22"/>
                <w:woUserID w:val="6"/>
              </w:rPr>
              <w:pPrChange w:id="2861" w:author="信仰" w:date="2026-10-15T22:14:37Z">
                <w:pPr>
                  <w:keepNext w:val="0"/>
                  <w:keepLines w:val="0"/>
                  <w:widowControl/>
                  <w:suppressLineNumbers w:val="0"/>
                  <w:spacing w:before="0" w:beforeAutospacing="0" w:after="0" w:afterAutospacing="0"/>
                  <w:ind w:left="0" w:right="0"/>
                  <w:jc w:val="left"/>
                </w:pPr>
              </w:pPrChange>
            </w:pPr>
            <w:del w:id="2863"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E92799">
            <w:pPr>
              <w:keepNext w:val="0"/>
              <w:keepLines w:val="0"/>
              <w:widowControl/>
              <w:suppressLineNumbers w:val="0"/>
              <w:spacing w:before="0" w:beforeAutospacing="0" w:after="0" w:afterAutospacing="0" w:line="560" w:lineRule="exact"/>
              <w:ind w:left="0" w:right="0" w:firstLine="640"/>
              <w:jc w:val="both"/>
              <w:rPr>
                <w:del w:id="2865" w:author="信仰" w:date="2026-10-15T22:14:33Z"/>
                <w:rFonts w:hint="default" w:ascii="方正仿宋_GBK" w:hAnsi="等线" w:eastAsia="方正仿宋_GBK" w:cs="宋体"/>
                <w:color w:val="EE0000"/>
                <w:kern w:val="0"/>
                <w:sz w:val="22"/>
                <w:szCs w:val="22"/>
                <w:woUserID w:val="6"/>
              </w:rPr>
              <w:pPrChange w:id="2864" w:author="信仰" w:date="2026-10-15T22:14:37Z">
                <w:pPr>
                  <w:keepNext w:val="0"/>
                  <w:keepLines w:val="0"/>
                  <w:widowControl/>
                  <w:suppressLineNumbers w:val="0"/>
                  <w:spacing w:before="0" w:beforeAutospacing="0" w:after="0" w:afterAutospacing="0"/>
                  <w:ind w:left="0" w:right="0"/>
                  <w:jc w:val="left"/>
                </w:pPr>
              </w:pPrChange>
            </w:pPr>
            <w:del w:id="2866" w:author="信仰" w:date="2026-10-15T22:14:33Z">
              <w:r>
                <w:rPr>
                  <w:rFonts w:hint="default" w:ascii="方正仿宋_GBK" w:hAnsi="方正仿宋_GBK" w:eastAsia="方正仿宋_GBK" w:cs="方正仿宋_GBK"/>
                  <w:color w:val="EE0000"/>
                  <w:kern w:val="0"/>
                  <w:sz w:val="22"/>
                  <w:szCs w:val="22"/>
                  <w:lang w:val="en-US" w:eastAsia="zh-CN" w:bidi="ar"/>
                  <w:woUserID w:val="6"/>
                </w:rPr>
                <w:delText>8.项目合同起草、会签</w:delText>
              </w:r>
            </w:del>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6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624A7A">
            <w:pPr>
              <w:keepNext w:val="0"/>
              <w:keepLines w:val="0"/>
              <w:widowControl/>
              <w:suppressLineNumbers w:val="0"/>
              <w:spacing w:before="0" w:beforeAutospacing="0" w:after="0" w:afterAutospacing="0" w:line="560" w:lineRule="exact"/>
              <w:ind w:left="0" w:right="0" w:firstLine="640"/>
              <w:jc w:val="both"/>
              <w:rPr>
                <w:del w:id="2869" w:author="信仰" w:date="2026-10-15T22:14:33Z"/>
                <w:rFonts w:hint="default" w:ascii="方正仿宋_GBK" w:hAnsi="等线" w:eastAsia="方正仿宋_GBK" w:cs="宋体"/>
                <w:color w:val="EE0000"/>
                <w:kern w:val="0"/>
                <w:sz w:val="22"/>
                <w:szCs w:val="22"/>
                <w:woUserID w:val="6"/>
              </w:rPr>
              <w:pPrChange w:id="2868" w:author="信仰" w:date="2026-10-15T22:14:37Z">
                <w:pPr>
                  <w:keepNext w:val="0"/>
                  <w:keepLines w:val="0"/>
                  <w:widowControl/>
                  <w:suppressLineNumbers w:val="0"/>
                  <w:spacing w:before="0" w:beforeAutospacing="0" w:after="0" w:afterAutospacing="0"/>
                  <w:ind w:left="0" w:right="0"/>
                  <w:jc w:val="left"/>
                </w:pPr>
              </w:pPrChange>
            </w:pPr>
            <w:del w:id="2870"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2BED7D6">
            <w:pPr>
              <w:keepNext w:val="0"/>
              <w:keepLines w:val="0"/>
              <w:widowControl/>
              <w:suppressLineNumbers w:val="0"/>
              <w:spacing w:before="0" w:beforeAutospacing="0" w:after="0" w:afterAutospacing="0" w:line="560" w:lineRule="exact"/>
              <w:ind w:left="0" w:right="0" w:firstLine="640"/>
              <w:jc w:val="both"/>
              <w:rPr>
                <w:del w:id="2872" w:author="信仰" w:date="2026-10-15T22:14:33Z"/>
                <w:rFonts w:hint="default" w:ascii="方正仿宋_GBK" w:hAnsi="等线" w:eastAsia="方正仿宋_GBK" w:cs="宋体"/>
                <w:color w:val="EE0000"/>
                <w:kern w:val="0"/>
                <w:sz w:val="22"/>
                <w:szCs w:val="22"/>
                <w:woUserID w:val="6"/>
              </w:rPr>
              <w:pPrChange w:id="2871" w:author="信仰" w:date="2026-10-15T22:14:37Z">
                <w:pPr>
                  <w:keepNext w:val="0"/>
                  <w:keepLines w:val="0"/>
                  <w:widowControl/>
                  <w:suppressLineNumbers w:val="0"/>
                  <w:spacing w:before="0" w:beforeAutospacing="0" w:after="0" w:afterAutospacing="0"/>
                  <w:ind w:left="0" w:right="0"/>
                  <w:jc w:val="left"/>
                </w:pPr>
              </w:pPrChange>
            </w:pPr>
            <w:del w:id="2873" w:author="信仰" w:date="2026-10-15T22:14:33Z">
              <w:r>
                <w:rPr>
                  <w:rFonts w:hint="default" w:ascii="方正仿宋_GBK" w:hAnsi="方正仿宋_GBK" w:eastAsia="方正仿宋_GBK" w:cs="方正仿宋_GBK"/>
                  <w:color w:val="EE0000"/>
                  <w:kern w:val="0"/>
                  <w:sz w:val="22"/>
                  <w:szCs w:val="22"/>
                  <w:lang w:val="en-US" w:eastAsia="zh-CN" w:bidi="ar"/>
                  <w:woUserID w:val="6"/>
                </w:rPr>
                <w:delText>9.施工（设计）方案评审</w:delText>
              </w:r>
            </w:del>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7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C11B03">
            <w:pPr>
              <w:keepNext w:val="0"/>
              <w:keepLines w:val="0"/>
              <w:widowControl/>
              <w:suppressLineNumbers w:val="0"/>
              <w:spacing w:before="0" w:beforeAutospacing="0" w:after="0" w:afterAutospacing="0" w:line="560" w:lineRule="exact"/>
              <w:ind w:left="0" w:right="0" w:firstLine="640"/>
              <w:jc w:val="both"/>
              <w:rPr>
                <w:del w:id="2876" w:author="信仰" w:date="2026-10-15T22:14:33Z"/>
                <w:rFonts w:hint="default" w:ascii="方正仿宋_GBK" w:hAnsi="等线" w:eastAsia="方正仿宋_GBK" w:cs="宋体"/>
                <w:color w:val="EE0000"/>
                <w:kern w:val="0"/>
                <w:sz w:val="22"/>
                <w:szCs w:val="22"/>
                <w:woUserID w:val="6"/>
              </w:rPr>
              <w:pPrChange w:id="2875" w:author="信仰" w:date="2026-10-15T22:14:37Z">
                <w:pPr>
                  <w:keepNext w:val="0"/>
                  <w:keepLines w:val="0"/>
                  <w:widowControl/>
                  <w:suppressLineNumbers w:val="0"/>
                  <w:spacing w:before="0" w:beforeAutospacing="0" w:after="0" w:afterAutospacing="0"/>
                  <w:ind w:left="0" w:right="0"/>
                  <w:jc w:val="left"/>
                </w:pPr>
              </w:pPrChange>
            </w:pPr>
            <w:del w:id="2877"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50627DD5">
            <w:pPr>
              <w:keepNext w:val="0"/>
              <w:keepLines w:val="0"/>
              <w:widowControl/>
              <w:suppressLineNumbers w:val="0"/>
              <w:spacing w:before="0" w:beforeAutospacing="0" w:after="0" w:afterAutospacing="0" w:line="560" w:lineRule="exact"/>
              <w:ind w:left="0" w:right="0" w:firstLine="640"/>
              <w:jc w:val="both"/>
              <w:rPr>
                <w:del w:id="2879" w:author="信仰" w:date="2026-10-15T22:14:33Z"/>
                <w:rFonts w:hint="default" w:ascii="方正仿宋_GBK" w:hAnsi="等线" w:eastAsia="方正仿宋_GBK" w:cs="宋体"/>
                <w:color w:val="EE0000"/>
                <w:kern w:val="0"/>
                <w:sz w:val="22"/>
                <w:szCs w:val="22"/>
                <w:woUserID w:val="6"/>
              </w:rPr>
              <w:pPrChange w:id="2878" w:author="信仰" w:date="2026-10-15T22:14:37Z">
                <w:pPr>
                  <w:keepNext w:val="0"/>
                  <w:keepLines w:val="0"/>
                  <w:widowControl/>
                  <w:suppressLineNumbers w:val="0"/>
                  <w:spacing w:before="0" w:beforeAutospacing="0" w:after="0" w:afterAutospacing="0"/>
                  <w:ind w:left="0" w:right="0"/>
                  <w:jc w:val="left"/>
                </w:pPr>
              </w:pPrChange>
            </w:pPr>
            <w:del w:id="2880" w:author="信仰" w:date="2026-10-15T22:14:33Z">
              <w:r>
                <w:rPr>
                  <w:rFonts w:hint="default" w:ascii="方正仿宋_GBK" w:hAnsi="方正仿宋_GBK" w:eastAsia="方正仿宋_GBK" w:cs="方正仿宋_GBK"/>
                  <w:color w:val="EE0000"/>
                  <w:kern w:val="0"/>
                  <w:sz w:val="22"/>
                  <w:szCs w:val="22"/>
                  <w:lang w:val="en-US" w:eastAsia="zh-CN" w:bidi="ar"/>
                  <w:woUserID w:val="6"/>
                </w:rPr>
                <w:delText>10.设计变更审批</w:delText>
              </w:r>
            </w:del>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8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81FC07">
            <w:pPr>
              <w:keepNext w:val="0"/>
              <w:keepLines w:val="0"/>
              <w:widowControl/>
              <w:suppressLineNumbers w:val="0"/>
              <w:spacing w:before="0" w:beforeAutospacing="0" w:after="0" w:afterAutospacing="0" w:line="560" w:lineRule="exact"/>
              <w:ind w:left="0" w:right="0" w:firstLine="640"/>
              <w:jc w:val="both"/>
              <w:rPr>
                <w:del w:id="2883" w:author="信仰" w:date="2026-10-15T22:14:33Z"/>
                <w:rFonts w:hint="default" w:ascii="方正仿宋_GBK" w:hAnsi="等线" w:eastAsia="方正仿宋_GBK" w:cs="宋体"/>
                <w:color w:val="EE0000"/>
                <w:kern w:val="0"/>
                <w:sz w:val="22"/>
                <w:szCs w:val="22"/>
                <w:woUserID w:val="6"/>
              </w:rPr>
              <w:pPrChange w:id="2882" w:author="信仰" w:date="2026-10-15T22:14:37Z">
                <w:pPr>
                  <w:keepNext w:val="0"/>
                  <w:keepLines w:val="0"/>
                  <w:widowControl/>
                  <w:suppressLineNumbers w:val="0"/>
                  <w:spacing w:before="0" w:beforeAutospacing="0" w:after="0" w:afterAutospacing="0"/>
                  <w:ind w:left="0" w:right="0"/>
                  <w:jc w:val="left"/>
                </w:pPr>
              </w:pPrChange>
            </w:pPr>
            <w:del w:id="288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83A7B3D">
            <w:pPr>
              <w:keepNext w:val="0"/>
              <w:keepLines w:val="0"/>
              <w:widowControl/>
              <w:suppressLineNumbers w:val="0"/>
              <w:spacing w:before="0" w:beforeAutospacing="0" w:after="0" w:afterAutospacing="0" w:line="560" w:lineRule="exact"/>
              <w:ind w:left="0" w:right="0" w:firstLine="640"/>
              <w:jc w:val="both"/>
              <w:rPr>
                <w:del w:id="2886" w:author="信仰" w:date="2026-10-15T22:14:33Z"/>
                <w:rFonts w:hint="default" w:ascii="方正仿宋_GBK" w:hAnsi="等线" w:eastAsia="方正仿宋_GBK" w:cs="宋体"/>
                <w:color w:val="EE0000"/>
                <w:kern w:val="0"/>
                <w:sz w:val="22"/>
                <w:szCs w:val="22"/>
                <w:woUserID w:val="6"/>
              </w:rPr>
              <w:pPrChange w:id="2885" w:author="信仰" w:date="2026-10-15T22:14:37Z">
                <w:pPr>
                  <w:keepNext w:val="0"/>
                  <w:keepLines w:val="0"/>
                  <w:widowControl/>
                  <w:suppressLineNumbers w:val="0"/>
                  <w:spacing w:before="0" w:beforeAutospacing="0" w:after="0" w:afterAutospacing="0"/>
                  <w:ind w:left="0" w:right="0"/>
                  <w:jc w:val="left"/>
                </w:pPr>
              </w:pPrChange>
            </w:pPr>
            <w:del w:id="2887" w:author="信仰" w:date="2026-10-15T22:14:33Z">
              <w:r>
                <w:rPr>
                  <w:rFonts w:hint="default" w:ascii="方正仿宋_GBK" w:hAnsi="方正仿宋_GBK" w:eastAsia="方正仿宋_GBK" w:cs="方正仿宋_GBK"/>
                  <w:color w:val="EE0000"/>
                  <w:kern w:val="0"/>
                  <w:sz w:val="22"/>
                  <w:szCs w:val="22"/>
                  <w:lang w:val="en-US" w:eastAsia="zh-CN" w:bidi="ar"/>
                  <w:woUserID w:val="6"/>
                </w:rPr>
                <w:delText>11.项目监理履职控制</w:delText>
              </w:r>
            </w:del>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8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00CE">
            <w:pPr>
              <w:keepNext w:val="0"/>
              <w:keepLines w:val="0"/>
              <w:widowControl/>
              <w:suppressLineNumbers w:val="0"/>
              <w:spacing w:before="0" w:beforeAutospacing="0" w:after="0" w:afterAutospacing="0" w:line="560" w:lineRule="exact"/>
              <w:ind w:left="0" w:right="0" w:firstLine="640"/>
              <w:jc w:val="both"/>
              <w:rPr>
                <w:del w:id="2890" w:author="信仰" w:date="2026-10-15T22:14:33Z"/>
                <w:rFonts w:hint="default" w:ascii="方正仿宋_GBK" w:hAnsi="等线" w:eastAsia="方正仿宋_GBK" w:cs="宋体"/>
                <w:color w:val="EE0000"/>
                <w:kern w:val="0"/>
                <w:sz w:val="22"/>
                <w:szCs w:val="22"/>
                <w:woUserID w:val="6"/>
              </w:rPr>
              <w:pPrChange w:id="2889" w:author="信仰" w:date="2026-10-15T22:14:37Z">
                <w:pPr>
                  <w:keepNext w:val="0"/>
                  <w:keepLines w:val="0"/>
                  <w:widowControl/>
                  <w:suppressLineNumbers w:val="0"/>
                  <w:spacing w:before="0" w:beforeAutospacing="0" w:after="0" w:afterAutospacing="0"/>
                  <w:ind w:left="0" w:right="0"/>
                  <w:jc w:val="left"/>
                </w:pPr>
              </w:pPrChange>
            </w:pPr>
            <w:del w:id="289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376D05A1">
            <w:pPr>
              <w:keepNext w:val="0"/>
              <w:keepLines w:val="0"/>
              <w:widowControl/>
              <w:suppressLineNumbers w:val="0"/>
              <w:spacing w:before="0" w:beforeAutospacing="0" w:after="0" w:afterAutospacing="0" w:line="560" w:lineRule="exact"/>
              <w:ind w:left="0" w:right="0" w:firstLine="640"/>
              <w:jc w:val="both"/>
              <w:rPr>
                <w:del w:id="2893" w:author="信仰" w:date="2026-10-15T22:14:33Z"/>
                <w:rFonts w:hint="default" w:ascii="方正仿宋_GBK" w:hAnsi="等线" w:eastAsia="方正仿宋_GBK" w:cs="宋体"/>
                <w:color w:val="EE0000"/>
                <w:kern w:val="0"/>
                <w:sz w:val="22"/>
                <w:szCs w:val="22"/>
                <w:woUserID w:val="6"/>
              </w:rPr>
              <w:pPrChange w:id="2892" w:author="信仰" w:date="2026-10-15T22:14:37Z">
                <w:pPr>
                  <w:keepNext w:val="0"/>
                  <w:keepLines w:val="0"/>
                  <w:widowControl/>
                  <w:suppressLineNumbers w:val="0"/>
                  <w:spacing w:before="0" w:beforeAutospacing="0" w:after="0" w:afterAutospacing="0"/>
                  <w:ind w:left="0" w:right="0"/>
                  <w:jc w:val="left"/>
                </w:pPr>
              </w:pPrChange>
            </w:pPr>
            <w:del w:id="2894" w:author="信仰" w:date="2026-10-15T22:14:33Z">
              <w:r>
                <w:rPr>
                  <w:rFonts w:hint="default" w:ascii="方正仿宋_GBK" w:hAnsi="方正仿宋_GBK" w:eastAsia="方正仿宋_GBK" w:cs="方正仿宋_GBK"/>
                  <w:color w:val="EE0000"/>
                  <w:kern w:val="0"/>
                  <w:sz w:val="22"/>
                  <w:szCs w:val="22"/>
                  <w:lang w:val="en-US" w:eastAsia="zh-CN" w:bidi="ar"/>
                  <w:woUserID w:val="6"/>
                </w:rPr>
                <w:delText>12.项目完工验收</w:delText>
              </w:r>
            </w:del>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89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23559C">
            <w:pPr>
              <w:keepNext w:val="0"/>
              <w:keepLines w:val="0"/>
              <w:widowControl/>
              <w:suppressLineNumbers w:val="0"/>
              <w:spacing w:before="0" w:beforeAutospacing="0" w:after="0" w:afterAutospacing="0" w:line="560" w:lineRule="exact"/>
              <w:ind w:left="0" w:right="0" w:firstLine="640"/>
              <w:jc w:val="both"/>
              <w:rPr>
                <w:del w:id="2897" w:author="信仰" w:date="2026-10-15T22:14:33Z"/>
                <w:rFonts w:hint="default" w:ascii="方正仿宋_GBK" w:hAnsi="等线" w:eastAsia="方正仿宋_GBK" w:cs="宋体"/>
                <w:color w:val="EE0000"/>
                <w:kern w:val="0"/>
                <w:sz w:val="22"/>
                <w:szCs w:val="22"/>
                <w:woUserID w:val="6"/>
              </w:rPr>
              <w:pPrChange w:id="2896" w:author="信仰" w:date="2026-10-15T22:14:37Z">
                <w:pPr>
                  <w:keepNext w:val="0"/>
                  <w:keepLines w:val="0"/>
                  <w:widowControl/>
                  <w:suppressLineNumbers w:val="0"/>
                  <w:spacing w:before="0" w:beforeAutospacing="0" w:after="0" w:afterAutospacing="0"/>
                  <w:ind w:left="0" w:right="0"/>
                  <w:jc w:val="left"/>
                </w:pPr>
              </w:pPrChange>
            </w:pPr>
            <w:del w:id="2898"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A7EA75B">
            <w:pPr>
              <w:keepNext w:val="0"/>
              <w:keepLines w:val="0"/>
              <w:widowControl/>
              <w:suppressLineNumbers w:val="0"/>
              <w:spacing w:before="0" w:beforeAutospacing="0" w:after="0" w:afterAutospacing="0" w:line="560" w:lineRule="exact"/>
              <w:ind w:left="0" w:right="0" w:firstLine="640"/>
              <w:jc w:val="both"/>
              <w:rPr>
                <w:del w:id="2900" w:author="信仰" w:date="2026-10-15T22:14:33Z"/>
                <w:rFonts w:hint="default" w:ascii="方正仿宋_GBK" w:hAnsi="等线" w:eastAsia="方正仿宋_GBK" w:cs="宋体"/>
                <w:color w:val="EE0000"/>
                <w:kern w:val="0"/>
                <w:sz w:val="22"/>
                <w:szCs w:val="22"/>
                <w:woUserID w:val="6"/>
              </w:rPr>
              <w:pPrChange w:id="2899" w:author="信仰" w:date="2026-10-15T22:14:37Z">
                <w:pPr>
                  <w:keepNext w:val="0"/>
                  <w:keepLines w:val="0"/>
                  <w:widowControl/>
                  <w:suppressLineNumbers w:val="0"/>
                  <w:spacing w:before="0" w:beforeAutospacing="0" w:after="0" w:afterAutospacing="0"/>
                  <w:ind w:left="0" w:right="0"/>
                  <w:jc w:val="left"/>
                </w:pPr>
              </w:pPrChange>
            </w:pPr>
            <w:del w:id="2901" w:author="信仰" w:date="2026-10-15T22:14:33Z">
              <w:r>
                <w:rPr>
                  <w:rFonts w:hint="default" w:ascii="方正仿宋_GBK" w:hAnsi="方正仿宋_GBK" w:eastAsia="方正仿宋_GBK" w:cs="方正仿宋_GBK"/>
                  <w:color w:val="EE0000"/>
                  <w:kern w:val="0"/>
                  <w:sz w:val="22"/>
                  <w:szCs w:val="22"/>
                  <w:lang w:val="en-US" w:eastAsia="zh-CN" w:bidi="ar"/>
                  <w:woUserID w:val="6"/>
                </w:rPr>
                <w:delText>13.项目验收评价</w:delText>
              </w:r>
            </w:del>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0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DAFE7A">
            <w:pPr>
              <w:keepNext w:val="0"/>
              <w:keepLines w:val="0"/>
              <w:widowControl/>
              <w:suppressLineNumbers w:val="0"/>
              <w:spacing w:before="0" w:beforeAutospacing="0" w:after="0" w:afterAutospacing="0" w:line="560" w:lineRule="exact"/>
              <w:ind w:left="0" w:right="0" w:firstLine="640"/>
              <w:jc w:val="both"/>
              <w:rPr>
                <w:del w:id="2904" w:author="信仰" w:date="2026-10-15T22:14:33Z"/>
                <w:rFonts w:hint="default" w:ascii="方正仿宋_GBK" w:hAnsi="等线" w:eastAsia="方正仿宋_GBK" w:cs="宋体"/>
                <w:color w:val="EE0000"/>
                <w:kern w:val="0"/>
                <w:sz w:val="22"/>
                <w:szCs w:val="22"/>
                <w:woUserID w:val="6"/>
              </w:rPr>
              <w:pPrChange w:id="2903" w:author="信仰" w:date="2026-10-15T22:14:37Z">
                <w:pPr>
                  <w:keepNext w:val="0"/>
                  <w:keepLines w:val="0"/>
                  <w:widowControl/>
                  <w:suppressLineNumbers w:val="0"/>
                  <w:spacing w:before="0" w:beforeAutospacing="0" w:after="0" w:afterAutospacing="0"/>
                  <w:ind w:left="0" w:right="0"/>
                  <w:jc w:val="left"/>
                </w:pPr>
              </w:pPrChange>
            </w:pPr>
            <w:del w:id="2905"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141C2B73">
            <w:pPr>
              <w:keepNext w:val="0"/>
              <w:keepLines w:val="0"/>
              <w:widowControl/>
              <w:suppressLineNumbers w:val="0"/>
              <w:spacing w:before="0" w:beforeAutospacing="0" w:after="0" w:afterAutospacing="0" w:line="560" w:lineRule="exact"/>
              <w:ind w:left="0" w:right="0" w:firstLine="640"/>
              <w:jc w:val="both"/>
              <w:rPr>
                <w:del w:id="2907" w:author="信仰" w:date="2026-10-15T22:14:33Z"/>
                <w:rFonts w:hint="default" w:ascii="方正仿宋_GBK" w:hAnsi="等线" w:eastAsia="方正仿宋_GBK" w:cs="宋体"/>
                <w:color w:val="EE0000"/>
                <w:kern w:val="0"/>
                <w:sz w:val="22"/>
                <w:szCs w:val="22"/>
                <w:woUserID w:val="6"/>
              </w:rPr>
              <w:pPrChange w:id="2906" w:author="信仰" w:date="2026-10-15T22:14:37Z">
                <w:pPr>
                  <w:keepNext w:val="0"/>
                  <w:keepLines w:val="0"/>
                  <w:widowControl/>
                  <w:suppressLineNumbers w:val="0"/>
                  <w:spacing w:before="0" w:beforeAutospacing="0" w:after="0" w:afterAutospacing="0"/>
                  <w:ind w:left="0" w:right="0"/>
                  <w:jc w:val="left"/>
                </w:pPr>
              </w:pPrChange>
            </w:pPr>
            <w:del w:id="290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14.物资采购申请审核</w:delText>
              </w:r>
            </w:del>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0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4B8869">
            <w:pPr>
              <w:keepNext w:val="0"/>
              <w:keepLines w:val="0"/>
              <w:widowControl/>
              <w:suppressLineNumbers w:val="0"/>
              <w:spacing w:before="0" w:beforeAutospacing="0" w:after="0" w:afterAutospacing="0" w:line="560" w:lineRule="exact"/>
              <w:ind w:left="0" w:right="0" w:firstLine="640"/>
              <w:jc w:val="both"/>
              <w:rPr>
                <w:del w:id="2911" w:author="信仰" w:date="2026-10-15T22:14:33Z"/>
                <w:rFonts w:hint="default" w:ascii="方正仿宋_GBK" w:hAnsi="等线" w:eastAsia="方正仿宋_GBK" w:cs="宋体"/>
                <w:color w:val="EE0000"/>
                <w:kern w:val="0"/>
                <w:sz w:val="22"/>
                <w:szCs w:val="22"/>
                <w:woUserID w:val="6"/>
              </w:rPr>
              <w:pPrChange w:id="2910" w:author="信仰" w:date="2026-10-15T22:14:37Z">
                <w:pPr>
                  <w:keepNext w:val="0"/>
                  <w:keepLines w:val="0"/>
                  <w:widowControl/>
                  <w:suppressLineNumbers w:val="0"/>
                  <w:spacing w:before="0" w:beforeAutospacing="0" w:after="0" w:afterAutospacing="0"/>
                  <w:ind w:left="0" w:right="0"/>
                  <w:jc w:val="left"/>
                </w:pPr>
              </w:pPrChange>
            </w:pPr>
            <w:del w:id="2912"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E7C875B">
            <w:pPr>
              <w:keepNext w:val="0"/>
              <w:keepLines w:val="0"/>
              <w:widowControl/>
              <w:suppressLineNumbers w:val="0"/>
              <w:spacing w:before="0" w:beforeAutospacing="0" w:after="0" w:afterAutospacing="0" w:line="560" w:lineRule="exact"/>
              <w:ind w:left="0" w:right="0" w:firstLine="640"/>
              <w:jc w:val="both"/>
              <w:rPr>
                <w:del w:id="2914" w:author="信仰" w:date="2026-10-15T22:14:33Z"/>
                <w:rFonts w:hint="default" w:ascii="方正仿宋_GBK" w:hAnsi="等线" w:eastAsia="方正仿宋_GBK" w:cs="宋体"/>
                <w:color w:val="EE0000"/>
                <w:kern w:val="0"/>
                <w:sz w:val="22"/>
                <w:szCs w:val="22"/>
                <w:woUserID w:val="6"/>
              </w:rPr>
              <w:pPrChange w:id="2913" w:author="信仰" w:date="2026-10-15T22:14:37Z">
                <w:pPr>
                  <w:keepNext w:val="0"/>
                  <w:keepLines w:val="0"/>
                  <w:widowControl/>
                  <w:suppressLineNumbers w:val="0"/>
                  <w:spacing w:before="0" w:beforeAutospacing="0" w:after="0" w:afterAutospacing="0"/>
                  <w:ind w:left="0" w:right="0"/>
                  <w:jc w:val="left"/>
                </w:pPr>
              </w:pPrChange>
            </w:pPr>
            <w:del w:id="2915" w:author="信仰" w:date="2026-10-15T22:14:33Z">
              <w:r>
                <w:rPr>
                  <w:rFonts w:hint="default" w:ascii="方正仿宋_GBK" w:hAnsi="方正仿宋_GBK" w:eastAsia="方正仿宋_GBK" w:cs="方正仿宋_GBK"/>
                  <w:color w:val="EE0000"/>
                  <w:kern w:val="0"/>
                  <w:sz w:val="22"/>
                  <w:szCs w:val="22"/>
                  <w:lang w:val="en-US" w:eastAsia="zh-CN" w:bidi="ar"/>
                  <w:woUserID w:val="6"/>
                </w:rPr>
                <w:delText>15.物资入账</w:delText>
              </w:r>
            </w:del>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1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1BA5D">
            <w:pPr>
              <w:keepNext w:val="0"/>
              <w:keepLines w:val="0"/>
              <w:widowControl/>
              <w:suppressLineNumbers w:val="0"/>
              <w:spacing w:before="0" w:beforeAutospacing="0" w:after="0" w:afterAutospacing="0" w:line="560" w:lineRule="exact"/>
              <w:ind w:left="0" w:right="0" w:firstLine="640"/>
              <w:jc w:val="both"/>
              <w:rPr>
                <w:del w:id="2918" w:author="信仰" w:date="2026-10-15T22:14:33Z"/>
                <w:rFonts w:hint="default" w:ascii="方正仿宋_GBK" w:hAnsi="等线" w:eastAsia="方正仿宋_GBK" w:cs="宋体"/>
                <w:color w:val="EE0000"/>
                <w:kern w:val="0"/>
                <w:sz w:val="22"/>
                <w:szCs w:val="22"/>
                <w:woUserID w:val="6"/>
              </w:rPr>
              <w:pPrChange w:id="2917" w:author="信仰" w:date="2026-10-15T22:14:37Z">
                <w:pPr>
                  <w:keepNext w:val="0"/>
                  <w:keepLines w:val="0"/>
                  <w:widowControl/>
                  <w:suppressLineNumbers w:val="0"/>
                  <w:spacing w:before="0" w:beforeAutospacing="0" w:after="0" w:afterAutospacing="0"/>
                  <w:ind w:left="0" w:right="0"/>
                  <w:jc w:val="left"/>
                </w:pPr>
              </w:pPrChange>
            </w:pPr>
            <w:del w:id="2919"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20848921">
            <w:pPr>
              <w:keepNext w:val="0"/>
              <w:keepLines w:val="0"/>
              <w:widowControl/>
              <w:suppressLineNumbers w:val="0"/>
              <w:spacing w:before="0" w:beforeAutospacing="0" w:after="0" w:afterAutospacing="0" w:line="560" w:lineRule="exact"/>
              <w:ind w:left="0" w:right="0" w:firstLine="640"/>
              <w:jc w:val="both"/>
              <w:rPr>
                <w:del w:id="2921" w:author="信仰" w:date="2026-10-15T22:14:33Z"/>
                <w:rFonts w:hint="default" w:ascii="方正仿宋_GBK" w:hAnsi="等线" w:eastAsia="方正仿宋_GBK" w:cs="宋体"/>
                <w:color w:val="EE0000"/>
                <w:kern w:val="0"/>
                <w:sz w:val="22"/>
                <w:szCs w:val="22"/>
                <w:woUserID w:val="6"/>
              </w:rPr>
              <w:pPrChange w:id="2920" w:author="信仰" w:date="2026-10-15T22:14:37Z">
                <w:pPr>
                  <w:keepNext w:val="0"/>
                  <w:keepLines w:val="0"/>
                  <w:widowControl/>
                  <w:suppressLineNumbers w:val="0"/>
                  <w:spacing w:before="0" w:beforeAutospacing="0" w:after="0" w:afterAutospacing="0"/>
                  <w:ind w:left="0" w:right="0"/>
                  <w:jc w:val="left"/>
                </w:pPr>
              </w:pPrChange>
            </w:pPr>
            <w:del w:id="2922" w:author="信仰" w:date="2026-10-15T22:14:33Z">
              <w:r>
                <w:rPr>
                  <w:rFonts w:hint="default" w:ascii="方正仿宋_GBK" w:hAnsi="方正仿宋_GBK" w:eastAsia="方正仿宋_GBK" w:cs="方正仿宋_GBK"/>
                  <w:color w:val="EE0000"/>
                  <w:kern w:val="0"/>
                  <w:sz w:val="22"/>
                  <w:szCs w:val="22"/>
                  <w:lang w:val="en-US" w:eastAsia="zh-CN" w:bidi="ar"/>
                  <w:woUserID w:val="6"/>
                </w:rPr>
                <w:delText>16.物资现场到货验收</w:delText>
              </w:r>
            </w:del>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92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4016B9">
            <w:pPr>
              <w:keepNext w:val="0"/>
              <w:keepLines w:val="0"/>
              <w:widowControl/>
              <w:suppressLineNumbers w:val="0"/>
              <w:spacing w:before="0" w:beforeAutospacing="0" w:after="0" w:afterAutospacing="0" w:line="560" w:lineRule="exact"/>
              <w:ind w:left="0" w:right="0" w:firstLine="640"/>
              <w:jc w:val="both"/>
              <w:rPr>
                <w:del w:id="2925" w:author="信仰" w:date="2026-10-15T22:14:33Z"/>
                <w:rFonts w:hint="default" w:ascii="方正仿宋_GBK" w:hAnsi="等线" w:eastAsia="方正仿宋_GBK" w:cs="宋体"/>
                <w:color w:val="EE0000"/>
                <w:kern w:val="0"/>
                <w:sz w:val="22"/>
                <w:szCs w:val="22"/>
                <w:woUserID w:val="6"/>
              </w:rPr>
              <w:pPrChange w:id="2924" w:author="信仰" w:date="2026-10-15T22:14:37Z">
                <w:pPr>
                  <w:keepNext w:val="0"/>
                  <w:keepLines w:val="0"/>
                  <w:widowControl/>
                  <w:suppressLineNumbers w:val="0"/>
                  <w:spacing w:before="0" w:beforeAutospacing="0" w:after="0" w:afterAutospacing="0"/>
                  <w:ind w:left="0" w:right="0"/>
                  <w:jc w:val="left"/>
                </w:pPr>
              </w:pPrChange>
            </w:pPr>
            <w:del w:id="2926"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6AD91458">
            <w:pPr>
              <w:keepNext w:val="0"/>
              <w:keepLines w:val="0"/>
              <w:widowControl/>
              <w:suppressLineNumbers w:val="0"/>
              <w:spacing w:before="0" w:beforeAutospacing="0" w:after="0" w:afterAutospacing="0" w:line="560" w:lineRule="exact"/>
              <w:ind w:left="0" w:right="0" w:firstLine="640"/>
              <w:jc w:val="both"/>
              <w:rPr>
                <w:del w:id="2928" w:author="信仰" w:date="2026-10-15T22:14:33Z"/>
                <w:rFonts w:hint="default" w:ascii="方正仿宋_GBK" w:hAnsi="等线" w:eastAsia="方正仿宋_GBK" w:cs="宋体"/>
                <w:color w:val="EE0000"/>
                <w:kern w:val="0"/>
                <w:sz w:val="22"/>
                <w:szCs w:val="22"/>
                <w:woUserID w:val="6"/>
              </w:rPr>
              <w:pPrChange w:id="2927" w:author="信仰" w:date="2026-10-15T22:14:37Z">
                <w:pPr>
                  <w:keepNext w:val="0"/>
                  <w:keepLines w:val="0"/>
                  <w:widowControl/>
                  <w:suppressLineNumbers w:val="0"/>
                  <w:spacing w:before="0" w:beforeAutospacing="0" w:after="0" w:afterAutospacing="0"/>
                  <w:ind w:left="0" w:right="0"/>
                  <w:jc w:val="left"/>
                </w:pPr>
              </w:pPrChange>
            </w:pPr>
            <w:del w:id="2929" w:author="信仰" w:date="2026-10-15T22:14:33Z">
              <w:r>
                <w:rPr>
                  <w:rFonts w:hint="default" w:ascii="方正仿宋_GBK" w:hAnsi="方正仿宋_GBK" w:eastAsia="方正仿宋_GBK" w:cs="方正仿宋_GBK"/>
                  <w:color w:val="EE0000"/>
                  <w:kern w:val="0"/>
                  <w:sz w:val="22"/>
                  <w:szCs w:val="22"/>
                  <w:lang w:val="en-US" w:eastAsia="zh-CN" w:bidi="ar"/>
                  <w:woUserID w:val="6"/>
                </w:rPr>
                <w:delText>17.项目结算审核审计</w:delText>
              </w:r>
            </w:del>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3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E953E4">
            <w:pPr>
              <w:keepNext w:val="0"/>
              <w:keepLines w:val="0"/>
              <w:widowControl/>
              <w:suppressLineNumbers w:val="0"/>
              <w:spacing w:before="0" w:beforeAutospacing="0" w:after="0" w:afterAutospacing="0" w:line="560" w:lineRule="exact"/>
              <w:ind w:left="0" w:right="0" w:firstLine="640"/>
              <w:jc w:val="both"/>
              <w:rPr>
                <w:del w:id="2932" w:author="信仰" w:date="2026-10-15T22:14:33Z"/>
                <w:rFonts w:hint="default" w:ascii="方正仿宋_GBK" w:hAnsi="等线" w:eastAsia="方正仿宋_GBK" w:cs="宋体"/>
                <w:color w:val="EE0000"/>
                <w:kern w:val="0"/>
                <w:sz w:val="22"/>
                <w:szCs w:val="22"/>
                <w:woUserID w:val="6"/>
              </w:rPr>
              <w:pPrChange w:id="2931" w:author="信仰" w:date="2026-10-15T22:14:37Z">
                <w:pPr>
                  <w:keepNext w:val="0"/>
                  <w:keepLines w:val="0"/>
                  <w:widowControl/>
                  <w:suppressLineNumbers w:val="0"/>
                  <w:spacing w:before="0" w:beforeAutospacing="0" w:after="0" w:afterAutospacing="0"/>
                  <w:ind w:left="0" w:right="0"/>
                  <w:jc w:val="left"/>
                </w:pPr>
              </w:pPrChange>
            </w:pPr>
            <w:del w:id="2933"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549A90">
            <w:pPr>
              <w:keepNext w:val="0"/>
              <w:keepLines w:val="0"/>
              <w:widowControl/>
              <w:suppressLineNumbers w:val="0"/>
              <w:spacing w:before="0" w:beforeAutospacing="0" w:after="0" w:afterAutospacing="0" w:line="560" w:lineRule="exact"/>
              <w:ind w:left="0" w:right="0" w:firstLine="640"/>
              <w:jc w:val="both"/>
              <w:rPr>
                <w:del w:id="2935" w:author="信仰" w:date="2026-10-15T22:14:33Z"/>
                <w:rFonts w:hint="default" w:ascii="方正仿宋_GBK" w:hAnsi="等线" w:eastAsia="方正仿宋_GBK" w:cs="宋体"/>
                <w:color w:val="EE0000"/>
                <w:kern w:val="0"/>
                <w:sz w:val="22"/>
                <w:szCs w:val="22"/>
                <w:woUserID w:val="6"/>
              </w:rPr>
              <w:pPrChange w:id="2934" w:author="信仰" w:date="2026-10-15T22:14:37Z">
                <w:pPr>
                  <w:keepNext w:val="0"/>
                  <w:keepLines w:val="0"/>
                  <w:widowControl/>
                  <w:suppressLineNumbers w:val="0"/>
                  <w:spacing w:before="0" w:beforeAutospacing="0" w:after="0" w:afterAutospacing="0"/>
                  <w:ind w:left="0" w:right="0"/>
                  <w:jc w:val="left"/>
                </w:pPr>
              </w:pPrChange>
            </w:pPr>
            <w:del w:id="2936" w:author="信仰" w:date="2026-10-15T22:14:33Z">
              <w:r>
                <w:rPr>
                  <w:rFonts w:hint="default" w:ascii="方正仿宋_GBK" w:hAnsi="方正仿宋_GBK" w:eastAsia="方正仿宋_GBK" w:cs="方正仿宋_GBK"/>
                  <w:color w:val="EE0000"/>
                  <w:kern w:val="0"/>
                  <w:sz w:val="22"/>
                  <w:szCs w:val="22"/>
                  <w:lang w:val="en-US" w:eastAsia="zh-CN" w:bidi="ar"/>
                  <w:woUserID w:val="6"/>
                </w:rPr>
                <w:delText>18.项目合同签订</w:delText>
              </w:r>
            </w:del>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3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F4386A">
            <w:pPr>
              <w:keepNext w:val="0"/>
              <w:keepLines w:val="0"/>
              <w:widowControl/>
              <w:suppressLineNumbers w:val="0"/>
              <w:spacing w:before="0" w:beforeAutospacing="0" w:after="0" w:afterAutospacing="0" w:line="560" w:lineRule="exact"/>
              <w:ind w:left="0" w:right="0" w:firstLine="640"/>
              <w:jc w:val="both"/>
              <w:rPr>
                <w:del w:id="2939" w:author="信仰" w:date="2026-10-15T22:14:33Z"/>
                <w:rFonts w:hint="default" w:ascii="方正仿宋_GBK" w:hAnsi="等线" w:eastAsia="方正仿宋_GBK" w:cs="宋体"/>
                <w:color w:val="EE0000"/>
                <w:kern w:val="0"/>
                <w:sz w:val="22"/>
                <w:szCs w:val="22"/>
                <w:woUserID w:val="6"/>
              </w:rPr>
              <w:pPrChange w:id="2938" w:author="信仰" w:date="2026-10-15T22:14:37Z">
                <w:pPr>
                  <w:keepNext w:val="0"/>
                  <w:keepLines w:val="0"/>
                  <w:widowControl/>
                  <w:suppressLineNumbers w:val="0"/>
                  <w:spacing w:before="0" w:beforeAutospacing="0" w:after="0" w:afterAutospacing="0"/>
                  <w:ind w:left="0" w:right="0"/>
                  <w:jc w:val="left"/>
                </w:pPr>
              </w:pPrChange>
            </w:pPr>
            <w:del w:id="2940"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E09B163">
            <w:pPr>
              <w:keepNext w:val="0"/>
              <w:keepLines w:val="0"/>
              <w:widowControl/>
              <w:suppressLineNumbers w:val="0"/>
              <w:spacing w:before="0" w:beforeAutospacing="0" w:after="0" w:afterAutospacing="0" w:line="560" w:lineRule="exact"/>
              <w:ind w:left="0" w:right="0" w:firstLine="640"/>
              <w:jc w:val="both"/>
              <w:rPr>
                <w:del w:id="2942" w:author="信仰" w:date="2026-10-15T22:14:33Z"/>
                <w:rFonts w:hint="default" w:ascii="方正仿宋_GBK" w:hAnsi="等线" w:eastAsia="方正仿宋_GBK" w:cs="宋体"/>
                <w:color w:val="EE0000"/>
                <w:kern w:val="0"/>
                <w:sz w:val="22"/>
                <w:szCs w:val="22"/>
                <w:woUserID w:val="6"/>
              </w:rPr>
              <w:pPrChange w:id="2941" w:author="信仰" w:date="2026-10-15T22:14:37Z">
                <w:pPr>
                  <w:keepNext w:val="0"/>
                  <w:keepLines w:val="0"/>
                  <w:widowControl/>
                  <w:suppressLineNumbers w:val="0"/>
                  <w:spacing w:before="0" w:beforeAutospacing="0" w:after="0" w:afterAutospacing="0"/>
                  <w:ind w:left="0" w:right="0"/>
                  <w:jc w:val="left"/>
                </w:pPr>
              </w:pPrChange>
            </w:pPr>
            <w:del w:id="2943" w:author="信仰" w:date="2026-10-15T22:14:33Z">
              <w:r>
                <w:rPr>
                  <w:rFonts w:hint="default" w:ascii="方正仿宋_GBK" w:hAnsi="方正仿宋_GBK" w:eastAsia="方正仿宋_GBK" w:cs="方正仿宋_GBK"/>
                  <w:color w:val="EE0000"/>
                  <w:kern w:val="0"/>
                  <w:sz w:val="22"/>
                  <w:szCs w:val="22"/>
                  <w:lang w:val="en-US" w:eastAsia="zh-CN" w:bidi="ar"/>
                  <w:woUserID w:val="6"/>
                </w:rPr>
                <w:delText>19.项目结算审核</w:delText>
              </w:r>
            </w:del>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4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82F97A">
            <w:pPr>
              <w:keepNext w:val="0"/>
              <w:keepLines w:val="0"/>
              <w:widowControl/>
              <w:suppressLineNumbers w:val="0"/>
              <w:spacing w:before="0" w:beforeAutospacing="0" w:after="0" w:afterAutospacing="0" w:line="560" w:lineRule="exact"/>
              <w:ind w:left="0" w:right="0" w:firstLine="640"/>
              <w:jc w:val="both"/>
              <w:rPr>
                <w:del w:id="2946" w:author="信仰" w:date="2026-10-15T22:14:33Z"/>
                <w:rFonts w:hint="default" w:ascii="方正仿宋_GBK" w:hAnsi="等线" w:eastAsia="方正仿宋_GBK" w:cs="宋体"/>
                <w:color w:val="EE0000"/>
                <w:kern w:val="0"/>
                <w:sz w:val="22"/>
                <w:szCs w:val="22"/>
                <w:woUserID w:val="6"/>
              </w:rPr>
              <w:pPrChange w:id="2945" w:author="信仰" w:date="2026-10-15T22:14:37Z">
                <w:pPr>
                  <w:keepNext w:val="0"/>
                  <w:keepLines w:val="0"/>
                  <w:widowControl/>
                  <w:suppressLineNumbers w:val="0"/>
                  <w:spacing w:before="0" w:beforeAutospacing="0" w:after="0" w:afterAutospacing="0"/>
                  <w:ind w:left="0" w:right="0"/>
                  <w:jc w:val="left"/>
                </w:pPr>
              </w:pPrChange>
            </w:pPr>
            <w:del w:id="2947"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6FB5F7A">
            <w:pPr>
              <w:keepNext w:val="0"/>
              <w:keepLines w:val="0"/>
              <w:widowControl/>
              <w:suppressLineNumbers w:val="0"/>
              <w:spacing w:before="0" w:beforeAutospacing="0" w:after="0" w:afterAutospacing="0" w:line="560" w:lineRule="exact"/>
              <w:ind w:left="0" w:right="0" w:firstLine="640"/>
              <w:jc w:val="both"/>
              <w:rPr>
                <w:del w:id="2949" w:author="信仰" w:date="2026-10-15T22:14:33Z"/>
                <w:rFonts w:hint="default" w:ascii="方正仿宋_GBK" w:hAnsi="等线" w:eastAsia="方正仿宋_GBK" w:cs="宋体"/>
                <w:color w:val="EE0000"/>
                <w:kern w:val="0"/>
                <w:sz w:val="22"/>
                <w:szCs w:val="22"/>
                <w:woUserID w:val="6"/>
              </w:rPr>
              <w:pPrChange w:id="2948" w:author="信仰" w:date="2026-10-15T22:14:37Z">
                <w:pPr>
                  <w:keepNext w:val="0"/>
                  <w:keepLines w:val="0"/>
                  <w:widowControl/>
                  <w:suppressLineNumbers w:val="0"/>
                  <w:spacing w:before="0" w:beforeAutospacing="0" w:after="0" w:afterAutospacing="0"/>
                  <w:ind w:left="0" w:right="0"/>
                  <w:jc w:val="left"/>
                </w:pPr>
              </w:pPrChange>
            </w:pPr>
            <w:del w:id="2950" w:author="信仰" w:date="2026-10-15T22:14:33Z">
              <w:r>
                <w:rPr>
                  <w:rFonts w:hint="default" w:ascii="方正仿宋_GBK" w:hAnsi="方正仿宋_GBK" w:eastAsia="方正仿宋_GBK" w:cs="方正仿宋_GBK"/>
                  <w:color w:val="EE0000"/>
                  <w:kern w:val="0"/>
                  <w:sz w:val="22"/>
                  <w:szCs w:val="22"/>
                  <w:lang w:val="en-US" w:eastAsia="zh-CN" w:bidi="ar"/>
                  <w:woUserID w:val="6"/>
                </w:rPr>
                <w:delText>20.项目结算控制</w:delText>
              </w:r>
            </w:del>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51"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431CDD3">
            <w:pPr>
              <w:keepNext w:val="0"/>
              <w:keepLines w:val="0"/>
              <w:widowControl/>
              <w:suppressLineNumbers w:val="0"/>
              <w:spacing w:before="0" w:beforeAutospacing="0" w:after="0" w:afterAutospacing="0" w:line="560" w:lineRule="exact"/>
              <w:ind w:left="0" w:right="0" w:firstLine="640"/>
              <w:jc w:val="both"/>
              <w:rPr>
                <w:del w:id="2953" w:author="信仰" w:date="2026-10-15T22:14:33Z"/>
                <w:rFonts w:hint="default" w:ascii="方正仿宋_GBK" w:hAnsi="等线" w:eastAsia="方正仿宋_GBK" w:cs="宋体"/>
                <w:color w:val="EE0000"/>
                <w:kern w:val="0"/>
                <w:sz w:val="22"/>
                <w:szCs w:val="22"/>
                <w:woUserID w:val="6"/>
              </w:rPr>
              <w:pPrChange w:id="2952" w:author="信仰" w:date="2026-10-15T22:14:37Z">
                <w:pPr>
                  <w:keepNext w:val="0"/>
                  <w:keepLines w:val="0"/>
                  <w:widowControl/>
                  <w:suppressLineNumbers w:val="0"/>
                  <w:spacing w:before="0" w:beforeAutospacing="0" w:after="0" w:afterAutospacing="0"/>
                  <w:ind w:left="0" w:right="0"/>
                  <w:jc w:val="left"/>
                </w:pPr>
              </w:pPrChange>
            </w:pPr>
            <w:del w:id="2954"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B9ED634">
            <w:pPr>
              <w:keepNext w:val="0"/>
              <w:keepLines w:val="0"/>
              <w:widowControl/>
              <w:suppressLineNumbers w:val="0"/>
              <w:spacing w:before="0" w:beforeAutospacing="0" w:after="0" w:afterAutospacing="0" w:line="560" w:lineRule="exact"/>
              <w:ind w:left="0" w:right="0" w:firstLine="640"/>
              <w:jc w:val="both"/>
              <w:rPr>
                <w:del w:id="2956" w:author="信仰" w:date="2026-10-15T22:14:33Z"/>
                <w:rFonts w:hint="default" w:ascii="方正仿宋_GBK" w:hAnsi="等线" w:eastAsia="方正仿宋_GBK" w:cs="宋体"/>
                <w:color w:val="EE0000"/>
                <w:kern w:val="0"/>
                <w:sz w:val="22"/>
                <w:szCs w:val="22"/>
                <w:woUserID w:val="6"/>
              </w:rPr>
              <w:pPrChange w:id="2955" w:author="信仰" w:date="2026-10-15T22:14:37Z">
                <w:pPr>
                  <w:keepNext w:val="0"/>
                  <w:keepLines w:val="0"/>
                  <w:widowControl/>
                  <w:suppressLineNumbers w:val="0"/>
                  <w:spacing w:before="0" w:beforeAutospacing="0" w:after="0" w:afterAutospacing="0"/>
                  <w:ind w:left="0" w:right="0"/>
                  <w:jc w:val="left"/>
                </w:pPr>
              </w:pPrChange>
            </w:pPr>
            <w:del w:id="2957" w:author="信仰" w:date="2026-10-15T22:14:33Z">
              <w:r>
                <w:rPr>
                  <w:rFonts w:hint="default" w:ascii="方正仿宋_GBK" w:hAnsi="方正仿宋_GBK" w:eastAsia="方正仿宋_GBK" w:cs="方正仿宋_GBK"/>
                  <w:color w:val="EE0000"/>
                  <w:kern w:val="0"/>
                  <w:sz w:val="22"/>
                  <w:szCs w:val="22"/>
                  <w:lang w:val="en-US" w:eastAsia="zh-CN" w:bidi="ar"/>
                  <w:woUserID w:val="6"/>
                </w:rPr>
                <w:delText>21.项目成本报销</w:delText>
              </w:r>
            </w:del>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del w:id="2958"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BEE19">
            <w:pPr>
              <w:keepNext w:val="0"/>
              <w:keepLines w:val="0"/>
              <w:widowControl/>
              <w:suppressLineNumbers w:val="0"/>
              <w:spacing w:before="0" w:beforeAutospacing="0" w:after="0" w:afterAutospacing="0" w:line="560" w:lineRule="exact"/>
              <w:ind w:left="0" w:right="0" w:firstLine="640"/>
              <w:jc w:val="both"/>
              <w:rPr>
                <w:del w:id="2960" w:author="信仰" w:date="2026-10-15T22:14:33Z"/>
                <w:rFonts w:hint="default" w:ascii="方正仿宋_GBK" w:hAnsi="等线" w:eastAsia="方正仿宋_GBK" w:cs="宋体"/>
                <w:color w:val="EE0000"/>
                <w:kern w:val="0"/>
                <w:sz w:val="22"/>
                <w:szCs w:val="22"/>
                <w:woUserID w:val="6"/>
              </w:rPr>
              <w:pPrChange w:id="2959" w:author="信仰" w:date="2026-10-15T22:14:37Z">
                <w:pPr>
                  <w:keepNext w:val="0"/>
                  <w:keepLines w:val="0"/>
                  <w:widowControl/>
                  <w:suppressLineNumbers w:val="0"/>
                  <w:spacing w:before="0" w:beforeAutospacing="0" w:after="0" w:afterAutospacing="0"/>
                  <w:ind w:left="0" w:right="0"/>
                  <w:jc w:val="left"/>
                </w:pPr>
              </w:pPrChange>
            </w:pPr>
            <w:del w:id="2961"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4F4A9447">
            <w:pPr>
              <w:keepNext w:val="0"/>
              <w:keepLines w:val="0"/>
              <w:widowControl/>
              <w:suppressLineNumbers w:val="0"/>
              <w:spacing w:before="0" w:beforeAutospacing="0" w:after="0" w:afterAutospacing="0" w:line="560" w:lineRule="exact"/>
              <w:ind w:left="0" w:right="0" w:firstLine="640"/>
              <w:jc w:val="both"/>
              <w:rPr>
                <w:del w:id="2963" w:author="信仰" w:date="2026-10-15T22:14:33Z"/>
                <w:rFonts w:hint="default" w:ascii="方正仿宋_GBK" w:hAnsi="等线" w:eastAsia="方正仿宋_GBK" w:cs="宋体"/>
                <w:color w:val="EE0000"/>
                <w:kern w:val="0"/>
                <w:sz w:val="22"/>
                <w:szCs w:val="22"/>
                <w:woUserID w:val="6"/>
              </w:rPr>
              <w:pPrChange w:id="2962" w:author="信仰" w:date="2026-10-15T22:14:37Z">
                <w:pPr>
                  <w:keepNext w:val="0"/>
                  <w:keepLines w:val="0"/>
                  <w:widowControl/>
                  <w:suppressLineNumbers w:val="0"/>
                  <w:spacing w:before="0" w:beforeAutospacing="0" w:after="0" w:afterAutospacing="0"/>
                  <w:ind w:left="0" w:right="0"/>
                  <w:jc w:val="left"/>
                </w:pPr>
              </w:pPrChange>
            </w:pPr>
            <w:del w:id="2964" w:author="信仰" w:date="2026-10-15T22:14:33Z">
              <w:r>
                <w:rPr>
                  <w:rFonts w:hint="default" w:ascii="方正仿宋_GBK" w:hAnsi="方正仿宋_GBK" w:eastAsia="方正仿宋_GBK" w:cs="方正仿宋_GBK"/>
                  <w:color w:val="EE0000"/>
                  <w:kern w:val="0"/>
                  <w:sz w:val="22"/>
                  <w:szCs w:val="22"/>
                  <w:lang w:val="en-US" w:eastAsia="zh-CN" w:bidi="ar"/>
                  <w:woUserID w:val="6"/>
                </w:rPr>
                <w:delText>22.项目工程款支付</w:delText>
              </w:r>
            </w:del>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65"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42656">
            <w:pPr>
              <w:keepNext w:val="0"/>
              <w:keepLines w:val="0"/>
              <w:widowControl/>
              <w:suppressLineNumbers w:val="0"/>
              <w:spacing w:before="0" w:beforeAutospacing="0" w:after="0" w:afterAutospacing="0" w:line="560" w:lineRule="exact"/>
              <w:ind w:left="0" w:right="0" w:firstLine="640"/>
              <w:jc w:val="both"/>
              <w:rPr>
                <w:del w:id="2967" w:author="信仰" w:date="2026-10-15T22:14:33Z"/>
                <w:rFonts w:hint="default" w:ascii="方正仿宋_GBK" w:hAnsi="等线" w:eastAsia="方正仿宋_GBK" w:cs="宋体"/>
                <w:color w:val="EE0000"/>
                <w:kern w:val="0"/>
                <w:sz w:val="22"/>
                <w:szCs w:val="22"/>
                <w:woUserID w:val="6"/>
              </w:rPr>
              <w:pPrChange w:id="2966" w:author="信仰" w:date="2026-10-15T22:14:37Z">
                <w:pPr>
                  <w:keepNext w:val="0"/>
                  <w:keepLines w:val="0"/>
                  <w:widowControl/>
                  <w:suppressLineNumbers w:val="0"/>
                  <w:spacing w:before="0" w:beforeAutospacing="0" w:after="0" w:afterAutospacing="0"/>
                  <w:ind w:left="0" w:right="0"/>
                  <w:jc w:val="left"/>
                </w:pPr>
              </w:pPrChange>
            </w:pPr>
            <w:del w:id="2968" w:author="信仰" w:date="2026-10-15T22:14:33Z">
              <w:r>
                <w:rPr>
                  <w:rFonts w:hint="default" w:ascii="方正仿宋_GBK" w:hAnsi="方正仿宋_GBK" w:eastAsia="方正仿宋_GBK" w:cs="方正仿宋_GBK"/>
                  <w:color w:val="EE0000"/>
                  <w:kern w:val="0"/>
                  <w:sz w:val="22"/>
                  <w:szCs w:val="22"/>
                  <w:lang w:val="en-US" w:eastAsia="zh-CN" w:bidi="ar"/>
                  <w:woUserID w:val="6"/>
                </w:rPr>
                <w:delText>检修运维成本项目全流程管理</w:delText>
              </w:r>
            </w:del>
          </w:p>
        </w:tc>
        <w:tc>
          <w:tcPr>
            <w:tcW w:w="3271" w:type="pct"/>
            <w:tcBorders>
              <w:top w:val="nil"/>
              <w:left w:val="nil"/>
              <w:bottom w:val="single" w:color="auto" w:sz="4" w:space="0"/>
              <w:right w:val="single" w:color="auto" w:sz="4" w:space="0"/>
            </w:tcBorders>
            <w:shd w:val="clear" w:color="auto" w:fill="FFFFFF"/>
            <w:noWrap/>
            <w:vAlign w:val="center"/>
          </w:tcPr>
          <w:p w14:paraId="7A217BE0">
            <w:pPr>
              <w:keepNext w:val="0"/>
              <w:keepLines w:val="0"/>
              <w:widowControl/>
              <w:suppressLineNumbers w:val="0"/>
              <w:spacing w:before="0" w:beforeAutospacing="0" w:after="0" w:afterAutospacing="0" w:line="560" w:lineRule="exact"/>
              <w:ind w:left="0" w:right="0" w:firstLine="640"/>
              <w:jc w:val="both"/>
              <w:rPr>
                <w:del w:id="2970" w:author="信仰" w:date="2026-10-15T22:14:33Z"/>
                <w:rFonts w:hint="default" w:ascii="方正仿宋_GBK" w:hAnsi="等线" w:eastAsia="方正仿宋_GBK" w:cs="宋体"/>
                <w:color w:val="EE0000"/>
                <w:kern w:val="0"/>
                <w:sz w:val="22"/>
                <w:szCs w:val="22"/>
                <w:woUserID w:val="6"/>
              </w:rPr>
              <w:pPrChange w:id="2969" w:author="信仰" w:date="2026-10-15T22:14:37Z">
                <w:pPr>
                  <w:keepNext w:val="0"/>
                  <w:keepLines w:val="0"/>
                  <w:widowControl/>
                  <w:suppressLineNumbers w:val="0"/>
                  <w:spacing w:before="0" w:beforeAutospacing="0" w:after="0" w:afterAutospacing="0"/>
                  <w:ind w:left="0" w:right="0"/>
                  <w:jc w:val="left"/>
                </w:pPr>
              </w:pPrChange>
            </w:pPr>
            <w:del w:id="2971" w:author="信仰" w:date="2026-10-15T22:14:33Z">
              <w:r>
                <w:rPr>
                  <w:rFonts w:hint="default" w:ascii="方正仿宋_GBK" w:hAnsi="方正仿宋_GBK" w:eastAsia="方正仿宋_GBK" w:cs="方正仿宋_GBK"/>
                  <w:color w:val="EE0000"/>
                  <w:kern w:val="0"/>
                  <w:sz w:val="22"/>
                  <w:szCs w:val="22"/>
                  <w:lang w:val="en-US" w:eastAsia="zh-CN" w:bidi="ar"/>
                  <w:woUserID w:val="6"/>
                </w:rPr>
                <w:delText>23.项目质保金支付</w:delText>
              </w:r>
            </w:del>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72"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EAE32DD">
            <w:pPr>
              <w:keepNext w:val="0"/>
              <w:keepLines w:val="0"/>
              <w:widowControl/>
              <w:suppressLineNumbers w:val="0"/>
              <w:spacing w:before="0" w:beforeAutospacing="0" w:after="0" w:afterAutospacing="0" w:line="560" w:lineRule="exact"/>
              <w:ind w:left="0" w:right="0" w:firstLine="640"/>
              <w:jc w:val="both"/>
              <w:rPr>
                <w:del w:id="2974" w:author="信仰" w:date="2026-10-15T22:14:33Z"/>
                <w:rFonts w:hint="default" w:ascii="方正仿宋_GBK" w:hAnsi="等线" w:eastAsia="方正仿宋_GBK" w:cs="宋体"/>
                <w:color w:val="EE0000"/>
                <w:kern w:val="0"/>
                <w:sz w:val="22"/>
                <w:szCs w:val="22"/>
                <w:woUserID w:val="6"/>
              </w:rPr>
              <w:pPrChange w:id="2973" w:author="信仰" w:date="2026-10-15T22:14:37Z">
                <w:pPr>
                  <w:keepNext w:val="0"/>
                  <w:keepLines w:val="0"/>
                  <w:widowControl/>
                  <w:suppressLineNumbers w:val="0"/>
                  <w:spacing w:before="0" w:beforeAutospacing="0" w:after="0" w:afterAutospacing="0"/>
                  <w:ind w:left="0" w:right="0"/>
                  <w:jc w:val="left"/>
                </w:pPr>
              </w:pPrChange>
            </w:pPr>
            <w:del w:id="2975"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2FB9E469">
            <w:pPr>
              <w:keepNext w:val="0"/>
              <w:keepLines w:val="0"/>
              <w:widowControl/>
              <w:suppressLineNumbers w:val="0"/>
              <w:spacing w:before="0" w:beforeAutospacing="0" w:after="0" w:afterAutospacing="0" w:line="560" w:lineRule="exact"/>
              <w:ind w:left="0" w:right="0" w:firstLine="640"/>
              <w:jc w:val="both"/>
              <w:rPr>
                <w:del w:id="2977" w:author="信仰" w:date="2026-10-15T22:14:33Z"/>
                <w:rFonts w:hint="default" w:ascii="方正仿宋_GBK" w:hAnsi="等线" w:eastAsia="方正仿宋_GBK" w:cs="宋体"/>
                <w:color w:val="EE0000"/>
                <w:kern w:val="0"/>
                <w:sz w:val="22"/>
                <w:szCs w:val="22"/>
                <w:woUserID w:val="6"/>
              </w:rPr>
              <w:pPrChange w:id="2976" w:author="信仰" w:date="2026-10-15T22:14:37Z">
                <w:pPr>
                  <w:keepNext w:val="0"/>
                  <w:keepLines w:val="0"/>
                  <w:widowControl/>
                  <w:suppressLineNumbers w:val="0"/>
                  <w:spacing w:before="0" w:beforeAutospacing="0" w:after="0" w:afterAutospacing="0"/>
                  <w:ind w:left="0" w:right="0"/>
                  <w:jc w:val="left"/>
                </w:pPr>
              </w:pPrChange>
            </w:pPr>
            <w:del w:id="2978" w:author="信仰" w:date="2026-10-15T22:14:33Z">
              <w:r>
                <w:rPr>
                  <w:rFonts w:hint="default" w:ascii="方正仿宋_GBK" w:hAnsi="方正仿宋_GBK" w:eastAsia="方正仿宋_GBK" w:cs="方正仿宋_GBK"/>
                  <w:color w:val="EE0000"/>
                  <w:kern w:val="0"/>
                  <w:sz w:val="22"/>
                  <w:szCs w:val="22"/>
                  <w:lang w:val="en-US" w:eastAsia="zh-CN" w:bidi="ar"/>
                  <w:woUserID w:val="6"/>
                </w:rPr>
                <w:delText>1.违章业务准确性审核</w:delText>
              </w:r>
            </w:del>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79"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9AAB57">
            <w:pPr>
              <w:keepNext w:val="0"/>
              <w:keepLines w:val="0"/>
              <w:widowControl/>
              <w:suppressLineNumbers w:val="0"/>
              <w:spacing w:before="0" w:beforeAutospacing="0" w:after="0" w:afterAutospacing="0" w:line="560" w:lineRule="exact"/>
              <w:ind w:left="0" w:right="0" w:firstLine="640"/>
              <w:jc w:val="both"/>
              <w:rPr>
                <w:del w:id="2981" w:author="信仰" w:date="2026-10-15T22:14:33Z"/>
                <w:rFonts w:hint="default" w:ascii="方正仿宋_GBK" w:hAnsi="等线" w:eastAsia="方正仿宋_GBK" w:cs="宋体"/>
                <w:color w:val="EE0000"/>
                <w:kern w:val="0"/>
                <w:sz w:val="22"/>
                <w:szCs w:val="22"/>
                <w:woUserID w:val="6"/>
              </w:rPr>
              <w:pPrChange w:id="2980" w:author="信仰" w:date="2026-10-15T22:14:37Z">
                <w:pPr>
                  <w:keepNext w:val="0"/>
                  <w:keepLines w:val="0"/>
                  <w:widowControl/>
                  <w:suppressLineNumbers w:val="0"/>
                  <w:spacing w:before="0" w:beforeAutospacing="0" w:after="0" w:afterAutospacing="0"/>
                  <w:ind w:left="0" w:right="0"/>
                  <w:jc w:val="left"/>
                </w:pPr>
              </w:pPrChange>
            </w:pPr>
            <w:del w:id="2982"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6608A52A">
            <w:pPr>
              <w:keepNext w:val="0"/>
              <w:keepLines w:val="0"/>
              <w:widowControl/>
              <w:suppressLineNumbers w:val="0"/>
              <w:spacing w:before="0" w:beforeAutospacing="0" w:after="0" w:afterAutospacing="0" w:line="560" w:lineRule="exact"/>
              <w:ind w:left="0" w:right="0" w:firstLine="640"/>
              <w:jc w:val="both"/>
              <w:rPr>
                <w:del w:id="2984" w:author="信仰" w:date="2026-10-15T22:14:33Z"/>
                <w:rFonts w:hint="default" w:ascii="方正仿宋_GBK" w:hAnsi="等线" w:eastAsia="方正仿宋_GBK" w:cs="宋体"/>
                <w:color w:val="EE0000"/>
                <w:kern w:val="0"/>
                <w:sz w:val="22"/>
                <w:szCs w:val="22"/>
                <w:woUserID w:val="6"/>
              </w:rPr>
              <w:pPrChange w:id="2983" w:author="信仰" w:date="2026-10-15T22:14:37Z">
                <w:pPr>
                  <w:keepNext w:val="0"/>
                  <w:keepLines w:val="0"/>
                  <w:widowControl/>
                  <w:suppressLineNumbers w:val="0"/>
                  <w:spacing w:before="0" w:beforeAutospacing="0" w:after="0" w:afterAutospacing="0"/>
                  <w:ind w:left="0" w:right="0"/>
                  <w:jc w:val="left"/>
                </w:pPr>
              </w:pPrChange>
            </w:pPr>
            <w:del w:id="2985" w:author="信仰" w:date="2026-10-15T22:14:33Z">
              <w:r>
                <w:rPr>
                  <w:rFonts w:hint="default" w:ascii="方正仿宋_GBK" w:hAnsi="方正仿宋_GBK" w:eastAsia="方正仿宋_GBK" w:cs="方正仿宋_GBK"/>
                  <w:color w:val="EE0000"/>
                  <w:kern w:val="0"/>
                  <w:sz w:val="22"/>
                  <w:szCs w:val="22"/>
                  <w:lang w:val="en-US" w:eastAsia="zh-CN" w:bidi="ar"/>
                  <w:woUserID w:val="6"/>
                </w:rPr>
                <w:delText>2.风控系统信息录入</w:delText>
              </w:r>
            </w:del>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86"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BC4A4F">
            <w:pPr>
              <w:keepNext w:val="0"/>
              <w:keepLines w:val="0"/>
              <w:widowControl/>
              <w:suppressLineNumbers w:val="0"/>
              <w:spacing w:before="0" w:beforeAutospacing="0" w:after="0" w:afterAutospacing="0" w:line="560" w:lineRule="exact"/>
              <w:ind w:left="0" w:right="0" w:firstLine="640"/>
              <w:jc w:val="both"/>
              <w:rPr>
                <w:del w:id="2988" w:author="信仰" w:date="2026-10-15T22:14:33Z"/>
                <w:rFonts w:hint="default" w:ascii="方正仿宋_GBK" w:hAnsi="等线" w:eastAsia="方正仿宋_GBK" w:cs="宋体"/>
                <w:color w:val="EE0000"/>
                <w:kern w:val="0"/>
                <w:sz w:val="22"/>
                <w:szCs w:val="22"/>
                <w:woUserID w:val="6"/>
              </w:rPr>
              <w:pPrChange w:id="2987" w:author="信仰" w:date="2026-10-15T22:14:37Z">
                <w:pPr>
                  <w:keepNext w:val="0"/>
                  <w:keepLines w:val="0"/>
                  <w:widowControl/>
                  <w:suppressLineNumbers w:val="0"/>
                  <w:spacing w:before="0" w:beforeAutospacing="0" w:after="0" w:afterAutospacing="0"/>
                  <w:ind w:left="0" w:right="0"/>
                  <w:jc w:val="left"/>
                </w:pPr>
              </w:pPrChange>
            </w:pPr>
            <w:del w:id="2989"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207B3FDF">
            <w:pPr>
              <w:keepNext w:val="0"/>
              <w:keepLines w:val="0"/>
              <w:widowControl/>
              <w:suppressLineNumbers w:val="0"/>
              <w:spacing w:before="0" w:beforeAutospacing="0" w:after="0" w:afterAutospacing="0" w:line="560" w:lineRule="exact"/>
              <w:ind w:left="0" w:right="0" w:firstLine="640"/>
              <w:jc w:val="both"/>
              <w:rPr>
                <w:del w:id="2991" w:author="信仰" w:date="2026-10-15T22:14:33Z"/>
                <w:rFonts w:hint="default" w:ascii="方正仿宋_GBK" w:hAnsi="等线" w:eastAsia="方正仿宋_GBK" w:cs="宋体"/>
                <w:color w:val="EE0000"/>
                <w:kern w:val="0"/>
                <w:sz w:val="22"/>
                <w:szCs w:val="22"/>
                <w:woUserID w:val="6"/>
              </w:rPr>
              <w:pPrChange w:id="2990" w:author="信仰" w:date="2026-10-15T22:14:37Z">
                <w:pPr>
                  <w:keepNext w:val="0"/>
                  <w:keepLines w:val="0"/>
                  <w:widowControl/>
                  <w:suppressLineNumbers w:val="0"/>
                  <w:spacing w:before="0" w:beforeAutospacing="0" w:after="0" w:afterAutospacing="0"/>
                  <w:ind w:left="0" w:right="0"/>
                  <w:jc w:val="left"/>
                </w:pPr>
              </w:pPrChange>
            </w:pPr>
            <w:del w:id="2992" w:author="信仰" w:date="2026-10-15T22:14:33Z">
              <w:r>
                <w:rPr>
                  <w:rFonts w:hint="default" w:ascii="方正仿宋_GBK" w:hAnsi="方正仿宋_GBK" w:eastAsia="方正仿宋_GBK" w:cs="方正仿宋_GBK"/>
                  <w:color w:val="EE0000"/>
                  <w:kern w:val="0"/>
                  <w:sz w:val="22"/>
                  <w:szCs w:val="22"/>
                  <w:lang w:val="en-US" w:eastAsia="zh-CN" w:bidi="ar"/>
                  <w:woUserID w:val="6"/>
                </w:rPr>
                <w:delText>3.违章业务规范性审核</w:delText>
              </w:r>
            </w:del>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2993"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328376">
            <w:pPr>
              <w:keepNext w:val="0"/>
              <w:keepLines w:val="0"/>
              <w:widowControl/>
              <w:suppressLineNumbers w:val="0"/>
              <w:spacing w:before="0" w:beforeAutospacing="0" w:after="0" w:afterAutospacing="0" w:line="560" w:lineRule="exact"/>
              <w:ind w:left="0" w:right="0" w:firstLine="640"/>
              <w:jc w:val="both"/>
              <w:rPr>
                <w:del w:id="2995" w:author="信仰" w:date="2026-10-15T22:14:33Z"/>
                <w:rFonts w:hint="default" w:ascii="方正仿宋_GBK" w:hAnsi="等线" w:eastAsia="方正仿宋_GBK" w:cs="宋体"/>
                <w:color w:val="EE0000"/>
                <w:kern w:val="0"/>
                <w:sz w:val="22"/>
                <w:szCs w:val="22"/>
                <w:woUserID w:val="6"/>
              </w:rPr>
              <w:pPrChange w:id="2994" w:author="信仰" w:date="2026-10-15T22:14:37Z">
                <w:pPr>
                  <w:keepNext w:val="0"/>
                  <w:keepLines w:val="0"/>
                  <w:widowControl/>
                  <w:suppressLineNumbers w:val="0"/>
                  <w:spacing w:before="0" w:beforeAutospacing="0" w:after="0" w:afterAutospacing="0"/>
                  <w:ind w:left="0" w:right="0"/>
                  <w:jc w:val="left"/>
                </w:pPr>
              </w:pPrChange>
            </w:pPr>
            <w:del w:id="2996"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22A82BE2">
            <w:pPr>
              <w:keepNext w:val="0"/>
              <w:keepLines w:val="0"/>
              <w:widowControl/>
              <w:suppressLineNumbers w:val="0"/>
              <w:spacing w:before="0" w:beforeAutospacing="0" w:after="0" w:afterAutospacing="0" w:line="560" w:lineRule="exact"/>
              <w:ind w:left="0" w:right="0" w:firstLine="640"/>
              <w:jc w:val="both"/>
              <w:rPr>
                <w:del w:id="2998" w:author="信仰" w:date="2026-10-15T22:14:33Z"/>
                <w:rFonts w:hint="default" w:ascii="方正仿宋_GBK" w:hAnsi="等线" w:eastAsia="方正仿宋_GBK" w:cs="宋体"/>
                <w:color w:val="EE0000"/>
                <w:kern w:val="0"/>
                <w:sz w:val="22"/>
                <w:szCs w:val="22"/>
                <w:woUserID w:val="6"/>
              </w:rPr>
              <w:pPrChange w:id="2997" w:author="信仰" w:date="2026-10-15T22:14:37Z">
                <w:pPr>
                  <w:keepNext w:val="0"/>
                  <w:keepLines w:val="0"/>
                  <w:widowControl/>
                  <w:suppressLineNumbers w:val="0"/>
                  <w:spacing w:before="0" w:beforeAutospacing="0" w:after="0" w:afterAutospacing="0"/>
                  <w:ind w:left="0" w:right="0"/>
                  <w:jc w:val="left"/>
                </w:pPr>
              </w:pPrChange>
            </w:pPr>
            <w:del w:id="2999" w:author="信仰" w:date="2026-10-15T22:14:33Z">
              <w:r>
                <w:rPr>
                  <w:rFonts w:hint="default" w:ascii="方正仿宋_GBK" w:hAnsi="方正仿宋_GBK" w:eastAsia="方正仿宋_GBK" w:cs="方正仿宋_GBK"/>
                  <w:color w:val="EE0000"/>
                  <w:kern w:val="0"/>
                  <w:sz w:val="22"/>
                  <w:szCs w:val="22"/>
                  <w:lang w:val="en-US" w:eastAsia="zh-CN" w:bidi="ar"/>
                  <w:woUserID w:val="6"/>
                </w:rPr>
                <w:delText>4.通知被考核人节点管控</w:delText>
              </w:r>
            </w:del>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000"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28546C">
            <w:pPr>
              <w:keepNext w:val="0"/>
              <w:keepLines w:val="0"/>
              <w:widowControl/>
              <w:suppressLineNumbers w:val="0"/>
              <w:spacing w:before="0" w:beforeAutospacing="0" w:after="0" w:afterAutospacing="0" w:line="560" w:lineRule="exact"/>
              <w:ind w:left="0" w:right="0" w:firstLine="640"/>
              <w:jc w:val="both"/>
              <w:rPr>
                <w:del w:id="3002" w:author="信仰" w:date="2026-10-15T22:14:33Z"/>
                <w:rFonts w:hint="default" w:ascii="方正仿宋_GBK" w:hAnsi="等线" w:eastAsia="方正仿宋_GBK" w:cs="宋体"/>
                <w:color w:val="EE0000"/>
                <w:kern w:val="0"/>
                <w:sz w:val="22"/>
                <w:szCs w:val="22"/>
                <w:woUserID w:val="6"/>
              </w:rPr>
              <w:pPrChange w:id="3001" w:author="信仰" w:date="2026-10-15T22:14:37Z">
                <w:pPr>
                  <w:keepNext w:val="0"/>
                  <w:keepLines w:val="0"/>
                  <w:widowControl/>
                  <w:suppressLineNumbers w:val="0"/>
                  <w:spacing w:before="0" w:beforeAutospacing="0" w:after="0" w:afterAutospacing="0"/>
                  <w:ind w:left="0" w:right="0"/>
                  <w:jc w:val="left"/>
                </w:pPr>
              </w:pPrChange>
            </w:pPr>
            <w:del w:id="3003"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5415E2D1">
            <w:pPr>
              <w:keepNext w:val="0"/>
              <w:keepLines w:val="0"/>
              <w:widowControl/>
              <w:suppressLineNumbers w:val="0"/>
              <w:spacing w:before="0" w:beforeAutospacing="0" w:after="0" w:afterAutospacing="0" w:line="560" w:lineRule="exact"/>
              <w:ind w:left="0" w:right="0" w:firstLine="640"/>
              <w:jc w:val="both"/>
              <w:rPr>
                <w:del w:id="3005" w:author="信仰" w:date="2026-10-15T22:14:33Z"/>
                <w:rFonts w:hint="default" w:ascii="方正仿宋_GBK" w:hAnsi="等线" w:eastAsia="方正仿宋_GBK" w:cs="宋体"/>
                <w:color w:val="EE0000"/>
                <w:kern w:val="0"/>
                <w:sz w:val="22"/>
                <w:szCs w:val="22"/>
                <w:woUserID w:val="6"/>
              </w:rPr>
              <w:pPrChange w:id="3004" w:author="信仰" w:date="2026-10-15T22:14:37Z">
                <w:pPr>
                  <w:keepNext w:val="0"/>
                  <w:keepLines w:val="0"/>
                  <w:widowControl/>
                  <w:suppressLineNumbers w:val="0"/>
                  <w:spacing w:before="0" w:beforeAutospacing="0" w:after="0" w:afterAutospacing="0"/>
                  <w:ind w:left="0" w:right="0"/>
                  <w:jc w:val="left"/>
                </w:pPr>
              </w:pPrChange>
            </w:pPr>
            <w:del w:id="3006" w:author="信仰" w:date="2026-10-15T22:14:33Z">
              <w:r>
                <w:rPr>
                  <w:rFonts w:hint="default" w:ascii="方正仿宋_GBK" w:hAnsi="方正仿宋_GBK" w:eastAsia="方正仿宋_GBK" w:cs="方正仿宋_GBK"/>
                  <w:color w:val="EE0000"/>
                  <w:kern w:val="0"/>
                  <w:sz w:val="22"/>
                  <w:szCs w:val="22"/>
                  <w:lang w:val="en-US" w:eastAsia="zh-CN" w:bidi="ar"/>
                  <w:woUserID w:val="6"/>
                </w:rPr>
                <w:delText>5.资金回收节点管控</w:delText>
              </w:r>
            </w:del>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007"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78465B">
            <w:pPr>
              <w:keepNext w:val="0"/>
              <w:keepLines w:val="0"/>
              <w:widowControl/>
              <w:suppressLineNumbers w:val="0"/>
              <w:spacing w:before="0" w:beforeAutospacing="0" w:after="0" w:afterAutospacing="0" w:line="560" w:lineRule="exact"/>
              <w:ind w:left="0" w:right="0" w:firstLine="640"/>
              <w:jc w:val="both"/>
              <w:rPr>
                <w:del w:id="3009" w:author="信仰" w:date="2026-10-15T22:14:33Z"/>
                <w:rFonts w:hint="default" w:ascii="方正仿宋_GBK" w:hAnsi="等线" w:eastAsia="方正仿宋_GBK" w:cs="宋体"/>
                <w:color w:val="EE0000"/>
                <w:kern w:val="0"/>
                <w:sz w:val="22"/>
                <w:szCs w:val="22"/>
                <w:woUserID w:val="6"/>
              </w:rPr>
              <w:pPrChange w:id="3008" w:author="信仰" w:date="2026-10-15T22:14:37Z">
                <w:pPr>
                  <w:keepNext w:val="0"/>
                  <w:keepLines w:val="0"/>
                  <w:widowControl/>
                  <w:suppressLineNumbers w:val="0"/>
                  <w:spacing w:before="0" w:beforeAutospacing="0" w:after="0" w:afterAutospacing="0"/>
                  <w:ind w:left="0" w:right="0"/>
                  <w:jc w:val="left"/>
                </w:pPr>
              </w:pPrChange>
            </w:pPr>
            <w:del w:id="3010"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3A386C7E">
            <w:pPr>
              <w:keepNext w:val="0"/>
              <w:keepLines w:val="0"/>
              <w:widowControl/>
              <w:suppressLineNumbers w:val="0"/>
              <w:spacing w:before="0" w:beforeAutospacing="0" w:after="0" w:afterAutospacing="0" w:line="560" w:lineRule="exact"/>
              <w:ind w:left="0" w:right="0" w:firstLine="640"/>
              <w:jc w:val="both"/>
              <w:rPr>
                <w:del w:id="3012" w:author="信仰" w:date="2026-10-15T22:14:33Z"/>
                <w:rFonts w:hint="default" w:ascii="方正仿宋_GBK" w:hAnsi="等线" w:eastAsia="方正仿宋_GBK" w:cs="宋体"/>
                <w:color w:val="EE0000"/>
                <w:kern w:val="0"/>
                <w:sz w:val="22"/>
                <w:szCs w:val="22"/>
                <w:woUserID w:val="6"/>
              </w:rPr>
              <w:pPrChange w:id="3011" w:author="信仰" w:date="2026-10-15T22:14:37Z">
                <w:pPr>
                  <w:keepNext w:val="0"/>
                  <w:keepLines w:val="0"/>
                  <w:widowControl/>
                  <w:suppressLineNumbers w:val="0"/>
                  <w:spacing w:before="0" w:beforeAutospacing="0" w:after="0" w:afterAutospacing="0"/>
                  <w:ind w:left="0" w:right="0"/>
                  <w:jc w:val="left"/>
                </w:pPr>
              </w:pPrChange>
            </w:pPr>
            <w:del w:id="3013" w:author="信仰" w:date="2026-10-15T22:14:33Z">
              <w:r>
                <w:rPr>
                  <w:rFonts w:hint="default" w:ascii="方正仿宋_GBK" w:hAnsi="方正仿宋_GBK" w:eastAsia="方正仿宋_GBK" w:cs="方正仿宋_GBK"/>
                  <w:color w:val="EE0000"/>
                  <w:kern w:val="0"/>
                  <w:sz w:val="22"/>
                  <w:szCs w:val="22"/>
                  <w:lang w:val="en-US" w:eastAsia="zh-CN" w:bidi="ar"/>
                  <w:woUserID w:val="6"/>
                </w:rPr>
                <w:delText>6.款项回收情况管控</w:delText>
              </w:r>
            </w:del>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del w:id="3014" w:author="信仰" w:date="2026-10-15T22:14:33Z"/>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6A7559">
            <w:pPr>
              <w:keepNext w:val="0"/>
              <w:keepLines w:val="0"/>
              <w:widowControl/>
              <w:suppressLineNumbers w:val="0"/>
              <w:spacing w:before="0" w:beforeAutospacing="0" w:after="0" w:afterAutospacing="0" w:line="560" w:lineRule="exact"/>
              <w:ind w:left="0" w:right="0" w:firstLine="640"/>
              <w:jc w:val="both"/>
              <w:rPr>
                <w:del w:id="3016" w:author="信仰" w:date="2026-10-15T22:14:33Z"/>
                <w:rFonts w:hint="default" w:ascii="方正仿宋_GBK" w:hAnsi="等线" w:eastAsia="方正仿宋_GBK" w:cs="宋体"/>
                <w:color w:val="EE0000"/>
                <w:kern w:val="0"/>
                <w:sz w:val="22"/>
                <w:szCs w:val="22"/>
                <w:woUserID w:val="6"/>
              </w:rPr>
              <w:pPrChange w:id="3015" w:author="信仰" w:date="2026-10-15T22:14:37Z">
                <w:pPr>
                  <w:keepNext w:val="0"/>
                  <w:keepLines w:val="0"/>
                  <w:widowControl/>
                  <w:suppressLineNumbers w:val="0"/>
                  <w:spacing w:before="0" w:beforeAutospacing="0" w:after="0" w:afterAutospacing="0"/>
                  <w:ind w:left="0" w:right="0"/>
                  <w:jc w:val="left"/>
                </w:pPr>
              </w:pPrChange>
            </w:pPr>
            <w:del w:id="3017" w:author="信仰" w:date="2026-10-15T22:14:33Z">
              <w:r>
                <w:rPr>
                  <w:rFonts w:hint="default" w:ascii="方正仿宋_GBK" w:hAnsi="方正仿宋_GBK" w:eastAsia="方正仿宋_GBK" w:cs="方正仿宋_GBK"/>
                  <w:color w:val="EE0000"/>
                  <w:kern w:val="0"/>
                  <w:sz w:val="22"/>
                  <w:szCs w:val="22"/>
                  <w:lang w:val="en-US" w:eastAsia="zh-CN" w:bidi="ar"/>
                  <w:woUserID w:val="6"/>
                </w:rPr>
                <w:delText>违章罚款收入管理</w:delText>
              </w:r>
            </w:del>
          </w:p>
        </w:tc>
        <w:tc>
          <w:tcPr>
            <w:tcW w:w="3271" w:type="pct"/>
            <w:tcBorders>
              <w:top w:val="nil"/>
              <w:left w:val="nil"/>
              <w:bottom w:val="single" w:color="auto" w:sz="4" w:space="0"/>
              <w:right w:val="single" w:color="auto" w:sz="4" w:space="0"/>
            </w:tcBorders>
            <w:shd w:val="clear" w:color="auto" w:fill="FFFFFF"/>
            <w:noWrap/>
            <w:vAlign w:val="center"/>
          </w:tcPr>
          <w:p w14:paraId="5163FC84">
            <w:pPr>
              <w:keepNext w:val="0"/>
              <w:keepLines w:val="0"/>
              <w:widowControl/>
              <w:suppressLineNumbers w:val="0"/>
              <w:spacing w:before="0" w:beforeAutospacing="0" w:after="0" w:afterAutospacing="0" w:line="560" w:lineRule="exact"/>
              <w:ind w:left="0" w:right="0" w:firstLine="640"/>
              <w:jc w:val="both"/>
              <w:rPr>
                <w:del w:id="3019" w:author="信仰" w:date="2026-10-15T22:14:33Z"/>
                <w:rFonts w:hint="default" w:ascii="方正仿宋_GBK" w:hAnsi="等线" w:eastAsia="方正仿宋_GBK" w:cs="宋体"/>
                <w:color w:val="EE0000"/>
                <w:kern w:val="0"/>
                <w:sz w:val="22"/>
                <w:szCs w:val="22"/>
                <w:woUserID w:val="6"/>
              </w:rPr>
              <w:pPrChange w:id="3018" w:author="信仰" w:date="2026-10-15T22:14:37Z">
                <w:pPr>
                  <w:keepNext w:val="0"/>
                  <w:keepLines w:val="0"/>
                  <w:widowControl/>
                  <w:suppressLineNumbers w:val="0"/>
                  <w:spacing w:before="0" w:beforeAutospacing="0" w:after="0" w:afterAutospacing="0"/>
                  <w:ind w:left="0" w:right="0"/>
                  <w:jc w:val="left"/>
                </w:pPr>
              </w:pPrChange>
            </w:pPr>
            <w:del w:id="3020" w:author="信仰" w:date="2026-10-15T22:14:33Z">
              <w:r>
                <w:rPr>
                  <w:rFonts w:hint="default" w:ascii="方正仿宋_GBK" w:hAnsi="方正仿宋_GBK" w:eastAsia="方正仿宋_GBK" w:cs="方正仿宋_GBK"/>
                  <w:color w:val="EE0000"/>
                  <w:kern w:val="0"/>
                  <w:sz w:val="22"/>
                  <w:szCs w:val="22"/>
                  <w:lang w:val="en-US" w:eastAsia="zh-CN" w:bidi="ar"/>
                  <w:woUserID w:val="6"/>
                </w:rPr>
                <w:delText>7.违章考核业务账务管控</w:delText>
              </w:r>
            </w:del>
          </w:p>
        </w:tc>
      </w:tr>
    </w:tbl>
    <w:p w14:paraId="5FBF9B36">
      <w:pPr>
        <w:keepNext w:val="0"/>
        <w:keepLines w:val="0"/>
        <w:widowControl/>
        <w:suppressLineNumbers w:val="0"/>
        <w:spacing w:before="0" w:beforeAutospacing="0" w:after="0" w:afterAutospacing="0" w:line="560" w:lineRule="exact"/>
        <w:ind w:left="0" w:right="0" w:firstLine="640"/>
        <w:jc w:val="both"/>
        <w:rPr>
          <w:del w:id="3021" w:author="信仰" w:date="2026-10-15T22:14:33Z"/>
          <w:rFonts w:hint="eastAsia" w:ascii="华文仿宋" w:hAnsi="华文仿宋" w:eastAsia="华文仿宋" w:cs="华文仿宋"/>
          <w:color w:val="FF0000"/>
          <w:kern w:val="0"/>
          <w:sz w:val="32"/>
          <w:szCs w:val="32"/>
          <w:woUserID w:val="6"/>
        </w:rPr>
      </w:pPr>
      <w:ins w:id="3022" w:author="信仰" w:date="2026-10-15T00:18:24Z">
        <w:del w:id="3023" w:author="信仰" w:date="2026-10-15T22:14:33Z">
          <w:r>
            <w:rPr>
              <w:rFonts w:hint="eastAsia" w:ascii="华文仿宋" w:hAnsi="华文仿宋" w:eastAsia="华文仿宋" w:cs="华文仿宋"/>
              <w:color w:val="FF0000"/>
              <w:kern w:val="0"/>
              <w:sz w:val="32"/>
              <w:szCs w:val="32"/>
              <w:lang w:val="en-US" w:eastAsia="zh-CN" w:bidi="ar"/>
              <w:woUserID w:val="3"/>
            </w:rPr>
            <w:delText>按照模板中的公司性质，将对应单位的控制措施编号与模板中的控制措施编号比对。如果模板中有的控制措施编号在对应单位中没有，则提示“需核实适用的控制措施是否完整”；如果模板中有的控制措施编号在对应单位中有，则提示“无异常”；比对过程中只抓取控制措施</w:delText>
          </w:r>
        </w:del>
      </w:ins>
      <w:ins w:id="3024" w:author="信仰" w:date="2026-10-15T00:18:59Z">
        <w:del w:id="3025" w:author="信仰" w:date="2026-10-15T22:14:33Z">
          <w:r>
            <w:rPr>
              <w:rFonts w:hint="eastAsia" w:ascii="华文仿宋" w:hAnsi="华文仿宋" w:eastAsia="华文仿宋" w:cs="华文仿宋"/>
              <w:color w:val="FF0000"/>
              <w:kern w:val="0"/>
              <w:sz w:val="32"/>
              <w:szCs w:val="32"/>
              <w:lang w:val="en-US" w:eastAsia="zh" w:bidi="ar"/>
              <w:woUserID w:val="3"/>
            </w:rPr>
            <w:delText>编号</w:delText>
          </w:r>
        </w:del>
      </w:ins>
      <w:ins w:id="3026" w:author="信仰" w:date="2026-10-15T00:18:24Z">
        <w:del w:id="3027" w:author="信仰" w:date="2026-10-15T22:14:33Z">
          <w:r>
            <w:rPr>
              <w:rFonts w:hint="eastAsia" w:ascii="华文仿宋" w:hAnsi="华文仿宋" w:eastAsia="华文仿宋" w:cs="华文仿宋"/>
              <w:color w:val="FF0000"/>
              <w:kern w:val="0"/>
              <w:sz w:val="32"/>
              <w:szCs w:val="32"/>
              <w:lang w:val="en-US" w:eastAsia="zh-CN" w:bidi="ar"/>
              <w:woUserID w:val="3"/>
            </w:rPr>
            <w:delText>中的矩阵名称、关键控制点内容（不含关键控制点编号）、控制措施，比对完成后将对应单位的控制措施编号及比对结果按模板样式单独输出。</w:delText>
          </w:r>
        </w:del>
      </w:ins>
      <w:del w:id="3028" w:author="信仰" w:date="2026-10-15T22:14:33Z">
        <w:r>
          <w:rPr>
            <w:rFonts w:hint="eastAsia" w:ascii="华文仿宋" w:hAnsi="华文仿宋" w:eastAsia="华文仿宋" w:cs="华文仿宋"/>
            <w:color w:val="FF0000"/>
            <w:kern w:val="0"/>
            <w:sz w:val="32"/>
            <w:szCs w:val="32"/>
            <w:lang w:val="en-US" w:eastAsia="zh-CN" w:bidi="ar"/>
            <w:woUserID w:val="6"/>
          </w:rPr>
          <w:delText xml:space="preserve"> </w:delText>
        </w:r>
      </w:del>
    </w:p>
    <w:p w14:paraId="28C9B276">
      <w:pPr>
        <w:keepNext w:val="0"/>
        <w:keepLines w:val="0"/>
        <w:widowControl/>
        <w:suppressLineNumbers w:val="0"/>
        <w:spacing w:before="0" w:beforeAutospacing="0" w:after="0" w:afterAutospacing="0" w:line="560" w:lineRule="exact"/>
        <w:ind w:left="0" w:right="0" w:firstLine="640"/>
        <w:jc w:val="both"/>
        <w:rPr>
          <w:ins w:id="3029" w:author="信仰" w:date="2026-10-12T21:04:15Z"/>
          <w:del w:id="3030" w:author="信仰" w:date="2026-10-15T22:14:33Z"/>
          <w:rFonts w:hint="eastAsia" w:ascii="华文仿宋" w:hAnsi="华文仿宋" w:eastAsia="华文仿宋" w:cs="华文仿宋"/>
          <w:color w:val="FF0000"/>
          <w:kern w:val="0"/>
          <w:sz w:val="32"/>
          <w:szCs w:val="32"/>
          <w:lang w:val="en-US" w:eastAsia="zh-CN" w:bidi="ar"/>
          <w:woUserID w:val="3"/>
        </w:rPr>
      </w:pPr>
      <w:ins w:id="3031" w:author="你说的都对" w:date="2026-10-13T21:13:33Z">
        <w:del w:id="3032" w:author="信仰" w:date="2026-10-15T22:14:33Z">
          <w:r>
            <w:rPr>
              <w:rFonts w:hint="eastAsia" w:ascii="宋体" w:hAnsi="宋体" w:eastAsia="宋体" w:cs="宋体"/>
              <w:bCs/>
              <w:color w:val="FF0000"/>
              <w:kern w:val="2"/>
              <w:sz w:val="32"/>
              <w:szCs w:val="32"/>
              <w:lang w:val="en-US" w:eastAsia="zh" w:bidi="ar"/>
              <w:woUserID w:val="6"/>
            </w:rPr>
            <w:delText>有</w:delText>
          </w:r>
        </w:del>
      </w:ins>
      <w:ins w:id="3033" w:author="你说的都对" w:date="2026-10-14T11:17:19Z">
        <w:del w:id="3034" w:author="信仰" w:date="2026-10-15T22:14:33Z">
          <w:r>
            <w:rPr>
              <w:rFonts w:hint="eastAsia" w:ascii="宋体" w:hAnsi="宋体" w:eastAsia="宋体" w:cs="宋体"/>
              <w:bCs/>
              <w:color w:val="FF0000"/>
              <w:kern w:val="2"/>
              <w:sz w:val="32"/>
              <w:szCs w:val="32"/>
              <w:lang w:val="en-US" w:eastAsia="zh" w:bidi="ar"/>
              <w:woUserID w:val="6"/>
            </w:rPr>
            <w:delText>空格</w:delText>
          </w:r>
        </w:del>
      </w:ins>
      <w:ins w:id="3035" w:author="你说的都对" w:date="2026-10-14T11:17:20Z">
        <w:del w:id="3036" w:author="信仰" w:date="2026-10-15T22:14:33Z">
          <w:r>
            <w:rPr>
              <w:rFonts w:hint="eastAsia" w:ascii="宋体" w:hAnsi="宋体" w:eastAsia="宋体" w:cs="宋体"/>
              <w:bCs/>
              <w:color w:val="FF0000"/>
              <w:kern w:val="2"/>
              <w:sz w:val="32"/>
              <w:szCs w:val="32"/>
              <w:lang w:val="en-US" w:eastAsia="zh" w:bidi="ar"/>
              <w:woUserID w:val="6"/>
            </w:rPr>
            <w:delText>、</w:delText>
          </w:r>
        </w:del>
      </w:ins>
      <w:ins w:id="3037" w:author="你说的都对" w:date="2026-10-13T21:13:35Z">
        <w:del w:id="3038" w:author="信仰" w:date="2026-10-15T22:14:33Z">
          <w:r>
            <w:rPr>
              <w:rFonts w:hint="eastAsia" w:ascii="宋体" w:hAnsi="宋体" w:eastAsia="宋体" w:cs="宋体"/>
              <w:bCs/>
              <w:color w:val="FF0000"/>
              <w:kern w:val="2"/>
              <w:sz w:val="32"/>
              <w:szCs w:val="32"/>
              <w:lang w:val="en-US" w:eastAsia="zh" w:bidi="ar"/>
              <w:woUserID w:val="6"/>
            </w:rPr>
            <w:delText>顿号</w:delText>
          </w:r>
        </w:del>
      </w:ins>
      <w:ins w:id="3039" w:author="你说的都对" w:date="2026-10-13T21:13:38Z">
        <w:del w:id="3040" w:author="信仰" w:date="2026-10-15T22:14:33Z">
          <w:r>
            <w:rPr>
              <w:rFonts w:hint="eastAsia" w:ascii="宋体" w:hAnsi="宋体" w:eastAsia="宋体" w:cs="宋体"/>
              <w:bCs/>
              <w:color w:val="FF0000"/>
              <w:kern w:val="2"/>
              <w:sz w:val="32"/>
              <w:szCs w:val="32"/>
              <w:lang w:val="en-US" w:eastAsia="zh" w:bidi="ar"/>
              <w:woUserID w:val="6"/>
            </w:rPr>
            <w:delText>、</w:delText>
          </w:r>
        </w:del>
      </w:ins>
      <w:ins w:id="3041" w:author="你说的都对" w:date="2026-10-13T21:13:40Z">
        <w:del w:id="3042" w:author="信仰" w:date="2026-10-15T22:14:33Z">
          <w:r>
            <w:rPr>
              <w:rFonts w:hint="eastAsia" w:ascii="宋体" w:hAnsi="宋体" w:eastAsia="宋体" w:cs="宋体"/>
              <w:bCs/>
              <w:color w:val="FF0000"/>
              <w:kern w:val="2"/>
              <w:sz w:val="32"/>
              <w:szCs w:val="32"/>
              <w:lang w:val="en-US" w:eastAsia="zh" w:bidi="ar"/>
              <w:woUserID w:val="6"/>
            </w:rPr>
            <w:delText>逗号</w:delText>
          </w:r>
        </w:del>
      </w:ins>
      <w:ins w:id="3043" w:author="你说的都对" w:date="2026-10-14T11:16:39Z">
        <w:del w:id="3044" w:author="信仰" w:date="2026-10-15T22:14:33Z">
          <w:r>
            <w:rPr>
              <w:rFonts w:hint="eastAsia" w:ascii="宋体" w:hAnsi="宋体" w:eastAsia="宋体" w:cs="宋体"/>
              <w:bCs/>
              <w:color w:val="FF0000"/>
              <w:kern w:val="2"/>
              <w:sz w:val="32"/>
              <w:szCs w:val="32"/>
              <w:lang w:val="en-US" w:eastAsia="zh" w:bidi="ar"/>
              <w:woUserID w:val="6"/>
            </w:rPr>
            <w:delText>、</w:delText>
          </w:r>
        </w:del>
      </w:ins>
      <w:ins w:id="3045" w:author="你说的都对" w:date="2026-10-14T11:15:48Z">
        <w:del w:id="3046" w:author="信仰" w:date="2026-10-15T22:14:33Z">
          <w:r>
            <w:rPr>
              <w:rFonts w:hint="eastAsia" w:ascii="宋体" w:hAnsi="宋体" w:eastAsia="宋体" w:cs="宋体"/>
              <w:bCs/>
              <w:color w:val="FF0000"/>
              <w:kern w:val="2"/>
              <w:sz w:val="32"/>
              <w:szCs w:val="32"/>
              <w:lang w:val="en-US" w:eastAsia="zh" w:bidi="ar"/>
              <w:woUserID w:val="6"/>
            </w:rPr>
            <w:delText>换行</w:delText>
          </w:r>
        </w:del>
      </w:ins>
      <w:ins w:id="3047" w:author="你说的都对" w:date="2026-10-13T21:13:43Z">
        <w:del w:id="3048" w:author="信仰" w:date="2026-10-15T22:14:33Z">
          <w:r>
            <w:rPr>
              <w:rFonts w:hint="eastAsia" w:ascii="宋体" w:hAnsi="宋体" w:eastAsia="宋体" w:cs="宋体"/>
              <w:bCs/>
              <w:color w:val="FF0000"/>
              <w:kern w:val="2"/>
              <w:sz w:val="32"/>
              <w:szCs w:val="32"/>
              <w:lang w:val="en-US" w:eastAsia="zh" w:bidi="ar"/>
              <w:woUserID w:val="6"/>
            </w:rPr>
            <w:delText>均</w:delText>
          </w:r>
        </w:del>
      </w:ins>
      <w:ins w:id="3049" w:author="你说的都对" w:date="2026-10-13T21:13:44Z">
        <w:del w:id="3050" w:author="信仰" w:date="2026-10-15T22:14:33Z">
          <w:r>
            <w:rPr>
              <w:rFonts w:hint="eastAsia" w:ascii="宋体" w:hAnsi="宋体" w:eastAsia="宋体" w:cs="宋体"/>
              <w:bCs/>
              <w:color w:val="FF0000"/>
              <w:kern w:val="2"/>
              <w:sz w:val="32"/>
              <w:szCs w:val="32"/>
              <w:lang w:val="en-US" w:eastAsia="zh" w:bidi="ar"/>
              <w:woUserID w:val="6"/>
            </w:rPr>
            <w:delText>视为</w:delText>
          </w:r>
        </w:del>
      </w:ins>
      <w:ins w:id="3051" w:author="你说的都对" w:date="2026-10-13T21:13:45Z">
        <w:del w:id="3052" w:author="信仰" w:date="2026-10-15T22:14:33Z">
          <w:r>
            <w:rPr>
              <w:rFonts w:hint="eastAsia" w:ascii="宋体" w:hAnsi="宋体" w:eastAsia="宋体" w:cs="宋体"/>
              <w:bCs/>
              <w:color w:val="FF0000"/>
              <w:kern w:val="2"/>
              <w:sz w:val="32"/>
              <w:szCs w:val="32"/>
              <w:lang w:val="en-US" w:eastAsia="zh" w:bidi="ar"/>
              <w:woUserID w:val="6"/>
            </w:rPr>
            <w:delText>多个</w:delText>
          </w:r>
        </w:del>
      </w:ins>
      <w:ins w:id="3053" w:author="你说的都对" w:date="2026-10-13T21:13:46Z">
        <w:del w:id="3054" w:author="信仰" w:date="2026-10-15T22:14:33Z">
          <w:r>
            <w:rPr>
              <w:rFonts w:hint="eastAsia" w:ascii="宋体" w:hAnsi="宋体" w:eastAsia="宋体" w:cs="宋体"/>
              <w:bCs/>
              <w:color w:val="FF0000"/>
              <w:kern w:val="2"/>
              <w:sz w:val="32"/>
              <w:szCs w:val="32"/>
              <w:lang w:val="en-US" w:eastAsia="zh" w:bidi="ar"/>
              <w:woUserID w:val="6"/>
            </w:rPr>
            <w:delText>人员</w:delText>
          </w:r>
        </w:del>
      </w:ins>
      <w:ins w:id="3055" w:author="你说的都对" w:date="2026-10-13T21:13:49Z">
        <w:del w:id="3056" w:author="信仰" w:date="2026-10-15T22:14:33Z">
          <w:r>
            <w:rPr>
              <w:rFonts w:hint="eastAsia" w:ascii="宋体" w:hAnsi="宋体" w:eastAsia="宋体" w:cs="宋体"/>
              <w:bCs/>
              <w:color w:val="FF0000"/>
              <w:kern w:val="2"/>
              <w:sz w:val="32"/>
              <w:szCs w:val="32"/>
              <w:lang w:val="en-US" w:eastAsia="zh" w:bidi="ar"/>
              <w:woUserID w:val="6"/>
            </w:rPr>
            <w:delText>。</w:delText>
          </w:r>
        </w:del>
      </w:ins>
      <w:ins w:id="3057" w:author="你说的都对" w:date="2026-10-13T21:13:58Z">
        <w:del w:id="3058" w:author="信仰" w:date="2026-10-15T22:14:33Z">
          <w:r>
            <w:rPr>
              <w:rFonts w:hint="eastAsia" w:ascii="宋体" w:hAnsi="宋体" w:eastAsia="宋体" w:cs="宋体"/>
              <w:bCs/>
              <w:color w:val="FF0000"/>
              <w:kern w:val="2"/>
              <w:sz w:val="32"/>
              <w:szCs w:val="32"/>
              <w:lang w:val="en-US" w:eastAsia="zh" w:bidi="ar"/>
              <w:woUserID w:val="6"/>
            </w:rPr>
            <w:delText>如果</w:delText>
          </w:r>
        </w:del>
      </w:ins>
      <w:ins w:id="3059" w:author="你说的都对" w:date="2026-10-13T21:13:59Z">
        <w:del w:id="3060" w:author="信仰" w:date="2026-10-15T22:14:33Z">
          <w:r>
            <w:rPr>
              <w:rFonts w:hint="eastAsia" w:ascii="宋体" w:hAnsi="宋体" w:eastAsia="宋体" w:cs="宋体"/>
              <w:bCs/>
              <w:color w:val="FF0000"/>
              <w:kern w:val="2"/>
              <w:sz w:val="32"/>
              <w:szCs w:val="32"/>
              <w:lang w:val="en-US" w:eastAsia="zh" w:bidi="ar"/>
              <w:woUserID w:val="6"/>
            </w:rPr>
            <w:delText>有</w:delText>
          </w:r>
        </w:del>
      </w:ins>
      <w:ins w:id="3061" w:author="你说的都对" w:date="2026-10-13T21:14:00Z">
        <w:del w:id="3062" w:author="信仰" w:date="2026-10-15T22:14:33Z">
          <w:r>
            <w:rPr>
              <w:rFonts w:hint="eastAsia" w:ascii="宋体" w:hAnsi="宋体" w:eastAsia="宋体" w:cs="宋体"/>
              <w:bCs/>
              <w:color w:val="FF0000"/>
              <w:kern w:val="2"/>
              <w:sz w:val="32"/>
              <w:szCs w:val="32"/>
              <w:lang w:val="en-US" w:eastAsia="zh" w:bidi="ar"/>
              <w:woUserID w:val="6"/>
            </w:rPr>
            <w:delText>多个</w:delText>
          </w:r>
        </w:del>
      </w:ins>
      <w:ins w:id="3063" w:author="你说的都对" w:date="2026-10-13T21:14:01Z">
        <w:del w:id="3064" w:author="信仰" w:date="2026-10-15T22:14:33Z">
          <w:r>
            <w:rPr>
              <w:rFonts w:hint="eastAsia" w:ascii="宋体" w:hAnsi="宋体" w:eastAsia="宋体" w:cs="宋体"/>
              <w:bCs/>
              <w:color w:val="FF0000"/>
              <w:kern w:val="2"/>
              <w:sz w:val="32"/>
              <w:szCs w:val="32"/>
              <w:lang w:val="en-US" w:eastAsia="zh" w:bidi="ar"/>
              <w:woUserID w:val="6"/>
            </w:rPr>
            <w:delText>人员</w:delText>
          </w:r>
        </w:del>
      </w:ins>
      <w:ins w:id="3065" w:author="你说的都对" w:date="2026-10-13T21:14:02Z">
        <w:del w:id="3066" w:author="信仰" w:date="2026-10-15T22:14:33Z">
          <w:r>
            <w:rPr>
              <w:rFonts w:hint="eastAsia" w:ascii="宋体" w:hAnsi="宋体" w:eastAsia="宋体" w:cs="宋体"/>
              <w:bCs/>
              <w:color w:val="FF0000"/>
              <w:kern w:val="2"/>
              <w:sz w:val="32"/>
              <w:szCs w:val="32"/>
              <w:lang w:val="en-US" w:eastAsia="zh" w:bidi="ar"/>
              <w:woUserID w:val="6"/>
            </w:rPr>
            <w:delText>则提示</w:delText>
          </w:r>
        </w:del>
      </w:ins>
      <w:ins w:id="3067" w:author="你说的都对" w:date="2026-10-13T21:14:03Z">
        <w:del w:id="3068" w:author="信仰" w:date="2026-10-15T22:14:33Z">
          <w:r>
            <w:rPr>
              <w:rFonts w:hint="eastAsia" w:ascii="宋体" w:hAnsi="宋体" w:eastAsia="宋体" w:cs="宋体"/>
              <w:bCs/>
              <w:color w:val="FF0000"/>
              <w:kern w:val="2"/>
              <w:sz w:val="32"/>
              <w:szCs w:val="32"/>
              <w:lang w:val="en-US" w:eastAsia="zh" w:bidi="ar"/>
              <w:woUserID w:val="6"/>
            </w:rPr>
            <w:delText>：</w:delText>
          </w:r>
        </w:del>
      </w:ins>
      <w:ins w:id="3069" w:author="你说的都对" w:date="2026-10-13T21:14:39Z">
        <w:del w:id="3070" w:author="信仰" w:date="2026-10-15T22:14:33Z">
          <w:r>
            <w:rPr>
              <w:rFonts w:hint="eastAsia" w:ascii="宋体" w:hAnsi="宋体" w:eastAsia="宋体" w:cs="宋体"/>
              <w:bCs/>
              <w:color w:val="FF0000"/>
              <w:kern w:val="2"/>
              <w:sz w:val="32"/>
              <w:szCs w:val="32"/>
              <w:lang w:val="en-US" w:eastAsia="zh" w:bidi="ar"/>
              <w:woUserID w:val="6"/>
            </w:rPr>
            <w:delText>每行</w:delText>
          </w:r>
        </w:del>
      </w:ins>
      <w:ins w:id="3071" w:author="你说的都对" w:date="2026-10-13T21:14:48Z">
        <w:del w:id="3072" w:author="信仰" w:date="2026-10-15T22:14:33Z">
          <w:r>
            <w:rPr>
              <w:rFonts w:hint="eastAsia" w:ascii="宋体" w:hAnsi="宋体" w:eastAsia="宋体" w:cs="宋体"/>
              <w:bCs/>
              <w:color w:val="FF0000"/>
              <w:kern w:val="2"/>
              <w:sz w:val="32"/>
              <w:szCs w:val="32"/>
              <w:lang w:val="en-US" w:eastAsia="zh" w:bidi="ar"/>
              <w:woUserID w:val="6"/>
            </w:rPr>
            <w:delText>岗位</w:delText>
          </w:r>
        </w:del>
      </w:ins>
      <w:ins w:id="3073" w:author="你说的都对" w:date="2026-10-13T21:14:49Z">
        <w:del w:id="3074" w:author="信仰" w:date="2026-10-15T22:14:33Z">
          <w:r>
            <w:rPr>
              <w:rFonts w:hint="eastAsia" w:ascii="宋体" w:hAnsi="宋体" w:eastAsia="宋体" w:cs="宋体"/>
              <w:bCs/>
              <w:color w:val="FF0000"/>
              <w:kern w:val="2"/>
              <w:sz w:val="32"/>
              <w:szCs w:val="32"/>
              <w:lang w:val="en-US" w:eastAsia="zh" w:bidi="ar"/>
              <w:woUserID w:val="6"/>
            </w:rPr>
            <w:delText>名称中</w:delText>
          </w:r>
        </w:del>
      </w:ins>
      <w:ins w:id="3075" w:author="你说的都对" w:date="2026-10-13T21:14:40Z">
        <w:del w:id="3076" w:author="信仰" w:date="2026-10-15T22:14:33Z">
          <w:r>
            <w:rPr>
              <w:rFonts w:hint="eastAsia" w:ascii="宋体" w:hAnsi="宋体" w:eastAsia="宋体" w:cs="宋体"/>
              <w:bCs/>
              <w:color w:val="FF0000"/>
              <w:kern w:val="2"/>
              <w:sz w:val="32"/>
              <w:szCs w:val="32"/>
              <w:lang w:val="en-US" w:eastAsia="zh" w:bidi="ar"/>
              <w:woUserID w:val="6"/>
            </w:rPr>
            <w:delText>只能</w:delText>
          </w:r>
        </w:del>
      </w:ins>
      <w:ins w:id="3077" w:author="你说的都对" w:date="2026-10-13T21:14:42Z">
        <w:del w:id="3078" w:author="信仰" w:date="2026-10-15T22:14:33Z">
          <w:r>
            <w:rPr>
              <w:rFonts w:hint="eastAsia" w:ascii="宋体" w:hAnsi="宋体" w:eastAsia="宋体" w:cs="宋体"/>
              <w:bCs/>
              <w:color w:val="FF0000"/>
              <w:kern w:val="2"/>
              <w:sz w:val="32"/>
              <w:szCs w:val="32"/>
              <w:lang w:val="en-US" w:eastAsia="zh" w:bidi="ar"/>
              <w:woUserID w:val="6"/>
            </w:rPr>
            <w:delText>有一个</w:delText>
          </w:r>
        </w:del>
      </w:ins>
      <w:ins w:id="3079" w:author="你说的都对" w:date="2026-10-13T21:14:52Z">
        <w:del w:id="3080" w:author="信仰" w:date="2026-10-15T22:14:33Z">
          <w:r>
            <w:rPr>
              <w:rFonts w:hint="eastAsia" w:ascii="宋体" w:hAnsi="宋体" w:eastAsia="宋体" w:cs="宋体"/>
              <w:bCs/>
              <w:color w:val="FF0000"/>
              <w:kern w:val="2"/>
              <w:sz w:val="32"/>
              <w:szCs w:val="32"/>
              <w:lang w:val="en-US" w:eastAsia="zh" w:bidi="ar"/>
              <w:woUserID w:val="6"/>
            </w:rPr>
            <w:delText>对应</w:delText>
          </w:r>
        </w:del>
      </w:ins>
      <w:ins w:id="3081" w:author="你说的都对" w:date="2026-10-13T21:14:54Z">
        <w:del w:id="3082" w:author="信仰" w:date="2026-10-15T22:14:33Z">
          <w:r>
            <w:rPr>
              <w:rFonts w:hint="eastAsia" w:ascii="宋体" w:hAnsi="宋体" w:eastAsia="宋体" w:cs="宋体"/>
              <w:bCs/>
              <w:color w:val="FF0000"/>
              <w:kern w:val="2"/>
              <w:sz w:val="32"/>
              <w:szCs w:val="32"/>
              <w:lang w:val="en-US" w:eastAsia="zh" w:bidi="ar"/>
              <w:woUserID w:val="6"/>
            </w:rPr>
            <w:delText>人员</w:delText>
          </w:r>
        </w:del>
      </w:ins>
      <w:ins w:id="3083" w:author="你说的都对" w:date="2026-10-13T21:14:55Z">
        <w:del w:id="3084" w:author="信仰" w:date="2026-10-15T22:14:33Z">
          <w:r>
            <w:rPr>
              <w:rFonts w:hint="eastAsia" w:ascii="宋体" w:hAnsi="宋体" w:eastAsia="宋体" w:cs="宋体"/>
              <w:bCs/>
              <w:color w:val="FF0000"/>
              <w:kern w:val="2"/>
              <w:sz w:val="32"/>
              <w:szCs w:val="32"/>
              <w:lang w:val="en-US" w:eastAsia="zh" w:bidi="ar"/>
              <w:woUserID w:val="6"/>
            </w:rPr>
            <w:delText>，</w:delText>
          </w:r>
        </w:del>
      </w:ins>
      <w:ins w:id="3085" w:author="你说的都对" w:date="2026-10-13T21:14:56Z">
        <w:del w:id="3086" w:author="信仰" w:date="2026-10-15T22:14:33Z">
          <w:r>
            <w:rPr>
              <w:rFonts w:hint="eastAsia" w:ascii="宋体" w:hAnsi="宋体" w:eastAsia="宋体" w:cs="宋体"/>
              <w:bCs/>
              <w:color w:val="FF0000"/>
              <w:kern w:val="2"/>
              <w:sz w:val="32"/>
              <w:szCs w:val="32"/>
              <w:lang w:val="en-US" w:eastAsia="zh" w:bidi="ar"/>
              <w:woUserID w:val="6"/>
            </w:rPr>
            <w:delText>若有</w:delText>
          </w:r>
        </w:del>
      </w:ins>
      <w:ins w:id="3087" w:author="你说的都对" w:date="2026-10-13T21:14:57Z">
        <w:del w:id="3088" w:author="信仰" w:date="2026-10-15T22:14:33Z">
          <w:r>
            <w:rPr>
              <w:rFonts w:hint="eastAsia" w:ascii="宋体" w:hAnsi="宋体" w:eastAsia="宋体" w:cs="宋体"/>
              <w:bCs/>
              <w:color w:val="FF0000"/>
              <w:kern w:val="2"/>
              <w:sz w:val="32"/>
              <w:szCs w:val="32"/>
              <w:lang w:val="en-US" w:eastAsia="zh" w:bidi="ar"/>
              <w:woUserID w:val="6"/>
            </w:rPr>
            <w:delText>多人，</w:delText>
          </w:r>
        </w:del>
      </w:ins>
      <w:ins w:id="3089" w:author="你说的都对" w:date="2026-10-13T21:14:58Z">
        <w:del w:id="3090" w:author="信仰" w:date="2026-10-15T22:14:33Z">
          <w:r>
            <w:rPr>
              <w:rFonts w:hint="eastAsia" w:ascii="宋体" w:hAnsi="宋体" w:eastAsia="宋体" w:cs="宋体"/>
              <w:bCs/>
              <w:color w:val="FF0000"/>
              <w:kern w:val="2"/>
              <w:sz w:val="32"/>
              <w:szCs w:val="32"/>
              <w:lang w:val="en-US" w:eastAsia="zh" w:bidi="ar"/>
              <w:woUserID w:val="6"/>
            </w:rPr>
            <w:delText>则应</w:delText>
          </w:r>
        </w:del>
      </w:ins>
      <w:ins w:id="3091" w:author="你说的都对" w:date="2026-10-13T21:15:01Z">
        <w:del w:id="3092" w:author="信仰" w:date="2026-10-15T22:14:33Z">
          <w:r>
            <w:rPr>
              <w:rFonts w:hint="eastAsia" w:ascii="宋体" w:hAnsi="宋体" w:eastAsia="宋体" w:cs="宋体"/>
              <w:bCs/>
              <w:color w:val="FF0000"/>
              <w:kern w:val="2"/>
              <w:sz w:val="32"/>
              <w:szCs w:val="32"/>
              <w:lang w:val="en-US" w:eastAsia="zh" w:bidi="ar"/>
              <w:woUserID w:val="6"/>
            </w:rPr>
            <w:delText>分</w:delText>
          </w:r>
        </w:del>
      </w:ins>
      <w:ins w:id="3093" w:author="你说的都对" w:date="2026-10-13T21:15:10Z">
        <w:del w:id="3094" w:author="信仰" w:date="2026-10-15T22:14:33Z">
          <w:r>
            <w:rPr>
              <w:rFonts w:hint="eastAsia" w:ascii="宋体" w:hAnsi="宋体" w:eastAsia="宋体" w:cs="宋体"/>
              <w:bCs/>
              <w:color w:val="FF0000"/>
              <w:kern w:val="2"/>
              <w:sz w:val="32"/>
              <w:szCs w:val="32"/>
              <w:lang w:val="en-US" w:eastAsia="zh" w:bidi="ar"/>
              <w:woUserID w:val="6"/>
            </w:rPr>
            <w:delText>多行</w:delText>
          </w:r>
        </w:del>
      </w:ins>
      <w:ins w:id="3095" w:author="你说的都对" w:date="2026-10-13T21:15:19Z">
        <w:del w:id="3096" w:author="信仰" w:date="2026-10-15T22:14:33Z">
          <w:r>
            <w:rPr>
              <w:rFonts w:hint="eastAsia" w:ascii="宋体" w:hAnsi="宋体" w:eastAsia="宋体" w:cs="宋体"/>
              <w:bCs/>
              <w:color w:val="FF0000"/>
              <w:kern w:val="2"/>
              <w:sz w:val="32"/>
              <w:szCs w:val="32"/>
              <w:lang w:val="en-US" w:eastAsia="zh" w:bidi="ar"/>
              <w:woUserID w:val="6"/>
            </w:rPr>
            <w:delText>填写。</w:delText>
          </w:r>
        </w:del>
      </w:ins>
    </w:p>
    <w:p w14:paraId="35B6BF2B">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Change w:id="3097" w:author="你说的都对" w:date="2026-10-15T23:17:32Z">
          <w:pPr>
            <w:keepNext/>
            <w:keepLines/>
            <w:widowControl/>
            <w:suppressLineNumbers w:val="0"/>
            <w:snapToGrid w:val="0"/>
            <w:spacing w:before="0" w:beforeAutospacing="0" w:after="0" w:afterAutospacing="0" w:line="560" w:lineRule="exact"/>
            <w:ind w:left="0" w:right="0" w:firstLine="640"/>
            <w:jc w:val="both"/>
            <w:outlineLvl w:val="0"/>
          </w:pPr>
        </w:pPrChange>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w:t>
      </w:r>
      <w:ins w:id="3098" w:author="信仰" w:date="2026-10-16T00:26:08Z">
        <w:r>
          <w:rPr>
            <w:rFonts w:hint="eastAsia" w:ascii="华文仿宋" w:hAnsi="华文仿宋" w:eastAsia="华文仿宋" w:cs="华文仿宋"/>
            <w:color w:val="000000"/>
            <w:kern w:val="0"/>
            <w:sz w:val="32"/>
            <w:szCs w:val="32"/>
            <w:lang w:val="en-US" w:eastAsia="zh" w:bidi="ar"/>
            <w:woUserID w:val="3"/>
          </w:rPr>
          <w:t>4</w:t>
        </w:r>
      </w:ins>
      <w:del w:id="3099" w:author="信仰" w:date="2026-10-16T00:26:08Z">
        <w:r>
          <w:rPr>
            <w:rFonts w:hint="eastAsia" w:ascii="华文仿宋" w:hAnsi="华文仿宋" w:eastAsia="华文仿宋" w:cs="华文仿宋"/>
            <w:color w:val="000000"/>
            <w:kern w:val="0"/>
            <w:sz w:val="32"/>
            <w:szCs w:val="32"/>
            <w:lang w:val="en-US" w:eastAsia="zh-CN" w:bidi="ar"/>
            <w:woUserID w:val="6"/>
          </w:rPr>
          <w:delText>5</w:delText>
        </w:r>
      </w:del>
      <w:r>
        <w:rPr>
          <w:rFonts w:hint="eastAsia" w:ascii="华文仿宋" w:hAnsi="华文仿宋" w:eastAsia="华文仿宋" w:cs="华文仿宋"/>
          <w:color w:val="000000"/>
          <w:kern w:val="0"/>
          <w:sz w:val="32"/>
          <w:szCs w:val="32"/>
          <w:lang w:val="en-US" w:eastAsia="zh-CN" w:bidi="ar"/>
          <w:woUserID w:val="6"/>
        </w:rPr>
        <w:t>条】本措施已填写岗位职责及岗位名称，未填写实际执行人姓名，请补充。”</w:t>
      </w:r>
      <w:del w:id="3100" w:author="信仰" w:date="2026-10-16T00:26:34Z">
        <w:bookmarkStart w:id="0" w:name="_GoBack"/>
        <w:bookmarkEnd w:id="0"/>
        <w:r>
          <w:rPr>
            <w:rFonts w:hint="eastAsia" w:ascii="华文仿宋" w:hAnsi="华文仿宋" w:eastAsia="华文仿宋" w:cs="华文仿宋"/>
            <w:color w:val="000000"/>
            <w:kern w:val="0"/>
            <w:sz w:val="32"/>
            <w:szCs w:val="32"/>
            <w:lang w:val="en-US" w:eastAsia="zh-CN" w:bidi="ar"/>
            <w:woUserID w:val="6"/>
          </w:rPr>
          <w:delText>；“【第9条】本行引用的控制措施编号在本主体当前矩阵中不存在，请核对。”</w:delText>
        </w:r>
      </w:del>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DBF23D8"/>
    <w:multiLevelType w:val="multilevel"/>
    <w:tmpl w:val="FDBF23D8"/>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FFF45CAE"/>
    <w:multiLevelType w:val="multilevel"/>
    <w:tmpl w:val="FFF45CAE"/>
    <w:lvl w:ilvl="0" w:tentative="0">
      <w:start w:val="1"/>
      <w:numFmt w:val="chineseCounting"/>
      <w:suff w:val="nothing"/>
      <w:lvlText w:val="%1、"/>
      <w:lvlJc w:val="left"/>
      <w:pPr>
        <w:ind w:left="0" w:firstLine="0"/>
      </w:pPr>
    </w:lvl>
    <w:lvl w:ilvl="1" w:tentative="0">
      <w:start w:val="1"/>
      <w:numFmt w:val="chineseCounting"/>
      <w:suff w:val="nothing"/>
      <w:lvlText w:val="（%2）"/>
      <w:lvlJc w:val="left"/>
      <w:pPr>
        <w:ind w:left="0" w:firstLine="0"/>
      </w:pPr>
    </w:lvl>
    <w:lvl w:ilvl="2" w:tentative="0">
      <w:start w:val="1"/>
      <w:numFmt w:val="decimal"/>
      <w:suff w:val="nothing"/>
      <w:lvlText w:val="%3．"/>
      <w:lvlJc w:val="left"/>
      <w:pPr>
        <w:ind w:left="0" w:firstLine="400"/>
      </w:pPr>
    </w:lvl>
    <w:lvl w:ilvl="3" w:tentative="0">
      <w:start w:val="1"/>
      <w:numFmt w:val="decimal"/>
      <w:suff w:val="nothing"/>
      <w:lvlText w:val="（%4）"/>
      <w:lvlJc w:val="left"/>
      <w:pPr>
        <w:ind w:left="0" w:firstLine="402"/>
      </w:pPr>
    </w:lvl>
    <w:lvl w:ilvl="4" w:tentative="0">
      <w:start w:val="1"/>
      <w:numFmt w:val="decimalEnclosedCircleChinese"/>
      <w:suff w:val="nothing"/>
      <w:lvlText w:val="%5"/>
      <w:lvlJc w:val="left"/>
      <w:pPr>
        <w:ind w:left="0" w:firstLine="402"/>
      </w:pPr>
    </w:lvl>
    <w:lvl w:ilvl="5" w:tentative="0">
      <w:start w:val="1"/>
      <w:numFmt w:val="decimal"/>
      <w:suff w:val="nothing"/>
      <w:lvlText w:val="%6）"/>
      <w:lvlJc w:val="left"/>
      <w:pPr>
        <w:ind w:left="0" w:firstLine="402"/>
      </w:pPr>
    </w:lvl>
    <w:lvl w:ilvl="6" w:tentative="0">
      <w:start w:val="1"/>
      <w:numFmt w:val="lowerLetter"/>
      <w:suff w:val="nothing"/>
      <w:lvlText w:val="%7．"/>
      <w:lvlJc w:val="left"/>
      <w:pPr>
        <w:ind w:left="0" w:firstLine="402"/>
      </w:pPr>
    </w:lvl>
    <w:lvl w:ilvl="7" w:tentative="0">
      <w:start w:val="1"/>
      <w:numFmt w:val="lowerLetter"/>
      <w:suff w:val="nothing"/>
      <w:lvlText w:val="%8）"/>
      <w:lvlJc w:val="left"/>
      <w:pPr>
        <w:ind w:left="0" w:firstLine="402"/>
      </w:pPr>
    </w:lvl>
    <w:lvl w:ilvl="8" w:tentative="0">
      <w:start w:val="1"/>
      <w:numFmt w:val="lowerRoman"/>
      <w:suff w:val="nothing"/>
      <w:lvlText w:val="%9 "/>
      <w:lvlJc w:val="left"/>
      <w:pPr>
        <w:ind w:left="0" w:firstLine="402"/>
      </w:pPr>
    </w:lvl>
  </w:abstractNum>
  <w:abstractNum w:abstractNumId="3">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说的都对">
    <w15:presenceInfo w15:providerId="WPS Office" w15:userId="2412295570"/>
  </w15:person>
  <w15:person w15:author="信仰">
    <w15:presenceInfo w15:providerId="WPS Office" w15:userId="31557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78CAE9C"/>
    <w:rsid w:val="183C240D"/>
    <w:rsid w:val="1AA24D9F"/>
    <w:rsid w:val="1DAFCF77"/>
    <w:rsid w:val="28DA2E89"/>
    <w:rsid w:val="2A4254F9"/>
    <w:rsid w:val="2D1F32F4"/>
    <w:rsid w:val="323B4D81"/>
    <w:rsid w:val="34B70380"/>
    <w:rsid w:val="36D316CB"/>
    <w:rsid w:val="3AE174A3"/>
    <w:rsid w:val="3BB74643"/>
    <w:rsid w:val="3FFD0B26"/>
    <w:rsid w:val="43446334"/>
    <w:rsid w:val="44A84E71"/>
    <w:rsid w:val="477DCE1E"/>
    <w:rsid w:val="573E1E21"/>
    <w:rsid w:val="5A9DF965"/>
    <w:rsid w:val="5B487E91"/>
    <w:rsid w:val="5CF9550F"/>
    <w:rsid w:val="5EFD7597"/>
    <w:rsid w:val="5EFEBDE8"/>
    <w:rsid w:val="5F8E2D69"/>
    <w:rsid w:val="5FBE59B6"/>
    <w:rsid w:val="5FFD9FA8"/>
    <w:rsid w:val="63F3E806"/>
    <w:rsid w:val="68CA2609"/>
    <w:rsid w:val="68CC1AED"/>
    <w:rsid w:val="69BB0F42"/>
    <w:rsid w:val="6A637494"/>
    <w:rsid w:val="6BCF62E6"/>
    <w:rsid w:val="6CD3A16D"/>
    <w:rsid w:val="6D535020"/>
    <w:rsid w:val="6E5EED84"/>
    <w:rsid w:val="6E5F49A6"/>
    <w:rsid w:val="6F79ECDA"/>
    <w:rsid w:val="6FFF37D2"/>
    <w:rsid w:val="70DE2EF1"/>
    <w:rsid w:val="73F3B672"/>
    <w:rsid w:val="77BF2EF5"/>
    <w:rsid w:val="77FB8E0C"/>
    <w:rsid w:val="77FF26D8"/>
    <w:rsid w:val="7AFFE4B7"/>
    <w:rsid w:val="7BDF71BB"/>
    <w:rsid w:val="7BFF8B0F"/>
    <w:rsid w:val="7C5F4108"/>
    <w:rsid w:val="7CFFBC51"/>
    <w:rsid w:val="7D65F84D"/>
    <w:rsid w:val="7EF6FC03"/>
    <w:rsid w:val="7F79C282"/>
    <w:rsid w:val="7F7B6CAE"/>
    <w:rsid w:val="7F7E878E"/>
    <w:rsid w:val="7F9E7968"/>
    <w:rsid w:val="7FBDDB73"/>
    <w:rsid w:val="7FBF6DD0"/>
    <w:rsid w:val="7FCD17FE"/>
    <w:rsid w:val="7FD7E9A0"/>
    <w:rsid w:val="7FE9FBB2"/>
    <w:rsid w:val="7FEBF115"/>
    <w:rsid w:val="7FF31755"/>
    <w:rsid w:val="7FFFD4F6"/>
    <w:rsid w:val="8FFFA67E"/>
    <w:rsid w:val="A97F623E"/>
    <w:rsid w:val="AFBF8780"/>
    <w:rsid w:val="B72634B1"/>
    <w:rsid w:val="B77D4C1B"/>
    <w:rsid w:val="B7FDAD4C"/>
    <w:rsid w:val="B7FF9F51"/>
    <w:rsid w:val="BB7C2F2B"/>
    <w:rsid w:val="BBFF6A8F"/>
    <w:rsid w:val="BEEFCB4B"/>
    <w:rsid w:val="BFE6F841"/>
    <w:rsid w:val="D1EBC6B3"/>
    <w:rsid w:val="D5DE8897"/>
    <w:rsid w:val="D5FFAE00"/>
    <w:rsid w:val="D6F7037C"/>
    <w:rsid w:val="D7B68323"/>
    <w:rsid w:val="DFD7A1E4"/>
    <w:rsid w:val="E3DFD5C0"/>
    <w:rsid w:val="E7BFCA8A"/>
    <w:rsid w:val="E7FE3684"/>
    <w:rsid w:val="EB835D62"/>
    <w:rsid w:val="EDFB7145"/>
    <w:rsid w:val="EFFF70E4"/>
    <w:rsid w:val="F17A0D6C"/>
    <w:rsid w:val="F3F10108"/>
    <w:rsid w:val="F5EEB1BC"/>
    <w:rsid w:val="F5EF82B1"/>
    <w:rsid w:val="F7EEC240"/>
    <w:rsid w:val="F7FE2179"/>
    <w:rsid w:val="FABFE9F3"/>
    <w:rsid w:val="FB8DD111"/>
    <w:rsid w:val="FBF75102"/>
    <w:rsid w:val="FDDC5620"/>
    <w:rsid w:val="FDEA700A"/>
    <w:rsid w:val="FEF7A33E"/>
    <w:rsid w:val="FF1FD969"/>
    <w:rsid w:val="FF23C037"/>
    <w:rsid w:val="FF65A182"/>
    <w:rsid w:val="FF6F4E97"/>
    <w:rsid w:val="FFBCCC7B"/>
    <w:rsid w:val="FFBFCE42"/>
    <w:rsid w:val="FFCFA8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numPr>
        <w:ilvl w:val="1"/>
        <w:numId w:val="1"/>
      </w:numPr>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numPr>
        <w:ilvl w:val="2"/>
        <w:numId w:val="1"/>
      </w:numPr>
      <w:spacing w:before="260" w:beforeLines="0" w:beforeAutospacing="0" w:after="180" w:afterLines="0" w:afterAutospacing="0" w:line="240" w:lineRule="auto"/>
      <w:ind w:firstLine="400"/>
      <w:outlineLvl w:val="2"/>
    </w:pPr>
    <w:rPr>
      <w:rFonts w:ascii="Arial" w:hAnsi="Arial"/>
      <w:b/>
      <w:sz w:val="30"/>
    </w:rPr>
  </w:style>
  <w:style w:type="paragraph" w:styleId="5">
    <w:name w:val="heading 4"/>
    <w:basedOn w:val="1"/>
    <w:next w:val="1"/>
    <w:link w:val="31"/>
    <w:unhideWhenUsed/>
    <w:qFormat/>
    <w:uiPriority w:val="0"/>
    <w:pPr>
      <w:keepNext/>
      <w:keepLines/>
      <w:numPr>
        <w:ilvl w:val="3"/>
        <w:numId w:val="1"/>
      </w:numPr>
      <w:spacing w:before="240" w:beforeLines="0" w:beforeAutospacing="0" w:after="160" w:afterLines="0" w:afterAutospacing="0" w:line="240" w:lineRule="auto"/>
      <w:ind w:firstLine="402"/>
      <w:outlineLvl w:val="3"/>
    </w:pPr>
    <w:rPr>
      <w:rFonts w:ascii="Arial" w:hAnsi="Arial"/>
      <w:b/>
      <w:sz w:val="28"/>
    </w:rPr>
  </w:style>
  <w:style w:type="paragraph" w:styleId="6">
    <w:name w:val="heading 5"/>
    <w:basedOn w:val="1"/>
    <w:next w:val="1"/>
    <w:link w:val="22"/>
    <w:unhideWhenUsed/>
    <w:qFormat/>
    <w:uiPriority w:val="0"/>
    <w:pPr>
      <w:keepNext/>
      <w:keepLines/>
      <w:numPr>
        <w:ilvl w:val="4"/>
        <w:numId w:val="1"/>
      </w:numPr>
      <w:spacing w:before="240" w:beforeLines="0" w:beforeAutospacing="0" w:after="160" w:afterLines="0" w:afterAutospacing="0" w:line="240" w:lineRule="auto"/>
      <w:ind w:firstLine="402"/>
      <w:outlineLvl w:val="4"/>
    </w:pPr>
    <w:rPr>
      <w:rFonts w:ascii="Arial" w:hAnsi="Arial"/>
      <w:b/>
      <w:sz w:val="28"/>
    </w:rPr>
  </w:style>
  <w:style w:type="paragraph" w:styleId="7">
    <w:name w:val="heading 6"/>
    <w:basedOn w:val="1"/>
    <w:next w:val="1"/>
    <w:link w:val="28"/>
    <w:unhideWhenUsed/>
    <w:qFormat/>
    <w:uiPriority w:val="0"/>
    <w:pPr>
      <w:keepNext/>
      <w:keepLines/>
      <w:numPr>
        <w:ilvl w:val="5"/>
        <w:numId w:val="1"/>
      </w:numPr>
      <w:spacing w:before="240" w:beforeLines="0" w:beforeAutospacing="0" w:after="120" w:afterLines="0" w:afterAutospacing="0" w:line="240" w:lineRule="auto"/>
      <w:ind w:firstLine="402"/>
      <w:outlineLvl w:val="5"/>
    </w:pPr>
    <w:rPr>
      <w:rFonts w:ascii="Arial" w:hAnsi="Arial"/>
      <w:b/>
      <w:sz w:val="24"/>
    </w:rPr>
  </w:style>
  <w:style w:type="paragraph" w:styleId="8">
    <w:name w:val="heading 7"/>
    <w:basedOn w:val="1"/>
    <w:next w:val="1"/>
    <w:link w:val="24"/>
    <w:unhideWhenUsed/>
    <w:qFormat/>
    <w:uiPriority w:val="0"/>
    <w:pPr>
      <w:keepNext/>
      <w:keepLines/>
      <w:numPr>
        <w:ilvl w:val="6"/>
        <w:numId w:val="1"/>
      </w:numPr>
      <w:spacing w:before="240" w:beforeLines="0" w:beforeAutospacing="0" w:after="120" w:afterLines="0" w:afterAutospacing="0" w:line="240" w:lineRule="auto"/>
      <w:ind w:firstLine="402"/>
      <w:outlineLvl w:val="6"/>
    </w:pPr>
    <w:rPr>
      <w:rFonts w:ascii="Arial" w:hAnsi="Arial"/>
      <w:b/>
      <w:sz w:val="24"/>
    </w:rPr>
  </w:style>
  <w:style w:type="paragraph" w:styleId="9">
    <w:name w:val="heading 8"/>
    <w:basedOn w:val="1"/>
    <w:next w:val="1"/>
    <w:link w:val="25"/>
    <w:unhideWhenUsed/>
    <w:qFormat/>
    <w:uiPriority w:val="0"/>
    <w:pPr>
      <w:keepNext/>
      <w:keepLines/>
      <w:numPr>
        <w:ilvl w:val="7"/>
        <w:numId w:val="1"/>
      </w:numPr>
      <w:spacing w:before="180" w:beforeLines="0" w:beforeAutospacing="0" w:after="64" w:afterLines="0" w:afterAutospacing="0" w:line="240" w:lineRule="auto"/>
      <w:ind w:firstLine="402"/>
      <w:outlineLvl w:val="7"/>
    </w:pPr>
    <w:rPr>
      <w:rFonts w:ascii="Arial" w:hAnsi="Arial"/>
      <w:sz w:val="24"/>
    </w:rPr>
  </w:style>
  <w:style w:type="paragraph" w:styleId="10">
    <w:name w:val="heading 9"/>
    <w:basedOn w:val="1"/>
    <w:next w:val="1"/>
    <w:link w:val="32"/>
    <w:unhideWhenUsed/>
    <w:qFormat/>
    <w:uiPriority w:val="0"/>
    <w:pPr>
      <w:keepNext/>
      <w:keepLines/>
      <w:numPr>
        <w:ilvl w:val="8"/>
        <w:numId w:val="1"/>
      </w:numPr>
      <w:spacing w:before="180" w:beforeLines="0" w:beforeAutospacing="0" w:after="64" w:afterLines="0" w:afterAutospacing="0" w:line="240" w:lineRule="auto"/>
      <w:ind w:firstLine="402"/>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2018-06-04T09:24:00Z</dcterms:created>
  <dcterms:modified xsi:type="dcterms:W3CDTF">2026-10-16T00:26:50Z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DA6061C68A4A1021CAFED06A4AE4CE8F_43</vt:lpwstr>
  </property>
</Properties>
</file>