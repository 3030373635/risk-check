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0" w:author="你说的都对" w:date="2026-10-15T10:40:26Z">
        <w:r>
          <w:rPr>
            <w:rFonts w:hint="eastAsia" w:ascii="华文仿宋" w:hAnsi="华文仿宋" w:eastAsia="华文仿宋" w:cs="华文仿宋"/>
            <w:color w:val="000000"/>
            <w:kern w:val="0"/>
            <w:sz w:val="32"/>
            <w:szCs w:val="32"/>
            <w:lang w:val="en-US" w:eastAsia="zh-CN" w:bidi="ar"/>
            <w:woUserID w:val="6"/>
          </w:rPr>
          <w:delText>以</w:delText>
        </w:r>
      </w:del>
      <w:del w:id="1" w:author="你说的都对" w:date="2026-10-15T10:40:25Z">
        <w:r>
          <w:rPr>
            <w:rFonts w:hint="eastAsia" w:ascii="华文仿宋" w:hAnsi="华文仿宋" w:eastAsia="华文仿宋" w:cs="华文仿宋"/>
            <w:color w:val="000000"/>
            <w:kern w:val="0"/>
            <w:sz w:val="32"/>
            <w:szCs w:val="32"/>
            <w:lang w:val="en-US" w:eastAsia="zh-CN" w:bidi="ar"/>
            <w:woUserID w:val="6"/>
          </w:rPr>
          <w:delText>下十二</w:delText>
        </w:r>
      </w:del>
      <w:del w:id="2" w:author="你说的都对" w:date="2026-10-15T10:40:24Z">
        <w:r>
          <w:rPr>
            <w:rFonts w:hint="eastAsia" w:ascii="华文仿宋" w:hAnsi="华文仿宋" w:eastAsia="华文仿宋" w:cs="华文仿宋"/>
            <w:color w:val="000000"/>
            <w:kern w:val="0"/>
            <w:sz w:val="32"/>
            <w:szCs w:val="32"/>
            <w:lang w:val="en-US" w:eastAsia="zh-CN" w:bidi="ar"/>
            <w:woUserID w:val="6"/>
          </w:rPr>
          <w:delText>项规则与原十二条审核要点对应。</w:delText>
        </w:r>
      </w:del>
      <w:r>
        <w:rPr>
          <w:rFonts w:hint="eastAsia" w:ascii="华文仿宋" w:hAnsi="华文仿宋" w:eastAsia="华文仿宋" w:cs="华文仿宋"/>
          <w:color w:val="000000"/>
          <w:kern w:val="0"/>
          <w:sz w:val="32"/>
          <w:szCs w:val="32"/>
          <w:lang w:val="en-US" w:eastAsia="zh-CN" w:bidi="ar"/>
          <w:woUserID w:val="6"/>
        </w:rPr>
        <w:t>发现明确问题或因资料不足无法完成检查的，按第三部分要求填写审核意见；无问题的，审核意见留空。</w:t>
      </w:r>
    </w:p>
    <w:p w14:paraId="7BCE8383">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3" w:author="信仰" w:date="2026-10-15T22:02:25Z">
        <w:r>
          <w:rPr>
            <w:rFonts w:hint="eastAsia" w:ascii="Arial" w:hAnsi="Arial" w:eastAsia="微软雅黑" w:cs="Times New Roman"/>
            <w:b/>
            <w:kern w:val="2"/>
            <w:sz w:val="32"/>
            <w:szCs w:val="24"/>
            <w:lang w:val="en-US" w:eastAsia="zh-CN" w:bidi="ar-SA"/>
            <w:woUserID w:val="6"/>
          </w:rPr>
          <w:t>（一）</w:t>
        </w:r>
      </w:ins>
      <w:del w:id="4" w:author="你说的都对" w:date="2026-10-15T12:38:04Z">
        <w:r>
          <w:rPr>
            <w:rFonts w:hint="eastAsia"/>
            <w:lang w:val="en-US" w:eastAsia="zh-CN"/>
            <w:woUserID w:val="6"/>
          </w:rPr>
          <w:delText>（一）</w:delText>
        </w:r>
      </w:del>
      <w:r>
        <w:rPr>
          <w:rFonts w:hint="eastAsia"/>
          <w:lang w:val="en-US" w:eastAsia="zh-CN"/>
          <w:woUserID w:val="6"/>
        </w:rPr>
        <w:t>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del w:id="5" w:author="信仰" w:date="2026-10-24T15:25:33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w:t>
      </w:r>
      <w:del w:id="6" w:author="你说的都对" w:date="2026-10-24T19:52:11Z">
        <w:bookmarkStart w:id="0" w:name="_GoBack"/>
        <w:bookmarkEnd w:id="0"/>
        <w:r>
          <w:rPr>
            <w:rFonts w:hint="eastAsia" w:ascii="华文仿宋" w:hAnsi="华文仿宋" w:eastAsia="华文仿宋" w:cs="华文仿宋"/>
            <w:color w:val="000000"/>
            <w:kern w:val="0"/>
            <w:sz w:val="32"/>
            <w:szCs w:val="32"/>
            <w:lang w:val="en-US" w:eastAsia="zh-CN" w:bidi="ar"/>
            <w:woUserID w:val="6"/>
          </w:rPr>
          <w:delText>不做任何提示。</w:delText>
        </w:r>
      </w:del>
    </w:p>
    <w:p w14:paraId="02F6EFD5">
      <w:pPr>
        <w:keepNext w:val="0"/>
        <w:keepLines w:val="0"/>
        <w:widowControl/>
        <w:suppressLineNumbers w:val="0"/>
        <w:snapToGrid w:val="0"/>
        <w:spacing w:before="0" w:beforeAutospacing="0" w:after="0" w:afterAutospacing="0" w:line="560" w:lineRule="exact"/>
        <w:ind w:right="0" w:firstLine="640"/>
        <w:outlineLvl w:val="1"/>
        <w:rPr>
          <w:del w:id="8" w:author="信仰" w:date="2026-10-15T21:19:22Z"/>
          <w:rFonts w:hint="eastAsia"/>
          <w:woUserID w:val="6"/>
        </w:rPr>
        <w:pPrChange w:id="7" w:author="信仰" w:date="2026-10-24T15:25:33Z">
          <w:pPr>
            <w:pStyle w:val="3"/>
            <w:keepNext/>
            <w:keepLines/>
            <w:widowControl/>
            <w:suppressLineNumbers w:val="0"/>
            <w:snapToGrid w:val="0"/>
            <w:spacing w:before="0" w:beforeAutospacing="0" w:after="0" w:afterAutospacing="0"/>
            <w:ind w:right="0" w:firstLine="0"/>
            <w:outlineLvl w:val="1"/>
          </w:pPr>
        </w:pPrChange>
      </w:pPr>
      <w:del w:id="9" w:author="你说的都对" w:date="2026-10-15T12:38:07Z">
        <w:r>
          <w:rPr>
            <w:rFonts w:hint="eastAsia"/>
            <w:lang w:val="en-US" w:eastAsia="zh-CN"/>
            <w:woUserID w:val="6"/>
          </w:rPr>
          <w:delText>（二）</w:delText>
        </w:r>
      </w:del>
      <w:del w:id="10" w:author="信仰" w:date="2026-10-15T21:19:22Z">
        <w:r>
          <w:rPr>
            <w:rFonts w:hint="eastAsia"/>
            <w:lang w:val="en-US" w:eastAsia="zh-CN"/>
            <w:woUserID w:val="6"/>
          </w:rPr>
          <w:delText>会计主体与提交资料对应情况</w:delText>
        </w:r>
      </w:del>
    </w:p>
    <w:p w14:paraId="46570602">
      <w:pPr>
        <w:keepNext w:val="0"/>
        <w:keepLines w:val="0"/>
        <w:widowControl/>
        <w:suppressLineNumbers w:val="0"/>
        <w:snapToGrid w:val="0"/>
        <w:spacing w:before="0" w:beforeAutospacing="0" w:after="0" w:afterAutospacing="0" w:line="560" w:lineRule="exact"/>
        <w:ind w:left="0" w:right="0" w:firstLine="640"/>
        <w:jc w:val="both"/>
        <w:rPr>
          <w:del w:id="11" w:author="信仰" w:date="2026-10-15T21:19:22Z"/>
          <w:rFonts w:hint="eastAsia" w:ascii="华文仿宋" w:hAnsi="华文仿宋" w:eastAsia="华文仿宋" w:cs="华文仿宋"/>
          <w:color w:val="000000"/>
          <w:kern w:val="0"/>
          <w:sz w:val="32"/>
          <w:szCs w:val="32"/>
          <w:woUserID w:val="6"/>
        </w:rPr>
      </w:pPr>
      <w:del w:id="12" w:author="信仰" w:date="2026-10-15T21:19:22Z">
        <w:r>
          <w:rPr>
            <w:rFonts w:hint="eastAsia" w:ascii="华文仿宋" w:hAnsi="华文仿宋" w:eastAsia="华文仿宋" w:cs="华文仿宋"/>
            <w:color w:val="000000"/>
            <w:kern w:val="0"/>
            <w:sz w:val="32"/>
            <w:szCs w:val="32"/>
            <w:lang w:val="en-US" w:eastAsia="zh-CN" w:bidi="ar"/>
            <w:woUserID w:val="6"/>
          </w:rPr>
          <w:delText>以会计主体清单逐项核对主体材料，检查主体缺失、主体名称无法对应、多个主体合并提交及清单外主体等差异。按主体对应关系判断，不直接以主体数量与文件数量相比较。</w:delText>
        </w:r>
      </w:del>
    </w:p>
    <w:p w14:paraId="139D2A2E">
      <w:pPr>
        <w:keepNext w:val="0"/>
        <w:keepLines w:val="0"/>
        <w:widowControl/>
        <w:suppressLineNumbers w:val="0"/>
        <w:snapToGrid w:val="0"/>
        <w:spacing w:before="0" w:beforeAutospacing="0" w:after="0" w:afterAutospacing="0" w:line="560" w:lineRule="exact"/>
        <w:ind w:left="0" w:right="0" w:firstLine="640"/>
        <w:jc w:val="both"/>
        <w:rPr>
          <w:del w:id="13" w:author="信仰" w:date="2026-10-15T21:19:22Z"/>
          <w:rFonts w:hint="eastAsia" w:ascii="华文仿宋" w:hAnsi="华文仿宋" w:eastAsia="华文仿宋" w:cs="华文仿宋"/>
          <w:color w:val="000000"/>
          <w:kern w:val="0"/>
          <w:sz w:val="32"/>
          <w:szCs w:val="32"/>
          <w:woUserID w:val="6"/>
        </w:rPr>
      </w:pPr>
      <w:del w:id="14" w:author="信仰" w:date="2026-10-15T21:19:22Z">
        <w:r>
          <w:rPr>
            <w:rFonts w:hint="eastAsia" w:ascii="华文仿宋" w:hAnsi="华文仿宋" w:eastAsia="华文仿宋" w:cs="华文仿宋"/>
            <w:color w:val="000000"/>
            <w:kern w:val="0"/>
            <w:sz w:val="32"/>
            <w:szCs w:val="32"/>
            <w:lang w:val="en-US" w:eastAsia="zh-CN" w:bidi="ar"/>
            <w:woUserID w:val="6"/>
          </w:rPr>
          <w:delTex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delText>
        </w:r>
      </w:del>
    </w:p>
    <w:p w14:paraId="0DCA7417">
      <w:pPr>
        <w:keepNext w:val="0"/>
        <w:keepLines w:val="0"/>
        <w:widowControl/>
        <w:suppressLineNumbers w:val="0"/>
        <w:snapToGrid w:val="0"/>
        <w:spacing w:before="0" w:beforeAutospacing="0" w:after="0" w:afterAutospacing="0" w:line="560" w:lineRule="exact"/>
        <w:ind w:left="0" w:right="0" w:firstLine="640"/>
        <w:jc w:val="both"/>
        <w:rPr>
          <w:del w:id="16" w:author="信仰" w:date="2026-10-24T15:25:31Z"/>
          <w:rFonts w:hint="eastAsia" w:ascii="华文仿宋" w:hAnsi="华文仿宋" w:eastAsia="华文仿宋" w:cs="华文仿宋"/>
          <w:color w:val="000000"/>
          <w:kern w:val="0"/>
          <w:sz w:val="32"/>
          <w:szCs w:val="32"/>
          <w:woUserID w:val="6"/>
        </w:rPr>
        <w:pPrChange w:id="15" w:author="信仰" w:date="2026-10-24T15:25:33Z">
          <w:pPr>
            <w:keepNext w:val="0"/>
            <w:keepLines w:val="0"/>
            <w:widowControl/>
            <w:suppressLineNumbers w:val="0"/>
            <w:snapToGrid w:val="0"/>
            <w:spacing w:before="0" w:beforeAutospacing="0" w:after="0" w:afterAutospacing="0" w:line="560" w:lineRule="exact"/>
            <w:ind w:left="0" w:right="0" w:firstLine="640"/>
            <w:jc w:val="both"/>
          </w:pPr>
        </w:pPrChange>
      </w:pPr>
      <w:del w:id="17" w:author="信仰" w:date="2026-10-15T21:19:22Z">
        <w:r>
          <w:rPr>
            <w:rFonts w:hint="eastAsia" w:ascii="华文仿宋" w:hAnsi="华文仿宋" w:eastAsia="华文仿宋" w:cs="华文仿宋"/>
            <w:color w:val="000000"/>
            <w:kern w:val="0"/>
            <w:sz w:val="32"/>
            <w:szCs w:val="32"/>
            <w:lang w:val="en-US" w:eastAsia="zh-CN" w:bidi="ar"/>
            <w:woUserID w:val="6"/>
          </w:rPr>
          <w:delTex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delText>
        </w:r>
      </w:del>
    </w:p>
    <w:p w14:paraId="6131E704">
      <w:pPr>
        <w:keepNext w:val="0"/>
        <w:keepLines w:val="0"/>
        <w:widowControl/>
        <w:suppressLineNumbers w:val="0"/>
        <w:snapToGrid w:val="0"/>
        <w:spacing w:before="0" w:beforeAutospacing="0" w:after="0" w:afterAutospacing="0" w:line="560" w:lineRule="exact"/>
        <w:ind w:right="0" w:firstLine="640"/>
        <w:outlineLvl w:val="1"/>
        <w:rPr>
          <w:del w:id="19" w:author="信仰" w:date="2026-10-24T15:25:20Z"/>
          <w:rFonts w:hint="eastAsia"/>
          <w:woUserID w:val="6"/>
        </w:rPr>
        <w:pPrChange w:id="18" w:author="信仰" w:date="2026-10-24T15:25:33Z">
          <w:pPr>
            <w:pStyle w:val="3"/>
            <w:keepNext/>
            <w:keepLines/>
            <w:widowControl/>
            <w:numPr>
              <w:ilvl w:val="1"/>
              <w:numId w:val="0"/>
            </w:numPr>
            <w:suppressLineNumbers w:val="0"/>
            <w:snapToGrid w:val="0"/>
            <w:spacing w:before="0" w:beforeAutospacing="0" w:after="0" w:afterAutospacing="0"/>
            <w:ind w:right="0" w:firstLine="0"/>
            <w:outlineLvl w:val="1"/>
          </w:pPr>
        </w:pPrChange>
      </w:pPr>
      <w:del w:id="20" w:author="信仰" w:date="2026-10-24T15:25:20Z">
        <w:r>
          <w:rPr>
            <w:rFonts w:hint="eastAsia"/>
            <w:lang w:val="en-US" w:eastAsia="zh-CN"/>
            <w:woUserID w:val="6"/>
          </w:rPr>
          <w:delText>（三）基准字段及适用性填写情况</w:delText>
        </w:r>
      </w:del>
    </w:p>
    <w:p w14:paraId="73594412">
      <w:pPr>
        <w:keepNext w:val="0"/>
        <w:keepLines w:val="0"/>
        <w:widowControl/>
        <w:suppressLineNumbers w:val="0"/>
        <w:snapToGrid w:val="0"/>
        <w:spacing w:before="0" w:beforeAutospacing="0" w:after="0" w:afterAutospacing="0" w:line="560" w:lineRule="exact"/>
        <w:ind w:left="0" w:right="0" w:firstLine="640"/>
        <w:jc w:val="both"/>
        <w:rPr>
          <w:del w:id="22" w:author="信仰" w:date="2026-10-24T15:25:20Z"/>
          <w:rFonts w:hint="eastAsia" w:ascii="华文仿宋" w:hAnsi="华文仿宋" w:eastAsia="华文仿宋" w:cs="华文仿宋"/>
          <w:color w:val="000000"/>
          <w:kern w:val="0"/>
          <w:sz w:val="32"/>
          <w:szCs w:val="32"/>
          <w:woUserID w:val="6"/>
        </w:rPr>
        <w:pPrChange w:id="21" w:author="信仰" w:date="2026-10-24T15:25:33Z">
          <w:pPr>
            <w:keepNext w:val="0"/>
            <w:keepLines w:val="0"/>
            <w:widowControl/>
            <w:suppressLineNumbers w:val="0"/>
            <w:snapToGrid w:val="0"/>
            <w:spacing w:before="0" w:beforeAutospacing="0" w:after="0" w:afterAutospacing="0" w:line="560" w:lineRule="exact"/>
            <w:ind w:left="0" w:right="0" w:firstLine="640"/>
            <w:jc w:val="both"/>
          </w:pPr>
        </w:pPrChange>
      </w:pPr>
      <w:del w:id="23" w:author="信仰" w:date="2026-10-24T15:25:20Z">
        <w:r>
          <w:rPr>
            <w:rFonts w:hint="eastAsia" w:ascii="华文仿宋" w:hAnsi="华文仿宋" w:eastAsia="华文仿宋" w:cs="华文仿宋"/>
            <w:color w:val="000000"/>
            <w:kern w:val="0"/>
            <w:sz w:val="32"/>
            <w:szCs w:val="32"/>
            <w:lang w:val="en-US" w:eastAsia="zh-CN" w:bidi="ar"/>
            <w:woUserID w:val="6"/>
          </w:rPr>
          <w:delText>先按送审资料的业务类别、文件名、工作表名称和表内标题匹配模板。唯一匹配成功的，按相同业务类别与重庆公司版本比较字段结构；员工报账等已指定更新版本的，采用指定版本。重点检查应保留字段是否因异常删列而缺失，不判断措施、载体等文字删减的业务合理性。</w:delText>
        </w:r>
      </w:del>
    </w:p>
    <w:p w14:paraId="386546C9">
      <w:pPr>
        <w:keepNext w:val="0"/>
        <w:keepLines w:val="0"/>
        <w:widowControl/>
        <w:suppressLineNumbers w:val="0"/>
        <w:snapToGrid w:val="0"/>
        <w:spacing w:before="0" w:beforeAutospacing="0" w:after="0" w:afterAutospacing="0" w:line="560" w:lineRule="exact"/>
        <w:ind w:left="0" w:right="0" w:firstLine="640"/>
        <w:jc w:val="both"/>
        <w:rPr>
          <w:del w:id="25" w:author="信仰" w:date="2026-10-24T15:25:20Z"/>
          <w:rFonts w:hint="eastAsia" w:ascii="华文仿宋" w:hAnsi="华文仿宋" w:eastAsia="华文仿宋" w:cs="华文仿宋"/>
          <w:color w:val="000000"/>
          <w:kern w:val="0"/>
          <w:sz w:val="32"/>
          <w:szCs w:val="32"/>
          <w:woUserID w:val="6"/>
        </w:rPr>
        <w:pPrChange w:id="24" w:author="信仰" w:date="2026-10-24T15:25:33Z">
          <w:pPr>
            <w:keepNext w:val="0"/>
            <w:keepLines w:val="0"/>
            <w:widowControl/>
            <w:suppressLineNumbers w:val="0"/>
            <w:snapToGrid w:val="0"/>
            <w:spacing w:before="0" w:beforeAutospacing="0" w:after="0" w:afterAutospacing="0" w:line="560" w:lineRule="exact"/>
            <w:ind w:left="0" w:right="0" w:firstLine="640"/>
            <w:jc w:val="both"/>
          </w:pPr>
        </w:pPrChange>
      </w:pPr>
      <w:del w:id="26" w:author="信仰" w:date="2026-10-24T15:25:20Z">
        <w:r>
          <w:rPr>
            <w:rFonts w:hint="eastAsia" w:ascii="华文仿宋" w:hAnsi="华文仿宋" w:eastAsia="华文仿宋" w:cs="华文仿宋"/>
            <w:color w:val="000000"/>
            <w:kern w:val="0"/>
            <w:sz w:val="32"/>
            <w:szCs w:val="32"/>
            <w:lang w:val="en-US" w:eastAsia="zh-CN" w:bidi="ar"/>
            <w:woUserID w:val="6"/>
          </w:rPr>
          <w:delText>未匹配、匹配不唯一或模板无法读取时，不比较基准字段，不新增上述责任主体辅助列；在“审核意见”列注明“未匹配到对应模板，请确认模板对应关系。”送审资料仍执行适用性及其他不依赖模板的审核规则。</w:delText>
        </w:r>
      </w:del>
    </w:p>
    <w:p w14:paraId="7D2BE37C">
      <w:pPr>
        <w:keepNext w:val="0"/>
        <w:keepLines w:val="0"/>
        <w:widowControl/>
        <w:suppressLineNumbers w:val="0"/>
        <w:snapToGrid w:val="0"/>
        <w:spacing w:before="0" w:beforeAutospacing="0" w:after="0" w:afterAutospacing="0" w:line="560" w:lineRule="exact"/>
        <w:ind w:left="0" w:right="0" w:firstLine="640"/>
        <w:jc w:val="both"/>
        <w:rPr>
          <w:del w:id="28" w:author="信仰" w:date="2026-10-24T15:25:20Z"/>
          <w:rFonts w:hint="eastAsia" w:ascii="华文仿宋" w:hAnsi="华文仿宋" w:eastAsia="华文仿宋" w:cs="华文仿宋"/>
          <w:color w:val="000000"/>
          <w:kern w:val="0"/>
          <w:sz w:val="32"/>
          <w:szCs w:val="32"/>
          <w:woUserID w:val="6"/>
        </w:rPr>
        <w:pPrChange w:id="27" w:author="信仰" w:date="2026-10-24T15:25:33Z">
          <w:pPr>
            <w:keepNext w:val="0"/>
            <w:keepLines w:val="0"/>
            <w:widowControl/>
            <w:suppressLineNumbers w:val="0"/>
            <w:snapToGrid w:val="0"/>
            <w:spacing w:before="0" w:beforeAutospacing="0" w:after="0" w:afterAutospacing="0" w:line="560" w:lineRule="exact"/>
            <w:ind w:left="0" w:right="0" w:firstLine="640"/>
            <w:jc w:val="both"/>
          </w:pPr>
        </w:pPrChange>
      </w:pPr>
      <w:del w:id="29" w:author="信仰" w:date="2026-10-24T15:25:20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4A30DB13">
      <w:pPr>
        <w:keepNext w:val="0"/>
        <w:keepLines w:val="0"/>
        <w:widowControl/>
        <w:suppressLineNumbers w:val="0"/>
        <w:snapToGrid w:val="0"/>
        <w:spacing w:before="0" w:beforeAutospacing="0" w:after="0" w:afterAutospacing="0" w:line="560" w:lineRule="exact"/>
        <w:ind w:left="0" w:right="0" w:firstLine="640"/>
        <w:jc w:val="both"/>
        <w:rPr>
          <w:del w:id="30" w:author="信仰" w:date="2026-10-15T21:48:18Z"/>
          <w:rFonts w:hint="eastAsia" w:ascii="华文仿宋" w:hAnsi="华文仿宋" w:eastAsia="华文仿宋" w:cs="华文仿宋"/>
          <w:color w:val="000000"/>
          <w:kern w:val="0"/>
          <w:sz w:val="32"/>
          <w:szCs w:val="32"/>
          <w:lang w:val="en-US" w:eastAsia="zh-CN" w:bidi="ar"/>
          <w:woUserID w:val="6"/>
        </w:rPr>
      </w:pPr>
      <w:del w:id="31" w:author="信仰" w:date="2026-10-24T15:25:20Z">
        <w:r>
          <w:rPr>
            <w:rFonts w:hint="eastAsia" w:ascii="华文仿宋" w:hAnsi="华文仿宋" w:eastAsia="华文仿宋" w:cs="华文仿宋"/>
            <w:color w:val="000000"/>
            <w:kern w:val="0"/>
            <w:sz w:val="32"/>
            <w:szCs w:val="32"/>
            <w:lang w:val="en-US" w:eastAsia="zh-CN" w:bidi="ar"/>
            <w:woUserID w:val="6"/>
          </w:rPr>
          <w:delText>识别多级及合并表头，隐藏字段按存在处理。单纯字体、颜色、列宽、行高变化不作为字段缺失。新增的“审核意见”列不属于业务字段，不参与基准字段比较，也不影响“是否适用及原因”作为最后一个业务字段的判断。</w:delText>
        </w:r>
      </w:del>
    </w:p>
    <w:p w14:paraId="5BDC3A3D">
      <w:pPr>
        <w:keepNext w:val="0"/>
        <w:keepLines w:val="0"/>
        <w:widowControl/>
        <w:suppressLineNumbers w:val="0"/>
        <w:snapToGrid w:val="0"/>
        <w:spacing w:before="0" w:beforeAutospacing="0" w:after="0" w:afterAutospacing="0" w:line="560" w:lineRule="exact"/>
        <w:ind w:right="0" w:firstLine="640"/>
        <w:outlineLvl w:val="1"/>
        <w:rPr>
          <w:del w:id="33" w:author="信仰" w:date="2026-10-24T15:25:55Z"/>
          <w:rFonts w:hint="eastAsia"/>
          <w:woUserID w:val="6"/>
        </w:rPr>
        <w:pPrChange w:id="32" w:author="信仰" w:date="2026-10-24T15:27:13Z">
          <w:pPr>
            <w:pStyle w:val="3"/>
            <w:keepNext/>
            <w:keepLines/>
            <w:widowControl/>
            <w:numPr>
              <w:ilvl w:val="1"/>
              <w:numId w:val="0"/>
            </w:numPr>
            <w:suppressLineNumbers w:val="0"/>
            <w:snapToGrid w:val="0"/>
            <w:spacing w:before="0" w:beforeAutospacing="0" w:after="0" w:afterAutospacing="0"/>
            <w:ind w:right="0" w:firstLine="0"/>
            <w:outlineLvl w:val="1"/>
          </w:pPr>
        </w:pPrChange>
      </w:pPr>
      <w:del w:id="34" w:author="信仰" w:date="2026-10-24T15:25:55Z">
        <w:r>
          <w:rPr>
            <w:rFonts w:hint="eastAsia"/>
            <w:lang w:val="en-US" w:eastAsia="zh-CN"/>
            <w:woUserID w:val="6"/>
          </w:rPr>
          <w:delText>（五）岗位清单中部门、岗位名称和人员姓名</w:delText>
        </w:r>
      </w:del>
    </w:p>
    <w:p w14:paraId="1C4C4007">
      <w:pPr>
        <w:keepNext w:val="0"/>
        <w:keepLines w:val="0"/>
        <w:widowControl/>
        <w:suppressLineNumbers w:val="0"/>
        <w:snapToGrid w:val="0"/>
        <w:spacing w:before="0" w:beforeAutospacing="0" w:after="0" w:afterAutospacing="0" w:line="560" w:lineRule="exact"/>
        <w:ind w:left="0" w:right="0" w:firstLine="640"/>
        <w:jc w:val="both"/>
        <w:rPr>
          <w:del w:id="35" w:author="信仰" w:date="2026-10-24T15:25:55Z"/>
          <w:rFonts w:hint="eastAsia" w:ascii="华文仿宋" w:hAnsi="华文仿宋" w:eastAsia="华文仿宋" w:cs="华文仿宋"/>
          <w:color w:val="000000"/>
          <w:kern w:val="0"/>
          <w:sz w:val="32"/>
          <w:szCs w:val="32"/>
          <w:woUserID w:val="6"/>
        </w:rPr>
      </w:pPr>
      <w:del w:id="36" w:author="信仰" w:date="2026-10-24T15:25:55Z">
        <w:r>
          <w:rPr>
            <w:rFonts w:hint="eastAsia" w:ascii="华文仿宋" w:hAnsi="华文仿宋" w:eastAsia="华文仿宋" w:cs="华文仿宋"/>
            <w:color w:val="000000"/>
            <w:kern w:val="0"/>
            <w:sz w:val="32"/>
            <w:szCs w:val="32"/>
            <w:lang w:val="en-US" w:eastAsia="zh-CN" w:bidi="ar"/>
            <w:woUserID w:val="6"/>
          </w:rPr>
          <w:delText>检查岗位责任清单中下面事项：</w:delText>
        </w:r>
      </w:del>
    </w:p>
    <w:p w14:paraId="2241D735">
      <w:pPr>
        <w:keepNext w:val="0"/>
        <w:keepLines w:val="0"/>
        <w:widowControl/>
        <w:suppressLineNumbers w:val="0"/>
        <w:snapToGrid w:val="0"/>
        <w:spacing w:before="0" w:beforeAutospacing="0" w:after="0" w:afterAutospacing="0" w:line="560" w:lineRule="exact"/>
        <w:ind w:left="0" w:right="0" w:firstLine="640"/>
        <w:jc w:val="both"/>
        <w:rPr>
          <w:del w:id="38" w:author="信仰" w:date="2026-10-24T15:25:55Z"/>
          <w:rFonts w:hint="eastAsia" w:ascii="华文仿宋" w:hAnsi="华文仿宋" w:eastAsia="华文仿宋" w:cs="华文仿宋"/>
          <w:color w:val="000000"/>
          <w:kern w:val="0"/>
          <w:sz w:val="32"/>
          <w:szCs w:val="32"/>
          <w:woUserID w:val="6"/>
        </w:rPr>
        <w:pPrChange w:id="37" w:author="信仰" w:date="2026-10-24T15:27:13Z">
          <w:pPr>
            <w:keepNext w:val="0"/>
            <w:keepLines w:val="0"/>
            <w:widowControl w:val="0"/>
            <w:suppressLineNumbers w:val="0"/>
            <w:spacing w:before="0" w:beforeAutospacing="0" w:after="0" w:afterAutospacing="0" w:line="560" w:lineRule="exact"/>
            <w:ind w:left="0" w:right="0" w:firstLine="640"/>
            <w:jc w:val="both"/>
          </w:pPr>
        </w:pPrChange>
      </w:pPr>
      <w:del w:id="39" w:author="信仰" w:date="2026-10-24T15:25:55Z">
        <w:r>
          <w:rPr>
            <w:rFonts w:hint="eastAsia" w:ascii="华文仿宋" w:hAnsi="华文仿宋" w:eastAsia="华文仿宋" w:cs="华文仿宋"/>
            <w:color w:val="000000"/>
            <w:kern w:val="0"/>
            <w:sz w:val="32"/>
            <w:szCs w:val="32"/>
            <w:lang w:val="en-US" w:eastAsia="zh-CN" w:bidi="ar"/>
            <w:woUserID w:val="6"/>
          </w:rPr>
          <w:delText>部门列剔除归口管理部门（党委、其他福利实施部门（党委组织、之外，包含以下关键词各级单位、</w:delText>
        </w:r>
      </w:del>
      <w:del w:id="40" w:author="信仰" w:date="2026-10-24T15:25:55Z">
        <w:r>
          <w:rPr>
            <w:rFonts w:hint="eastAsia" w:ascii="宋体" w:hAnsi="宋体" w:eastAsia="宋体" w:cs="宋体"/>
            <w:b w:val="0"/>
            <w:i w:val="0"/>
            <w:color w:val="000000"/>
            <w:kern w:val="0"/>
            <w:sz w:val="32"/>
            <w:szCs w:val="32"/>
            <w:lang w:val="en-US" w:eastAsia="zh-CN" w:bidi="ar"/>
            <w:woUserID w:val="6"/>
          </w:rPr>
          <w:delText>管理部门</w:delText>
        </w:r>
      </w:del>
      <w:del w:id="41" w:author="信仰" w:date="2026-10-24T15:25:55Z">
        <w:r>
          <w:rPr>
            <w:rFonts w:hint="eastAsia" w:ascii="华文仿宋" w:hAnsi="华文仿宋" w:eastAsia="华文仿宋" w:cs="华文仿宋"/>
            <w:color w:val="000000"/>
            <w:kern w:val="0"/>
            <w:sz w:val="32"/>
            <w:szCs w:val="32"/>
            <w:lang w:val="en-US" w:eastAsia="zh-CN" w:bidi="ar"/>
            <w:woUserID w:val="6"/>
          </w:rPr>
          <w:delText>、实施部门各部门、</w:delText>
        </w:r>
      </w:del>
      <w:del w:id="42" w:author="信仰" w:date="2026-10-24T15:25:55Z">
        <w:r>
          <w:rPr>
            <w:rFonts w:hint="eastAsia" w:ascii="宋体" w:hAnsi="宋体" w:eastAsia="宋体" w:cs="宋体"/>
            <w:b w:val="0"/>
            <w:i w:val="0"/>
            <w:color w:val="000000"/>
            <w:kern w:val="0"/>
            <w:sz w:val="32"/>
            <w:szCs w:val="32"/>
            <w:lang w:val="en-US" w:eastAsia="zh-CN" w:bidi="ar"/>
            <w:woUserID w:val="6"/>
          </w:rPr>
          <w:delText>需求部门</w:delText>
        </w:r>
      </w:del>
      <w:del w:id="43" w:author="信仰" w:date="2026-10-24T15:25:55Z">
        <w:r>
          <w:rPr>
            <w:rFonts w:hint="eastAsia" w:ascii="华文仿宋" w:hAnsi="华文仿宋" w:eastAsia="华文仿宋" w:cs="华文仿宋"/>
            <w:color w:val="000000"/>
            <w:kern w:val="0"/>
            <w:sz w:val="32"/>
            <w:szCs w:val="32"/>
            <w:lang w:val="en-US" w:eastAsia="zh-CN" w:bidi="ar"/>
            <w:woUserID w:val="6"/>
          </w:rPr>
          <w:delText>、用工部门、归口管理部门、会签部门、实物资产、资产使用、委托、项目管理部门、项目建设部门、待定、项目承担部门、项目需求部门、归口管理部门、各级单位-项目管理部门/建设单位、</w:delText>
        </w:r>
      </w:del>
      <w:del w:id="44" w:author="信仰" w:date="2026-10-24T15:25:55Z">
        <w:r>
          <w:rPr>
            <w:rFonts w:hint="default" w:ascii="方正仿宋_GB2312" w:hAnsi="方正仿宋_GB2312" w:eastAsia="方正仿宋_GB2312" w:cs="方正仿宋_GB2312"/>
            <w:color w:val="000000"/>
            <w:kern w:val="2"/>
            <w:sz w:val="32"/>
            <w:szCs w:val="32"/>
            <w:lang w:val="en-US" w:eastAsia="zh-CN" w:bidi="ar"/>
            <w:woUserID w:val="6"/>
          </w:rPr>
          <w:delTex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delText>
        </w:r>
      </w:del>
      <w:del w:id="45" w:author="信仰" w:date="2026-10-24T15:25:55Z">
        <w:r>
          <w:rPr>
            <w:rFonts w:hint="eastAsia" w:ascii="华文仿宋" w:hAnsi="华文仿宋" w:eastAsia="华文仿宋" w:cs="华文仿宋"/>
            <w:color w:val="000000"/>
            <w:kern w:val="0"/>
            <w:sz w:val="32"/>
            <w:szCs w:val="32"/>
            <w:lang w:val="en-US" w:eastAsia="zh-CN" w:bidi="ar"/>
            <w:woUserID w:val="6"/>
          </w:rPr>
          <w:delText>等）泛化的称呼占位表述，提示“请明确到具体部门”，但是“****部门-****部”不作未具体到具体部门的情况，比如株洲公司会写项目管理部门-建设部、项目管理部门-配网管理部、资产使用保管部门-变检公司等类似表述已经。</w:delText>
        </w:r>
      </w:del>
    </w:p>
    <w:p w14:paraId="2C2531A3">
      <w:pPr>
        <w:keepNext w:val="0"/>
        <w:keepLines w:val="0"/>
        <w:widowControl/>
        <w:suppressLineNumbers w:val="0"/>
        <w:snapToGrid w:val="0"/>
        <w:spacing w:before="0" w:beforeAutospacing="0" w:after="0" w:afterAutospacing="0" w:line="560" w:lineRule="exact"/>
        <w:ind w:left="0" w:right="0" w:firstLine="640"/>
        <w:jc w:val="both"/>
        <w:rPr>
          <w:del w:id="47" w:author="信仰" w:date="2026-10-24T15:25:55Z"/>
          <w:rFonts w:hint="eastAsia" w:ascii="华文仿宋" w:hAnsi="华文仿宋" w:eastAsia="华文仿宋" w:cs="华文仿宋"/>
          <w:color w:val="000000"/>
          <w:kern w:val="0"/>
          <w:sz w:val="32"/>
          <w:szCs w:val="32"/>
          <w:woUserID w:val="6"/>
        </w:rPr>
        <w:pPrChange w:id="46" w:author="信仰" w:date="2026-10-24T15:27:13Z">
          <w:pPr>
            <w:keepNext w:val="0"/>
            <w:keepLines w:val="0"/>
            <w:widowControl w:val="0"/>
            <w:suppressLineNumbers w:val="0"/>
            <w:spacing w:before="0" w:beforeAutospacing="0" w:after="0" w:afterAutospacing="0" w:line="560" w:lineRule="exact"/>
            <w:ind w:left="0" w:right="0" w:firstLine="640"/>
            <w:jc w:val="both"/>
          </w:pPr>
        </w:pPrChange>
      </w:pPr>
      <w:del w:id="48" w:author="信仰" w:date="2026-10-24T15:25:55Z">
        <w:r>
          <w:rPr>
            <w:rFonts w:hint="eastAsia" w:ascii="华文仿宋" w:hAnsi="华文仿宋" w:eastAsia="华文仿宋" w:cs="华文仿宋"/>
            <w:color w:val="000000"/>
            <w:kern w:val="0"/>
            <w:sz w:val="32"/>
            <w:szCs w:val="32"/>
            <w:lang w:val="en-US" w:eastAsia="zh-CN" w:bidi="ar"/>
            <w:woUserID w:val="6"/>
          </w:rPr>
          <w:delText>岗位名称列，剔除包含查勘人员、专责、负责人-、班长、值长、计量工作负责人之外的，包含以下关键词某某、待定、人员、</w:delText>
        </w:r>
      </w:del>
      <w:del w:id="49" w:author="信仰" w:date="2026-10-24T15:25:55Z">
        <w:r>
          <w:rPr>
            <w:rFonts w:hint="eastAsia" w:ascii="宋体" w:hAnsi="宋体" w:eastAsia="宋体" w:cs="宋体"/>
            <w:b w:val="0"/>
            <w:i w:val="0"/>
            <w:color w:val="000000"/>
            <w:kern w:val="0"/>
            <w:sz w:val="32"/>
            <w:szCs w:val="32"/>
            <w:lang w:val="en-US" w:eastAsia="zh-CN" w:bidi="ar"/>
            <w:woUserID w:val="6"/>
          </w:rPr>
          <w:delText>管理</w:delText>
        </w:r>
      </w:del>
      <w:del w:id="50" w:author="信仰" w:date="2026-10-24T15:25:55Z">
        <w:r>
          <w:rPr>
            <w:rFonts w:hint="eastAsia" w:ascii="华文仿宋" w:hAnsi="华文仿宋" w:eastAsia="华文仿宋" w:cs="华文仿宋"/>
            <w:color w:val="000000"/>
            <w:kern w:val="0"/>
            <w:sz w:val="32"/>
            <w:szCs w:val="32"/>
            <w:lang w:val="en-US" w:eastAsia="zh-CN" w:bidi="ar"/>
            <w:woUserID w:val="6"/>
          </w:rPr>
          <w:delText>人员、实施人员、</w:delText>
        </w:r>
      </w:del>
      <w:del w:id="51" w:author="信仰" w:date="2026-10-24T15:25:55Z">
        <w:r>
          <w:rPr>
            <w:rFonts w:hint="eastAsia" w:ascii="宋体" w:hAnsi="宋体" w:eastAsia="宋体" w:cs="宋体"/>
            <w:b w:val="0"/>
            <w:i w:val="0"/>
            <w:color w:val="000000"/>
            <w:kern w:val="0"/>
            <w:sz w:val="32"/>
            <w:szCs w:val="32"/>
            <w:lang w:val="en-US" w:eastAsia="zh-CN" w:bidi="ar"/>
            <w:woUserID w:val="6"/>
          </w:rPr>
          <w:delText>需求</w:delText>
        </w:r>
      </w:del>
      <w:del w:id="52" w:author="信仰" w:date="2026-10-24T15:25:55Z">
        <w:r>
          <w:rPr>
            <w:rFonts w:hint="eastAsia" w:ascii="华文仿宋" w:hAnsi="华文仿宋" w:eastAsia="华文仿宋" w:cs="华文仿宋"/>
            <w:color w:val="000000"/>
            <w:kern w:val="0"/>
            <w:sz w:val="32"/>
            <w:szCs w:val="32"/>
            <w:lang w:val="en-US" w:eastAsia="zh-CN" w:bidi="ar"/>
            <w:woUserID w:val="6"/>
          </w:rPr>
          <w:delText>人员、用工人员、归口管理人员、会签人员、实物资产、资产使用、委托、项目管理人员、项目建设人员、待定、项目承担人员、项目需求人员、归口管理人员、相关人员、采购人员、资产使用保管人员、保管人员、</w:delText>
        </w:r>
      </w:del>
      <w:del w:id="53" w:author="信仰" w:date="2026-10-24T15:25:55Z">
        <w:r>
          <w:rPr>
            <w:rFonts w:hint="eastAsia" w:ascii="宋体" w:hAnsi="宋体" w:eastAsia="宋体" w:cs="宋体"/>
            <w:b w:val="0"/>
            <w:i w:val="0"/>
            <w:color w:val="000000"/>
            <w:kern w:val="0"/>
            <w:sz w:val="32"/>
            <w:szCs w:val="32"/>
            <w:lang w:val="en-US" w:eastAsia="zh-CN" w:bidi="ar"/>
            <w:woUserID w:val="6"/>
          </w:rPr>
          <w:delText>管理人员</w:delText>
        </w:r>
      </w:del>
      <w:del w:id="54" w:author="信仰" w:date="2026-10-24T15:25:55Z">
        <w:r>
          <w:rPr>
            <w:rFonts w:hint="eastAsia" w:ascii="华文仿宋" w:hAnsi="华文仿宋" w:eastAsia="华文仿宋" w:cs="华文仿宋"/>
            <w:color w:val="000000"/>
            <w:kern w:val="0"/>
            <w:sz w:val="32"/>
            <w:szCs w:val="32"/>
            <w:lang w:val="en-US" w:eastAsia="zh-CN" w:bidi="ar"/>
            <w:woUserID w:val="6"/>
          </w:rPr>
          <w:delText>、实施人员、</w:delText>
        </w:r>
      </w:del>
      <w:del w:id="55" w:author="信仰" w:date="2026-10-24T15:25:55Z">
        <w:r>
          <w:rPr>
            <w:rFonts w:hint="eastAsia" w:ascii="宋体" w:hAnsi="宋体" w:eastAsia="宋体" w:cs="宋体"/>
            <w:b w:val="0"/>
            <w:i w:val="0"/>
            <w:color w:val="000000"/>
            <w:kern w:val="0"/>
            <w:sz w:val="32"/>
            <w:szCs w:val="32"/>
            <w:lang w:val="en-US" w:eastAsia="zh-CN" w:bidi="ar"/>
            <w:woUserID w:val="6"/>
          </w:rPr>
          <w:delText>接待人员</w:delText>
        </w:r>
      </w:del>
      <w:del w:id="56"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57" w:author="信仰" w:date="2026-10-24T15:25:55Z">
        <w:r>
          <w:rPr>
            <w:rFonts w:hint="eastAsia" w:ascii="宋体" w:hAnsi="宋体" w:eastAsia="宋体" w:cs="宋体"/>
            <w:b w:val="0"/>
            <w:i w:val="0"/>
            <w:color w:val="000000"/>
            <w:kern w:val="0"/>
            <w:sz w:val="32"/>
            <w:szCs w:val="32"/>
            <w:lang w:val="en-US" w:eastAsia="zh-CN" w:bidi="ar"/>
            <w:woUserID w:val="6"/>
          </w:rPr>
          <w:delText>承接人员</w:delText>
        </w:r>
      </w:del>
      <w:del w:id="58"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59" w:author="信仰" w:date="2026-10-24T15:25:55Z">
        <w:r>
          <w:rPr>
            <w:rFonts w:hint="eastAsia" w:ascii="宋体" w:hAnsi="宋体" w:eastAsia="宋体" w:cs="宋体"/>
            <w:b w:val="0"/>
            <w:i w:val="0"/>
            <w:color w:val="000000"/>
            <w:kern w:val="0"/>
            <w:sz w:val="32"/>
            <w:szCs w:val="32"/>
            <w:lang w:val="en-US" w:eastAsia="zh-CN" w:bidi="ar"/>
            <w:woUserID w:val="6"/>
          </w:rPr>
          <w:delText>出差人员</w:delText>
        </w:r>
      </w:del>
      <w:del w:id="60"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61" w:author="信仰" w:date="2026-10-24T15:25:55Z">
        <w:r>
          <w:rPr>
            <w:rFonts w:hint="eastAsia" w:ascii="宋体" w:hAnsi="宋体" w:eastAsia="宋体" w:cs="宋体"/>
            <w:b w:val="0"/>
            <w:i w:val="0"/>
            <w:color w:val="000000"/>
            <w:kern w:val="0"/>
            <w:sz w:val="32"/>
            <w:szCs w:val="32"/>
            <w:lang w:val="en-US" w:eastAsia="zh-CN" w:bidi="ar"/>
            <w:woUserID w:val="6"/>
          </w:rPr>
          <w:delText>需求人员</w:delText>
        </w:r>
      </w:del>
      <w:del w:id="62"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63" w:author="信仰" w:date="2026-10-24T15:25:55Z">
        <w:r>
          <w:rPr>
            <w:rFonts w:hint="eastAsia" w:ascii="宋体" w:hAnsi="宋体" w:eastAsia="宋体" w:cs="宋体"/>
            <w:b w:val="0"/>
            <w:i w:val="0"/>
            <w:color w:val="000000"/>
            <w:kern w:val="0"/>
            <w:sz w:val="32"/>
            <w:szCs w:val="32"/>
            <w:lang w:val="en-US" w:eastAsia="zh-CN" w:bidi="ar"/>
            <w:woUserID w:val="6"/>
          </w:rPr>
          <w:delText>报账人员</w:delText>
        </w:r>
      </w:del>
      <w:del w:id="64"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65" w:author="信仰" w:date="2026-10-24T15:25:55Z">
        <w:r>
          <w:rPr>
            <w:rFonts w:hint="eastAsia" w:ascii="宋体" w:hAnsi="宋体" w:eastAsia="宋体" w:cs="宋体"/>
            <w:b w:val="0"/>
            <w:i w:val="0"/>
            <w:color w:val="000000"/>
            <w:kern w:val="0"/>
            <w:sz w:val="32"/>
            <w:szCs w:val="32"/>
            <w:lang w:val="en-US" w:eastAsia="zh-CN" w:bidi="ar"/>
            <w:woUserID w:val="6"/>
          </w:rPr>
          <w:delText>部门负责人</w:delText>
        </w:r>
      </w:del>
      <w:del w:id="66"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67" w:author="信仰" w:date="2026-10-24T15:25:55Z">
        <w:r>
          <w:rPr>
            <w:rFonts w:hint="eastAsia" w:ascii="宋体" w:hAnsi="宋体" w:eastAsia="宋体" w:cs="宋体"/>
            <w:b w:val="0"/>
            <w:i w:val="0"/>
            <w:color w:val="000000"/>
            <w:kern w:val="0"/>
            <w:sz w:val="32"/>
            <w:szCs w:val="32"/>
            <w:lang w:val="en-US" w:eastAsia="zh-CN" w:bidi="ar"/>
            <w:woUserID w:val="6"/>
          </w:rPr>
          <w:delText>需求审核人员</w:delText>
        </w:r>
      </w:del>
      <w:del w:id="68"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69" w:author="信仰" w:date="2026-10-24T15:25:55Z">
        <w:r>
          <w:rPr>
            <w:rFonts w:hint="eastAsia" w:ascii="宋体" w:hAnsi="宋体" w:eastAsia="宋体" w:cs="宋体"/>
            <w:b w:val="0"/>
            <w:i w:val="0"/>
            <w:color w:val="000000"/>
            <w:kern w:val="0"/>
            <w:sz w:val="32"/>
            <w:szCs w:val="32"/>
            <w:lang w:val="en-US" w:eastAsia="zh-CN" w:bidi="ar"/>
            <w:woUserID w:val="6"/>
          </w:rPr>
          <w:delText>合同签订人员</w:delText>
        </w:r>
      </w:del>
      <w:del w:id="70"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71" w:author="信仰" w:date="2026-10-24T15:25:55Z">
        <w:r>
          <w:rPr>
            <w:rFonts w:hint="eastAsia" w:ascii="宋体" w:hAnsi="宋体" w:eastAsia="宋体" w:cs="宋体"/>
            <w:b w:val="0"/>
            <w:i w:val="0"/>
            <w:color w:val="000000"/>
            <w:kern w:val="0"/>
            <w:sz w:val="32"/>
            <w:szCs w:val="32"/>
            <w:lang w:val="en-US" w:eastAsia="zh-CN" w:bidi="ar"/>
            <w:woUserID w:val="6"/>
          </w:rPr>
          <w:delText>合同经办人员</w:delText>
        </w:r>
      </w:del>
      <w:del w:id="72"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73" w:author="信仰" w:date="2026-10-24T15:25:55Z">
        <w:r>
          <w:rPr>
            <w:rFonts w:hint="eastAsia" w:ascii="宋体" w:hAnsi="宋体" w:eastAsia="宋体" w:cs="宋体"/>
            <w:b w:val="0"/>
            <w:i w:val="0"/>
            <w:color w:val="000000"/>
            <w:kern w:val="0"/>
            <w:sz w:val="32"/>
            <w:szCs w:val="32"/>
            <w:lang w:val="en-US" w:eastAsia="zh-CN" w:bidi="ar"/>
            <w:woUserID w:val="6"/>
          </w:rPr>
          <w:delText>合同管理人员</w:delText>
        </w:r>
      </w:del>
      <w:del w:id="74"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75" w:author="信仰" w:date="2026-10-24T15:25:55Z">
        <w:r>
          <w:rPr>
            <w:rFonts w:hint="eastAsia" w:ascii="宋体" w:hAnsi="宋体" w:eastAsia="宋体" w:cs="宋体"/>
            <w:b w:val="0"/>
            <w:i w:val="0"/>
            <w:color w:val="000000"/>
            <w:kern w:val="0"/>
            <w:sz w:val="32"/>
            <w:szCs w:val="32"/>
            <w:lang w:val="en-US" w:eastAsia="zh-CN" w:bidi="ar"/>
            <w:woUserID w:val="6"/>
          </w:rPr>
          <w:delText>合同审核人员</w:delText>
        </w:r>
      </w:del>
      <w:del w:id="76"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77" w:author="信仰" w:date="2026-10-24T15:25:55Z">
        <w:r>
          <w:rPr>
            <w:rFonts w:hint="eastAsia" w:ascii="宋体" w:hAnsi="宋体" w:eastAsia="宋体" w:cs="宋体"/>
            <w:b w:val="0"/>
            <w:i w:val="0"/>
            <w:color w:val="000000"/>
            <w:kern w:val="0"/>
            <w:sz w:val="32"/>
            <w:szCs w:val="32"/>
            <w:lang w:val="en-US" w:eastAsia="zh-CN" w:bidi="ar"/>
            <w:woUserID w:val="6"/>
          </w:rPr>
          <w:delText>合同结算人员</w:delText>
        </w:r>
      </w:del>
      <w:del w:id="78"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79" w:author="信仰" w:date="2026-10-24T15:25:55Z">
        <w:r>
          <w:rPr>
            <w:rFonts w:hint="eastAsia" w:ascii="宋体" w:hAnsi="宋体" w:eastAsia="宋体" w:cs="宋体"/>
            <w:b w:val="0"/>
            <w:i w:val="0"/>
            <w:color w:val="000000"/>
            <w:kern w:val="0"/>
            <w:sz w:val="32"/>
            <w:szCs w:val="32"/>
            <w:lang w:val="en-US" w:eastAsia="zh-CN" w:bidi="ar"/>
            <w:woUserID w:val="6"/>
          </w:rPr>
          <w:delText>往来管理人员</w:delText>
        </w:r>
      </w:del>
      <w:del w:id="80"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81" w:author="信仰" w:date="2026-10-24T15:25:55Z">
        <w:r>
          <w:rPr>
            <w:rFonts w:hint="eastAsia" w:ascii="宋体" w:hAnsi="宋体" w:eastAsia="宋体" w:cs="宋体"/>
            <w:b w:val="0"/>
            <w:i w:val="0"/>
            <w:color w:val="000000"/>
            <w:kern w:val="0"/>
            <w:sz w:val="32"/>
            <w:szCs w:val="32"/>
            <w:lang w:val="en-US" w:eastAsia="zh-CN" w:bidi="ar"/>
            <w:woUserID w:val="6"/>
          </w:rPr>
          <w:delText>使用保管人员</w:delText>
        </w:r>
      </w:del>
      <w:del w:id="82"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83" w:author="信仰" w:date="2026-10-24T15:25:55Z">
        <w:r>
          <w:rPr>
            <w:rFonts w:hint="eastAsia" w:ascii="宋体" w:hAnsi="宋体" w:eastAsia="宋体" w:cs="宋体"/>
            <w:b w:val="0"/>
            <w:i w:val="0"/>
            <w:color w:val="000000"/>
            <w:kern w:val="0"/>
            <w:sz w:val="32"/>
            <w:szCs w:val="32"/>
            <w:lang w:val="en-US" w:eastAsia="zh-CN" w:bidi="ar"/>
            <w:woUserID w:val="6"/>
          </w:rPr>
          <w:delText>项目管理人员</w:delText>
        </w:r>
      </w:del>
      <w:del w:id="84"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85" w:author="信仰" w:date="2026-10-24T15:25:55Z">
        <w:r>
          <w:rPr>
            <w:rFonts w:hint="eastAsia" w:ascii="宋体" w:hAnsi="宋体" w:eastAsia="宋体" w:cs="宋体"/>
            <w:b w:val="0"/>
            <w:i w:val="0"/>
            <w:color w:val="000000"/>
            <w:kern w:val="0"/>
            <w:sz w:val="32"/>
            <w:szCs w:val="32"/>
            <w:lang w:val="en-US" w:eastAsia="zh-CN" w:bidi="ar"/>
            <w:woUserID w:val="6"/>
          </w:rPr>
          <w:delText>采购人员</w:delText>
        </w:r>
      </w:del>
      <w:del w:id="86"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87" w:author="信仰" w:date="2026-10-24T15:25:55Z">
        <w:r>
          <w:rPr>
            <w:rFonts w:hint="eastAsia" w:ascii="宋体" w:hAnsi="宋体" w:eastAsia="宋体" w:cs="宋体"/>
            <w:b w:val="0"/>
            <w:i w:val="0"/>
            <w:color w:val="000000"/>
            <w:kern w:val="0"/>
            <w:sz w:val="32"/>
            <w:szCs w:val="32"/>
            <w:lang w:val="en-US" w:eastAsia="zh-CN" w:bidi="ar"/>
            <w:woUserID w:val="6"/>
          </w:rPr>
          <w:delText>收货人员</w:delText>
        </w:r>
      </w:del>
      <w:del w:id="88"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89" w:author="信仰" w:date="2026-10-24T15:25:55Z">
        <w:r>
          <w:rPr>
            <w:rFonts w:hint="eastAsia" w:ascii="宋体" w:hAnsi="宋体" w:eastAsia="宋体" w:cs="宋体"/>
            <w:b w:val="0"/>
            <w:i w:val="0"/>
            <w:color w:val="000000"/>
            <w:kern w:val="0"/>
            <w:sz w:val="32"/>
            <w:szCs w:val="32"/>
            <w:lang w:val="en-US" w:eastAsia="zh-CN" w:bidi="ar"/>
            <w:woUserID w:val="6"/>
          </w:rPr>
          <w:delText>往来管理人员</w:delText>
        </w:r>
      </w:del>
      <w:del w:id="90"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91" w:author="信仰" w:date="2026-10-24T15:25:55Z">
        <w:r>
          <w:rPr>
            <w:rFonts w:hint="eastAsia" w:ascii="宋体" w:hAnsi="宋体" w:eastAsia="宋体" w:cs="宋体"/>
            <w:b w:val="0"/>
            <w:i w:val="0"/>
            <w:color w:val="000000"/>
            <w:kern w:val="0"/>
            <w:sz w:val="32"/>
            <w:szCs w:val="32"/>
            <w:lang w:val="en-US" w:eastAsia="zh-CN" w:bidi="ar"/>
            <w:woUserID w:val="6"/>
          </w:rPr>
          <w:delText>需求提报人</w:delText>
        </w:r>
      </w:del>
      <w:del w:id="92"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93" w:author="信仰" w:date="2026-10-24T15:25:55Z">
        <w:r>
          <w:rPr>
            <w:rFonts w:hint="eastAsia" w:ascii="宋体" w:hAnsi="宋体" w:eastAsia="宋体" w:cs="宋体"/>
            <w:b w:val="0"/>
            <w:i w:val="0"/>
            <w:color w:val="000000"/>
            <w:kern w:val="0"/>
            <w:sz w:val="32"/>
            <w:szCs w:val="32"/>
            <w:lang w:val="en-US" w:eastAsia="zh-CN" w:bidi="ar"/>
            <w:woUserID w:val="6"/>
          </w:rPr>
          <w:delText>负责人</w:delText>
        </w:r>
      </w:del>
      <w:del w:id="94"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95" w:author="信仰" w:date="2026-10-24T15:25:55Z">
        <w:r>
          <w:rPr>
            <w:rFonts w:hint="eastAsia" w:ascii="宋体" w:hAnsi="宋体" w:eastAsia="宋体" w:cs="宋体"/>
            <w:b w:val="0"/>
            <w:i w:val="0"/>
            <w:color w:val="000000"/>
            <w:kern w:val="0"/>
            <w:sz w:val="32"/>
            <w:szCs w:val="32"/>
            <w:lang w:val="en-US" w:eastAsia="zh-CN" w:bidi="ar"/>
            <w:woUserID w:val="6"/>
          </w:rPr>
          <w:delText>需求审核人员</w:delText>
        </w:r>
      </w:del>
      <w:del w:id="96"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97" w:author="信仰" w:date="2026-10-24T15:25:55Z">
        <w:r>
          <w:rPr>
            <w:rFonts w:hint="eastAsia" w:ascii="宋体" w:hAnsi="宋体" w:eastAsia="宋体" w:cs="宋体"/>
            <w:b w:val="0"/>
            <w:i w:val="0"/>
            <w:color w:val="000000"/>
            <w:kern w:val="0"/>
            <w:sz w:val="32"/>
            <w:szCs w:val="32"/>
            <w:lang w:val="en-US" w:eastAsia="zh-CN" w:bidi="ar"/>
            <w:woUserID w:val="6"/>
          </w:rPr>
          <w:delText>监督人员</w:delText>
        </w:r>
      </w:del>
      <w:del w:id="98"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99" w:author="信仰" w:date="2026-10-24T15:25:55Z">
        <w:r>
          <w:rPr>
            <w:rFonts w:hint="eastAsia" w:ascii="宋体" w:hAnsi="宋体" w:eastAsia="宋体" w:cs="宋体"/>
            <w:b w:val="0"/>
            <w:i w:val="0"/>
            <w:color w:val="000000"/>
            <w:kern w:val="0"/>
            <w:sz w:val="32"/>
            <w:szCs w:val="32"/>
            <w:lang w:val="en-US" w:eastAsia="zh-CN" w:bidi="ar"/>
            <w:woUserID w:val="6"/>
          </w:rPr>
          <w:delText>领料人员</w:delText>
        </w:r>
      </w:del>
      <w:del w:id="100" w:author="信仰" w:date="2026-10-24T15:25:55Z">
        <w:r>
          <w:rPr>
            <w:rFonts w:hint="eastAsia" w:ascii="华文仿宋" w:hAnsi="华文仿宋" w:eastAsia="华文仿宋" w:cs="华文仿宋"/>
            <w:color w:val="000000"/>
            <w:kern w:val="0"/>
            <w:sz w:val="32"/>
            <w:szCs w:val="32"/>
            <w:lang w:val="en-US" w:eastAsia="zh-CN" w:bidi="ar"/>
            <w:woUserID w:val="6"/>
          </w:rPr>
          <w:delText>、</w:delText>
        </w:r>
      </w:del>
      <w:del w:id="101" w:author="信仰" w:date="2026-10-24T15:25:55Z">
        <w:r>
          <w:rPr>
            <w:rFonts w:hint="default" w:ascii="方正仿宋_GB2312" w:hAnsi="方正仿宋_GB2312" w:eastAsia="方正仿宋_GB2312" w:cs="方正仿宋_GB2312"/>
            <w:color w:val="000000"/>
            <w:kern w:val="2"/>
            <w:sz w:val="32"/>
            <w:szCs w:val="32"/>
            <w:lang w:val="en-US" w:eastAsia="zh-CN" w:bidi="ar"/>
            <w:woUserID w:val="6"/>
          </w:rPr>
          <w:delTex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delText>
        </w:r>
      </w:del>
      <w:del w:id="102" w:author="信仰" w:date="2026-10-24T15:25:55Z">
        <w:r>
          <w:rPr>
            <w:rFonts w:hint="eastAsia" w:ascii="宋体" w:hAnsi="宋体" w:eastAsia="宋体" w:cs="宋体"/>
            <w:b w:val="0"/>
            <w:i w:val="0"/>
            <w:color w:val="000000"/>
            <w:kern w:val="0"/>
            <w:sz w:val="32"/>
            <w:szCs w:val="32"/>
            <w:lang w:val="en-US" w:eastAsia="zh-CN" w:bidi="ar"/>
            <w:woUserID w:val="6"/>
          </w:rPr>
          <w:delText>等泛化的称呼</w:delText>
        </w:r>
      </w:del>
      <w:del w:id="103" w:author="信仰" w:date="2026-10-24T15:25:55Z">
        <w:r>
          <w:rPr>
            <w:rFonts w:hint="eastAsia" w:ascii="华文仿宋" w:hAnsi="华文仿宋" w:eastAsia="华文仿宋" w:cs="华文仿宋"/>
            <w:color w:val="000000"/>
            <w:kern w:val="0"/>
            <w:sz w:val="32"/>
            <w:szCs w:val="32"/>
            <w:lang w:val="en-US" w:eastAsia="zh-CN" w:bidi="ar"/>
            <w:woUserID w:val="6"/>
          </w:rPr>
          <w:delText>等占位表述提示“请明确到具体</w:delText>
        </w:r>
      </w:del>
      <w:del w:id="104" w:author="信仰" w:date="2026-10-24T15:25:55Z">
        <w:r>
          <w:rPr>
            <w:rFonts w:hint="eastAsia" w:ascii="宋体" w:hAnsi="宋体" w:eastAsia="宋体" w:cs="宋体"/>
            <w:b w:val="0"/>
            <w:i w:val="0"/>
            <w:color w:val="000000"/>
            <w:kern w:val="0"/>
            <w:sz w:val="32"/>
            <w:szCs w:val="32"/>
            <w:lang w:val="en-US" w:eastAsia="zh-CN" w:bidi="ar"/>
            <w:woUserID w:val="6"/>
          </w:rPr>
          <w:delText>岗位名称</w:delText>
        </w:r>
      </w:del>
      <w:del w:id="105" w:author="信仰" w:date="2026-10-24T15:25:55Z">
        <w:r>
          <w:rPr>
            <w:rFonts w:hint="eastAsia" w:ascii="华文仿宋" w:hAnsi="华文仿宋" w:eastAsia="华文仿宋" w:cs="华文仿宋"/>
            <w:color w:val="000000"/>
            <w:kern w:val="0"/>
            <w:sz w:val="32"/>
            <w:szCs w:val="32"/>
            <w:lang w:val="en-US" w:eastAsia="zh-CN" w:bidi="ar"/>
            <w:woUserID w:val="6"/>
          </w:rPr>
          <w:delText>。”每一个岗位一行，监测到岗位名称列有“、”“，”“；”，提示“请拆分岗位，每个岗位一行，方便后期大表合并。”</w:delText>
        </w:r>
      </w:del>
    </w:p>
    <w:p w14:paraId="578F2D28">
      <w:pPr>
        <w:keepNext w:val="0"/>
        <w:keepLines w:val="0"/>
        <w:widowControl/>
        <w:suppressLineNumbers w:val="0"/>
        <w:snapToGrid w:val="0"/>
        <w:spacing w:before="0" w:beforeAutospacing="0" w:after="0" w:afterAutospacing="0" w:line="560" w:lineRule="exact"/>
        <w:ind w:left="0" w:right="0" w:firstLine="640"/>
        <w:jc w:val="both"/>
        <w:rPr>
          <w:del w:id="106" w:author="信仰" w:date="2026-10-15T21:53:25Z"/>
          <w:rFonts w:hint="eastAsia" w:ascii="华文仿宋" w:hAnsi="华文仿宋" w:eastAsia="华文仿宋" w:cs="华文仿宋"/>
          <w:color w:val="000000"/>
          <w:kern w:val="0"/>
          <w:sz w:val="32"/>
          <w:szCs w:val="32"/>
          <w:lang w:val="en-US" w:eastAsia="zh-CN" w:bidi="ar"/>
          <w:woUserID w:val="6"/>
        </w:rPr>
      </w:pPr>
      <w:del w:id="107" w:author="信仰" w:date="2026-10-24T15:25:55Z">
        <w:r>
          <w:rPr>
            <w:rFonts w:hint="eastAsia" w:ascii="华文仿宋" w:hAnsi="华文仿宋" w:eastAsia="华文仿宋" w:cs="华文仿宋"/>
            <w:color w:val="000000"/>
            <w:kern w:val="0"/>
            <w:sz w:val="32"/>
            <w:szCs w:val="32"/>
            <w:lang w:val="en-US" w:eastAsia="zh-CN" w:bidi="ar"/>
            <w:woUserID w:val="6"/>
          </w:rPr>
          <w:delText>人员姓名列，没有人员字段，出现含等……、待定等关键词指出“请具体到人员”。</w:delText>
        </w:r>
      </w:del>
    </w:p>
    <w:p w14:paraId="41716F61">
      <w:pPr>
        <w:keepNext w:val="0"/>
        <w:keepLines w:val="0"/>
        <w:widowControl/>
        <w:suppressLineNumbers w:val="0"/>
        <w:snapToGrid w:val="0"/>
        <w:spacing w:before="0" w:beforeAutospacing="0" w:after="0" w:afterAutospacing="0" w:line="560" w:lineRule="exact"/>
        <w:ind w:left="0" w:right="0" w:firstLine="640"/>
        <w:jc w:val="both"/>
        <w:outlineLvl w:val="9"/>
        <w:rPr>
          <w:del w:id="109" w:author="信仰" w:date="2026-10-15T21:53:25Z"/>
          <w:rFonts w:hint="eastAsia"/>
          <w:woUserID w:val="6"/>
        </w:rPr>
        <w:pPrChange w:id="108" w:author="信仰" w:date="2026-10-24T15:27:13Z">
          <w:pPr>
            <w:keepNext w:val="0"/>
            <w:keepLines w:val="0"/>
            <w:widowControl/>
            <w:suppressLineNumbers w:val="0"/>
            <w:snapToGrid w:val="0"/>
            <w:spacing w:before="0" w:beforeAutospacing="0" w:after="0" w:afterAutospacing="0" w:line="560" w:lineRule="exact"/>
            <w:ind w:left="0" w:right="0" w:firstLine="640"/>
            <w:jc w:val="both"/>
            <w:outlineLvl w:val="1"/>
          </w:pPr>
        </w:pPrChange>
      </w:pPr>
      <w:del w:id="110" w:author="信仰" w:date="2026-10-15T21:53:25Z">
        <w:r>
          <w:rPr>
            <w:rFonts w:hint="eastAsia"/>
            <w:lang w:val="en-US" w:eastAsia="zh-CN"/>
            <w:woUserID w:val="6"/>
          </w:rPr>
          <w:delText>（六）不相容岗位清单存在性</w:delText>
        </w:r>
      </w:del>
    </w:p>
    <w:p w14:paraId="5664A80E">
      <w:pPr>
        <w:keepNext w:val="0"/>
        <w:keepLines w:val="0"/>
        <w:widowControl/>
        <w:suppressLineNumbers w:val="0"/>
        <w:snapToGrid w:val="0"/>
        <w:spacing w:before="0" w:beforeAutospacing="0" w:after="0" w:afterAutospacing="0" w:line="560" w:lineRule="exact"/>
        <w:ind w:left="0" w:right="0" w:firstLine="640"/>
        <w:jc w:val="both"/>
        <w:rPr>
          <w:del w:id="111" w:author="信仰" w:date="2026-10-15T21:53:25Z"/>
          <w:rFonts w:hint="eastAsia" w:ascii="华文仿宋" w:hAnsi="华文仿宋" w:eastAsia="华文仿宋" w:cs="华文仿宋"/>
          <w:color w:val="000000"/>
          <w:kern w:val="0"/>
          <w:sz w:val="32"/>
          <w:szCs w:val="32"/>
          <w:woUserID w:val="6"/>
        </w:rPr>
      </w:pPr>
      <w:del w:id="112" w:author="信仰" w:date="2026-10-15T21:53:25Z">
        <w:r>
          <w:rPr>
            <w:rFonts w:hint="eastAsia" w:ascii="华文仿宋" w:hAnsi="华文仿宋" w:eastAsia="华文仿宋" w:cs="华文仿宋"/>
            <w:color w:val="000000"/>
            <w:kern w:val="0"/>
            <w:sz w:val="32"/>
            <w:szCs w:val="32"/>
            <w:lang w:val="en-US" w:eastAsia="zh-CN" w:bidi="ar"/>
            <w:woUserID w:val="6"/>
          </w:rPr>
          <w:delText>检查范围：仅检查是否提供了独立的不相容岗位清单（可以是单独文件、独立工作表，或在原表中有明确划分的填报区域）。</w:delText>
        </w:r>
      </w:del>
    </w:p>
    <w:p w14:paraId="1319F2AD">
      <w:pPr>
        <w:keepNext w:val="0"/>
        <w:keepLines w:val="0"/>
        <w:widowControl/>
        <w:suppressLineNumbers w:val="0"/>
        <w:snapToGrid w:val="0"/>
        <w:spacing w:before="0" w:beforeAutospacing="0" w:after="0" w:afterAutospacing="0" w:line="560" w:lineRule="exact"/>
        <w:ind w:left="0" w:right="0" w:firstLine="640"/>
        <w:jc w:val="both"/>
        <w:rPr>
          <w:del w:id="113" w:author="信仰" w:date="2026-10-15T21:53:25Z"/>
          <w:rFonts w:hint="eastAsia" w:ascii="华文仿宋" w:hAnsi="华文仿宋" w:eastAsia="华文仿宋" w:cs="华文仿宋"/>
          <w:color w:val="000000"/>
          <w:kern w:val="0"/>
          <w:sz w:val="32"/>
          <w:szCs w:val="32"/>
          <w:woUserID w:val="6"/>
        </w:rPr>
      </w:pPr>
      <w:del w:id="114" w:author="信仰" w:date="2026-10-15T21:53:25Z">
        <w:r>
          <w:rPr>
            <w:rFonts w:hint="eastAsia" w:ascii="华文仿宋" w:hAnsi="华文仿宋" w:eastAsia="华文仿宋" w:cs="华文仿宋"/>
            <w:color w:val="000000"/>
            <w:kern w:val="0"/>
            <w:sz w:val="32"/>
            <w:szCs w:val="32"/>
            <w:lang w:val="en-US" w:eastAsia="zh-CN" w:bidi="ar"/>
            <w:woUserID w:val="6"/>
          </w:rPr>
          <w:delText>容忍情形：清单虽已提供但无明细内容，或填写“无”“不涉及”的，不因内容空白而提出问题。</w:delText>
        </w:r>
      </w:del>
    </w:p>
    <w:p w14:paraId="3DFECBA9">
      <w:pPr>
        <w:keepNext w:val="0"/>
        <w:keepLines w:val="0"/>
        <w:widowControl/>
        <w:suppressLineNumbers w:val="0"/>
        <w:snapToGrid w:val="0"/>
        <w:spacing w:before="0" w:beforeAutospacing="0" w:after="0" w:afterAutospacing="0" w:line="560" w:lineRule="exact"/>
        <w:ind w:left="0" w:right="0" w:firstLine="640"/>
        <w:jc w:val="both"/>
        <w:rPr>
          <w:del w:id="115" w:author="信仰" w:date="2026-10-15T21:53:25Z"/>
          <w:rFonts w:hint="eastAsia" w:ascii="华文仿宋" w:hAnsi="华文仿宋" w:eastAsia="华文仿宋" w:cs="华文仿宋"/>
          <w:color w:val="000000"/>
          <w:kern w:val="0"/>
          <w:sz w:val="32"/>
          <w:szCs w:val="32"/>
          <w:woUserID w:val="6"/>
        </w:rPr>
      </w:pPr>
      <w:del w:id="116" w:author="信仰" w:date="2026-10-15T21:53:25Z">
        <w:r>
          <w:rPr>
            <w:rFonts w:hint="eastAsia" w:ascii="华文仿宋" w:hAnsi="华文仿宋" w:eastAsia="华文仿宋" w:cs="华文仿宋"/>
            <w:color w:val="000000"/>
            <w:kern w:val="0"/>
            <w:sz w:val="32"/>
            <w:szCs w:val="32"/>
            <w:lang w:val="en-US" w:eastAsia="zh-CN" w:bidi="ar"/>
            <w:woUserID w:val="6"/>
          </w:rPr>
          <w:delText>不审核事项：按照“跨部门岗位天然不相容、无需填写”以及“经办与审核岗位无需列举”的口径；不审核以下内容：清单覆盖是否全面；岗位组合是否合理；清单与矩阵是否逐项对应。</w:delText>
        </w:r>
      </w:del>
    </w:p>
    <w:p w14:paraId="52407F12">
      <w:pPr>
        <w:keepNext w:val="0"/>
        <w:keepLines w:val="0"/>
        <w:widowControl/>
        <w:suppressLineNumbers w:val="0"/>
        <w:snapToGrid w:val="0"/>
        <w:spacing w:before="0" w:beforeAutospacing="0" w:after="0" w:afterAutospacing="0" w:line="560" w:lineRule="exact"/>
        <w:ind w:left="0" w:right="0" w:firstLine="640"/>
        <w:jc w:val="both"/>
        <w:rPr>
          <w:del w:id="117" w:author="信仰" w:date="2026-10-15T21:53:25Z"/>
          <w:rFonts w:hint="eastAsia" w:ascii="华文仿宋" w:hAnsi="华文仿宋" w:eastAsia="华文仿宋" w:cs="华文仿宋"/>
          <w:color w:val="000000"/>
          <w:kern w:val="0"/>
          <w:sz w:val="32"/>
          <w:szCs w:val="32"/>
          <w:woUserID w:val="6"/>
        </w:rPr>
      </w:pPr>
      <w:del w:id="118" w:author="信仰" w:date="2026-10-15T21:53:25Z">
        <w:r>
          <w:rPr>
            <w:rFonts w:hint="eastAsia" w:ascii="华文仿宋" w:hAnsi="华文仿宋" w:eastAsia="华文仿宋" w:cs="华文仿宋"/>
            <w:color w:val="000000"/>
            <w:kern w:val="0"/>
            <w:sz w:val="32"/>
            <w:szCs w:val="32"/>
            <w:lang w:val="en-US" w:eastAsia="zh-CN" w:bidi="ar"/>
            <w:woUserID w:val="6"/>
          </w:rPr>
          <w:delText>应提问题情形：如缺失上述清单（无独立文件、无独立工作表、亦无明确填报区域），则提出问题。</w:delText>
        </w:r>
      </w:del>
    </w:p>
    <w:p w14:paraId="55D75804">
      <w:pPr>
        <w:keepNext w:val="0"/>
        <w:keepLines w:val="0"/>
        <w:widowControl/>
        <w:suppressLineNumbers w:val="0"/>
        <w:snapToGrid w:val="0"/>
        <w:spacing w:before="0" w:beforeAutospacing="0" w:after="0" w:afterAutospacing="0" w:line="560" w:lineRule="exact"/>
        <w:ind w:left="0" w:right="0" w:firstLine="640"/>
        <w:jc w:val="both"/>
        <w:rPr>
          <w:del w:id="119" w:author="信仰" w:date="2026-10-15T21:53:25Z"/>
          <w:rFonts w:hint="eastAsia" w:ascii="华文仿宋" w:hAnsi="华文仿宋" w:eastAsia="华文仿宋" w:cs="华文仿宋"/>
          <w:color w:val="000000"/>
          <w:kern w:val="0"/>
          <w:sz w:val="32"/>
          <w:szCs w:val="32"/>
          <w:woUserID w:val="6"/>
        </w:rPr>
      </w:pPr>
      <w:del w:id="120" w:author="信仰" w:date="2026-10-15T21:53:25Z">
        <w:r>
          <w:rPr>
            <w:rFonts w:hint="eastAsia" w:ascii="华文仿宋" w:hAnsi="华文仿宋" w:eastAsia="华文仿宋" w:cs="华文仿宋"/>
            <w:color w:val="000000"/>
            <w:kern w:val="0"/>
            <w:sz w:val="32"/>
            <w:szCs w:val="32"/>
            <w:lang w:val="en-US" w:eastAsia="zh-CN" w:bidi="ar"/>
            <w:woUserID w:val="6"/>
          </w:rPr>
          <w:delText>例外事项：第八项人员冲突检查、第十二项已有明细的排序检查仍按原要求正常执行，不受上述口径影响。</w:delText>
        </w:r>
      </w:del>
    </w:p>
    <w:p w14:paraId="2208B4D4">
      <w:pPr>
        <w:keepNext w:val="0"/>
        <w:keepLines w:val="0"/>
        <w:widowControl/>
        <w:suppressLineNumbers w:val="0"/>
        <w:snapToGrid w:val="0"/>
        <w:spacing w:before="0" w:beforeAutospacing="0" w:after="0" w:afterAutospacing="0" w:line="560" w:lineRule="exact"/>
        <w:ind w:left="0" w:right="0" w:firstLine="640"/>
        <w:jc w:val="both"/>
        <w:rPr>
          <w:del w:id="121" w:author="信仰" w:date="2026-10-15T21:51:41Z"/>
          <w:rFonts w:hint="eastAsia" w:ascii="华文仿宋" w:hAnsi="华文仿宋" w:eastAsia="华文仿宋" w:cs="华文仿宋"/>
          <w:color w:val="000000"/>
          <w:kern w:val="0"/>
          <w:sz w:val="32"/>
          <w:szCs w:val="32"/>
          <w:woUserID w:val="6"/>
        </w:rPr>
      </w:pPr>
      <w:del w:id="122" w:author="信仰" w:date="2026-10-24T15:27:06Z">
        <w:r>
          <w:rPr>
            <w:rFonts w:hint="eastAsia" w:ascii="华文仿宋" w:hAnsi="华文仿宋" w:eastAsia="华文仿宋" w:cs="华文仿宋"/>
            <w:color w:val="000000"/>
            <w:kern w:val="0"/>
            <w:sz w:val="32"/>
            <w:szCs w:val="32"/>
            <w:lang w:val="en-US" w:eastAsia="zh-CN" w:bidi="ar"/>
            <w:woUserID w:val="6"/>
          </w:rPr>
          <w:delText xml:space="preserve"> </w:delText>
        </w:r>
      </w:del>
    </w:p>
    <w:p w14:paraId="61C2CD0E">
      <w:pPr>
        <w:keepNext w:val="0"/>
        <w:keepLines w:val="0"/>
        <w:widowControl/>
        <w:suppressLineNumbers w:val="0"/>
        <w:snapToGrid w:val="0"/>
        <w:spacing w:before="0" w:beforeAutospacing="0" w:after="0" w:afterAutospacing="0" w:line="560" w:lineRule="exact"/>
        <w:ind w:left="0" w:right="0" w:firstLine="640"/>
        <w:jc w:val="both"/>
        <w:outlineLvl w:val="9"/>
        <w:rPr>
          <w:del w:id="124" w:author="信仰" w:date="2026-10-15T21:51:39Z"/>
          <w:rFonts w:hint="eastAsia"/>
          <w:woUserID w:val="6"/>
        </w:rPr>
        <w:pPrChange w:id="123" w:author="信仰" w:date="2026-10-24T15:27:13Z">
          <w:pPr>
            <w:keepNext w:val="0"/>
            <w:keepLines w:val="0"/>
            <w:widowControl/>
            <w:suppressLineNumbers w:val="0"/>
            <w:snapToGrid w:val="0"/>
            <w:spacing w:before="0" w:beforeAutospacing="0" w:after="0" w:afterAutospacing="0" w:line="560" w:lineRule="exact"/>
            <w:ind w:left="0" w:right="0" w:firstLine="640"/>
            <w:jc w:val="both"/>
            <w:outlineLvl w:val="1"/>
          </w:pPr>
        </w:pPrChange>
      </w:pPr>
      <w:del w:id="125" w:author="你说的都对" w:date="2026-10-15T12:38:21Z">
        <w:r>
          <w:rPr>
            <w:rFonts w:hint="eastAsia"/>
            <w:lang w:val="en-US" w:eastAsia="zh-CN"/>
            <w:woUserID w:val="6"/>
          </w:rPr>
          <w:delText>（八）</w:delText>
        </w:r>
      </w:del>
      <w:del w:id="126" w:author="信仰" w:date="2026-10-15T21:51:39Z">
        <w:r>
          <w:rPr>
            <w:rFonts w:hint="eastAsia"/>
            <w:lang w:val="en-US" w:eastAsia="zh-CN"/>
            <w:woUserID w:val="6"/>
          </w:rPr>
          <w:delText>经办与审核人员分离</w:delText>
        </w:r>
      </w:del>
    </w:p>
    <w:p w14:paraId="70C97531">
      <w:pPr>
        <w:keepNext w:val="0"/>
        <w:keepLines w:val="0"/>
        <w:widowControl/>
        <w:suppressLineNumbers w:val="0"/>
        <w:snapToGrid w:val="0"/>
        <w:spacing w:before="0" w:beforeAutospacing="0" w:after="0" w:afterAutospacing="0" w:line="560" w:lineRule="exact"/>
        <w:ind w:left="0" w:right="0" w:firstLine="640"/>
        <w:jc w:val="both"/>
        <w:rPr>
          <w:del w:id="127" w:author="信仰" w:date="2026-10-15T21:51:39Z"/>
          <w:rFonts w:hint="eastAsia" w:ascii="华文仿宋" w:hAnsi="华文仿宋" w:eastAsia="华文仿宋" w:cs="华文仿宋"/>
          <w:color w:val="000000"/>
          <w:kern w:val="0"/>
          <w:sz w:val="32"/>
          <w:szCs w:val="32"/>
          <w:lang w:val="en-US" w:eastAsia="zh-CN" w:bidi="ar"/>
          <w:woUserID w:val="6"/>
        </w:rPr>
      </w:pPr>
      <w:del w:id="128" w:author="信仰" w:date="2026-10-15T21:51:39Z">
        <w:r>
          <w:rPr>
            <w:rFonts w:hint="eastAsia" w:ascii="华文仿宋" w:hAnsi="华文仿宋" w:eastAsia="华文仿宋" w:cs="华文仿宋"/>
            <w:color w:val="000000"/>
            <w:kern w:val="0"/>
            <w:sz w:val="32"/>
            <w:szCs w:val="32"/>
            <w:lang w:val="en-US" w:eastAsia="zh-CN" w:bidi="ar"/>
            <w:woUserID w:val="6"/>
          </w:rPr>
          <w:delTex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delText>
        </w:r>
      </w:del>
    </w:p>
    <w:p w14:paraId="7AE0F699">
      <w:pPr>
        <w:keepNext w:val="0"/>
        <w:keepLines w:val="0"/>
        <w:widowControl/>
        <w:suppressLineNumbers w:val="0"/>
        <w:snapToGrid w:val="0"/>
        <w:spacing w:before="0" w:beforeAutospacing="0" w:after="0" w:afterAutospacing="0" w:line="560" w:lineRule="exact"/>
        <w:ind w:left="0" w:right="0" w:firstLine="640"/>
        <w:jc w:val="both"/>
        <w:rPr>
          <w:del w:id="129" w:author="信仰" w:date="2026-10-15T21:51:39Z"/>
          <w:rFonts w:hint="eastAsia" w:ascii="华文仿宋" w:hAnsi="华文仿宋" w:eastAsia="华文仿宋" w:cs="华文仿宋"/>
          <w:color w:val="000000"/>
          <w:kern w:val="0"/>
          <w:sz w:val="32"/>
          <w:szCs w:val="32"/>
          <w:woUserID w:val="6"/>
        </w:rPr>
      </w:pPr>
      <w:del w:id="130" w:author="信仰" w:date="2026-10-15T21:51:39Z">
        <w:r>
          <w:rPr>
            <w:rFonts w:hint="eastAsia" w:ascii="华文仿宋" w:hAnsi="华文仿宋" w:eastAsia="华文仿宋" w:cs="华文仿宋"/>
            <w:color w:val="000000"/>
            <w:kern w:val="0"/>
            <w:sz w:val="32"/>
            <w:szCs w:val="32"/>
            <w:lang w:val="en-US" w:eastAsia="zh-CN" w:bidi="ar"/>
            <w:woUserID w:val="6"/>
          </w:rPr>
          <w:delText>矩阵找不到“会计主体＋业务类别＋控制措施编号”的情况下，再从控制措施列内容上对应核查。</w:delText>
        </w:r>
      </w:del>
    </w:p>
    <w:p w14:paraId="29C554BC">
      <w:pPr>
        <w:keepNext w:val="0"/>
        <w:keepLines w:val="0"/>
        <w:widowControl/>
        <w:suppressLineNumbers w:val="0"/>
        <w:snapToGrid w:val="0"/>
        <w:spacing w:before="0" w:beforeAutospacing="0" w:after="0" w:afterAutospacing="0" w:line="560" w:lineRule="exact"/>
        <w:ind w:left="0" w:right="0" w:firstLine="640"/>
        <w:jc w:val="both"/>
        <w:rPr>
          <w:del w:id="131" w:author="信仰" w:date="2026-10-15T21:51:39Z"/>
          <w:rFonts w:hint="eastAsia" w:ascii="华文仿宋" w:hAnsi="华文仿宋" w:eastAsia="华文仿宋" w:cs="华文仿宋"/>
          <w:color w:val="000000"/>
          <w:kern w:val="0"/>
          <w:sz w:val="32"/>
          <w:szCs w:val="32"/>
          <w:woUserID w:val="6"/>
        </w:rPr>
      </w:pPr>
      <w:del w:id="132" w:author="信仰" w:date="2026-10-15T21:51:39Z">
        <w:r>
          <w:rPr>
            <w:rFonts w:hint="eastAsia" w:ascii="华文仿宋" w:hAnsi="华文仿宋" w:eastAsia="华文仿宋" w:cs="华文仿宋"/>
            <w:color w:val="000000"/>
            <w:kern w:val="0"/>
            <w:sz w:val="32"/>
            <w:szCs w:val="32"/>
            <w:lang w:val="en-US" w:eastAsia="zh-CN" w:bidi="ar"/>
            <w:woUserID w:val="6"/>
          </w:rPr>
          <w:delText>角色字段有值时，只能是“经办”“审核”“审批”三个角色中的一个，如果不是这三个中的一个需要提示“请核实角色。”，没有值时，提示词“请补充明确角色”。确认同一人同时经办和审核的，指出冲突岗位和人员。</w:delText>
        </w:r>
      </w:del>
    </w:p>
    <w:p w14:paraId="49E82730">
      <w:pPr>
        <w:keepNext w:val="0"/>
        <w:keepLines w:val="0"/>
        <w:widowControl/>
        <w:suppressLineNumbers w:val="0"/>
        <w:snapToGrid w:val="0"/>
        <w:spacing w:before="0" w:beforeAutospacing="0" w:after="0" w:afterAutospacing="0" w:line="560" w:lineRule="exact"/>
        <w:ind w:left="0" w:right="0" w:firstLine="640"/>
        <w:jc w:val="both"/>
        <w:rPr>
          <w:del w:id="133" w:author="信仰" w:date="2026-10-15T21:55:37Z"/>
          <w:rFonts w:hint="eastAsia" w:ascii="华文仿宋" w:hAnsi="华文仿宋" w:eastAsia="华文仿宋" w:cs="华文仿宋"/>
          <w:color w:val="000000"/>
          <w:kern w:val="0"/>
          <w:sz w:val="32"/>
          <w:szCs w:val="32"/>
          <w:woUserID w:val="6"/>
        </w:rPr>
      </w:pPr>
      <w:del w:id="134" w:author="信仰" w:date="2026-10-15T21:51:39Z">
        <w:r>
          <w:rPr>
            <w:rFonts w:hint="eastAsia" w:ascii="华文仿宋" w:hAnsi="华文仿宋" w:eastAsia="华文仿宋" w:cs="华文仿宋"/>
            <w:color w:val="000000"/>
            <w:kern w:val="0"/>
            <w:sz w:val="32"/>
            <w:szCs w:val="32"/>
            <w:lang w:val="en-US" w:eastAsia="zh-CN" w:bidi="ar"/>
            <w:woUserID w:val="6"/>
          </w:rPr>
          <w:delText>缺少姓名或无法识别角色时，填写具体缺失及事项，不能认定不存在冲突。本期只检查经办与审核，不自动扩大为所有角色之间禁止兼任。</w:delText>
        </w:r>
      </w:del>
    </w:p>
    <w:p w14:paraId="265CD904">
      <w:pPr>
        <w:keepNext w:val="0"/>
        <w:keepLines w:val="0"/>
        <w:widowControl/>
        <w:suppressLineNumbers w:val="0"/>
        <w:snapToGrid w:val="0"/>
        <w:spacing w:before="0" w:beforeAutospacing="0" w:after="0" w:afterAutospacing="0" w:line="560" w:lineRule="exact"/>
        <w:ind w:left="0" w:right="0" w:firstLine="640"/>
        <w:jc w:val="both"/>
        <w:outlineLvl w:val="9"/>
        <w:rPr>
          <w:del w:id="136" w:author="信仰" w:date="2026-10-14T22:10:26Z"/>
          <w:rFonts w:hint="eastAsia" w:ascii="华文楷体" w:hAnsi="华文楷体" w:eastAsia="华文楷体" w:cs="华文楷体"/>
          <w:b/>
          <w:bCs/>
          <w:color w:val="000000"/>
          <w:kern w:val="2"/>
          <w:szCs w:val="32"/>
          <w:woUserID w:val="6"/>
        </w:rPr>
        <w:pPrChange w:id="135" w:author="信仰" w:date="2026-10-24T15:27:13Z">
          <w:pPr>
            <w:keepNext w:val="0"/>
            <w:keepLines w:val="0"/>
            <w:widowControl/>
            <w:suppressLineNumbers w:val="0"/>
            <w:snapToGrid w:val="0"/>
            <w:spacing w:before="0" w:beforeAutospacing="0" w:after="0" w:afterAutospacing="0" w:line="560" w:lineRule="exact"/>
            <w:ind w:left="0" w:right="0" w:firstLine="640"/>
            <w:jc w:val="both"/>
            <w:outlineLvl w:val="9"/>
          </w:pPr>
        </w:pPrChange>
      </w:pPr>
      <w:del w:id="137" w:author="信仰" w:date="2026-10-14T22:10:35Z">
        <w:r>
          <w:rPr>
            <w:rFonts w:hint="eastAsia"/>
            <w:lang w:val="en-US" w:eastAsia="zh-CN"/>
            <w:woUserID w:val="6"/>
          </w:rPr>
          <w:delText>（九）</w:delText>
        </w:r>
      </w:del>
      <w:del w:id="138" w:author="信仰" w:date="2026-10-14T22:10:26Z">
        <w:r>
          <w:rPr>
            <w:rFonts w:hint="eastAsia" w:ascii="华文楷体" w:hAnsi="华文楷体" w:eastAsia="华文楷体" w:cs="华文楷体"/>
            <w:b/>
            <w:bCs/>
            <w:color w:val="000000"/>
            <w:kern w:val="2"/>
            <w:szCs w:val="32"/>
            <w:lang w:val="en-US" w:eastAsia="zh-CN" w:bidi="ar"/>
            <w:woUserID w:val="6"/>
          </w:rPr>
          <w:delText>措施编号及载体引用一致性</w:delText>
        </w:r>
      </w:del>
    </w:p>
    <w:p w14:paraId="07D12F29">
      <w:pPr>
        <w:keepNext w:val="0"/>
        <w:keepLines w:val="0"/>
        <w:widowControl/>
        <w:suppressLineNumbers w:val="0"/>
        <w:snapToGrid w:val="0"/>
        <w:spacing w:before="0" w:beforeAutospacing="0" w:after="0" w:afterAutospacing="0" w:line="560" w:lineRule="exact"/>
        <w:ind w:left="0" w:right="0" w:firstLine="640"/>
        <w:jc w:val="both"/>
        <w:rPr>
          <w:del w:id="139" w:author="信仰" w:date="2026-10-14T22:10:26Z"/>
          <w:rFonts w:hint="eastAsia" w:ascii="华文仿宋" w:hAnsi="华文仿宋" w:eastAsia="华文仿宋" w:cs="华文仿宋"/>
          <w:color w:val="000000"/>
          <w:kern w:val="0"/>
          <w:szCs w:val="32"/>
          <w:woUserID w:val="6"/>
        </w:rPr>
      </w:pPr>
      <w:del w:id="140" w:author="信仰" w:date="2026-10-14T22:10:26Z">
        <w:r>
          <w:rPr>
            <w:rFonts w:hint="eastAsia" w:ascii="华文仿宋" w:hAnsi="华文仿宋" w:eastAsia="华文仿宋" w:cs="华文仿宋"/>
            <w:color w:val="000000"/>
            <w:kern w:val="0"/>
            <w:szCs w:val="32"/>
            <w:lang w:val="en-US" w:eastAsia="zh-CN" w:bidi="ar"/>
            <w:woUserID w:val="6"/>
          </w:rPr>
          <w:delTex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delText>
        </w:r>
      </w:del>
    </w:p>
    <w:p w14:paraId="1B5F4170">
      <w:pPr>
        <w:keepNext w:val="0"/>
        <w:keepLines w:val="0"/>
        <w:widowControl/>
        <w:suppressLineNumbers w:val="0"/>
        <w:snapToGrid w:val="0"/>
        <w:spacing w:before="0" w:beforeAutospacing="0" w:after="0" w:afterAutospacing="0" w:line="560" w:lineRule="exact"/>
        <w:ind w:left="0" w:right="0" w:firstLine="640"/>
        <w:jc w:val="both"/>
        <w:rPr>
          <w:del w:id="141" w:author="信仰" w:date="2026-10-14T22:10:26Z"/>
          <w:rFonts w:hint="eastAsia" w:ascii="华文仿宋" w:hAnsi="华文仿宋" w:eastAsia="华文仿宋" w:cs="华文仿宋"/>
          <w:color w:val="000000"/>
          <w:kern w:val="0"/>
          <w:szCs w:val="32"/>
          <w:woUserID w:val="6"/>
        </w:rPr>
      </w:pPr>
      <w:del w:id="142" w:author="信仰" w:date="2026-10-14T22:10:26Z">
        <w:r>
          <w:rPr>
            <w:rFonts w:hint="eastAsia" w:ascii="华文仿宋" w:hAnsi="华文仿宋" w:eastAsia="华文仿宋" w:cs="华文仿宋"/>
            <w:color w:val="000000"/>
            <w:kern w:val="0"/>
            <w:szCs w:val="32"/>
            <w:lang w:val="en-US" w:eastAsia="zh-CN" w:bidi="ar"/>
            <w:woUserID w:val="6"/>
          </w:rPr>
          <w:delTex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delText>
        </w:r>
      </w:del>
    </w:p>
    <w:p w14:paraId="56CBB23E">
      <w:pPr>
        <w:keepNext w:val="0"/>
        <w:keepLines w:val="0"/>
        <w:widowControl/>
        <w:suppressLineNumbers w:val="0"/>
        <w:snapToGrid w:val="0"/>
        <w:spacing w:before="0" w:beforeAutospacing="0" w:after="0" w:afterAutospacing="0" w:line="560" w:lineRule="exact"/>
        <w:ind w:left="0" w:right="0" w:firstLine="640"/>
        <w:jc w:val="both"/>
        <w:rPr>
          <w:del w:id="143" w:author="信仰" w:date="2026-10-14T22:10:41Z"/>
          <w:rFonts w:hint="eastAsia" w:ascii="华文仿宋" w:hAnsi="华文仿宋" w:eastAsia="华文仿宋" w:cs="华文仿宋"/>
          <w:color w:val="000000"/>
          <w:kern w:val="0"/>
          <w:szCs w:val="32"/>
          <w:woUserID w:val="6"/>
        </w:rPr>
      </w:pPr>
      <w:del w:id="144" w:author="信仰" w:date="2026-10-14T22:10:26Z">
        <w:r>
          <w:rPr>
            <w:rFonts w:hint="eastAsia" w:ascii="华文仿宋" w:hAnsi="华文仿宋" w:eastAsia="华文仿宋" w:cs="华文仿宋"/>
            <w:color w:val="000000"/>
            <w:kern w:val="0"/>
            <w:szCs w:val="32"/>
            <w:lang w:val="en-US" w:eastAsia="zh-CN" w:bidi="ar"/>
            <w:woUserID w:val="6"/>
          </w:rPr>
          <w:delTex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delText>
        </w:r>
      </w:del>
    </w:p>
    <w:p w14:paraId="30A32E84">
      <w:pPr>
        <w:keepNext w:val="0"/>
        <w:keepLines w:val="0"/>
        <w:widowControl/>
        <w:suppressLineNumbers w:val="0"/>
        <w:snapToGrid w:val="0"/>
        <w:spacing w:before="0" w:beforeAutospacing="0" w:after="0" w:afterAutospacing="0" w:line="560" w:lineRule="exact"/>
        <w:ind w:left="0" w:right="0" w:firstLine="640"/>
        <w:jc w:val="both"/>
        <w:outlineLvl w:val="9"/>
        <w:rPr>
          <w:del w:id="146" w:author="信仰" w:date="2026-10-15T21:52:25Z"/>
          <w:rFonts w:hint="eastAsia"/>
          <w:woUserID w:val="6"/>
        </w:rPr>
        <w:pPrChange w:id="145" w:author="信仰" w:date="2026-10-24T15:27:13Z">
          <w:pPr>
            <w:keepNext w:val="0"/>
            <w:keepLines w:val="0"/>
            <w:widowControl/>
            <w:suppressLineNumbers w:val="0"/>
            <w:snapToGrid w:val="0"/>
            <w:spacing w:before="0" w:beforeAutospacing="0" w:after="0" w:afterAutospacing="0" w:line="560" w:lineRule="exact"/>
            <w:ind w:left="0" w:right="0" w:firstLine="640"/>
            <w:jc w:val="both"/>
            <w:outlineLvl w:val="1"/>
          </w:pPr>
        </w:pPrChange>
      </w:pPr>
      <w:del w:id="147" w:author="你说的都对" w:date="2026-10-15T12:38:33Z">
        <w:r>
          <w:rPr>
            <w:rFonts w:hint="default" w:ascii="Arial" w:hAnsi="Arial" w:eastAsia="微软雅黑" w:cs="Times New Roman"/>
            <w:b w:val="0"/>
            <w:bCs w:val="0"/>
            <w:color w:val="000000"/>
            <w:kern w:val="2"/>
            <w:sz w:val="32"/>
            <w:szCs w:val="24"/>
            <w:lang w:val="en-US" w:eastAsia="zh-CN" w:bidi="ar"/>
            <w:woUserID w:val="6"/>
          </w:rPr>
          <w:delText>（十）</w:delText>
        </w:r>
      </w:del>
      <w:del w:id="148" w:author="信仰" w:date="2026-10-15T21:52:25Z">
        <w:r>
          <w:rPr>
            <w:rFonts w:hint="default" w:ascii="Arial" w:hAnsi="Arial" w:eastAsia="微软雅黑" w:cs="Times New Roman"/>
            <w:b w:val="0"/>
            <w:bCs w:val="0"/>
            <w:color w:val="000000"/>
            <w:kern w:val="2"/>
            <w:sz w:val="32"/>
            <w:szCs w:val="24"/>
            <w:lang w:val="en-US" w:eastAsia="zh-CN" w:bidi="ar"/>
            <w:woUserID w:val="6"/>
          </w:rPr>
          <w:delText>岗位职责基本责任表述</w:delText>
        </w:r>
      </w:del>
    </w:p>
    <w:p w14:paraId="2D9897AF">
      <w:pPr>
        <w:keepNext w:val="0"/>
        <w:keepLines w:val="0"/>
        <w:widowControl/>
        <w:suppressLineNumbers w:val="0"/>
        <w:snapToGrid w:val="0"/>
        <w:spacing w:before="0" w:beforeAutospacing="0" w:after="0" w:afterAutospacing="0" w:line="560" w:lineRule="exact"/>
        <w:ind w:left="0" w:right="0" w:firstLine="640"/>
        <w:jc w:val="both"/>
        <w:rPr>
          <w:del w:id="149" w:author="信仰" w:date="2026-10-15T21:52:25Z"/>
          <w:rFonts w:hint="eastAsia" w:ascii="华文仿宋" w:hAnsi="华文仿宋" w:eastAsia="华文仿宋" w:cs="华文仿宋"/>
          <w:color w:val="000000"/>
          <w:kern w:val="0"/>
          <w:sz w:val="32"/>
          <w:szCs w:val="32"/>
          <w:woUserID w:val="6"/>
        </w:rPr>
      </w:pPr>
      <w:del w:id="150" w:author="信仰" w:date="2026-10-15T21:52:25Z">
        <w:r>
          <w:rPr>
            <w:rFonts w:hint="eastAsia" w:ascii="华文仿宋" w:hAnsi="华文仿宋" w:eastAsia="华文仿宋" w:cs="华文仿宋"/>
            <w:color w:val="000000"/>
            <w:kern w:val="0"/>
            <w:sz w:val="32"/>
            <w:szCs w:val="32"/>
            <w:lang w:val="en-US" w:eastAsia="zh-CN" w:bidi="ar"/>
            <w:woUserID w:val="6"/>
          </w:rPr>
          <w:delText>检查每条有效岗位职责是否同时满足以下两个条件：</w:delText>
        </w:r>
      </w:del>
    </w:p>
    <w:p w14:paraId="1807D9B8">
      <w:pPr>
        <w:keepNext w:val="0"/>
        <w:keepLines w:val="0"/>
        <w:widowControl/>
        <w:suppressLineNumbers w:val="0"/>
        <w:snapToGrid w:val="0"/>
        <w:spacing w:before="0" w:beforeAutospacing="0" w:after="0" w:afterAutospacing="0" w:line="560" w:lineRule="exact"/>
        <w:ind w:left="0" w:right="0" w:firstLine="640"/>
        <w:jc w:val="both"/>
        <w:rPr>
          <w:del w:id="151" w:author="信仰" w:date="2026-10-15T21:52:25Z"/>
          <w:rFonts w:hint="eastAsia" w:ascii="华文仿宋" w:hAnsi="华文仿宋" w:eastAsia="华文仿宋" w:cs="华文仿宋"/>
          <w:color w:val="000000"/>
          <w:kern w:val="0"/>
          <w:sz w:val="32"/>
          <w:szCs w:val="32"/>
          <w:woUserID w:val="6"/>
        </w:rPr>
      </w:pPr>
      <w:del w:id="152" w:author="信仰" w:date="2026-10-15T21:52:25Z">
        <w:r>
          <w:rPr>
            <w:rFonts w:hint="eastAsia" w:ascii="华文仿宋" w:hAnsi="华文仿宋" w:eastAsia="华文仿宋" w:cs="华文仿宋"/>
            <w:color w:val="000000"/>
            <w:kern w:val="0"/>
            <w:sz w:val="32"/>
            <w:szCs w:val="32"/>
            <w:lang w:val="en-US" w:eastAsia="zh-CN" w:bidi="ar"/>
            <w:woUserID w:val="6"/>
          </w:rPr>
          <w:tab/>
        </w:r>
      </w:del>
      <w:del w:id="153" w:author="信仰" w:date="2026-10-15T21:52:25Z">
        <w:r>
          <w:rPr>
            <w:rFonts w:hint="eastAsia" w:ascii="华文仿宋" w:hAnsi="华文仿宋" w:eastAsia="华文仿宋" w:cs="华文仿宋"/>
            <w:color w:val="000000"/>
            <w:kern w:val="0"/>
            <w:sz w:val="32"/>
            <w:szCs w:val="32"/>
            <w:lang w:val="en-US" w:eastAsia="zh-CN" w:bidi="ar"/>
            <w:woUserID w:val="6"/>
          </w:rPr>
          <w:delText>至少包含“一致性、准确性、真实性、完整性、有效性、及时性、合规性”中的任一项；</w:delText>
        </w:r>
      </w:del>
    </w:p>
    <w:p w14:paraId="269FADEB">
      <w:pPr>
        <w:keepNext w:val="0"/>
        <w:keepLines w:val="0"/>
        <w:widowControl/>
        <w:suppressLineNumbers w:val="0"/>
        <w:snapToGrid w:val="0"/>
        <w:spacing w:before="0" w:beforeAutospacing="0" w:after="0" w:afterAutospacing="0" w:line="560" w:lineRule="exact"/>
        <w:ind w:left="0" w:right="0" w:firstLine="640"/>
        <w:jc w:val="both"/>
        <w:rPr>
          <w:del w:id="154" w:author="信仰" w:date="2026-10-15T21:52:25Z"/>
          <w:rFonts w:hint="eastAsia" w:ascii="华文仿宋" w:hAnsi="华文仿宋" w:eastAsia="华文仿宋" w:cs="华文仿宋"/>
          <w:color w:val="000000"/>
          <w:kern w:val="0"/>
          <w:sz w:val="32"/>
          <w:szCs w:val="32"/>
          <w:woUserID w:val="6"/>
        </w:rPr>
      </w:pPr>
      <w:del w:id="155" w:author="信仰" w:date="2026-10-15T21:52:25Z">
        <w:r>
          <w:rPr>
            <w:rFonts w:hint="eastAsia" w:ascii="华文仿宋" w:hAnsi="华文仿宋" w:eastAsia="华文仿宋" w:cs="华文仿宋"/>
            <w:color w:val="000000"/>
            <w:kern w:val="0"/>
            <w:sz w:val="32"/>
            <w:szCs w:val="32"/>
            <w:lang w:val="en-US" w:eastAsia="zh-CN" w:bidi="ar"/>
            <w:woUserID w:val="6"/>
          </w:rPr>
          <w:tab/>
        </w:r>
      </w:del>
      <w:del w:id="156" w:author="信仰" w:date="2026-10-15T21:52:25Z">
        <w:r>
          <w:rPr>
            <w:rFonts w:hint="eastAsia" w:ascii="华文仿宋" w:hAnsi="华文仿宋" w:eastAsia="华文仿宋" w:cs="华文仿宋"/>
            <w:color w:val="000000"/>
            <w:kern w:val="0"/>
            <w:sz w:val="32"/>
            <w:szCs w:val="32"/>
            <w:lang w:val="en-US" w:eastAsia="zh-CN" w:bidi="ar"/>
            <w:woUserID w:val="6"/>
          </w:rPr>
          <w:delText>至少包含“主体责任、审核责任、审批责任”中的任一项。</w:delText>
        </w:r>
      </w:del>
    </w:p>
    <w:p w14:paraId="4F6B3270">
      <w:pPr>
        <w:keepNext w:val="0"/>
        <w:keepLines w:val="0"/>
        <w:widowControl/>
        <w:suppressLineNumbers w:val="0"/>
        <w:snapToGrid w:val="0"/>
        <w:spacing w:before="0" w:beforeAutospacing="0" w:after="0" w:afterAutospacing="0" w:line="560" w:lineRule="exact"/>
        <w:ind w:left="0" w:right="0" w:firstLine="640"/>
        <w:jc w:val="both"/>
        <w:rPr>
          <w:del w:id="157" w:author="信仰" w:date="2026-10-15T21:55:38Z"/>
          <w:rFonts w:hint="eastAsia" w:ascii="华文仿宋" w:hAnsi="华文仿宋" w:eastAsia="华文仿宋" w:cs="华文仿宋"/>
          <w:color w:val="000000"/>
          <w:kern w:val="0"/>
          <w:sz w:val="32"/>
          <w:szCs w:val="32"/>
          <w:woUserID w:val="6"/>
        </w:rPr>
      </w:pPr>
      <w:del w:id="158" w:author="信仰" w:date="2026-10-15T21:52:25Z">
        <w:r>
          <w:rPr>
            <w:rFonts w:hint="eastAsia" w:ascii="华文仿宋" w:hAnsi="华文仿宋" w:eastAsia="华文仿宋" w:cs="华文仿宋"/>
            <w:color w:val="000000"/>
            <w:kern w:val="0"/>
            <w:sz w:val="32"/>
            <w:szCs w:val="32"/>
            <w:lang w:val="en-US" w:eastAsia="zh-CN" w:bidi="ar"/>
            <w:woUserID w:val="6"/>
          </w:rPr>
          <w:delText>如果没有满足条件，请提示“岗位职责请按照国网标准句式编制，“对……的</w:delText>
        </w:r>
      </w:del>
      <w:del w:id="159"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一致性/准确性/</w:delText>
        </w:r>
      </w:del>
      <w:del w:id="160" w:author="信仰" w:date="2026-10-15T21:52:25Z">
        <w:r>
          <w:rPr>
            <w:rFonts w:hint="default" w:ascii="仿宋_GB2312" w:hAnsi="宋体" w:eastAsia="仿宋_GB2312" w:cs="仿宋_GB2312"/>
            <w:b w:val="0"/>
            <w:bCs w:val="0"/>
            <w:color w:val="000000"/>
            <w:kern w:val="0"/>
            <w:sz w:val="32"/>
            <w:szCs w:val="32"/>
            <w:lang w:val="en-US" w:eastAsia="zh-CN" w:bidi="ar"/>
            <w:woUserID w:val="6"/>
          </w:rPr>
          <w:delText>真实</w:delText>
        </w:r>
      </w:del>
      <w:del w:id="161"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性/</w:delText>
        </w:r>
      </w:del>
      <w:del w:id="162" w:author="信仰" w:date="2026-10-15T21:52:25Z">
        <w:r>
          <w:rPr>
            <w:rFonts w:hint="eastAsia" w:ascii="宋体" w:hAnsi="宋体" w:eastAsia="宋体" w:cs="宋体"/>
            <w:b w:val="0"/>
            <w:bCs w:val="0"/>
            <w:color w:val="000000"/>
            <w:kern w:val="0"/>
            <w:sz w:val="31"/>
            <w:szCs w:val="31"/>
            <w:lang w:val="en-US" w:eastAsia="zh-CN" w:bidi="ar"/>
            <w:woUserID w:val="6"/>
          </w:rPr>
          <w:delText>完整性/有效性/及时性/</w:delText>
        </w:r>
      </w:del>
      <w:del w:id="163"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合规性</w:delText>
        </w:r>
      </w:del>
      <w:del w:id="164" w:author="信仰" w:date="2026-10-15T21:52:25Z">
        <w:r>
          <w:rPr>
            <w:rFonts w:hint="eastAsia" w:ascii="华文仿宋" w:hAnsi="华文仿宋" w:eastAsia="华文仿宋" w:cs="华文仿宋"/>
            <w:color w:val="000000"/>
            <w:kern w:val="0"/>
            <w:sz w:val="32"/>
            <w:szCs w:val="32"/>
            <w:lang w:val="en-US" w:eastAsia="zh-CN" w:bidi="ar"/>
            <w:woUserID w:val="6"/>
          </w:rPr>
          <w:delText>负主体/审核/审批责任。”。</w:delText>
        </w:r>
      </w:del>
    </w:p>
    <w:p w14:paraId="34531172">
      <w:pPr>
        <w:keepNext w:val="0"/>
        <w:keepLines w:val="0"/>
        <w:widowControl/>
        <w:suppressLineNumbers w:val="0"/>
        <w:snapToGrid w:val="0"/>
        <w:spacing w:before="0" w:beforeAutospacing="0" w:after="0" w:afterAutospacing="0" w:line="560" w:lineRule="exact"/>
        <w:ind w:left="0" w:right="0" w:firstLine="640"/>
        <w:jc w:val="both"/>
        <w:outlineLvl w:val="9"/>
        <w:rPr>
          <w:del w:id="166" w:author="信仰" w:date="2026-10-15T21:50:44Z"/>
          <w:rFonts w:hint="eastAsia"/>
          <w:woUserID w:val="6"/>
        </w:rPr>
        <w:pPrChange w:id="165" w:author="信仰" w:date="2026-10-24T15:27:13Z">
          <w:pPr>
            <w:keepNext w:val="0"/>
            <w:keepLines w:val="0"/>
            <w:widowControl/>
            <w:suppressLineNumbers w:val="0"/>
            <w:snapToGrid w:val="0"/>
            <w:spacing w:before="0" w:beforeAutospacing="0" w:after="0" w:afterAutospacing="0" w:line="560" w:lineRule="exact"/>
            <w:ind w:left="0" w:right="0" w:firstLine="640"/>
            <w:jc w:val="both"/>
            <w:outlineLvl w:val="1"/>
          </w:pPr>
        </w:pPrChange>
      </w:pPr>
      <w:del w:id="167" w:author="你说的都对" w:date="2026-10-15T12:38:36Z">
        <w:r>
          <w:rPr>
            <w:rFonts w:hint="eastAsia"/>
            <w:lang w:val="en-US" w:eastAsia="zh-CN"/>
            <w:woUserID w:val="6"/>
          </w:rPr>
          <w:delText>（十一）</w:delText>
        </w:r>
      </w:del>
      <w:del w:id="168" w:author="信仰" w:date="2026-10-15T21:50:44Z">
        <w:r>
          <w:rPr>
            <w:rFonts w:hint="eastAsia"/>
            <w:lang w:val="en-US" w:eastAsia="zh-CN"/>
            <w:woUserID w:val="6"/>
          </w:rPr>
          <w:delText>角色与责任类型对应</w:delText>
        </w:r>
      </w:del>
    </w:p>
    <w:p w14:paraId="05821476">
      <w:pPr>
        <w:keepNext w:val="0"/>
        <w:keepLines w:val="0"/>
        <w:widowControl/>
        <w:suppressLineNumbers w:val="0"/>
        <w:snapToGrid w:val="0"/>
        <w:spacing w:before="0" w:beforeAutospacing="0" w:after="0" w:afterAutospacing="0" w:line="560" w:lineRule="exact"/>
        <w:ind w:left="0" w:right="0" w:firstLine="640"/>
        <w:jc w:val="both"/>
        <w:rPr>
          <w:del w:id="169" w:author="信仰" w:date="2026-10-15T21:50:44Z"/>
          <w:rFonts w:hint="eastAsia" w:ascii="华文仿宋" w:hAnsi="华文仿宋" w:eastAsia="华文仿宋" w:cs="华文仿宋"/>
          <w:color w:val="000000"/>
          <w:kern w:val="0"/>
          <w:sz w:val="32"/>
          <w:szCs w:val="32"/>
          <w:woUserID w:val="6"/>
        </w:rPr>
      </w:pPr>
      <w:del w:id="170" w:author="信仰" w:date="2026-10-15T21:50:44Z">
        <w:r>
          <w:rPr>
            <w:rFonts w:hint="eastAsia" w:ascii="华文仿宋" w:hAnsi="华文仿宋" w:eastAsia="华文仿宋" w:cs="华文仿宋"/>
            <w:color w:val="000000"/>
            <w:kern w:val="0"/>
            <w:sz w:val="32"/>
            <w:szCs w:val="32"/>
            <w:lang w:val="en-US" w:eastAsia="zh-CN" w:bidi="ar"/>
            <w:woUserID w:val="6"/>
          </w:rPr>
          <w:delText>检查口径：按“经办对应主体责任、审核对应审核责任、审批对应审批责任”的对应关系执行检查。</w:delText>
        </w:r>
      </w:del>
    </w:p>
    <w:p w14:paraId="78A691DD">
      <w:pPr>
        <w:keepNext w:val="0"/>
        <w:keepLines w:val="0"/>
        <w:widowControl/>
        <w:suppressLineNumbers w:val="0"/>
        <w:snapToGrid w:val="0"/>
        <w:spacing w:before="0" w:beforeAutospacing="0" w:after="0" w:afterAutospacing="0" w:line="560" w:lineRule="exact"/>
        <w:ind w:left="0" w:right="0" w:firstLine="640"/>
        <w:jc w:val="both"/>
        <w:rPr>
          <w:del w:id="171" w:author="信仰" w:date="2026-10-15T21:50:44Z"/>
          <w:rFonts w:hint="eastAsia" w:ascii="华文仿宋" w:hAnsi="华文仿宋" w:eastAsia="华文仿宋" w:cs="华文仿宋"/>
          <w:color w:val="000000"/>
          <w:kern w:val="0"/>
          <w:sz w:val="32"/>
          <w:szCs w:val="32"/>
          <w:woUserID w:val="6"/>
        </w:rPr>
      </w:pPr>
      <w:del w:id="172" w:author="信仰" w:date="2026-10-15T21:50:44Z">
        <w:r>
          <w:rPr>
            <w:rFonts w:hint="eastAsia" w:ascii="华文仿宋" w:hAnsi="华文仿宋" w:eastAsia="华文仿宋" w:cs="华文仿宋"/>
            <w:color w:val="000000"/>
            <w:kern w:val="0"/>
            <w:sz w:val="32"/>
            <w:szCs w:val="32"/>
            <w:lang w:val="en-US" w:eastAsia="zh-CN" w:bidi="ar"/>
            <w:woUserID w:val="6"/>
          </w:rPr>
          <w:delText>一、岗位清单存在明确角色字段时</w:delText>
        </w:r>
      </w:del>
    </w:p>
    <w:p w14:paraId="55EB6C01">
      <w:pPr>
        <w:keepNext w:val="0"/>
        <w:keepLines w:val="0"/>
        <w:widowControl/>
        <w:suppressLineNumbers w:val="0"/>
        <w:snapToGrid w:val="0"/>
        <w:spacing w:before="0" w:beforeAutospacing="0" w:after="0" w:afterAutospacing="0" w:line="560" w:lineRule="exact"/>
        <w:ind w:left="0" w:right="0" w:firstLine="640"/>
        <w:jc w:val="both"/>
        <w:rPr>
          <w:del w:id="173" w:author="信仰" w:date="2026-10-15T21:50:44Z"/>
          <w:rFonts w:hint="eastAsia" w:ascii="华文仿宋" w:hAnsi="华文仿宋" w:eastAsia="华文仿宋" w:cs="华文仿宋"/>
          <w:color w:val="000000"/>
          <w:kern w:val="0"/>
          <w:sz w:val="32"/>
          <w:szCs w:val="32"/>
          <w:woUserID w:val="6"/>
        </w:rPr>
      </w:pPr>
      <w:del w:id="174" w:author="信仰" w:date="2026-10-15T21:50:44Z">
        <w:r>
          <w:rPr>
            <w:rFonts w:hint="eastAsia" w:ascii="华文仿宋" w:hAnsi="华文仿宋" w:eastAsia="华文仿宋" w:cs="华文仿宋"/>
            <w:color w:val="000000"/>
            <w:kern w:val="0"/>
            <w:sz w:val="32"/>
            <w:szCs w:val="32"/>
            <w:lang w:val="en-US" w:eastAsia="zh-CN" w:bidi="ar"/>
            <w:woUserID w:val="6"/>
          </w:rPr>
          <w:delText>将角色字段与岗位职责中的责任类型进行比对，存在明确不一致的，指出具体角色与责任表述之间的冲突，并给出提示词：“经办对应主体责任、审核对应审核责任、审批对应审批责任。”，不需要多的提示词。</w:delText>
        </w:r>
      </w:del>
    </w:p>
    <w:p w14:paraId="5D8FDD3A">
      <w:pPr>
        <w:keepNext w:val="0"/>
        <w:keepLines w:val="0"/>
        <w:widowControl/>
        <w:suppressLineNumbers w:val="0"/>
        <w:snapToGrid w:val="0"/>
        <w:spacing w:before="0" w:beforeAutospacing="0" w:after="0" w:afterAutospacing="0" w:line="560" w:lineRule="exact"/>
        <w:ind w:left="0" w:right="0" w:firstLine="640"/>
        <w:jc w:val="both"/>
        <w:rPr>
          <w:del w:id="175" w:author="信仰" w:date="2026-10-15T21:50:44Z"/>
          <w:rFonts w:hint="eastAsia" w:ascii="华文仿宋" w:hAnsi="华文仿宋" w:eastAsia="华文仿宋" w:cs="华文仿宋"/>
          <w:color w:val="000000"/>
          <w:kern w:val="0"/>
          <w:sz w:val="32"/>
          <w:szCs w:val="32"/>
          <w:woUserID w:val="6"/>
        </w:rPr>
      </w:pPr>
      <w:del w:id="176" w:author="信仰" w:date="2026-10-15T21:50:44Z">
        <w:r>
          <w:rPr>
            <w:rFonts w:hint="eastAsia" w:ascii="华文仿宋" w:hAnsi="华文仿宋" w:eastAsia="华文仿宋" w:cs="华文仿宋"/>
            <w:color w:val="000000"/>
            <w:kern w:val="0"/>
            <w:sz w:val="32"/>
            <w:szCs w:val="32"/>
            <w:lang w:val="en-US" w:eastAsia="zh-CN" w:bidi="ar"/>
            <w:woUserID w:val="6"/>
          </w:rPr>
          <w:delText>二、岗位清单无角色字段时</w:delText>
        </w:r>
      </w:del>
    </w:p>
    <w:p w14:paraId="1D496562">
      <w:pPr>
        <w:keepNext w:val="0"/>
        <w:keepLines w:val="0"/>
        <w:widowControl/>
        <w:suppressLineNumbers w:val="0"/>
        <w:snapToGrid w:val="0"/>
        <w:spacing w:before="0" w:beforeAutospacing="0" w:after="0" w:afterAutospacing="0" w:line="560" w:lineRule="exact"/>
        <w:ind w:left="0" w:right="0" w:firstLine="640"/>
        <w:jc w:val="both"/>
        <w:rPr>
          <w:del w:id="177" w:author="信仰" w:date="2026-10-15T21:50:44Z"/>
          <w:rFonts w:hint="eastAsia" w:ascii="华文仿宋" w:hAnsi="华文仿宋" w:eastAsia="华文仿宋" w:cs="华文仿宋"/>
          <w:color w:val="000000"/>
          <w:kern w:val="0"/>
          <w:sz w:val="32"/>
          <w:szCs w:val="32"/>
          <w:woUserID w:val="6"/>
        </w:rPr>
      </w:pPr>
      <w:del w:id="178" w:author="信仰" w:date="2026-10-15T21:50:44Z">
        <w:r>
          <w:rPr>
            <w:rFonts w:hint="eastAsia" w:ascii="华文仿宋" w:hAnsi="华文仿宋" w:eastAsia="华文仿宋" w:cs="华文仿宋"/>
            <w:color w:val="000000"/>
            <w:kern w:val="0"/>
            <w:sz w:val="32"/>
            <w:szCs w:val="32"/>
            <w:lang w:val="en-US" w:eastAsia="zh-CN" w:bidi="ar"/>
            <w:woUserID w:val="6"/>
          </w:rPr>
          <w:delText>可从“负主体责任”“负审核责任”“负审批责任”等明确表述中提取角色，提取结果仅供第八项检查使用，但不得据此声称已完成独立的一致性验证。</w:delText>
        </w:r>
      </w:del>
    </w:p>
    <w:p w14:paraId="2A33EC4F">
      <w:pPr>
        <w:keepNext w:val="0"/>
        <w:keepLines w:val="0"/>
        <w:widowControl/>
        <w:suppressLineNumbers w:val="0"/>
        <w:snapToGrid w:val="0"/>
        <w:spacing w:before="0" w:beforeAutospacing="0" w:after="0" w:afterAutospacing="0" w:line="560" w:lineRule="exact"/>
        <w:ind w:left="0" w:right="0" w:firstLine="640"/>
        <w:jc w:val="both"/>
        <w:rPr>
          <w:del w:id="179" w:author="信仰" w:date="2026-10-15T21:50:44Z"/>
          <w:rFonts w:hint="eastAsia" w:ascii="华文仿宋" w:hAnsi="华文仿宋" w:eastAsia="华文仿宋" w:cs="华文仿宋"/>
          <w:color w:val="000000"/>
          <w:kern w:val="0"/>
          <w:sz w:val="32"/>
          <w:szCs w:val="32"/>
          <w:woUserID w:val="6"/>
        </w:rPr>
      </w:pPr>
      <w:del w:id="180" w:author="信仰" w:date="2026-10-15T21:50:44Z">
        <w:r>
          <w:rPr>
            <w:rFonts w:hint="eastAsia" w:ascii="华文仿宋" w:hAnsi="华文仿宋" w:eastAsia="华文仿宋" w:cs="华文仿宋"/>
            <w:color w:val="000000"/>
            <w:kern w:val="0"/>
            <w:sz w:val="32"/>
            <w:szCs w:val="32"/>
            <w:lang w:val="en-US" w:eastAsia="zh-CN" w:bidi="ar"/>
            <w:woUserID w:val="6"/>
          </w:rPr>
          <w:delText>三、禁止事项</w:delText>
        </w:r>
      </w:del>
    </w:p>
    <w:p w14:paraId="66A047E2">
      <w:pPr>
        <w:keepNext w:val="0"/>
        <w:keepLines w:val="0"/>
        <w:widowControl/>
        <w:suppressLineNumbers w:val="0"/>
        <w:snapToGrid w:val="0"/>
        <w:spacing w:before="0" w:beforeAutospacing="0" w:after="0" w:afterAutospacing="0" w:line="560" w:lineRule="exact"/>
        <w:ind w:left="0" w:right="0" w:firstLine="640"/>
        <w:jc w:val="both"/>
        <w:rPr>
          <w:del w:id="181" w:author="信仰" w:date="2026-10-15T21:50:44Z"/>
          <w:rFonts w:hint="eastAsia" w:ascii="华文仿宋" w:hAnsi="华文仿宋" w:eastAsia="华文仿宋" w:cs="华文仿宋"/>
          <w:color w:val="000000"/>
          <w:kern w:val="0"/>
          <w:sz w:val="32"/>
          <w:szCs w:val="32"/>
          <w:woUserID w:val="6"/>
        </w:rPr>
      </w:pPr>
      <w:del w:id="182" w:author="信仰" w:date="2026-10-15T21:50:44Z">
        <w:r>
          <w:rPr>
            <w:rFonts w:hint="eastAsia" w:ascii="华文仿宋" w:hAnsi="华文仿宋" w:eastAsia="华文仿宋" w:cs="华文仿宋"/>
            <w:color w:val="000000"/>
            <w:kern w:val="0"/>
            <w:sz w:val="32"/>
            <w:szCs w:val="32"/>
            <w:lang w:val="en-US" w:eastAsia="zh-CN" w:bidi="ar"/>
            <w:woUserID w:val="6"/>
          </w:rPr>
          <w:delText>不得仅凭岗位名称或职责描述中的普通动作词推断角色。</w:delText>
        </w:r>
      </w:del>
    </w:p>
    <w:p w14:paraId="4EC244C7">
      <w:pPr>
        <w:keepNext w:val="0"/>
        <w:keepLines w:val="0"/>
        <w:widowControl/>
        <w:suppressLineNumbers w:val="0"/>
        <w:snapToGrid w:val="0"/>
        <w:spacing w:before="0" w:beforeAutospacing="0" w:after="0" w:afterAutospacing="0" w:line="560" w:lineRule="exact"/>
        <w:ind w:left="0" w:right="0" w:firstLine="640"/>
        <w:jc w:val="both"/>
        <w:rPr>
          <w:del w:id="183" w:author="信仰" w:date="2026-10-15T21:50:44Z"/>
          <w:rFonts w:hint="eastAsia" w:ascii="华文仿宋" w:hAnsi="华文仿宋" w:eastAsia="华文仿宋" w:cs="华文仿宋"/>
          <w:color w:val="000000"/>
          <w:kern w:val="0"/>
          <w:sz w:val="32"/>
          <w:szCs w:val="32"/>
          <w:woUserID w:val="6"/>
        </w:rPr>
      </w:pPr>
      <w:del w:id="184" w:author="信仰" w:date="2026-10-15T21:50:44Z">
        <w:r>
          <w:rPr>
            <w:rFonts w:hint="eastAsia" w:ascii="华文仿宋" w:hAnsi="华文仿宋" w:eastAsia="华文仿宋" w:cs="华文仿宋"/>
            <w:color w:val="000000"/>
            <w:kern w:val="0"/>
            <w:sz w:val="32"/>
            <w:szCs w:val="32"/>
            <w:lang w:val="en-US" w:eastAsia="zh-CN" w:bidi="ar"/>
            <w:woUserID w:val="6"/>
          </w:rPr>
          <w:delText>四、同一岗位存在多个责任类型</w:delText>
        </w:r>
      </w:del>
    </w:p>
    <w:p w14:paraId="69B7742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185" w:author="信仰" w:date="2026-10-15T21:50:44Z">
        <w:r>
          <w:rPr>
            <w:rFonts w:hint="eastAsia" w:ascii="华文仿宋" w:hAnsi="华文仿宋" w:eastAsia="华文仿宋" w:cs="华文仿宋"/>
            <w:color w:val="000000"/>
            <w:kern w:val="0"/>
            <w:sz w:val="32"/>
            <w:szCs w:val="32"/>
            <w:lang w:val="en-US" w:eastAsia="zh-CN" w:bidi="ar"/>
            <w:woUserID w:val="6"/>
          </w:rPr>
          <w:delText>同一岗位存在多个责任类型混杂、且无法明确区分的，只要满足经办对应主体责任、审核对应审核责任、审批对应审批责任之一就不再提示。</w:delText>
        </w:r>
      </w:del>
    </w:p>
    <w:p w14:paraId="0FEE2122">
      <w:pPr>
        <w:pStyle w:val="3"/>
        <w:keepNext/>
        <w:keepLines/>
        <w:widowControl/>
        <w:numPr>
          <w:ilvl w:val="1"/>
          <w:numId w:val="0"/>
        </w:numPr>
        <w:suppressLineNumbers w:val="0"/>
        <w:snapToGrid w:val="0"/>
        <w:spacing w:before="0" w:beforeAutospacing="0" w:after="0" w:afterAutospacing="0"/>
        <w:ind w:right="0" w:firstLine="0"/>
        <w:outlineLvl w:val="1"/>
        <w:rPr>
          <w:del w:id="186" w:author="信仰" w:date="2026-10-24T15:26:53Z"/>
          <w:rFonts w:hint="eastAsia"/>
          <w:woUserID w:val="6"/>
        </w:rPr>
      </w:pPr>
      <w:del w:id="187" w:author="信仰" w:date="2026-10-24T15:26:53Z">
        <w:r>
          <w:rPr>
            <w:rFonts w:hint="eastAsia"/>
            <w:lang w:val="en-US" w:eastAsia="zh-CN"/>
            <w:woUserID w:val="6"/>
          </w:rPr>
          <w:delText>（十</w:delText>
        </w:r>
      </w:del>
      <w:ins w:id="188" w:author="信仰" w:date="2026-10-14T22:12:09Z">
        <w:del w:id="189" w:author="信仰" w:date="2026-10-24T15:26:53Z">
          <w:r>
            <w:rPr>
              <w:rFonts w:hint="eastAsia"/>
              <w:lang w:val="en-US" w:eastAsia="zh"/>
              <w:woUserID w:val="3"/>
            </w:rPr>
            <w:delText>二</w:delText>
          </w:r>
        </w:del>
      </w:ins>
      <w:del w:id="190" w:author="信仰" w:date="2026-10-24T15:26:53Z">
        <w:r>
          <w:rPr>
            <w:rFonts w:hint="eastAsia"/>
            <w:lang w:val="en-US" w:eastAsia="zh-CN"/>
            <w:woUserID w:val="6"/>
          </w:rPr>
          <w:delText>五）岗位职责清单中重复项筛查</w:delText>
        </w:r>
      </w:del>
    </w:p>
    <w:p w14:paraId="1730F768">
      <w:pPr>
        <w:pStyle w:val="3"/>
        <w:keepNext/>
        <w:keepLines/>
        <w:widowControl/>
        <w:numPr>
          <w:ilvl w:val="1"/>
          <w:numId w:val="0"/>
        </w:numPr>
        <w:suppressLineNumbers w:val="0"/>
        <w:snapToGrid w:val="0"/>
        <w:spacing w:before="0" w:beforeAutospacing="0" w:after="0" w:afterAutospacing="0"/>
        <w:ind w:right="0" w:firstLine="0"/>
        <w:outlineLvl w:val="1"/>
        <w:rPr>
          <w:ins w:id="191" w:author="信仰" w:date="2026-10-15T21:54:17Z"/>
          <w:rFonts w:hint="eastAsia"/>
          <w:lang w:val="en-US" w:eastAsia="zh-CN"/>
          <w:woUserID w:val="3"/>
        </w:rPr>
      </w:pPr>
      <w:del w:id="192" w:author="信仰" w:date="2026-10-24T15:26:53Z">
        <w:r>
          <w:rPr>
            <w:rFonts w:hint="eastAsia" w:ascii="华文仿宋" w:hAnsi="华文仿宋" w:eastAsia="华文仿宋" w:cs="华文仿宋"/>
            <w:color w:val="000000"/>
            <w:kern w:val="0"/>
            <w:sz w:val="32"/>
            <w:szCs w:val="32"/>
            <w:lang w:val="en-US" w:eastAsia="zh-CN" w:bidi="ar"/>
            <w:woUserID w:val="6"/>
          </w:rPr>
          <w:delText>在岗位职责清单同一个sheet中筛选重复项，同一控制措施编号，同样的岗位职责描述，同样的部门，同样的岗位名称，同样的人员姓名，同样的角色，提示“重复项保留一个即可”。</w:delText>
        </w:r>
      </w:del>
      <w:ins w:id="193" w:author="信仰" w:date="2026-10-15T22:02:25Z">
        <w:r>
          <w:rPr>
            <w:rFonts w:hint="eastAsia" w:ascii="Arial" w:hAnsi="Arial" w:eastAsia="微软雅黑" w:cs="Times New Roman"/>
            <w:b/>
            <w:kern w:val="2"/>
            <w:sz w:val="32"/>
            <w:szCs w:val="24"/>
            <w:lang w:val="en-US" w:eastAsia="zh-CN" w:bidi="ar-SA"/>
            <w:woUserID w:val="3"/>
          </w:rPr>
          <w:t>（</w:t>
        </w:r>
      </w:ins>
      <w:ins w:id="194" w:author="信仰" w:date="2026-10-24T15:27:16Z">
        <w:r>
          <w:rPr>
            <w:rFonts w:hint="eastAsia" w:cs="Times New Roman"/>
            <w:b/>
            <w:kern w:val="2"/>
            <w:sz w:val="32"/>
            <w:szCs w:val="24"/>
            <w:lang w:val="en-US" w:eastAsia="zh" w:bidi="ar-SA"/>
            <w:woUserID w:val="3"/>
          </w:rPr>
          <w:t>二</w:t>
        </w:r>
      </w:ins>
      <w:ins w:id="195" w:author="信仰" w:date="2026-10-15T22:02:25Z">
        <w:r>
          <w:rPr>
            <w:rFonts w:hint="eastAsia" w:ascii="Arial" w:hAnsi="Arial" w:eastAsia="微软雅黑" w:cs="Times New Roman"/>
            <w:b/>
            <w:kern w:val="2"/>
            <w:sz w:val="32"/>
            <w:szCs w:val="24"/>
            <w:lang w:val="en-US" w:eastAsia="zh-CN" w:bidi="ar-SA"/>
            <w:woUserID w:val="3"/>
          </w:rPr>
          <w:t>）</w:t>
        </w:r>
      </w:ins>
      <w:ins w:id="196" w:author="信仰" w:date="2026-10-15T21:54:17Z">
        <w:r>
          <w:rPr>
            <w:rFonts w:hint="eastAsia"/>
            <w:lang w:val="en-US" w:eastAsia="zh-CN"/>
            <w:woUserID w:val="3"/>
          </w:rPr>
          <w:t>岗位清单与矩阵一致性审核</w:t>
        </w:r>
      </w:ins>
    </w:p>
    <w:p w14:paraId="3A1A798A">
      <w:pPr>
        <w:keepNext w:val="0"/>
        <w:keepLines w:val="0"/>
        <w:widowControl/>
        <w:suppressLineNumbers w:val="0"/>
        <w:snapToGrid w:val="0"/>
        <w:spacing w:before="0" w:beforeAutospacing="0" w:after="0" w:afterAutospacing="0" w:line="560" w:lineRule="exact"/>
        <w:ind w:left="0" w:right="0" w:firstLine="640" w:firstLineChars="200"/>
        <w:jc w:val="both"/>
        <w:rPr>
          <w:ins w:id="197" w:author="信仰" w:date="2026-10-24T15:27:24Z"/>
          <w:rFonts w:hint="eastAsia" w:ascii="华文仿宋" w:hAnsi="华文仿宋" w:eastAsia="华文仿宋" w:cs="华文仿宋"/>
          <w:color w:val="000000"/>
          <w:kern w:val="0"/>
          <w:sz w:val="32"/>
          <w:szCs w:val="32"/>
          <w:lang w:val="en-US" w:eastAsia="zh-CN" w:bidi="ar"/>
          <w:woUserID w:val="6"/>
        </w:rPr>
      </w:pPr>
      <w:ins w:id="198" w:author="信仰" w:date="2026-10-15T21:54:17Z">
        <w:r>
          <w:rPr>
            <w:rFonts w:hint="eastAsia" w:ascii="华文仿宋" w:hAnsi="华文仿宋" w:eastAsia="华文仿宋" w:cs="华文仿宋"/>
            <w:color w:val="000000"/>
            <w:kern w:val="0"/>
            <w:sz w:val="32"/>
            <w:szCs w:val="32"/>
            <w:lang w:val="en-US" w:eastAsia="zh-CN" w:bidi="ar"/>
            <w:woUserID w:val="6"/>
          </w:rPr>
          <w:t>将岗位内控责任清单中的控制措施编号与矩阵中的控制措施编号相互比对。如果矩阵中有的控制措施编号在岗位内控责任清单中没有，则在矩阵中提示“请核实岗位内控责任清单编制是否完整”；如果岗位内控责任清单中有的控制措施编号在矩阵中没有，则在岗位内控责任清单中提示“矩阵中没有该条控制措施请核实是否需要保留”。</w:t>
        </w:r>
      </w:ins>
    </w:p>
    <w:p w14:paraId="063AADAD">
      <w:pPr>
        <w:pStyle w:val="3"/>
        <w:keepNext/>
        <w:keepLines/>
        <w:widowControl/>
        <w:numPr>
          <w:ilvl w:val="1"/>
          <w:numId w:val="0"/>
        </w:numPr>
        <w:suppressLineNumbers w:val="0"/>
        <w:snapToGrid w:val="0"/>
        <w:spacing w:before="0" w:beforeAutospacing="0" w:after="0" w:afterAutospacing="0"/>
        <w:ind w:right="0" w:firstLine="0"/>
        <w:outlineLvl w:val="1"/>
        <w:rPr>
          <w:ins w:id="199" w:author="信仰" w:date="2026-10-15T21:53:38Z"/>
          <w:rFonts w:hint="eastAsia" w:eastAsia="微软雅黑"/>
          <w:lang w:eastAsia="zh"/>
          <w:woUserID w:val="3"/>
        </w:rPr>
      </w:pPr>
      <w:ins w:id="200" w:author="信仰" w:date="2026-10-15T22:02:25Z">
        <w:r>
          <w:rPr>
            <w:rFonts w:hint="eastAsia" w:ascii="Arial" w:hAnsi="Arial" w:eastAsia="微软雅黑" w:cs="Times New Roman"/>
            <w:b/>
            <w:kern w:val="2"/>
            <w:sz w:val="32"/>
            <w:szCs w:val="24"/>
            <w:lang w:val="en-US" w:eastAsia="zh-CN" w:bidi="ar-SA"/>
            <w:woUserID w:val="3"/>
          </w:rPr>
          <w:t>（</w:t>
        </w:r>
      </w:ins>
      <w:ins w:id="201" w:author="信仰" w:date="2026-10-24T19:01:19Z">
        <w:r>
          <w:rPr>
            <w:rFonts w:hint="eastAsia" w:cs="Times New Roman"/>
            <w:b/>
            <w:kern w:val="2"/>
            <w:sz w:val="32"/>
            <w:szCs w:val="24"/>
            <w:lang w:val="en-US" w:eastAsia="zh" w:bidi="ar-SA"/>
            <w:woUserID w:val="3"/>
          </w:rPr>
          <w:t>三</w:t>
        </w:r>
      </w:ins>
      <w:ins w:id="202" w:author="信仰" w:date="2026-10-15T22:02:25Z">
        <w:r>
          <w:rPr>
            <w:rFonts w:hint="eastAsia" w:ascii="Arial" w:hAnsi="Arial" w:eastAsia="微软雅黑" w:cs="Times New Roman"/>
            <w:b/>
            <w:kern w:val="2"/>
            <w:sz w:val="32"/>
            <w:szCs w:val="24"/>
            <w:lang w:val="en-US" w:eastAsia="zh-CN" w:bidi="ar-SA"/>
            <w:woUserID w:val="3"/>
          </w:rPr>
          <w:t>）</w:t>
        </w:r>
      </w:ins>
      <w:ins w:id="203" w:author="信仰" w:date="2026-10-15T21:53:38Z">
        <w:r>
          <w:rPr>
            <w:rFonts w:hint="eastAsia"/>
            <w:lang w:val="en-US" w:eastAsia="zh-CN"/>
            <w:woUserID w:val="3"/>
          </w:rPr>
          <w:t>不相容岗位清单</w:t>
        </w:r>
      </w:ins>
      <w:ins w:id="204" w:author="信仰" w:date="2026-10-15T22:04:37Z">
        <w:r>
          <w:rPr>
            <w:rFonts w:hint="eastAsia"/>
            <w:lang w:val="en-US" w:eastAsia="zh"/>
            <w:woUserID w:val="3"/>
          </w:rPr>
          <w:t>审核</w:t>
        </w:r>
      </w:ins>
    </w:p>
    <w:p w14:paraId="60C85FC9">
      <w:pPr>
        <w:keepNext w:val="0"/>
        <w:keepLines w:val="0"/>
        <w:widowControl/>
        <w:suppressLineNumbers w:val="0"/>
        <w:snapToGrid w:val="0"/>
        <w:spacing w:before="0" w:beforeAutospacing="0" w:after="0" w:afterAutospacing="0" w:line="560" w:lineRule="exact"/>
        <w:ind w:left="0" w:right="0" w:firstLine="640"/>
        <w:jc w:val="both"/>
        <w:rPr>
          <w:ins w:id="205" w:author="信仰" w:date="2026-10-15T21:53:38Z"/>
          <w:rFonts w:hint="eastAsia" w:ascii="华文仿宋" w:hAnsi="华文仿宋" w:eastAsia="华文仿宋" w:cs="华文仿宋"/>
          <w:color w:val="000000"/>
          <w:kern w:val="0"/>
          <w:sz w:val="32"/>
          <w:szCs w:val="32"/>
          <w:woUserID w:val="3"/>
        </w:rPr>
      </w:pPr>
      <w:ins w:id="206" w:author="信仰" w:date="2026-10-15T21:53:38Z">
        <w:r>
          <w:rPr>
            <w:rFonts w:hint="eastAsia" w:ascii="华文仿宋" w:hAnsi="华文仿宋" w:eastAsia="华文仿宋" w:cs="华文仿宋"/>
            <w:color w:val="000000"/>
            <w:kern w:val="0"/>
            <w:sz w:val="32"/>
            <w:szCs w:val="32"/>
            <w:lang w:val="en-US" w:eastAsia="zh-CN" w:bidi="ar"/>
            <w:woUserID w:val="3"/>
          </w:rPr>
          <w:t>检查范围：仅检查是否提供了独立的不相容岗位清单（可以是单独文件、独立工作表，或在原表中有明确划分的填报区域）。</w:t>
        </w:r>
      </w:ins>
    </w:p>
    <w:p w14:paraId="0AD7098D">
      <w:pPr>
        <w:keepNext w:val="0"/>
        <w:keepLines w:val="0"/>
        <w:widowControl/>
        <w:suppressLineNumbers w:val="0"/>
        <w:snapToGrid w:val="0"/>
        <w:spacing w:before="0" w:beforeAutospacing="0" w:after="0" w:afterAutospacing="0" w:line="560" w:lineRule="exact"/>
        <w:ind w:left="0" w:right="0" w:firstLine="640"/>
        <w:jc w:val="both"/>
        <w:rPr>
          <w:ins w:id="207" w:author="信仰" w:date="2026-10-15T22:12:50Z"/>
          <w:rFonts w:hint="eastAsia" w:ascii="华文仿宋" w:hAnsi="华文仿宋" w:eastAsia="华文仿宋" w:cs="华文仿宋"/>
          <w:color w:val="000000"/>
          <w:kern w:val="0"/>
          <w:sz w:val="32"/>
          <w:szCs w:val="32"/>
          <w:lang w:val="en-US" w:bidi="ar"/>
          <w:woUserID w:val="3"/>
        </w:rPr>
      </w:pPr>
      <w:ins w:id="208" w:author="信仰" w:date="2026-10-15T22:12:50Z">
        <w:r>
          <w:rPr>
            <w:rFonts w:hint="eastAsia" w:ascii="华文仿宋" w:hAnsi="华文仿宋" w:eastAsia="华文仿宋" w:cs="华文仿宋"/>
            <w:color w:val="000000"/>
            <w:kern w:val="0"/>
            <w:sz w:val="32"/>
            <w:szCs w:val="32"/>
            <w:lang w:val="en-US" w:eastAsia="zh-CN" w:bidi="ar"/>
            <w:woUserID w:val="3"/>
          </w:rPr>
          <w:t>矩阵中“不相容岗位”列有“√”的控制措施编号，应该在不相容岗位清单有对应的控制措施编号且岗位A、岗位B不能为空，否则在矩阵中提示“请补充不相容岗位清单”；不相容岗位清单中已有的控制措施编号在矩阵中对应的控制措施编号行的“不相容岗位”列应当有“√”，否则在矩阵中提示“请核实是否存在不相容岗位”。</w:t>
        </w:r>
      </w:ins>
    </w:p>
    <w:p w14:paraId="40524278">
      <w:pPr>
        <w:keepNext w:val="0"/>
        <w:keepLines w:val="0"/>
        <w:widowControl/>
        <w:suppressLineNumbers w:val="0"/>
        <w:snapToGrid w:val="0"/>
        <w:spacing w:before="0" w:beforeAutospacing="0" w:after="0" w:afterAutospacing="0" w:line="560" w:lineRule="exact"/>
        <w:ind w:left="0" w:right="0" w:firstLine="640"/>
        <w:jc w:val="both"/>
        <w:rPr>
          <w:ins w:id="209" w:author="信仰" w:date="2026-10-15T22:12:41Z"/>
          <w:rFonts w:hint="eastAsia" w:ascii="华文仿宋" w:hAnsi="华文仿宋" w:eastAsia="华文仿宋" w:cs="华文仿宋"/>
          <w:color w:val="000000"/>
          <w:kern w:val="0"/>
          <w:sz w:val="32"/>
          <w:szCs w:val="32"/>
          <w:lang w:val="en-US" w:eastAsia="zh-CN" w:bidi="ar"/>
          <w:woUserID w:val="3"/>
        </w:rPr>
      </w:pPr>
      <w:ins w:id="210" w:author="信仰" w:date="2026-10-15T22:12:50Z">
        <w:r>
          <w:rPr>
            <w:rFonts w:hint="eastAsia" w:ascii="华文仿宋" w:hAnsi="华文仿宋" w:eastAsia="华文仿宋" w:cs="华文仿宋"/>
            <w:color w:val="000000"/>
            <w:sz w:val="32"/>
            <w:szCs w:val="32"/>
            <w:lang w:val="en-US" w:eastAsia="zh-CN" w:bidi="ar"/>
            <w:woUserID w:val="3"/>
          </w:rPr>
          <w:t>不相容岗位清单中，同一控制措施下，岗位A、岗位B等岗位名称不能相同，否则在不相容岗位清单中提示“岗位名称相同，请确认是否为不相容岗位”。</w:t>
        </w:r>
      </w:ins>
    </w:p>
    <w:p w14:paraId="734C298C">
      <w:pPr>
        <w:keepNext w:val="0"/>
        <w:keepLines w:val="0"/>
        <w:widowControl/>
        <w:suppressLineNumbers w:val="0"/>
        <w:snapToGrid w:val="0"/>
        <w:spacing w:before="0" w:beforeAutospacing="0" w:after="0" w:afterAutospacing="0" w:line="560" w:lineRule="exact"/>
        <w:ind w:left="0" w:right="0" w:firstLine="640"/>
        <w:jc w:val="both"/>
        <w:rPr>
          <w:ins w:id="211" w:author="信仰" w:date="2026-10-15T21:53:38Z"/>
          <w:rFonts w:hint="eastAsia" w:ascii="华文仿宋" w:hAnsi="华文仿宋" w:eastAsia="华文仿宋" w:cs="华文仿宋"/>
          <w:color w:val="000000"/>
          <w:kern w:val="0"/>
          <w:sz w:val="32"/>
          <w:szCs w:val="32"/>
          <w:woUserID w:val="3"/>
        </w:rPr>
      </w:pPr>
      <w:ins w:id="212" w:author="信仰" w:date="2026-10-15T21:53:38Z">
        <w:r>
          <w:rPr>
            <w:rFonts w:hint="eastAsia" w:ascii="华文仿宋" w:hAnsi="华文仿宋" w:eastAsia="华文仿宋" w:cs="华文仿宋"/>
            <w:color w:val="000000"/>
            <w:kern w:val="0"/>
            <w:sz w:val="32"/>
            <w:szCs w:val="32"/>
            <w:lang w:val="en-US" w:eastAsia="zh-CN" w:bidi="ar"/>
            <w:woUserID w:val="3"/>
          </w:rPr>
          <w:t>容忍情形：清单虽已提供但无明细内容，或填写“无”“不涉及”的，不因内容空白而提出问题。</w:t>
        </w:r>
      </w:ins>
    </w:p>
    <w:p w14:paraId="6E73D712">
      <w:pPr>
        <w:keepNext w:val="0"/>
        <w:keepLines w:val="0"/>
        <w:widowControl/>
        <w:suppressLineNumbers w:val="0"/>
        <w:snapToGrid w:val="0"/>
        <w:spacing w:before="0" w:beforeAutospacing="0" w:after="0" w:afterAutospacing="0" w:line="560" w:lineRule="exact"/>
        <w:ind w:left="0" w:right="0" w:firstLine="0"/>
        <w:jc w:val="both"/>
        <w:rPr>
          <w:ins w:id="213" w:author="信仰" w:date="2026-10-15T21:53:38Z"/>
          <w:rFonts w:hint="eastAsia" w:ascii="华文仿宋" w:hAnsi="华文仿宋" w:eastAsia="华文仿宋" w:cs="华文仿宋"/>
          <w:color w:val="000000"/>
          <w:kern w:val="0"/>
          <w:sz w:val="32"/>
          <w:szCs w:val="32"/>
          <w:woUserID w:val="3"/>
        </w:rPr>
      </w:pPr>
      <w:ins w:id="214" w:author="信仰" w:date="2026-10-15T21:53:38Z">
        <w:r>
          <w:rPr>
            <w:rFonts w:hint="eastAsia" w:ascii="华文仿宋" w:hAnsi="华文仿宋" w:eastAsia="华文仿宋" w:cs="华文仿宋"/>
            <w:color w:val="000000"/>
            <w:kern w:val="0"/>
            <w:sz w:val="32"/>
            <w:szCs w:val="32"/>
            <w:lang w:val="en-US" w:eastAsia="zh-CN" w:bidi="ar"/>
            <w:woUserID w:val="3"/>
          </w:rPr>
          <w:t>应提问题情形：如缺失上述清单（无独立文件、无独立工作表、亦无明确填报区域），则提出问题。</w:t>
        </w:r>
      </w:ins>
    </w:p>
    <w:p w14:paraId="6D8CA7F6">
      <w:pPr>
        <w:pStyle w:val="3"/>
        <w:keepNext/>
        <w:keepLines/>
        <w:widowControl/>
        <w:numPr>
          <w:ilvl w:val="1"/>
          <w:numId w:val="0"/>
        </w:numPr>
        <w:suppressLineNumbers w:val="0"/>
        <w:snapToGrid w:val="0"/>
        <w:spacing w:before="0" w:beforeAutospacing="0" w:after="0" w:afterAutospacing="0"/>
        <w:ind w:right="0" w:firstLine="0"/>
        <w:outlineLvl w:val="1"/>
        <w:rPr>
          <w:ins w:id="216" w:author="信仰" w:date="2026-10-24T15:29:14Z"/>
          <w:rFonts w:hint="eastAsia" w:ascii="Arial" w:hAnsi="Arial" w:eastAsia="微软雅黑" w:cs="Times New Roman"/>
          <w:b/>
          <w:bCs w:val="0"/>
          <w:color w:val="EE0000"/>
          <w:sz w:val="32"/>
          <w:szCs w:val="24"/>
          <w:lang w:val="en-US" w:bidi="ar-SA"/>
          <w:rPrChange w:id="217" w:author="信仰" w:date="2026-10-24T15:29:27Z">
            <w:rPr>
              <w:ins w:id="218" w:author="信仰" w:date="2026-10-24T15:29:14Z"/>
              <w:rFonts w:hint="eastAsia" w:ascii="华文楷体" w:hAnsi="华文楷体" w:eastAsia="华文楷体" w:cs="华文楷体"/>
              <w:b/>
              <w:bCs/>
              <w:color w:val="EE0000"/>
              <w:sz w:val="32"/>
              <w:szCs w:val="32"/>
              <w:lang w:val="en-US" w:bidi="ar"/>
              <w:woUserID w:val="3"/>
            </w:rPr>
          </w:rPrChange>
          <w:woUserID w:val="3"/>
        </w:rPr>
        <w:pPrChange w:id="215" w:author="信仰" w:date="2026-10-24T15:29:27Z">
          <w:pPr>
            <w:keepNext/>
            <w:keepLines/>
            <w:widowControl/>
            <w:suppressLineNumbers w:val="0"/>
            <w:snapToGrid w:val="0"/>
            <w:spacing w:before="0" w:beforeAutospacing="0" w:after="0" w:afterAutospacing="0" w:line="560" w:lineRule="exact"/>
            <w:ind w:left="0" w:right="0" w:firstLine="640"/>
            <w:jc w:val="both"/>
            <w:outlineLvl w:val="1"/>
          </w:pPr>
        </w:pPrChange>
      </w:pPr>
      <w:ins w:id="219" w:author="信仰" w:date="2026-10-24T15:29:14Z">
        <w:r>
          <w:rPr>
            <w:rFonts w:hint="eastAsia" w:ascii="Arial" w:hAnsi="Arial" w:eastAsia="微软雅黑" w:cs="Times New Roman"/>
            <w:b/>
            <w:bCs w:val="0"/>
            <w:color w:val="EE0000"/>
            <w:kern w:val="2"/>
            <w:sz w:val="32"/>
            <w:szCs w:val="24"/>
            <w:lang w:val="en-US" w:eastAsia="zh-CN" w:bidi="ar-SA"/>
            <w:rPrChange w:id="220" w:author="信仰" w:date="2026-10-24T15:29:27Z">
              <w:rPr>
                <w:rFonts w:hint="eastAsia" w:ascii="华文楷体" w:hAnsi="华文楷体" w:eastAsia="华文楷体" w:cs="华文楷体"/>
                <w:b/>
                <w:bCs/>
                <w:color w:val="EE0000"/>
                <w:kern w:val="2"/>
                <w:sz w:val="32"/>
                <w:szCs w:val="32"/>
                <w:lang w:val="en-US" w:eastAsia="zh-CN" w:bidi="ar"/>
                <w:woUserID w:val="3"/>
              </w:rPr>
            </w:rPrChange>
            <w:woUserID w:val="3"/>
          </w:rPr>
          <w:t>（</w:t>
        </w:r>
      </w:ins>
      <w:ins w:id="221" w:author="信仰" w:date="2026-10-24T19:01:23Z">
        <w:r>
          <w:rPr>
            <w:rFonts w:hint="eastAsia" w:cs="Times New Roman"/>
            <w:b/>
            <w:bCs w:val="0"/>
            <w:color w:val="EE0000"/>
            <w:kern w:val="2"/>
            <w:sz w:val="32"/>
            <w:szCs w:val="24"/>
            <w:lang w:val="en-US" w:eastAsia="zh" w:bidi="ar-SA"/>
            <w:woUserID w:val="3"/>
          </w:rPr>
          <w:t>四</w:t>
        </w:r>
      </w:ins>
      <w:ins w:id="222" w:author="信仰" w:date="2026-10-24T15:29:14Z">
        <w:r>
          <w:rPr>
            <w:rFonts w:hint="eastAsia" w:ascii="Arial" w:hAnsi="Arial" w:eastAsia="微软雅黑" w:cs="Times New Roman"/>
            <w:b/>
            <w:bCs w:val="0"/>
            <w:color w:val="EE0000"/>
            <w:kern w:val="2"/>
            <w:sz w:val="32"/>
            <w:szCs w:val="24"/>
            <w:lang w:val="en-US" w:eastAsia="zh-CN" w:bidi="ar-SA"/>
            <w:rPrChange w:id="223" w:author="信仰" w:date="2026-10-24T15:29:27Z">
              <w:rPr>
                <w:rFonts w:hint="eastAsia" w:ascii="华文楷体" w:hAnsi="华文楷体" w:eastAsia="华文楷体" w:cs="华文楷体"/>
                <w:b/>
                <w:bCs/>
                <w:color w:val="EE0000"/>
                <w:kern w:val="2"/>
                <w:sz w:val="32"/>
                <w:szCs w:val="32"/>
                <w:lang w:val="en-US" w:eastAsia="zh-CN" w:bidi="ar"/>
                <w:woUserID w:val="3"/>
              </w:rPr>
            </w:rPrChange>
            <w:woUserID w:val="3"/>
          </w:rPr>
          <w:t>）不相容岗位清单与岗位内控责任清单逻辑匹配性审核</w:t>
        </w:r>
      </w:ins>
    </w:p>
    <w:p w14:paraId="6B3FC79D">
      <w:pPr>
        <w:keepNext w:val="0"/>
        <w:keepLines w:val="0"/>
        <w:widowControl/>
        <w:suppressLineNumbers w:val="0"/>
        <w:snapToGrid w:val="0"/>
        <w:spacing w:before="0" w:beforeAutospacing="0" w:after="0" w:afterAutospacing="0" w:line="560" w:lineRule="exact"/>
        <w:ind w:left="0" w:right="0" w:firstLine="640"/>
        <w:jc w:val="both"/>
        <w:rPr>
          <w:ins w:id="224" w:author="信仰" w:date="2026-10-24T15:29:14Z"/>
          <w:rFonts w:hint="eastAsia" w:ascii="华文仿宋" w:hAnsi="华文仿宋" w:eastAsia="华文仿宋" w:cs="华文仿宋"/>
          <w:color w:val="EE0000"/>
          <w:kern w:val="0"/>
          <w:sz w:val="32"/>
          <w:szCs w:val="32"/>
          <w:lang w:val="en-US" w:bidi="ar"/>
          <w:woUserID w:val="3"/>
        </w:rPr>
      </w:pPr>
      <w:ins w:id="225" w:author="信仰" w:date="2026-10-24T15:29:14Z">
        <w:r>
          <w:rPr>
            <w:rFonts w:hint="eastAsia" w:ascii="华文仿宋" w:hAnsi="华文仿宋" w:eastAsia="华文仿宋" w:cs="华文仿宋"/>
            <w:color w:val="EE0000"/>
            <w:kern w:val="0"/>
            <w:sz w:val="32"/>
            <w:szCs w:val="32"/>
            <w:lang w:val="en-US" w:eastAsia="zh-CN" w:bidi="ar"/>
            <w:woUserID w:val="3"/>
          </w:rPr>
          <w:t>同一控制措施下，不相容岗位清单中填列的岗位名称应当在岗位内控责任清单中也有对应的岗位名称，否则在不相容岗位清单中提示“请核实不相容岗位清单中填列的岗位名称在岗位内控责任清单中是否填列”</w:t>
        </w:r>
      </w:ins>
    </w:p>
    <w:p w14:paraId="53325B27">
      <w:pPr>
        <w:pStyle w:val="3"/>
        <w:keepNext/>
        <w:keepLines/>
        <w:widowControl/>
        <w:numPr>
          <w:ilvl w:val="1"/>
          <w:numId w:val="0"/>
        </w:numPr>
        <w:suppressLineNumbers w:val="0"/>
        <w:snapToGrid w:val="0"/>
        <w:spacing w:before="0" w:beforeAutospacing="0" w:after="0" w:afterAutospacing="0"/>
        <w:ind w:right="0" w:firstLine="0"/>
        <w:outlineLvl w:val="1"/>
        <w:rPr>
          <w:ins w:id="226" w:author="信仰" w:date="2026-10-15T22:04:57Z"/>
          <w:rFonts w:hint="eastAsia" w:eastAsia="微软雅黑"/>
          <w:lang w:eastAsia="zh"/>
          <w:woUserID w:val="3"/>
        </w:rPr>
      </w:pPr>
      <w:ins w:id="227" w:author="信仰" w:date="2026-10-15T22:04:57Z">
        <w:r>
          <w:rPr>
            <w:rFonts w:hint="eastAsia" w:ascii="Arial" w:hAnsi="Arial" w:eastAsia="微软雅黑" w:cs="Times New Roman"/>
            <w:b/>
            <w:kern w:val="2"/>
            <w:sz w:val="32"/>
            <w:szCs w:val="24"/>
            <w:lang w:val="en-US" w:eastAsia="zh-CN" w:bidi="ar-SA"/>
            <w:woUserID w:val="3"/>
          </w:rPr>
          <w:t>（</w:t>
        </w:r>
      </w:ins>
      <w:ins w:id="228" w:author="信仰" w:date="2026-10-24T19:01:26Z">
        <w:r>
          <w:rPr>
            <w:rFonts w:hint="eastAsia" w:cs="Times New Roman"/>
            <w:b/>
            <w:kern w:val="2"/>
            <w:sz w:val="32"/>
            <w:szCs w:val="24"/>
            <w:lang w:val="en-US" w:eastAsia="zh" w:bidi="ar-SA"/>
            <w:woUserID w:val="3"/>
          </w:rPr>
          <w:t>五</w:t>
        </w:r>
      </w:ins>
      <w:ins w:id="229" w:author="信仰" w:date="2026-10-15T22:04:57Z">
        <w:r>
          <w:rPr>
            <w:rFonts w:hint="eastAsia" w:ascii="Arial" w:hAnsi="Arial" w:eastAsia="微软雅黑" w:cs="Times New Roman"/>
            <w:b/>
            <w:kern w:val="2"/>
            <w:sz w:val="32"/>
            <w:szCs w:val="24"/>
            <w:lang w:val="en-US" w:eastAsia="zh-CN" w:bidi="ar-SA"/>
            <w:woUserID w:val="3"/>
          </w:rPr>
          <w:t>）</w:t>
        </w:r>
      </w:ins>
      <w:ins w:id="230" w:author="信仰" w:date="2026-10-15T22:06:04Z">
        <w:r>
          <w:rPr>
            <w:rFonts w:hint="eastAsia" w:ascii="Arial" w:hAnsi="Arial" w:eastAsia="微软雅黑" w:cs="Times New Roman"/>
            <w:b/>
            <w:kern w:val="2"/>
            <w:sz w:val="32"/>
            <w:szCs w:val="24"/>
            <w:lang w:val="en-US" w:eastAsia="zh-CN" w:bidi="ar-SA"/>
            <w:woUserID w:val="3"/>
          </w:rPr>
          <w:t>系统控制规则清单控制方式匹配性审核</w:t>
        </w:r>
      </w:ins>
    </w:p>
    <w:p w14:paraId="6B90C193">
      <w:pPr>
        <w:keepNext w:val="0"/>
        <w:keepLines w:val="0"/>
        <w:widowControl/>
        <w:suppressLineNumbers w:val="0"/>
        <w:spacing w:before="0" w:beforeAutospacing="0" w:after="0" w:afterAutospacing="0" w:line="560" w:lineRule="exact"/>
        <w:ind w:left="0" w:right="0" w:firstLine="0"/>
        <w:jc w:val="both"/>
        <w:rPr>
          <w:ins w:id="231" w:author="你说的都对" w:date="2026-10-20T16:26:36Z"/>
          <w:rFonts w:hint="eastAsia" w:ascii="华文仿宋" w:hAnsi="华文仿宋" w:eastAsia="华文仿宋" w:cs="华文仿宋"/>
          <w:color w:val="FF0000"/>
          <w:kern w:val="0"/>
          <w:sz w:val="32"/>
          <w:szCs w:val="32"/>
          <w:woUserID w:val="6"/>
        </w:rPr>
      </w:pPr>
      <w:ins w:id="232" w:author="你说的都对" w:date="2026-10-20T16:26:36Z">
        <w:r>
          <w:rPr>
            <w:rFonts w:hint="eastAsia" w:ascii="华文仿宋" w:hAnsi="华文仿宋" w:eastAsia="华文仿宋" w:cs="华文仿宋"/>
            <w:b/>
            <w:bCs/>
            <w:color w:val="FF0000"/>
            <w:kern w:val="0"/>
            <w:sz w:val="32"/>
            <w:szCs w:val="32"/>
            <w:lang w:val="en-US" w:eastAsia="zh-CN" w:bidi="ar"/>
            <w:woUserID w:val="6"/>
          </w:rPr>
          <w:t>1. 控制措施编号匹配校验</w:t>
        </w:r>
      </w:ins>
    </w:p>
    <w:p w14:paraId="5B361CD9">
      <w:pPr>
        <w:keepNext w:val="0"/>
        <w:keepLines w:val="0"/>
        <w:widowControl/>
        <w:suppressLineNumbers w:val="0"/>
        <w:spacing w:before="0" w:beforeAutospacing="0" w:after="0" w:afterAutospacing="0" w:line="560" w:lineRule="exact"/>
        <w:ind w:left="0" w:right="0" w:firstLine="640"/>
        <w:jc w:val="both"/>
        <w:rPr>
          <w:ins w:id="233" w:author="你说的都对" w:date="2026-10-20T16:26:36Z"/>
          <w:rFonts w:hint="eastAsia" w:ascii="华文仿宋" w:hAnsi="华文仿宋" w:eastAsia="华文仿宋" w:cs="华文仿宋"/>
          <w:color w:val="FF0000"/>
          <w:kern w:val="0"/>
          <w:sz w:val="32"/>
          <w:szCs w:val="32"/>
          <w:woUserID w:val="6"/>
        </w:rPr>
      </w:pPr>
      <w:ins w:id="234" w:author="你说的都对" w:date="2026-10-20T16:26:36Z">
        <w:r>
          <w:rPr>
            <w:rFonts w:hint="eastAsia" w:ascii="华文仿宋" w:hAnsi="华文仿宋" w:eastAsia="华文仿宋" w:cs="华文仿宋"/>
            <w:color w:val="FF0000"/>
            <w:kern w:val="0"/>
            <w:sz w:val="32"/>
            <w:szCs w:val="32"/>
            <w:lang w:val="en-US" w:eastAsia="zh-CN" w:bidi="ar"/>
            <w:woUserID w:val="6"/>
          </w:rPr>
          <w:t>（1）</w:t>
        </w:r>
      </w:ins>
      <w:ins w:id="235" w:author="你说的都对" w:date="2026-10-20T16:26:36Z">
        <w:r>
          <w:rPr>
            <w:rFonts w:hint="eastAsia" w:ascii="华文仿宋" w:hAnsi="华文仿宋" w:eastAsia="华文仿宋" w:cs="华文仿宋"/>
            <w:b/>
            <w:bCs/>
            <w:color w:val="FF0000"/>
            <w:kern w:val="0"/>
            <w:sz w:val="32"/>
            <w:szCs w:val="32"/>
            <w:lang w:val="en-US" w:eastAsia="zh-CN" w:bidi="ar"/>
            <w:woUserID w:val="6"/>
          </w:rPr>
          <w:t>矩阵与系统控制规则清单的双向匹配校验。</w:t>
        </w:r>
      </w:ins>
      <w:ins w:id="236" w:author="你说的都对" w:date="2026-10-20T16:26:36Z">
        <w:r>
          <w:rPr>
            <w:rFonts w:hint="eastAsia" w:ascii="华文仿宋" w:hAnsi="华文仿宋" w:eastAsia="华文仿宋" w:cs="华文仿宋"/>
            <w:color w:val="FF0000"/>
            <w:kern w:val="0"/>
            <w:sz w:val="32"/>
            <w:szCs w:val="32"/>
            <w:lang w:val="en-US" w:eastAsia="zh-CN" w:bidi="ar"/>
            <w:woUserID w:val="6"/>
          </w:rPr>
          <w:t>矩阵中控制方式为“系统待建”“系统已建”“线上管控-待建”或“线上管控-已建”的控制措施编号，应在系统控制规则清单中存在对应行项目；若不存在，则在矩阵中提示：“需核实系统控制规则清单是否完整”。</w:t>
        </w:r>
      </w:ins>
    </w:p>
    <w:p w14:paraId="62E6BAFD">
      <w:pPr>
        <w:keepNext w:val="0"/>
        <w:keepLines w:val="0"/>
        <w:widowControl/>
        <w:suppressLineNumbers w:val="0"/>
        <w:spacing w:before="0" w:beforeAutospacing="0" w:after="0" w:afterAutospacing="0" w:line="560" w:lineRule="exact"/>
        <w:ind w:left="0" w:right="0" w:firstLine="640"/>
        <w:jc w:val="both"/>
        <w:rPr>
          <w:ins w:id="237" w:author="你说的都对" w:date="2026-10-20T16:26:36Z"/>
          <w:rFonts w:hint="eastAsia" w:ascii="华文仿宋" w:hAnsi="华文仿宋" w:eastAsia="华文仿宋" w:cs="华文仿宋"/>
          <w:color w:val="FF0000"/>
          <w:kern w:val="0"/>
          <w:sz w:val="32"/>
          <w:szCs w:val="32"/>
          <w:woUserID w:val="6"/>
        </w:rPr>
      </w:pPr>
      <w:ins w:id="238" w:author="你说的都对" w:date="2026-10-20T16:26:36Z">
        <w:r>
          <w:rPr>
            <w:rFonts w:hint="eastAsia" w:ascii="华文仿宋" w:hAnsi="华文仿宋" w:eastAsia="华文仿宋" w:cs="华文仿宋"/>
            <w:color w:val="FF0000"/>
            <w:kern w:val="0"/>
            <w:sz w:val="32"/>
            <w:szCs w:val="32"/>
            <w:lang w:val="en-US" w:eastAsia="zh-CN" w:bidi="ar"/>
            <w:woUserID w:val="6"/>
          </w:rPr>
          <w:t>（2）系统控制规则清单中建设状态为“系统待建”“系统已建”“线上管控-待建”或“线上管控-已建”的控制措施编号，应在矩阵中存在对应行项目；若不存在，则在系统控制规则清单中提示：“需核实矩阵中是否有该条措施或控制方式是否正确”。</w:t>
        </w:r>
      </w:ins>
    </w:p>
    <w:p w14:paraId="36FFF83F">
      <w:pPr>
        <w:keepNext w:val="0"/>
        <w:keepLines w:val="0"/>
        <w:widowControl/>
        <w:suppressLineNumbers w:val="0"/>
        <w:spacing w:before="0" w:beforeAutospacing="0" w:after="0" w:afterAutospacing="0" w:line="560" w:lineRule="exact"/>
        <w:ind w:left="0" w:right="0" w:firstLine="0"/>
        <w:jc w:val="both"/>
        <w:rPr>
          <w:ins w:id="239" w:author="你说的都对" w:date="2026-10-20T16:26:36Z"/>
          <w:rFonts w:hint="eastAsia" w:ascii="华文仿宋" w:hAnsi="华文仿宋" w:eastAsia="华文仿宋" w:cs="华文仿宋"/>
          <w:color w:val="FF0000"/>
          <w:kern w:val="0"/>
          <w:sz w:val="32"/>
          <w:szCs w:val="32"/>
          <w:woUserID w:val="6"/>
        </w:rPr>
      </w:pPr>
      <w:ins w:id="240" w:author="你说的都对" w:date="2026-10-20T16:26:36Z">
        <w:r>
          <w:rPr>
            <w:rFonts w:hint="eastAsia" w:ascii="华文仿宋" w:hAnsi="华文仿宋" w:eastAsia="华文仿宋" w:cs="华文仿宋"/>
            <w:b/>
            <w:bCs/>
            <w:color w:val="FF0000"/>
            <w:kern w:val="0"/>
            <w:sz w:val="32"/>
            <w:szCs w:val="32"/>
            <w:lang w:val="en-US" w:eastAsia="zh-CN" w:bidi="ar"/>
            <w:woUserID w:val="6"/>
          </w:rPr>
          <w:t>2. 建设状态与控制方式一致性校验</w:t>
        </w:r>
      </w:ins>
    </w:p>
    <w:p w14:paraId="2DA1D1B8">
      <w:pPr>
        <w:keepNext w:val="0"/>
        <w:keepLines w:val="0"/>
        <w:widowControl/>
        <w:suppressLineNumbers w:val="0"/>
        <w:spacing w:before="0" w:beforeAutospacing="0" w:after="0" w:afterAutospacing="0" w:line="560" w:lineRule="exact"/>
        <w:ind w:left="0" w:right="0" w:firstLine="640"/>
        <w:jc w:val="both"/>
        <w:rPr>
          <w:ins w:id="241" w:author="你说的都对" w:date="2026-10-20T16:26:36Z"/>
          <w:rFonts w:hint="eastAsia" w:ascii="华文仿宋" w:hAnsi="华文仿宋" w:eastAsia="华文仿宋" w:cs="华文仿宋"/>
          <w:color w:val="FF0000"/>
          <w:kern w:val="0"/>
          <w:sz w:val="32"/>
          <w:szCs w:val="32"/>
          <w:woUserID w:val="6"/>
        </w:rPr>
      </w:pPr>
      <w:ins w:id="242" w:author="你说的都对" w:date="2026-10-20T16:26:36Z">
        <w:r>
          <w:rPr>
            <w:rFonts w:hint="eastAsia" w:ascii="华文仿宋" w:hAnsi="华文仿宋" w:eastAsia="华文仿宋" w:cs="华文仿宋"/>
            <w:color w:val="FF0000"/>
            <w:kern w:val="0"/>
            <w:sz w:val="32"/>
            <w:szCs w:val="32"/>
            <w:lang w:val="en-US" w:eastAsia="zh-CN" w:bidi="ar"/>
            <w:woUserID w:val="6"/>
          </w:rPr>
          <w:t>（1）</w:t>
        </w:r>
      </w:ins>
      <w:ins w:id="243" w:author="你说的都对" w:date="2026-10-20T16:26:36Z">
        <w:r>
          <w:rPr>
            <w:rFonts w:hint="eastAsia" w:ascii="华文仿宋" w:hAnsi="华文仿宋" w:eastAsia="华文仿宋" w:cs="华文仿宋"/>
            <w:b/>
            <w:bCs/>
            <w:color w:val="FF0000"/>
            <w:kern w:val="0"/>
            <w:sz w:val="32"/>
            <w:szCs w:val="32"/>
            <w:lang w:val="en-US" w:eastAsia="zh-CN" w:bidi="ar"/>
            <w:woUserID w:val="6"/>
          </w:rPr>
          <w:t>建设状态与控制方式的对应关系校验。</w:t>
        </w:r>
      </w:ins>
      <w:ins w:id="244" w:author="你说的都对" w:date="2026-10-20T16:26:36Z">
        <w:r>
          <w:rPr>
            <w:rFonts w:hint="eastAsia" w:ascii="华文仿宋" w:hAnsi="华文仿宋" w:eastAsia="华文仿宋" w:cs="华文仿宋"/>
            <w:color w:val="FF0000"/>
            <w:kern w:val="0"/>
            <w:sz w:val="32"/>
            <w:szCs w:val="32"/>
            <w:lang w:val="en-US" w:eastAsia="zh-CN" w:bidi="ar"/>
            <w:woUserID w:val="6"/>
          </w:rPr>
          <w:t>系统控制规则清单中的建设状态与矩阵中的控制方式应保持一致，具体规则如下：</w:t>
        </w:r>
      </w:ins>
    </w:p>
    <w:p w14:paraId="023FDF40">
      <w:pPr>
        <w:keepNext w:val="0"/>
        <w:keepLines w:val="0"/>
        <w:widowControl/>
        <w:suppressLineNumbers w:val="0"/>
        <w:snapToGrid w:val="0"/>
        <w:spacing w:before="0" w:beforeAutospacing="0" w:after="0" w:afterAutospacing="0" w:line="560" w:lineRule="exact"/>
        <w:ind w:left="960" w:right="0" w:hanging="480"/>
        <w:jc w:val="both"/>
        <w:rPr>
          <w:ins w:id="245" w:author="你说的都对" w:date="2026-10-20T16:26:36Z"/>
          <w:rFonts w:hint="eastAsia" w:ascii="华文仿宋" w:hAnsi="华文仿宋" w:eastAsia="华文仿宋" w:cs="华文仿宋"/>
          <w:color w:val="000000"/>
          <w:kern w:val="0"/>
          <w:sz w:val="32"/>
          <w:szCs w:val="32"/>
          <w:woUserID w:val="6"/>
        </w:rPr>
      </w:pPr>
      <w:ins w:id="246" w:author="你说的都对" w:date="2026-10-20T16:26:36Z">
        <w:r>
          <w:rPr>
            <w:rFonts w:hint="eastAsia" w:ascii="华文仿宋" w:hAnsi="华文仿宋" w:eastAsia="华文仿宋" w:cs="华文仿宋"/>
            <w:color w:val="000000"/>
            <w:kern w:val="0"/>
            <w:sz w:val="32"/>
            <w:szCs w:val="32"/>
            <w:lang w:val="en-US" w:eastAsia="zh-CN" w:bidi="ar"/>
            <w:woUserID w:val="6"/>
          </w:rPr>
          <w:t>• 建设状态为“系统待建”或“线上管控-待建”的，矩阵中的控制方式应为“系统待建”或“线上管控-待建”。</w:t>
        </w:r>
      </w:ins>
    </w:p>
    <w:p w14:paraId="47F2CE42">
      <w:pPr>
        <w:keepNext w:val="0"/>
        <w:keepLines w:val="0"/>
        <w:widowControl/>
        <w:suppressLineNumbers w:val="0"/>
        <w:snapToGrid w:val="0"/>
        <w:spacing w:before="0" w:beforeAutospacing="0" w:after="0" w:afterAutospacing="0" w:line="560" w:lineRule="exact"/>
        <w:ind w:left="960" w:right="0" w:hanging="480"/>
        <w:jc w:val="both"/>
        <w:rPr>
          <w:ins w:id="247" w:author="你说的都对" w:date="2026-10-20T16:26:36Z"/>
          <w:rFonts w:hint="eastAsia" w:ascii="华文仿宋" w:hAnsi="华文仿宋" w:eastAsia="华文仿宋" w:cs="华文仿宋"/>
          <w:color w:val="000000"/>
          <w:kern w:val="0"/>
          <w:sz w:val="32"/>
          <w:szCs w:val="32"/>
          <w:woUserID w:val="6"/>
        </w:rPr>
      </w:pPr>
      <w:ins w:id="248" w:author="你说的都对" w:date="2026-10-20T16:26:36Z">
        <w:r>
          <w:rPr>
            <w:rFonts w:hint="eastAsia" w:ascii="华文仿宋" w:hAnsi="华文仿宋" w:eastAsia="华文仿宋" w:cs="华文仿宋"/>
            <w:color w:val="000000"/>
            <w:kern w:val="0"/>
            <w:sz w:val="32"/>
            <w:szCs w:val="32"/>
            <w:lang w:val="en-US" w:eastAsia="zh-CN" w:bidi="ar"/>
            <w:woUserID w:val="6"/>
          </w:rPr>
          <w:t>• 建设状态为“系统已建”或“线上管控-已建”的，矩阵中的控制方式应为“系统已建”或“线上管控-已建”。</w:t>
        </w:r>
      </w:ins>
    </w:p>
    <w:p w14:paraId="38D4B67B">
      <w:pPr>
        <w:keepNext w:val="0"/>
        <w:keepLines w:val="0"/>
        <w:widowControl/>
        <w:suppressLineNumbers w:val="0"/>
        <w:spacing w:before="0" w:beforeAutospacing="0" w:after="0" w:afterAutospacing="0" w:line="560" w:lineRule="exact"/>
        <w:ind w:left="0" w:right="0" w:firstLine="640"/>
        <w:jc w:val="both"/>
        <w:rPr>
          <w:ins w:id="249" w:author="你说的都对" w:date="2026-10-20T16:26:36Z"/>
          <w:rFonts w:hint="eastAsia" w:ascii="华文仿宋" w:hAnsi="华文仿宋" w:eastAsia="华文仿宋" w:cs="华文仿宋"/>
          <w:color w:val="FF0000"/>
          <w:kern w:val="0"/>
          <w:sz w:val="32"/>
          <w:szCs w:val="32"/>
          <w:woUserID w:val="6"/>
        </w:rPr>
      </w:pPr>
      <w:ins w:id="250" w:author="你说的都对" w:date="2026-10-20T16:26:36Z">
        <w:r>
          <w:rPr>
            <w:rFonts w:hint="eastAsia" w:ascii="华文仿宋" w:hAnsi="华文仿宋" w:eastAsia="华文仿宋" w:cs="华文仿宋"/>
            <w:color w:val="FF0000"/>
            <w:kern w:val="0"/>
            <w:sz w:val="32"/>
            <w:szCs w:val="32"/>
            <w:lang w:val="en-US" w:eastAsia="zh-CN" w:bidi="ar"/>
            <w:woUserID w:val="6"/>
          </w:rPr>
          <w:t>不符合上述对应关系的，提示：“需核实建设状态是否正确”。</w:t>
        </w:r>
      </w:ins>
    </w:p>
    <w:p w14:paraId="518C6BC5">
      <w:pPr>
        <w:keepNext w:val="0"/>
        <w:keepLines w:val="0"/>
        <w:widowControl/>
        <w:numPr>
          <w:ilvl w:val="0"/>
          <w:numId w:val="3"/>
          <w:ins w:id="252" w:author="信仰" w:date="2026-10-24T15:31:05Z"/>
        </w:numPr>
        <w:suppressLineNumbers w:val="0"/>
        <w:spacing w:before="0" w:beforeAutospacing="0" w:after="0" w:afterAutospacing="0" w:line="560" w:lineRule="exact"/>
        <w:ind w:left="0" w:right="0" w:firstLine="640"/>
        <w:jc w:val="both"/>
        <w:rPr>
          <w:ins w:id="253" w:author="信仰" w:date="2026-10-24T15:31:05Z"/>
          <w:rFonts w:hint="eastAsia" w:ascii="华文仿宋" w:hAnsi="华文仿宋" w:eastAsia="华文仿宋" w:cs="华文仿宋"/>
          <w:color w:val="FF0000"/>
          <w:kern w:val="0"/>
          <w:sz w:val="32"/>
          <w:szCs w:val="32"/>
          <w:lang w:val="en-US" w:eastAsia="zh-CN" w:bidi="ar"/>
          <w:woUserID w:val="6"/>
        </w:rPr>
        <w:pPrChange w:id="251" w:author="信仰" w:date="2026-10-24T15:31:05Z">
          <w:pPr>
            <w:keepNext w:val="0"/>
            <w:keepLines w:val="0"/>
            <w:widowControl/>
            <w:suppressLineNumbers w:val="0"/>
            <w:spacing w:before="0" w:beforeAutospacing="0" w:after="0" w:afterAutospacing="0" w:line="560" w:lineRule="exact"/>
            <w:ind w:left="0" w:right="0" w:firstLine="640"/>
            <w:jc w:val="both"/>
          </w:pPr>
        </w:pPrChange>
      </w:pPr>
      <w:ins w:id="254" w:author="你说的都对" w:date="2026-10-20T16:26:36Z">
        <w:del w:id="255" w:author="信仰" w:date="2026-10-24T15:31:05Z">
          <w:r>
            <w:rPr>
              <w:rFonts w:hint="eastAsia" w:ascii="华文仿宋" w:hAnsi="华文仿宋" w:eastAsia="华文仿宋" w:cs="华文仿宋"/>
              <w:color w:val="FF0000"/>
              <w:kern w:val="0"/>
              <w:sz w:val="32"/>
              <w:szCs w:val="32"/>
              <w:lang w:val="en-US" w:eastAsia="zh-CN" w:bidi="ar"/>
              <w:woUserID w:val="6"/>
            </w:rPr>
            <w:delText>（2）</w:delText>
          </w:r>
        </w:del>
      </w:ins>
      <w:ins w:id="256" w:author="你说的都对" w:date="2026-10-20T16:26:36Z">
        <w:r>
          <w:rPr>
            <w:rFonts w:hint="eastAsia" w:ascii="华文仿宋" w:hAnsi="华文仿宋" w:eastAsia="华文仿宋" w:cs="华文仿宋"/>
            <w:b/>
            <w:bCs/>
            <w:color w:val="FF0000"/>
            <w:kern w:val="0"/>
            <w:sz w:val="32"/>
            <w:szCs w:val="32"/>
            <w:lang w:val="en-US" w:eastAsia="zh-CN" w:bidi="ar"/>
            <w:woUserID w:val="6"/>
          </w:rPr>
          <w:t>已纳入系统控制规则清单的措施校验。</w:t>
        </w:r>
      </w:ins>
      <w:ins w:id="257" w:author="你说的都对" w:date="2026-10-20T16:26:36Z">
        <w:r>
          <w:rPr>
            <w:rFonts w:hint="eastAsia" w:ascii="华文仿宋" w:hAnsi="华文仿宋" w:eastAsia="华文仿宋" w:cs="华文仿宋"/>
            <w:color w:val="FF0000"/>
            <w:kern w:val="0"/>
            <w:sz w:val="32"/>
            <w:szCs w:val="32"/>
            <w:lang w:val="en-US" w:eastAsia="zh-CN" w:bidi="ar"/>
            <w:woUserID w:val="6"/>
          </w:rPr>
          <w:t>对于系统控制规则清单中已有控制措施编号的措施，矩阵中对应的控制方式应为“系统待建”“系统已建”“线上管控-待建”或“线上管控-已建”。若不符合上述要求，则提示：“需核实系统规则清单中建设状态与矩阵中控制方式的一致性”。</w:t>
        </w:r>
      </w:ins>
    </w:p>
    <w:p w14:paraId="6818BC18">
      <w:pPr>
        <w:pStyle w:val="3"/>
        <w:keepNext/>
        <w:keepLines/>
        <w:widowControl/>
        <w:numPr>
          <w:ilvl w:val="1"/>
          <w:numId w:val="0"/>
        </w:numPr>
        <w:suppressLineNumbers w:val="0"/>
        <w:snapToGrid w:val="0"/>
        <w:spacing w:before="0" w:beforeAutospacing="0" w:after="0" w:afterAutospacing="0"/>
        <w:ind w:right="0" w:firstLine="0"/>
        <w:outlineLvl w:val="1"/>
        <w:rPr>
          <w:ins w:id="259" w:author="信仰" w:date="2026-10-24T15:31:07Z"/>
          <w:rFonts w:hint="eastAsia" w:ascii="Arial" w:hAnsi="Arial" w:eastAsia="微软雅黑" w:cs="Times New Roman"/>
          <w:b/>
          <w:bCs w:val="0"/>
          <w:color w:val="FF0000"/>
          <w:sz w:val="32"/>
          <w:szCs w:val="24"/>
          <w:lang w:val="en-US"/>
          <w:rPrChange w:id="260" w:author="信仰" w:date="2026-10-24T15:31:21Z">
            <w:rPr>
              <w:ins w:id="261" w:author="信仰" w:date="2026-10-24T15:31:07Z"/>
              <w:rFonts w:hint="eastAsia" w:ascii="华文楷体" w:hAnsi="华文楷体" w:eastAsia="华文楷体" w:cs="华文楷体"/>
              <w:b/>
              <w:bCs/>
              <w:color w:val="FF0000"/>
              <w:sz w:val="32"/>
              <w:szCs w:val="32"/>
              <w:lang w:val="en-US"/>
              <w:woUserID w:val="3"/>
            </w:rPr>
          </w:rPrChange>
          <w:woUserID w:val="3"/>
        </w:rPr>
        <w:pPrChange w:id="258" w:author="信仰" w:date="2026-10-24T15:31:21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262" w:author="信仰" w:date="2026-10-24T15:31:26Z">
        <w:r>
          <w:rPr>
            <w:rFonts w:hint="eastAsia" w:cs="Times New Roman"/>
            <w:b/>
            <w:bCs w:val="0"/>
            <w:kern w:val="2"/>
            <w:sz w:val="32"/>
            <w:szCs w:val="24"/>
            <w:lang w:val="en-US" w:eastAsia="zh" w:bidi="ar-SA"/>
            <w:woUserID w:val="3"/>
          </w:rPr>
          <w:t>（</w:t>
        </w:r>
      </w:ins>
      <w:ins w:id="263" w:author="信仰" w:date="2026-10-24T19:01:35Z">
        <w:r>
          <w:rPr>
            <w:rFonts w:hint="eastAsia" w:cs="Times New Roman"/>
            <w:b/>
            <w:bCs w:val="0"/>
            <w:kern w:val="2"/>
            <w:sz w:val="32"/>
            <w:szCs w:val="24"/>
            <w:lang w:val="en-US" w:eastAsia="zh" w:bidi="ar-SA"/>
            <w:woUserID w:val="3"/>
          </w:rPr>
          <w:t>六</w:t>
        </w:r>
      </w:ins>
      <w:ins w:id="264" w:author="信仰" w:date="2026-10-24T15:31:26Z">
        <w:r>
          <w:rPr>
            <w:rFonts w:hint="eastAsia" w:cs="Times New Roman"/>
            <w:b/>
            <w:bCs w:val="0"/>
            <w:kern w:val="2"/>
            <w:sz w:val="32"/>
            <w:szCs w:val="24"/>
            <w:lang w:val="en-US" w:eastAsia="zh" w:bidi="ar-SA"/>
            <w:woUserID w:val="3"/>
          </w:rPr>
          <w:t>）</w:t>
        </w:r>
      </w:ins>
      <w:ins w:id="265" w:author="信仰" w:date="2026-10-24T15:31:07Z">
        <w:r>
          <w:rPr>
            <w:rFonts w:hint="eastAsia" w:ascii="Arial" w:hAnsi="Arial" w:eastAsia="微软雅黑" w:cs="Times New Roman"/>
            <w:b/>
            <w:bCs w:val="0"/>
            <w:color w:val="FF0000"/>
            <w:kern w:val="2"/>
            <w:sz w:val="32"/>
            <w:szCs w:val="24"/>
            <w:lang w:val="en-US" w:eastAsia="zh-CN" w:bidi="ar-SA"/>
            <w:rPrChange w:id="266" w:author="信仰" w:date="2026-10-24T15:31:21Z">
              <w:rPr>
                <w:rFonts w:hint="eastAsia" w:ascii="华文楷体" w:hAnsi="华文楷体" w:eastAsia="华文楷体" w:cs="华文楷体"/>
                <w:b/>
                <w:bCs/>
                <w:color w:val="FF0000"/>
                <w:kern w:val="2"/>
                <w:sz w:val="32"/>
                <w:szCs w:val="32"/>
                <w:lang w:val="en-US" w:eastAsia="zh-CN" w:bidi="ar"/>
                <w:woUserID w:val="3"/>
              </w:rPr>
            </w:rPrChange>
            <w:woUserID w:val="3"/>
          </w:rPr>
          <w:t>标准库控制措施完整性审核</w:t>
        </w:r>
      </w:ins>
    </w:p>
    <w:p w14:paraId="5F96CD56">
      <w:pPr>
        <w:keepNext w:val="0"/>
        <w:keepLines w:val="0"/>
        <w:widowControl/>
        <w:suppressLineNumbers w:val="0"/>
        <w:snapToGrid w:val="0"/>
        <w:spacing w:before="0" w:beforeAutospacing="0" w:after="0" w:afterAutospacing="0" w:line="560" w:lineRule="exact"/>
        <w:ind w:left="0" w:right="0" w:firstLine="640"/>
        <w:jc w:val="both"/>
        <w:rPr>
          <w:ins w:id="268" w:author="你说的都对" w:date="2026-10-20T16:26:36Z"/>
          <w:rFonts w:hint="eastAsia" w:ascii="华文仿宋" w:hAnsi="华文仿宋" w:eastAsia="华文仿宋" w:cs="华文仿宋"/>
          <w:color w:val="FF0000"/>
          <w:kern w:val="0"/>
          <w:sz w:val="32"/>
          <w:szCs w:val="32"/>
          <w:lang w:val="en-US" w:eastAsia="zh-CN" w:bidi="ar"/>
          <w:woUserID w:val="6"/>
        </w:rPr>
        <w:pPrChange w:id="267" w:author="信仰" w:date="2026-10-24T15:32:30Z">
          <w:pPr>
            <w:keepNext w:val="0"/>
            <w:keepLines w:val="0"/>
            <w:widowControl/>
            <w:suppressLineNumbers w:val="0"/>
            <w:spacing w:before="0" w:beforeAutospacing="0" w:after="0" w:afterAutospacing="0" w:line="560" w:lineRule="exact"/>
            <w:ind w:left="0" w:right="0" w:firstLine="640"/>
            <w:jc w:val="both"/>
          </w:pPr>
        </w:pPrChange>
      </w:pPr>
      <w:ins w:id="269" w:author="信仰" w:date="2026-10-24T15:31:07Z">
        <w:r>
          <w:rPr>
            <w:rFonts w:hint="eastAsia" w:ascii="华文仿宋" w:hAnsi="华文仿宋" w:eastAsia="华文仿宋" w:cs="华文仿宋"/>
            <w:color w:val="FF0000"/>
            <w:kern w:val="0"/>
            <w:sz w:val="32"/>
            <w:szCs w:val="32"/>
            <w:lang w:val="en-US" w:eastAsia="zh-CN" w:bidi="ar"/>
            <w:woUserID w:val="3"/>
          </w:rPr>
          <w:t>根据附件2公司名称与单位性质匹配表确定对应公司的单位性质，按照附件1标准库中的单位性质，将对应性质单位的控制措施编号与标准库中的控制措施编号比对。如果标准库中对应公司性质下填列为“是”的控制措施编号在对应公司中没有，则提示“需核实标准库中适用的控制措施是否完整”；如果标准库中有的控制措施编号在对应单位中有，则提示“无异常”，根据标准库内容单独生成一张表格，表格以“标准库比对结果-xx公司”命名，其中字段包括矩阵名称、矩阵类型、控制措施编码、重庆控制措施编号、对应的单位性质、标记为“是”的单元格以及提示内容。</w:t>
        </w:r>
      </w:ins>
    </w:p>
    <w:p w14:paraId="5633F1E3">
      <w:pPr>
        <w:keepNext w:val="0"/>
        <w:keepLines w:val="0"/>
        <w:widowControl/>
        <w:suppressLineNumbers w:val="0"/>
        <w:spacing w:before="0" w:beforeAutospacing="0" w:after="0" w:afterAutospacing="0" w:line="560" w:lineRule="exact"/>
        <w:ind w:left="0" w:right="0" w:firstLine="640"/>
        <w:jc w:val="both"/>
        <w:rPr>
          <w:ins w:id="270" w:author="信仰" w:date="2026-10-15T22:06:24Z"/>
          <w:del w:id="271" w:author="你说的都对" w:date="2026-10-20T16:26:36Z"/>
          <w:rFonts w:hint="eastAsia" w:ascii="华文仿宋" w:hAnsi="华文仿宋" w:eastAsia="华文仿宋" w:cs="华文仿宋"/>
          <w:color w:val="FF0000"/>
          <w:kern w:val="0"/>
          <w:sz w:val="32"/>
          <w:szCs w:val="32"/>
          <w:lang w:val="en-US" w:bidi="ar"/>
          <w:woUserID w:val="6"/>
        </w:rPr>
      </w:pPr>
      <w:ins w:id="272" w:author="信仰" w:date="2026-10-15T22:06:24Z">
        <w:del w:id="273" w:author="你说的都对" w:date="2026-10-20T16:26:36Z">
          <w:r>
            <w:rPr>
              <w:rFonts w:hint="eastAsia" w:ascii="华文仿宋" w:hAnsi="华文仿宋" w:eastAsia="华文仿宋" w:cs="华文仿宋"/>
              <w:color w:val="FF0000"/>
              <w:kern w:val="0"/>
              <w:sz w:val="32"/>
              <w:szCs w:val="32"/>
              <w:lang w:val="en-US" w:eastAsia="zh-CN" w:bidi="ar"/>
              <w:woUserID w:val="6"/>
            </w:rPr>
            <w:delText>将矩阵中控制方式与系统控制规则清单中建设状态比对。矩阵中控制方式为“系统待建”</w:delText>
          </w:r>
        </w:del>
      </w:ins>
      <w:ins w:id="274" w:author="信仰" w:date="2026-10-20T15:35:54Z">
        <w:del w:id="275" w:author="你说的都对" w:date="2026-10-20T16:26:36Z">
          <w:r>
            <w:rPr>
              <w:rFonts w:hint="eastAsia" w:ascii="华文仿宋" w:hAnsi="华文仿宋" w:eastAsia="华文仿宋" w:cs="华文仿宋"/>
              <w:color w:val="000000"/>
              <w:sz w:val="32"/>
              <w:szCs w:val="32"/>
              <w:lang w:val="en-US" w:eastAsia="zh-CN" w:bidi="ar"/>
              <w:woUserID w:val="6"/>
            </w:rPr>
            <w:delText>、</w:delText>
          </w:r>
        </w:del>
      </w:ins>
      <w:ins w:id="276" w:author="信仰" w:date="2026-10-15T22:06:24Z">
        <w:del w:id="277" w:author="你说的都对" w:date="2026-10-20T16:26:36Z">
          <w:r>
            <w:rPr>
              <w:rFonts w:hint="eastAsia" w:ascii="华文仿宋" w:hAnsi="华文仿宋" w:eastAsia="华文仿宋" w:cs="华文仿宋"/>
              <w:color w:val="FF0000"/>
              <w:kern w:val="0"/>
              <w:sz w:val="32"/>
              <w:szCs w:val="32"/>
              <w:lang w:val="en-US" w:eastAsia="zh-CN" w:bidi="ar"/>
              <w:woUserID w:val="6"/>
            </w:rPr>
            <w:delText>“系统已建”</w:delText>
          </w:r>
        </w:del>
      </w:ins>
      <w:ins w:id="278" w:author="信仰" w:date="2026-10-20T15:36:15Z">
        <w:del w:id="279"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280" w:author="信仰" w:date="2026-10-20T15:38:26Z">
        <w:del w:id="281"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282" w:author="信仰" w:date="2026-10-20T15:36:15Z">
        <w:del w:id="283"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284" w:author="信仰" w:date="2026-10-15T22:06:24Z">
        <w:del w:id="285" w:author="你说的都对" w:date="2026-10-20T16:26:36Z">
          <w:r>
            <w:rPr>
              <w:rFonts w:hint="eastAsia" w:ascii="华文仿宋" w:hAnsi="华文仿宋" w:eastAsia="华文仿宋" w:cs="华文仿宋"/>
              <w:color w:val="FF0000"/>
              <w:kern w:val="0"/>
              <w:sz w:val="32"/>
              <w:szCs w:val="32"/>
              <w:lang w:val="en-US" w:eastAsia="zh-CN" w:bidi="ar"/>
              <w:woUserID w:val="6"/>
            </w:rPr>
            <w:delText>的控制措施编号，在系统控制规则清单中该控制措施编号应有对应的行项目，如果没有则在矩阵中提示“需核实系统控制规则清单是否完整”。系统控制规则清单中建设状态为“系统待建”</w:delText>
          </w:r>
        </w:del>
      </w:ins>
      <w:ins w:id="286" w:author="信仰" w:date="2026-10-20T15:36:34Z">
        <w:del w:id="287" w:author="你说的都对" w:date="2026-10-20T16:26:36Z">
          <w:r>
            <w:rPr>
              <w:rFonts w:hint="eastAsia" w:ascii="华文仿宋" w:hAnsi="华文仿宋" w:eastAsia="华文仿宋" w:cs="华文仿宋"/>
              <w:color w:val="FF0000"/>
              <w:kern w:val="0"/>
              <w:sz w:val="32"/>
              <w:szCs w:val="32"/>
              <w:lang w:val="en-US" w:eastAsia="zh" w:bidi="ar"/>
              <w:woUserID w:val="6"/>
            </w:rPr>
            <w:delText>、</w:delText>
          </w:r>
        </w:del>
      </w:ins>
      <w:ins w:id="288" w:author="信仰" w:date="2026-10-15T22:06:24Z">
        <w:del w:id="289" w:author="你说的都对" w:date="2026-10-20T16:26:36Z">
          <w:r>
            <w:rPr>
              <w:rFonts w:hint="eastAsia" w:ascii="华文仿宋" w:hAnsi="华文仿宋" w:eastAsia="华文仿宋" w:cs="华文仿宋"/>
              <w:color w:val="FF0000"/>
              <w:kern w:val="0"/>
              <w:sz w:val="32"/>
              <w:szCs w:val="32"/>
              <w:lang w:val="en-US" w:eastAsia="zh-CN" w:bidi="ar"/>
              <w:woUserID w:val="6"/>
            </w:rPr>
            <w:delText>“系统已建”</w:delText>
          </w:r>
        </w:del>
      </w:ins>
      <w:ins w:id="290" w:author="信仰" w:date="2026-10-20T15:36:35Z">
        <w:del w:id="291"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292" w:author="信仰" w:date="2026-10-20T15:38:36Z">
        <w:del w:id="293"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294" w:author="信仰" w:date="2026-10-20T15:36:35Z">
        <w:del w:id="295"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296" w:author="信仰" w:date="2026-10-15T22:06:24Z">
        <w:del w:id="297" w:author="你说的都对" w:date="2026-10-20T16:26:36Z">
          <w:r>
            <w:rPr>
              <w:rFonts w:hint="eastAsia" w:ascii="华文仿宋" w:hAnsi="华文仿宋" w:eastAsia="华文仿宋" w:cs="华文仿宋"/>
              <w:color w:val="FF0000"/>
              <w:kern w:val="0"/>
              <w:sz w:val="32"/>
              <w:szCs w:val="32"/>
              <w:lang w:val="en-US" w:eastAsia="zh-CN" w:bidi="ar"/>
              <w:woUserID w:val="6"/>
            </w:rPr>
            <w:delText>的控制措施编号，在矩阵中该控制措施编号应有对应的行项目，如果没有则在系统控制规则清单中提示“需核实矩阵中</w:delText>
          </w:r>
        </w:del>
      </w:ins>
      <w:ins w:id="298" w:author="信仰" w:date="2026-10-15T22:06:24Z">
        <w:del w:id="299" w:author="你说的都对" w:date="2026-10-20T16:26:36Z">
          <w:r>
            <w:rPr>
              <w:rFonts w:hint="eastAsia" w:ascii="华文仿宋" w:hAnsi="华文仿宋" w:eastAsia="华文仿宋" w:cs="华文仿宋"/>
              <w:color w:val="FF0000"/>
              <w:kern w:val="0"/>
              <w:sz w:val="32"/>
              <w:szCs w:val="32"/>
              <w:highlight w:val="yellow"/>
              <w:lang w:val="en-US" w:eastAsia="zh-CN" w:bidi="ar"/>
              <w:woUserID w:val="6"/>
            </w:rPr>
            <w:delText>是否有该条措施或</w:delText>
          </w:r>
        </w:del>
      </w:ins>
      <w:ins w:id="300" w:author="信仰" w:date="2026-10-15T22:06:24Z">
        <w:del w:id="301" w:author="你说的都对" w:date="2026-10-20T16:26:36Z">
          <w:r>
            <w:rPr>
              <w:rFonts w:hint="eastAsia" w:ascii="华文仿宋" w:hAnsi="华文仿宋" w:eastAsia="华文仿宋" w:cs="华文仿宋"/>
              <w:color w:val="FF0000"/>
              <w:kern w:val="0"/>
              <w:sz w:val="32"/>
              <w:szCs w:val="32"/>
              <w:lang w:val="en-US" w:eastAsia="zh-CN" w:bidi="ar"/>
              <w:woUserID w:val="6"/>
            </w:rPr>
            <w:delText>控制方式是否正确”。</w:delText>
          </w:r>
        </w:del>
      </w:ins>
    </w:p>
    <w:p w14:paraId="600062CA">
      <w:pPr>
        <w:keepNext w:val="0"/>
        <w:keepLines w:val="0"/>
        <w:widowControl/>
        <w:suppressLineNumbers w:val="0"/>
        <w:snapToGrid/>
        <w:spacing w:before="0" w:beforeAutospacing="0" w:after="0" w:afterAutospacing="0" w:line="560" w:lineRule="exact"/>
        <w:ind w:left="0" w:right="0" w:firstLine="640"/>
        <w:jc w:val="both"/>
        <w:outlineLvl w:val="9"/>
        <w:rPr>
          <w:ins w:id="303" w:author="信仰" w:date="2026-10-16T01:04:40Z"/>
          <w:del w:id="304" w:author="你说的都对" w:date="2026-10-20T16:26:36Z"/>
          <w:rFonts w:hint="eastAsia" w:ascii="华文仿宋" w:hAnsi="华文仿宋" w:eastAsia="华文仿宋" w:cs="华文仿宋"/>
          <w:color w:val="FF0000"/>
          <w:kern w:val="0"/>
          <w:sz w:val="32"/>
          <w:szCs w:val="32"/>
          <w:lang w:val="en-US" w:eastAsia="zh-CN" w:bidi="ar"/>
          <w:rPrChange w:id="305" w:author="信仰" w:date="2026-10-16T01:05:28Z">
            <w:rPr>
              <w:ins w:id="306" w:author="信仰" w:date="2026-10-16T01:04:40Z"/>
              <w:del w:id="307" w:author="你说的都对" w:date="2026-10-20T16:26:36Z"/>
              <w:rFonts w:hint="eastAsia" w:ascii="华文仿宋" w:hAnsi="华文仿宋" w:eastAsia="华文仿宋" w:cs="华文仿宋"/>
              <w:color w:val="FF0000"/>
              <w:kern w:val="2"/>
              <w:sz w:val="32"/>
              <w:szCs w:val="32"/>
              <w:lang w:val="en-US" w:eastAsia="zh-CN" w:bidi="ar"/>
              <w:woUserID w:val="3"/>
            </w:rPr>
          </w:rPrChange>
          <w:woUserID w:val="6"/>
        </w:rPr>
        <w:pPrChange w:id="302" w:author="信仰" w:date="2026-10-16T01:05:35Z">
          <w:pPr>
            <w:keepNext w:val="0"/>
            <w:keepLines w:val="0"/>
            <w:widowControl/>
            <w:suppressLineNumbers w:val="0"/>
            <w:snapToGrid/>
            <w:spacing w:before="0" w:beforeAutospacing="0" w:after="0" w:afterAutospacing="0" w:line="560" w:lineRule="exact"/>
            <w:ind w:left="0" w:right="0" w:firstLine="640"/>
            <w:jc w:val="both"/>
            <w:outlineLvl w:val="9"/>
          </w:pPr>
        </w:pPrChange>
      </w:pPr>
      <w:ins w:id="308" w:author="信仰" w:date="2026-10-15T22:06:24Z">
        <w:del w:id="309" w:author="你说的都对" w:date="2026-10-20T16:26:36Z">
          <w:r>
            <w:rPr>
              <w:rFonts w:hint="eastAsia" w:ascii="华文仿宋" w:hAnsi="华文仿宋" w:eastAsia="华文仿宋" w:cs="华文仿宋"/>
              <w:color w:val="FF0000"/>
              <w:kern w:val="0"/>
              <w:sz w:val="32"/>
              <w:szCs w:val="32"/>
              <w:lang w:val="en-US" w:eastAsia="zh-CN" w:bidi="ar"/>
              <w:rPrChange w:id="310"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系统控制规则清单中建设状态为“系统待建”</w:delText>
          </w:r>
        </w:del>
      </w:ins>
      <w:ins w:id="311" w:author="信仰" w:date="2026-10-20T15:37:04Z">
        <w:del w:id="312" w:author="你说的都对" w:date="2026-10-20T16:26:36Z">
          <w:r>
            <w:rPr>
              <w:rFonts w:hint="eastAsia" w:ascii="华文仿宋" w:hAnsi="华文仿宋" w:eastAsia="华文仿宋" w:cs="华文仿宋"/>
              <w:color w:val="000000"/>
              <w:sz w:val="32"/>
              <w:szCs w:val="32"/>
              <w:lang w:val="en-US" w:eastAsia="zh-CN" w:bidi="ar"/>
              <w:woUserID w:val="6"/>
            </w:rPr>
            <w:delText>或“线上管控-待建”</w:delText>
          </w:r>
        </w:del>
      </w:ins>
      <w:ins w:id="313" w:author="信仰" w:date="2026-10-15T22:06:24Z">
        <w:del w:id="314" w:author="你说的都对" w:date="2026-10-20T16:26:36Z">
          <w:r>
            <w:rPr>
              <w:rFonts w:hint="eastAsia" w:ascii="华文仿宋" w:hAnsi="华文仿宋" w:eastAsia="华文仿宋" w:cs="华文仿宋"/>
              <w:color w:val="FF0000"/>
              <w:kern w:val="0"/>
              <w:sz w:val="32"/>
              <w:szCs w:val="32"/>
              <w:lang w:val="en-US" w:eastAsia="zh-CN" w:bidi="ar"/>
              <w:rPrChange w:id="315"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的在矩阵中控制方式应当为“系统待建”</w:delText>
          </w:r>
        </w:del>
      </w:ins>
      <w:ins w:id="316" w:author="信仰" w:date="2026-10-20T15:37:13Z">
        <w:del w:id="317" w:author="你说的都对" w:date="2026-10-20T16:26:36Z">
          <w:r>
            <w:rPr>
              <w:rFonts w:hint="eastAsia" w:ascii="华文仿宋" w:hAnsi="华文仿宋" w:eastAsia="华文仿宋" w:cs="华文仿宋"/>
              <w:color w:val="000000"/>
              <w:sz w:val="32"/>
              <w:szCs w:val="32"/>
              <w:lang w:val="en-US" w:eastAsia="zh-CN" w:bidi="ar"/>
              <w:woUserID w:val="6"/>
            </w:rPr>
            <w:delText>或“线上管控-待建”</w:delText>
          </w:r>
        </w:del>
      </w:ins>
      <w:ins w:id="318" w:author="信仰" w:date="2026-10-15T22:06:24Z">
        <w:del w:id="319" w:author="你说的都对" w:date="2026-10-20T16:26:36Z">
          <w:r>
            <w:rPr>
              <w:rFonts w:hint="eastAsia" w:ascii="华文仿宋" w:hAnsi="华文仿宋" w:eastAsia="华文仿宋" w:cs="华文仿宋"/>
              <w:color w:val="FF0000"/>
              <w:kern w:val="0"/>
              <w:sz w:val="32"/>
              <w:szCs w:val="32"/>
              <w:lang w:val="en-US" w:eastAsia="zh-CN" w:bidi="ar"/>
              <w:rPrChange w:id="320"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，系统控制规则清单中建设状态为“系统已建”</w:delText>
          </w:r>
        </w:del>
      </w:ins>
      <w:ins w:id="321" w:author="信仰" w:date="2026-10-20T15:37:30Z">
        <w:del w:id="322" w:author="你说的都对" w:date="2026-10-20T16:26:36Z">
          <w:r>
            <w:rPr>
              <w:rFonts w:hint="eastAsia" w:ascii="华文仿宋" w:hAnsi="华文仿宋" w:eastAsia="华文仿宋" w:cs="华文仿宋"/>
              <w:color w:val="000000"/>
              <w:sz w:val="32"/>
              <w:szCs w:val="32"/>
              <w:lang w:val="en-US" w:eastAsia="zh-CN" w:bidi="ar"/>
              <w:woUserID w:val="6"/>
            </w:rPr>
            <w:delText>或“线上管控-已建”</w:delText>
          </w:r>
        </w:del>
      </w:ins>
      <w:ins w:id="323" w:author="信仰" w:date="2026-10-15T22:06:24Z">
        <w:del w:id="324" w:author="你说的都对" w:date="2026-10-20T16:26:36Z">
          <w:r>
            <w:rPr>
              <w:rFonts w:hint="eastAsia" w:ascii="华文仿宋" w:hAnsi="华文仿宋" w:eastAsia="华文仿宋" w:cs="华文仿宋"/>
              <w:color w:val="FF0000"/>
              <w:kern w:val="0"/>
              <w:sz w:val="32"/>
              <w:szCs w:val="32"/>
              <w:lang w:val="en-US" w:eastAsia="zh-CN" w:bidi="ar"/>
              <w:rPrChange w:id="325"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的在矩阵中控制方式应当为“系统已建”</w:delText>
          </w:r>
        </w:del>
      </w:ins>
      <w:ins w:id="326" w:author="信仰" w:date="2026-10-20T15:37:33Z">
        <w:del w:id="327" w:author="你说的都对" w:date="2026-10-20T16:26:36Z">
          <w:r>
            <w:rPr>
              <w:rFonts w:hint="eastAsia" w:ascii="华文仿宋" w:hAnsi="华文仿宋" w:eastAsia="华文仿宋" w:cs="华文仿宋"/>
              <w:color w:val="000000"/>
              <w:sz w:val="32"/>
              <w:szCs w:val="32"/>
              <w:lang w:val="en-US" w:eastAsia="zh-CN" w:bidi="ar"/>
              <w:woUserID w:val="6"/>
            </w:rPr>
            <w:delText>或“线上管控-已建”</w:delText>
          </w:r>
        </w:del>
      </w:ins>
      <w:ins w:id="328" w:author="信仰" w:date="2026-10-15T22:06:24Z">
        <w:del w:id="329" w:author="你说的都对" w:date="2026-10-20T16:26:36Z">
          <w:r>
            <w:rPr>
              <w:rFonts w:hint="eastAsia" w:ascii="华文仿宋" w:hAnsi="华文仿宋" w:eastAsia="华文仿宋" w:cs="华文仿宋"/>
              <w:color w:val="FF0000"/>
              <w:kern w:val="0"/>
              <w:sz w:val="32"/>
              <w:szCs w:val="32"/>
              <w:lang w:val="en-US" w:eastAsia="zh-CN" w:bidi="ar"/>
              <w:rPrChange w:id="330"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，否则提示“需核实建设状态是否正确”。</w:delText>
          </w:r>
        </w:del>
      </w:ins>
      <w:ins w:id="331" w:author="信仰" w:date="2026-10-15T22:06:24Z">
        <w:del w:id="332" w:author="你说的都对" w:date="2026-10-20T16:26:36Z">
          <w:r>
            <w:rPr>
              <w:rFonts w:hint="eastAsia" w:ascii="华文仿宋" w:hAnsi="华文仿宋" w:eastAsia="华文仿宋" w:cs="华文仿宋"/>
              <w:color w:val="FF0000"/>
              <w:kern w:val="0"/>
              <w:sz w:val="32"/>
              <w:szCs w:val="32"/>
              <w:highlight w:val="none"/>
              <w:lang w:val="en-US" w:eastAsia="zh-CN" w:bidi="ar"/>
              <w:rPrChange w:id="333" w:author="信仰" w:date="2026-10-16T01:05:28Z">
                <w:rPr>
                  <w:rFonts w:hint="eastAsia" w:ascii="华文仿宋" w:hAnsi="华文仿宋" w:eastAsia="华文仿宋" w:cs="华文仿宋"/>
                  <w:color w:val="FF0000"/>
                  <w:kern w:val="2"/>
                  <w:sz w:val="32"/>
                  <w:szCs w:val="32"/>
                  <w:highlight w:val="yellow"/>
                  <w:lang w:val="en-US" w:eastAsia="zh-CN" w:bidi="ar"/>
                  <w:woUserID w:val="3"/>
                </w:rPr>
              </w:rPrChange>
              <w:woUserID w:val="6"/>
            </w:rPr>
            <w:delText>系统控制规则清单中</w:delText>
          </w:r>
        </w:del>
      </w:ins>
      <w:ins w:id="334" w:author="信仰" w:date="2026-10-15T22:06:24Z">
        <w:del w:id="335" w:author="你说的都对" w:date="2026-10-20T16:26:36Z">
          <w:r>
            <w:rPr>
              <w:rFonts w:hint="eastAsia" w:ascii="华文仿宋" w:hAnsi="华文仿宋" w:eastAsia="华文仿宋" w:cs="华文仿宋"/>
              <w:color w:val="FF0000"/>
              <w:kern w:val="0"/>
              <w:sz w:val="32"/>
              <w:szCs w:val="32"/>
              <w:lang w:val="en-US" w:eastAsia="zh-CN" w:bidi="ar"/>
              <w:rPrChange w:id="336"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已有控制措施编号的，在矩阵中对应控制方式应当为“系统待建”</w:delText>
          </w:r>
        </w:del>
      </w:ins>
      <w:ins w:id="337" w:author="信仰" w:date="2026-10-20T15:37:44Z">
        <w:del w:id="338" w:author="你说的都对" w:date="2026-10-20T16:26:36Z">
          <w:r>
            <w:rPr>
              <w:rFonts w:hint="eastAsia" w:ascii="华文仿宋" w:hAnsi="华文仿宋" w:eastAsia="华文仿宋" w:cs="华文仿宋"/>
              <w:color w:val="FF0000"/>
              <w:kern w:val="0"/>
              <w:sz w:val="32"/>
              <w:szCs w:val="32"/>
              <w:lang w:val="en-US" w:eastAsia="zh" w:bidi="ar"/>
              <w:woUserID w:val="6"/>
            </w:rPr>
            <w:delText>、</w:delText>
          </w:r>
        </w:del>
      </w:ins>
      <w:ins w:id="339" w:author="信仰" w:date="2026-10-15T22:06:24Z">
        <w:del w:id="340" w:author="你说的都对" w:date="2026-10-20T16:26:36Z">
          <w:r>
            <w:rPr>
              <w:rFonts w:hint="eastAsia" w:ascii="华文仿宋" w:hAnsi="华文仿宋" w:eastAsia="华文仿宋" w:cs="华文仿宋"/>
              <w:color w:val="FF0000"/>
              <w:kern w:val="0"/>
              <w:sz w:val="32"/>
              <w:szCs w:val="32"/>
              <w:lang w:val="en-US" w:eastAsia="zh-CN" w:bidi="ar"/>
              <w:rPrChange w:id="341"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“系统已建”</w:delText>
          </w:r>
        </w:del>
      </w:ins>
      <w:ins w:id="342" w:author="信仰" w:date="2026-10-20T15:37:45Z">
        <w:del w:id="343"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344" w:author="信仰" w:date="2026-10-20T15:38:59Z">
        <w:del w:id="345"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346" w:author="信仰" w:date="2026-10-20T15:37:45Z">
        <w:del w:id="347"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348" w:author="信仰" w:date="2026-10-15T22:06:24Z">
        <w:del w:id="349" w:author="你说的都对" w:date="2026-10-20T16:26:36Z">
          <w:r>
            <w:rPr>
              <w:rFonts w:hint="eastAsia" w:ascii="华文仿宋" w:hAnsi="华文仿宋" w:eastAsia="华文仿宋" w:cs="华文仿宋"/>
              <w:color w:val="FF0000"/>
              <w:kern w:val="0"/>
              <w:sz w:val="32"/>
              <w:szCs w:val="32"/>
              <w:lang w:val="en-US" w:eastAsia="zh-CN" w:bidi="ar"/>
              <w:rPrChange w:id="350"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，如果不是则提示“需核实系统规则清单中建设状态与矩阵中控制方式的一致性”。</w:delText>
          </w:r>
        </w:del>
      </w:ins>
    </w:p>
    <w:p w14:paraId="35B6BF2B">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w:t>
      </w:r>
      <w:ins w:id="351" w:author="信仰" w:date="2026-10-24T19:02:22Z">
        <w:r>
          <w:rPr>
            <w:rFonts w:hint="eastAsia" w:ascii="华文仿宋" w:hAnsi="华文仿宋" w:eastAsia="华文仿宋" w:cs="华文仿宋"/>
            <w:color w:val="000000"/>
            <w:kern w:val="0"/>
            <w:sz w:val="32"/>
            <w:szCs w:val="32"/>
            <w:lang w:val="en-US" w:eastAsia="zh" w:bidi="ar"/>
            <w:woUserID w:val="3"/>
          </w:rPr>
          <w:t>除</w:t>
        </w:r>
      </w:ins>
      <w:ins w:id="352" w:author="信仰" w:date="2026-10-24T19:02:43Z">
        <w:r>
          <w:rPr>
            <w:rFonts w:hint="eastAsia" w:ascii="华文仿宋" w:hAnsi="华文仿宋" w:eastAsia="华文仿宋" w:cs="华文仿宋"/>
            <w:color w:val="000000"/>
            <w:kern w:val="0"/>
            <w:sz w:val="32"/>
            <w:szCs w:val="32"/>
            <w:lang w:val="en-US" w:eastAsia="zh" w:bidi="ar"/>
            <w:woUserID w:val="3"/>
          </w:rPr>
          <w:t>第</w:t>
        </w:r>
      </w:ins>
      <w:ins w:id="353" w:author="信仰" w:date="2026-10-24T19:02:44Z">
        <w:r>
          <w:rPr>
            <w:rFonts w:hint="eastAsia" w:ascii="华文仿宋" w:hAnsi="华文仿宋" w:eastAsia="华文仿宋" w:cs="华文仿宋"/>
            <w:color w:val="000000"/>
            <w:kern w:val="0"/>
            <w:sz w:val="32"/>
            <w:szCs w:val="32"/>
            <w:lang w:val="en-US" w:eastAsia="zh" w:bidi="ar"/>
            <w:woUserID w:val="3"/>
          </w:rPr>
          <w:t>六</w:t>
        </w:r>
      </w:ins>
      <w:ins w:id="354" w:author="信仰" w:date="2026-10-24T19:02:45Z">
        <w:r>
          <w:rPr>
            <w:rFonts w:hint="eastAsia" w:ascii="华文仿宋" w:hAnsi="华文仿宋" w:eastAsia="华文仿宋" w:cs="华文仿宋"/>
            <w:color w:val="000000"/>
            <w:kern w:val="0"/>
            <w:sz w:val="32"/>
            <w:szCs w:val="32"/>
            <w:lang w:val="en-US" w:eastAsia="zh" w:bidi="ar"/>
            <w:woUserID w:val="3"/>
          </w:rPr>
          <w:t>条</w:t>
        </w:r>
      </w:ins>
      <w:ins w:id="355" w:author="信仰" w:date="2026-10-24T19:02:40Z">
        <w:r>
          <w:rPr>
            <w:rFonts w:hint="eastAsia" w:ascii="华文仿宋" w:hAnsi="华文仿宋" w:eastAsia="华文仿宋" w:cs="华文仿宋"/>
            <w:color w:val="000000"/>
            <w:kern w:val="0"/>
            <w:sz w:val="32"/>
            <w:szCs w:val="32"/>
            <w:lang w:val="en-US" w:eastAsia="zh" w:bidi="ar"/>
            <w:woUserID w:val="3"/>
          </w:rPr>
          <w:t>标准库控制措施完整性审核</w:t>
        </w:r>
      </w:ins>
      <w:ins w:id="356" w:author="信仰" w:date="2026-10-24T19:03:44Z">
        <w:r>
          <w:rPr>
            <w:rFonts w:hint="eastAsia" w:ascii="华文仿宋" w:hAnsi="华文仿宋" w:eastAsia="华文仿宋" w:cs="华文仿宋"/>
            <w:color w:val="000000"/>
            <w:kern w:val="0"/>
            <w:sz w:val="32"/>
            <w:szCs w:val="32"/>
            <w:lang w:val="en-US" w:eastAsia="zh" w:bidi="ar"/>
            <w:woUserID w:val="3"/>
          </w:rPr>
          <w:t>过程</w:t>
        </w:r>
      </w:ins>
      <w:ins w:id="357" w:author="信仰" w:date="2026-10-24T19:03:45Z">
        <w:r>
          <w:rPr>
            <w:rFonts w:hint="eastAsia" w:ascii="华文仿宋" w:hAnsi="华文仿宋" w:eastAsia="华文仿宋" w:cs="华文仿宋"/>
            <w:color w:val="000000"/>
            <w:kern w:val="0"/>
            <w:sz w:val="32"/>
            <w:szCs w:val="32"/>
            <w:lang w:val="en-US" w:eastAsia="zh" w:bidi="ar"/>
            <w:woUserID w:val="3"/>
          </w:rPr>
          <w:t>中</w:t>
        </w:r>
      </w:ins>
      <w:ins w:id="358" w:author="信仰" w:date="2026-10-24T19:02:15Z">
        <w:r>
          <w:rPr>
            <w:rFonts w:hint="eastAsia" w:ascii="华文仿宋" w:hAnsi="华文仿宋" w:eastAsia="华文仿宋" w:cs="华文仿宋"/>
            <w:color w:val="FF0000"/>
            <w:kern w:val="0"/>
            <w:sz w:val="32"/>
            <w:szCs w:val="32"/>
            <w:lang w:val="en-US" w:eastAsia="zh-CN" w:bidi="ar"/>
            <w:woUserID w:val="3"/>
          </w:rPr>
          <w:t>标准库中有的控制措施编号在对应单位中有</w:t>
        </w:r>
      </w:ins>
      <w:ins w:id="359" w:author="信仰" w:date="2026-10-24T19:03:53Z">
        <w:r>
          <w:rPr>
            <w:rFonts w:hint="eastAsia" w:ascii="华文仿宋" w:hAnsi="华文仿宋" w:eastAsia="华文仿宋" w:cs="华文仿宋"/>
            <w:color w:val="FF0000"/>
            <w:kern w:val="0"/>
            <w:sz w:val="32"/>
            <w:szCs w:val="32"/>
            <w:lang w:val="en-US" w:eastAsia="zh" w:bidi="ar"/>
            <w:woUserID w:val="3"/>
          </w:rPr>
          <w:t>则</w:t>
        </w:r>
      </w:ins>
      <w:ins w:id="360" w:author="信仰" w:date="2026-10-24T19:02:15Z">
        <w:r>
          <w:rPr>
            <w:rFonts w:hint="eastAsia" w:ascii="华文仿宋" w:hAnsi="华文仿宋" w:eastAsia="华文仿宋" w:cs="华文仿宋"/>
            <w:color w:val="FF0000"/>
            <w:kern w:val="0"/>
            <w:sz w:val="32"/>
            <w:szCs w:val="32"/>
            <w:lang w:val="en-US" w:eastAsia="zh-CN" w:bidi="ar"/>
            <w:woUserID w:val="3"/>
          </w:rPr>
          <w:t>提示“无异常”</w:t>
        </w:r>
      </w:ins>
      <w:ins w:id="361" w:author="信仰" w:date="2026-10-24T19:03:25Z">
        <w:r>
          <w:rPr>
            <w:rFonts w:hint="eastAsia" w:ascii="华文仿宋" w:hAnsi="华文仿宋" w:eastAsia="华文仿宋" w:cs="华文仿宋"/>
            <w:color w:val="FF0000"/>
            <w:kern w:val="0"/>
            <w:sz w:val="32"/>
            <w:szCs w:val="32"/>
            <w:lang w:val="en-US" w:eastAsia="zh" w:bidi="ar"/>
            <w:woUserID w:val="3"/>
          </w:rPr>
          <w:t>之外</w:t>
        </w:r>
      </w:ins>
      <w:ins w:id="362" w:author="信仰" w:date="2026-10-24T19:02:18Z">
        <w:r>
          <w:rPr>
            <w:rFonts w:hint="eastAsia" w:ascii="华文仿宋" w:hAnsi="华文仿宋" w:eastAsia="华文仿宋" w:cs="华文仿宋"/>
            <w:color w:val="FF0000"/>
            <w:kern w:val="0"/>
            <w:sz w:val="32"/>
            <w:szCs w:val="32"/>
            <w:lang w:val="en-US" w:eastAsia="zh" w:bidi="ar"/>
            <w:woUserID w:val="3"/>
          </w:rPr>
          <w:t>，</w:t>
        </w:r>
      </w:ins>
      <w:r>
        <w:rPr>
          <w:rFonts w:hint="eastAsia" w:ascii="华文仿宋" w:hAnsi="华文仿宋" w:eastAsia="华文仿宋" w:cs="华文仿宋"/>
          <w:color w:val="000000"/>
          <w:kern w:val="0"/>
          <w:sz w:val="32"/>
          <w:szCs w:val="32"/>
          <w:lang w:val="en-US" w:eastAsia="zh-CN" w:bidi="ar"/>
          <w:woUserID w:val="6"/>
        </w:rPr>
        <w:t>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spacing w:before="0" w:beforeAutospacing="0" w:after="0" w:afterAutospacing="0" w:line="240" w:lineRule="auto"/>
        <w:ind w:left="0" w:right="0" w:firstLine="0"/>
        <w:jc w:val="left"/>
        <w:rPr>
          <w:rFonts w:hint="eastAsia" w:ascii="华文仿宋" w:hAnsi="华文仿宋" w:eastAsia="华文仿宋" w:cs="华文仿宋"/>
          <w:color w:val="000000"/>
          <w:kern w:val="0"/>
          <w:sz w:val="32"/>
          <w:szCs w:val="32"/>
          <w:lang w:eastAsia="zh"/>
          <w:woUserID w:val="3"/>
        </w:rPr>
        <w:pPrChange w:id="363" w:author="信仰" w:date="2026-10-24T16:02:12Z">
          <w:pPr>
            <w:keepNext w:val="0"/>
            <w:keepLines w:val="0"/>
            <w:widowControl/>
            <w:suppressLineNumbers w:val="0"/>
            <w:snapToGrid w:val="0"/>
            <w:spacing w:before="0" w:beforeAutospacing="0" w:after="0" w:afterAutospacing="0" w:line="560" w:lineRule="exact"/>
            <w:ind w:left="0" w:right="0" w:firstLine="640"/>
            <w:jc w:val="both"/>
          </w:pPr>
        </w:pPrChange>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w:t>
      </w:r>
      <w:ins w:id="364" w:author="信仰" w:date="2026-10-24T16:02:35Z">
        <w:r>
          <w:rPr>
            <w:rFonts w:hint="eastAsia" w:ascii="华文仿宋" w:hAnsi="华文仿宋" w:eastAsia="华文仿宋" w:cs="华文仿宋"/>
            <w:color w:val="000000"/>
            <w:kern w:val="0"/>
            <w:sz w:val="32"/>
            <w:szCs w:val="32"/>
            <w:lang w:val="en-US" w:eastAsia="zh" w:bidi="ar"/>
            <w:woUserID w:val="3"/>
          </w:rPr>
          <w:t>“</w:t>
        </w:r>
      </w:ins>
      <w:ins w:id="365" w:author="信仰" w:date="2026-10-24T16:02:18Z">
        <w:r>
          <w:rPr>
            <w:rFonts w:hint="eastAsia" w:ascii="华文仿宋" w:hAnsi="华文仿宋" w:eastAsia="华文仿宋" w:cs="华文仿宋"/>
            <w:color w:val="000000"/>
            <w:kern w:val="0"/>
            <w:sz w:val="32"/>
            <w:szCs w:val="32"/>
            <w:lang w:val="en-US" w:eastAsia="zh-CN" w:bidi="ar"/>
            <w:woUserID w:val="3"/>
          </w:rPr>
          <w:t>【第</w:t>
        </w:r>
      </w:ins>
      <w:ins w:id="366" w:author="信仰" w:date="2026-10-24T19:50:39Z">
        <w:r>
          <w:rPr>
            <w:rFonts w:hint="eastAsia" w:ascii="华文仿宋" w:hAnsi="华文仿宋" w:eastAsia="华文仿宋" w:cs="华文仿宋"/>
            <w:color w:val="000000"/>
            <w:kern w:val="0"/>
            <w:sz w:val="32"/>
            <w:szCs w:val="32"/>
            <w:lang w:val="en-US" w:eastAsia="zh" w:bidi="ar"/>
            <w:woUserID w:val="3"/>
          </w:rPr>
          <w:t>4</w:t>
        </w:r>
      </w:ins>
      <w:ins w:id="367" w:author="信仰" w:date="2026-10-24T16:02:18Z">
        <w:r>
          <w:rPr>
            <w:rFonts w:hint="eastAsia" w:ascii="华文仿宋" w:hAnsi="华文仿宋" w:eastAsia="华文仿宋" w:cs="华文仿宋"/>
            <w:color w:val="000000"/>
            <w:kern w:val="0"/>
            <w:sz w:val="32"/>
            <w:szCs w:val="32"/>
            <w:lang w:val="en-US" w:eastAsia="zh-CN" w:bidi="ar"/>
            <w:woUserID w:val="3"/>
          </w:rPr>
          <w:t>条】</w:t>
        </w:r>
      </w:ins>
      <w:del w:id="368" w:author="信仰" w:date="2026-10-24T16:01:04Z">
        <w:r>
          <w:rPr>
            <w:rFonts w:hint="eastAsia" w:ascii="华文仿宋" w:hAnsi="华文仿宋" w:eastAsia="华文仿宋" w:cs="华文仿宋"/>
            <w:color w:val="000000"/>
            <w:kern w:val="0"/>
            <w:sz w:val="32"/>
            <w:szCs w:val="32"/>
            <w:lang w:val="en-US" w:eastAsia="zh-CN" w:bidi="ar"/>
            <w:woUserID w:val="6"/>
          </w:rPr>
          <w:delText>；“【第5条】本措施已填写岗位职责及岗位名称，未填写实际执行人姓名，请补充。”</w:delText>
        </w:r>
      </w:del>
      <w:del w:id="369" w:author="信仰" w:date="2026-10-16T00:26:34Z">
        <w:r>
          <w:rPr>
            <w:rFonts w:hint="eastAsia" w:ascii="华文仿宋" w:hAnsi="华文仿宋" w:eastAsia="华文仿宋" w:cs="华文仿宋"/>
            <w:color w:val="000000"/>
            <w:kern w:val="0"/>
            <w:sz w:val="32"/>
            <w:szCs w:val="32"/>
            <w:lang w:val="en-US" w:eastAsia="zh-CN" w:bidi="ar"/>
            <w:woUserID w:val="6"/>
          </w:rPr>
          <w:delText>；“【第9条】本行引用的控制措施编号在本主体当前矩阵中不存在，请核对。”</w:delText>
        </w:r>
      </w:del>
      <w:ins w:id="370" w:author="信仰" w:date="2026-10-24T19:50:44Z">
        <w:r>
          <w:rPr>
            <w:rFonts w:hint="eastAsia" w:ascii="华文仿宋" w:hAnsi="华文仿宋" w:eastAsia="华文仿宋" w:cs="华文仿宋"/>
            <w:color w:val="EE0000"/>
            <w:kern w:val="0"/>
            <w:sz w:val="32"/>
            <w:szCs w:val="32"/>
            <w:lang w:val="en-US" w:eastAsia="zh-CN" w:bidi="ar"/>
            <w:woUserID w:val="3"/>
          </w:rPr>
          <w:t>“请核实不相容岗位清单中填列的岗位名称在岗位内控责任清单中是否填列</w:t>
        </w:r>
      </w:ins>
      <w:ins w:id="371" w:author="信仰" w:date="2026-10-24T16:02:39Z">
        <w:r>
          <w:rPr>
            <w:rFonts w:hint="eastAsia" w:ascii="华文仿宋" w:hAnsi="华文仿宋" w:eastAsia="华文仿宋" w:cs="华文仿宋"/>
            <w:color w:val="EE0000"/>
            <w:kern w:val="0"/>
            <w:sz w:val="32"/>
            <w:szCs w:val="32"/>
            <w:lang w:val="en-US" w:eastAsia="zh" w:bidi="ar"/>
            <w:woUserID w:val="3"/>
          </w:rPr>
          <w:t>”</w:t>
        </w:r>
      </w:ins>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CB556"/>
    <w:multiLevelType w:val="multilevel"/>
    <w:tmpl w:val="DFFCB556"/>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DBF23D8"/>
    <w:multiLevelType w:val="multilevel"/>
    <w:tmpl w:val="FDBF23D8"/>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FFB40DF2"/>
    <w:multiLevelType w:val="singleLevel"/>
    <w:tmpl w:val="FFB40DF2"/>
    <w:lvl w:ilvl="0" w:tentative="0">
      <w:start w:val="2"/>
      <w:numFmt w:val="decimal"/>
      <w:suff w:val="nothing"/>
      <w:lvlText w:val="（%1）"/>
      <w:lvlJc w:val="left"/>
    </w:lvl>
  </w:abstractNum>
  <w:abstractNum w:abstractNumId="3">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说的都对">
    <w15:presenceInfo w15:providerId="WPS Office" w15:userId="2412295570"/>
  </w15:person>
  <w15:person w15:author="信仰">
    <w15:presenceInfo w15:providerId="WPS Office" w15:userId="31557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78CAE9C"/>
    <w:rsid w:val="181F60E8"/>
    <w:rsid w:val="183C240D"/>
    <w:rsid w:val="1AA24D9F"/>
    <w:rsid w:val="1DAFCF77"/>
    <w:rsid w:val="28DA2E89"/>
    <w:rsid w:val="2A4254F9"/>
    <w:rsid w:val="2D1F32F4"/>
    <w:rsid w:val="323B4D81"/>
    <w:rsid w:val="32FD0875"/>
    <w:rsid w:val="333C7D00"/>
    <w:rsid w:val="34B70380"/>
    <w:rsid w:val="36D316CB"/>
    <w:rsid w:val="3AE174A3"/>
    <w:rsid w:val="3BB74643"/>
    <w:rsid w:val="3FFD0B26"/>
    <w:rsid w:val="43446334"/>
    <w:rsid w:val="44A84E71"/>
    <w:rsid w:val="477DCE1E"/>
    <w:rsid w:val="573E1E21"/>
    <w:rsid w:val="5A9DF965"/>
    <w:rsid w:val="5AD7C94D"/>
    <w:rsid w:val="5B487E91"/>
    <w:rsid w:val="5CF9550F"/>
    <w:rsid w:val="5EFD7597"/>
    <w:rsid w:val="5EFEBDE8"/>
    <w:rsid w:val="5F8E2D69"/>
    <w:rsid w:val="5FBE59B6"/>
    <w:rsid w:val="5FFD9FA8"/>
    <w:rsid w:val="63F3E806"/>
    <w:rsid w:val="68CA2609"/>
    <w:rsid w:val="68CC1AED"/>
    <w:rsid w:val="69BB0F42"/>
    <w:rsid w:val="6A637494"/>
    <w:rsid w:val="6BCF62E6"/>
    <w:rsid w:val="6CD3A16D"/>
    <w:rsid w:val="6D535020"/>
    <w:rsid w:val="6DF8429A"/>
    <w:rsid w:val="6E5EED84"/>
    <w:rsid w:val="6E5F49A6"/>
    <w:rsid w:val="6F79ECDA"/>
    <w:rsid w:val="6FFF37D2"/>
    <w:rsid w:val="70DE2EF1"/>
    <w:rsid w:val="73F3B672"/>
    <w:rsid w:val="77BF2EF5"/>
    <w:rsid w:val="77FB8E0C"/>
    <w:rsid w:val="77FF26D8"/>
    <w:rsid w:val="7AFFE4B7"/>
    <w:rsid w:val="7BB7AD90"/>
    <w:rsid w:val="7BDF71BB"/>
    <w:rsid w:val="7BFF8B0F"/>
    <w:rsid w:val="7C5F4108"/>
    <w:rsid w:val="7CFFBC51"/>
    <w:rsid w:val="7D65F84D"/>
    <w:rsid w:val="7EF6FC03"/>
    <w:rsid w:val="7F76FA2C"/>
    <w:rsid w:val="7F79C282"/>
    <w:rsid w:val="7F7B6CAE"/>
    <w:rsid w:val="7F7E878E"/>
    <w:rsid w:val="7F9E7968"/>
    <w:rsid w:val="7FBDDB73"/>
    <w:rsid w:val="7FBF6DD0"/>
    <w:rsid w:val="7FCD17FE"/>
    <w:rsid w:val="7FD7E9A0"/>
    <w:rsid w:val="7FE9FBB2"/>
    <w:rsid w:val="7FEBF115"/>
    <w:rsid w:val="7FF31755"/>
    <w:rsid w:val="7FFFD4F6"/>
    <w:rsid w:val="8FFFA67E"/>
    <w:rsid w:val="93F57ADA"/>
    <w:rsid w:val="A97F623E"/>
    <w:rsid w:val="AFBF8780"/>
    <w:rsid w:val="B372DDE0"/>
    <w:rsid w:val="B72634B1"/>
    <w:rsid w:val="B77D4C1B"/>
    <w:rsid w:val="B7FDAD4C"/>
    <w:rsid w:val="B7FF9F51"/>
    <w:rsid w:val="BB7C2F2B"/>
    <w:rsid w:val="BBFF6A8F"/>
    <w:rsid w:val="BEEFCB4B"/>
    <w:rsid w:val="BFB7082D"/>
    <w:rsid w:val="BFE6F841"/>
    <w:rsid w:val="D1EBC6B3"/>
    <w:rsid w:val="D5DE8897"/>
    <w:rsid w:val="D5FFAE00"/>
    <w:rsid w:val="D6F7037C"/>
    <w:rsid w:val="D7B68323"/>
    <w:rsid w:val="DEF3F1D9"/>
    <w:rsid w:val="DFD7A1E4"/>
    <w:rsid w:val="E3DFD5C0"/>
    <w:rsid w:val="E7BFCA8A"/>
    <w:rsid w:val="E7FE3684"/>
    <w:rsid w:val="EB835D62"/>
    <w:rsid w:val="EDFB7145"/>
    <w:rsid w:val="EFFF70E4"/>
    <w:rsid w:val="F17A0D6C"/>
    <w:rsid w:val="F3F10108"/>
    <w:rsid w:val="F5EEB1BC"/>
    <w:rsid w:val="F5EF82B1"/>
    <w:rsid w:val="F7EEC240"/>
    <w:rsid w:val="F7FE2179"/>
    <w:rsid w:val="FABFE9F3"/>
    <w:rsid w:val="FB5F9D10"/>
    <w:rsid w:val="FB8DD111"/>
    <w:rsid w:val="FBDFDF4F"/>
    <w:rsid w:val="FBF75102"/>
    <w:rsid w:val="FDDC5620"/>
    <w:rsid w:val="FDEA700A"/>
    <w:rsid w:val="FEF7A33E"/>
    <w:rsid w:val="FEFFD3A0"/>
    <w:rsid w:val="FF1FD969"/>
    <w:rsid w:val="FF23C037"/>
    <w:rsid w:val="FF65A182"/>
    <w:rsid w:val="FF6F4E97"/>
    <w:rsid w:val="FFBCCC7B"/>
    <w:rsid w:val="FFBFCE42"/>
    <w:rsid w:val="FFCFA8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numPr>
        <w:ilvl w:val="1"/>
        <w:numId w:val="1"/>
      </w:numPr>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numPr>
        <w:ilvl w:val="2"/>
        <w:numId w:val="1"/>
      </w:numPr>
      <w:spacing w:before="260" w:beforeLines="0" w:beforeAutospacing="0" w:after="180" w:afterLines="0" w:afterAutospacing="0" w:line="240" w:lineRule="auto"/>
      <w:ind w:firstLine="400"/>
      <w:outlineLvl w:val="2"/>
    </w:pPr>
    <w:rPr>
      <w:rFonts w:ascii="Arial" w:hAnsi="Arial"/>
      <w:b/>
      <w:sz w:val="30"/>
    </w:rPr>
  </w:style>
  <w:style w:type="paragraph" w:styleId="5">
    <w:name w:val="heading 4"/>
    <w:basedOn w:val="1"/>
    <w:next w:val="1"/>
    <w:link w:val="31"/>
    <w:unhideWhenUsed/>
    <w:qFormat/>
    <w:uiPriority w:val="0"/>
    <w:pPr>
      <w:keepNext/>
      <w:keepLines/>
      <w:numPr>
        <w:ilvl w:val="3"/>
        <w:numId w:val="1"/>
      </w:numPr>
      <w:spacing w:before="240" w:beforeLines="0" w:beforeAutospacing="0" w:after="160" w:afterLines="0" w:afterAutospacing="0" w:line="240" w:lineRule="auto"/>
      <w:ind w:firstLine="402"/>
      <w:outlineLvl w:val="3"/>
    </w:pPr>
    <w:rPr>
      <w:rFonts w:ascii="Arial" w:hAnsi="Arial"/>
      <w:b/>
      <w:sz w:val="28"/>
    </w:rPr>
  </w:style>
  <w:style w:type="paragraph" w:styleId="6">
    <w:name w:val="heading 5"/>
    <w:basedOn w:val="1"/>
    <w:next w:val="1"/>
    <w:link w:val="22"/>
    <w:unhideWhenUsed/>
    <w:qFormat/>
    <w:uiPriority w:val="0"/>
    <w:pPr>
      <w:keepNext/>
      <w:keepLines/>
      <w:numPr>
        <w:ilvl w:val="4"/>
        <w:numId w:val="1"/>
      </w:numPr>
      <w:spacing w:before="240" w:beforeLines="0" w:beforeAutospacing="0" w:after="160" w:afterLines="0" w:afterAutospacing="0" w:line="240" w:lineRule="auto"/>
      <w:ind w:firstLine="402"/>
      <w:outlineLvl w:val="4"/>
    </w:pPr>
    <w:rPr>
      <w:rFonts w:ascii="Arial" w:hAnsi="Arial"/>
      <w:b/>
      <w:sz w:val="28"/>
    </w:rPr>
  </w:style>
  <w:style w:type="paragraph" w:styleId="7">
    <w:name w:val="heading 6"/>
    <w:basedOn w:val="1"/>
    <w:next w:val="1"/>
    <w:link w:val="28"/>
    <w:unhideWhenUsed/>
    <w:qFormat/>
    <w:uiPriority w:val="0"/>
    <w:pPr>
      <w:keepNext/>
      <w:keepLines/>
      <w:numPr>
        <w:ilvl w:val="5"/>
        <w:numId w:val="1"/>
      </w:numPr>
      <w:spacing w:before="240" w:beforeLines="0" w:beforeAutospacing="0" w:after="120" w:afterLines="0" w:afterAutospacing="0" w:line="240" w:lineRule="auto"/>
      <w:ind w:firstLine="402"/>
      <w:outlineLvl w:val="5"/>
    </w:pPr>
    <w:rPr>
      <w:rFonts w:ascii="Arial" w:hAnsi="Arial"/>
      <w:b/>
      <w:sz w:val="24"/>
    </w:rPr>
  </w:style>
  <w:style w:type="paragraph" w:styleId="8">
    <w:name w:val="heading 7"/>
    <w:basedOn w:val="1"/>
    <w:next w:val="1"/>
    <w:link w:val="24"/>
    <w:unhideWhenUsed/>
    <w:qFormat/>
    <w:uiPriority w:val="0"/>
    <w:pPr>
      <w:keepNext/>
      <w:keepLines/>
      <w:numPr>
        <w:ilvl w:val="6"/>
        <w:numId w:val="1"/>
      </w:numPr>
      <w:spacing w:before="240" w:beforeLines="0" w:beforeAutospacing="0" w:after="120" w:afterLines="0" w:afterAutospacing="0" w:line="240" w:lineRule="auto"/>
      <w:ind w:firstLine="402"/>
      <w:outlineLvl w:val="6"/>
    </w:pPr>
    <w:rPr>
      <w:rFonts w:ascii="Arial" w:hAnsi="Arial"/>
      <w:b/>
      <w:sz w:val="24"/>
    </w:rPr>
  </w:style>
  <w:style w:type="paragraph" w:styleId="9">
    <w:name w:val="heading 8"/>
    <w:basedOn w:val="1"/>
    <w:next w:val="1"/>
    <w:link w:val="25"/>
    <w:unhideWhenUsed/>
    <w:qFormat/>
    <w:uiPriority w:val="0"/>
    <w:pPr>
      <w:keepNext/>
      <w:keepLines/>
      <w:numPr>
        <w:ilvl w:val="7"/>
        <w:numId w:val="1"/>
      </w:numPr>
      <w:spacing w:before="180" w:beforeLines="0" w:beforeAutospacing="0" w:after="64" w:afterLines="0" w:afterAutospacing="0" w:line="240" w:lineRule="auto"/>
      <w:ind w:firstLine="402"/>
      <w:outlineLvl w:val="7"/>
    </w:pPr>
    <w:rPr>
      <w:rFonts w:ascii="Arial" w:hAnsi="Arial"/>
      <w:sz w:val="24"/>
    </w:rPr>
  </w:style>
  <w:style w:type="paragraph" w:styleId="10">
    <w:name w:val="heading 9"/>
    <w:basedOn w:val="1"/>
    <w:next w:val="1"/>
    <w:link w:val="32"/>
    <w:unhideWhenUsed/>
    <w:qFormat/>
    <w:uiPriority w:val="0"/>
    <w:pPr>
      <w:keepNext/>
      <w:keepLines/>
      <w:numPr>
        <w:ilvl w:val="8"/>
        <w:numId w:val="1"/>
      </w:numPr>
      <w:spacing w:before="180" w:beforeLines="0" w:beforeAutospacing="0" w:after="64" w:afterLines="0" w:afterAutospacing="0" w:line="240" w:lineRule="auto"/>
      <w:ind w:firstLine="402"/>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0</Words>
  <Characters>0</Characters>
  <Lines>1</Lines>
  <Paragraphs>1</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2018-06-06T09:24:00Z</dcterms:created>
  <dcterms:modified xsi:type="dcterms:W3CDTF">2026-10-24T19:52:17Z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C8F8189F3AE7CE4AF19BDC6A8307A84E_43</vt:lpwstr>
  </property>
</Properties>
</file>