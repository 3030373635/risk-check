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以下十二项规则与原十二条审核要点对应。发现明确问题或因资料不足无法完成检查的，按第三部分要求填写审核意见；无问题的，审核意见留空。</w:t>
      </w:r>
    </w:p>
    <w:p w14:paraId="7BCE8383">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（二）会计主体与提交资料对应情况</w:t>
      </w:r>
    </w:p>
    <w:p w14:paraId="4657060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以会计主体清单逐项核对主体材料，检查主体缺失、主体名称无法对应、多个主体合并提交及清单外主体等差异。按主体对应关系判断，不直接以主体数量与文件数量相比较。</w:t>
      </w:r>
    </w:p>
    <w:p w14:paraId="139D2A2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t>
      </w:r>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t>
      </w:r>
    </w:p>
    <w:p w14:paraId="31C3E8F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（三）基准字段及适用性填写情况</w:t>
      </w:r>
    </w:p>
    <w:p w14:paraId="624B413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0" w:author="信仰" w:date="2026-10-12T23:33:48Z">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p>
    <w:p w14:paraId="04BE453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匹配、匹配不唯一或模板无法读取时，不比较基准字段，不新增上述责任主体辅助列；在“审核意见”列注明“未匹配到对应模板，请确认模板对应关系。”送审资料仍执行适用性及其他不依赖模板的审核规则。</w:t>
      </w:r>
    </w:p>
    <w:p w14:paraId="4CCB1587">
      <w:pPr>
        <w:keepNext w:val="0"/>
        <w:keepLines w:val="0"/>
        <w:widowControl/>
        <w:suppressLineNumbers w:val="0"/>
        <w:snapToGrid w:val="0"/>
        <w:spacing w:before="0" w:beforeAutospacing="0" w:after="0" w:afterAutospacing="0" w:line="560" w:lineRule="exact"/>
        <w:ind w:left="0" w:right="0" w:firstLine="640"/>
        <w:jc w:val="both"/>
        <w:rPr>
          <w:del w:id="1" w:author="信仰" w:date="2026-10-12T23:33:26Z"/>
          <w:rFonts w:hint="eastAsia" w:ascii="华文仿宋" w:hAnsi="华文仿宋" w:eastAsia="华文仿宋" w:cs="华文仿宋"/>
          <w:color w:val="000000"/>
          <w:kern w:val="0"/>
          <w:sz w:val="32"/>
          <w:szCs w:val="32"/>
          <w:woUserID w:val="6"/>
        </w:rPr>
      </w:pPr>
      <w:del w:id="2"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7AAA29C5">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（五）岗位清单中部门、岗位名称和人员姓名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但是“****部门-****部”不作未具体到具体部门的情况，比如株洲公司会写项目管理部门-建设部、项目管理部门-配网管理部、资产使用保管部门-变检公司等类似表述已经。</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p>
    <w:p w14:paraId="05C75AD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人员姓名列，没有人员字段，出现含等……、待定等关键词指出“请具体到人员”。</w:t>
      </w:r>
    </w:p>
    <w:p w14:paraId="33771D2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（六）不相容岗位清单存在性</w:t>
      </w:r>
    </w:p>
    <w:p w14:paraId="30DE4D5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检查范围：仅检查是否提供了独立的不相容岗位清单（可以是单独文件、独立工作表，或在原表中有明确划分的填报区域）。</w:t>
      </w:r>
    </w:p>
    <w:p w14:paraId="0225A78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容忍情形：清单虽已提供但无明细内容，或填写“无”“不涉及”的，不因内容空白而提出问题。</w:t>
      </w:r>
    </w:p>
    <w:p w14:paraId="5EFA78D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不审核事项：按照“跨部门岗位天然不相容、无需填写”以及“经办与审核岗位无需列举”的口径；不审核以下内容：清单覆盖是否全面；岗位组合是否合理；清单与矩阵是否逐项对应。</w:t>
      </w:r>
    </w:p>
    <w:p w14:paraId="21562DB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应提问题情形：如缺失上述清单（无独立文件、无独立工作表、亦无明确填报区域），则提出问题。</w:t>
      </w:r>
    </w:p>
    <w:p w14:paraId="0AE64D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例外事项：第八项人员冲突检查、第十二项已有明细的排序检查仍按原要求正常执行，不受上述口径影响。</w:t>
      </w:r>
    </w:p>
    <w:p w14:paraId="75019684">
      <w:pPr>
        <w:keepNext w:val="0"/>
        <w:keepLines w:val="0"/>
        <w:widowControl/>
        <w:suppressLineNumbers w:val="0"/>
        <w:snapToGrid w:val="0"/>
        <w:spacing w:before="0" w:beforeAutospacing="0" w:after="0" w:afterAutospacing="0" w:line="560" w:lineRule="exact"/>
        <w:ind w:left="0" w:right="0" w:firstLine="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6808C36D">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（八）经办与审核人员分离</w:t>
      </w:r>
    </w:p>
    <w:p w14:paraId="23393765">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p>
    <w:p w14:paraId="667EFBB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矩阵找不到“会计主体＋业务类别＋控制措施编号”的情况下，再从控制措施列内容上对应核查。</w:t>
      </w:r>
    </w:p>
    <w:p w14:paraId="537EDB6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角色字段有值时，只能是“经办”“审核”“审批”三个角色中的一个，如果不是这三个中的一个需要提示“请核实角色。”，没有值时，提示词“请补充明确角色”。确认同一人同时经办和审核的，指出冲突岗位和人员。</w:t>
      </w:r>
    </w:p>
    <w:p w14:paraId="50ECDF9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缺少姓名或无法识别角色时，填写具体缺失及事项，不能认定不存在冲突。本期只检查经办与审核，不自动扩大为所有角色之间禁止兼任。</w:t>
      </w:r>
    </w:p>
    <w:p w14:paraId="0D79B6B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（九）措施编号及载体引用一致性</w:t>
      </w:r>
    </w:p>
    <w:p w14:paraId="3226A67C">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本项仅实施两项检查：一是岗位清单引用的控制措施编号，是否在同一会计主体、同一业务类别的当前矩阵中存在</w:t>
      </w:r>
      <w:del w:id="3" w:author="信仰" w:date="2026-10-13T10:26:44Z">
        <w:r>
          <w:rPr>
            <w:rFonts w:hint="eastAsia" w:ascii="华文仿宋" w:hAnsi="华文仿宋" w:eastAsia="华文仿宋" w:cs="华文仿宋"/>
            <w:color w:val="000000"/>
            <w:kern w:val="0"/>
            <w:sz w:val="32"/>
            <w:szCs w:val="32"/>
            <w:lang w:val="en-US" w:eastAsia="zh-CN" w:bidi="ar"/>
            <w:woUserID w:val="6"/>
          </w:rPr>
          <w:delText>，并检查矩阵中“是否适用”列为“是”或者“适用”</w:delText>
        </w:r>
      </w:del>
      <w:r>
        <w:rPr>
          <w:rFonts w:hint="eastAsia" w:ascii="华文仿宋" w:hAnsi="华文仿宋" w:eastAsia="华文仿宋" w:cs="华文仿宋"/>
          <w:color w:val="000000"/>
          <w:kern w:val="0"/>
          <w:sz w:val="32"/>
          <w:szCs w:val="32"/>
          <w:lang w:val="en-US" w:eastAsia="zh-CN" w:bidi="ar"/>
          <w:woUserID w:val="6"/>
        </w:rPr>
        <w:t>；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t>
      </w:r>
    </w:p>
    <w:p w14:paraId="3236051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t>
      </w:r>
    </w:p>
    <w:p w14:paraId="0239A1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t>
      </w:r>
    </w:p>
    <w:p w14:paraId="4560EA40">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（十）岗位职责基本责任表述</w:t>
      </w:r>
    </w:p>
    <w:p w14:paraId="104C7647">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检查每条有效岗位职责是否同时满足以下两个条件：</w:t>
      </w:r>
    </w:p>
    <w:p w14:paraId="01F35A41">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至少包含“一致性、准确性、真实性、完整性、有效性、及时性、合规性”中的任一项；</w:t>
      </w:r>
    </w:p>
    <w:p w14:paraId="2F3EDD33">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至少包含“主体责任、审核责任、审批责任”中的任一项。</w:t>
      </w:r>
    </w:p>
    <w:p w14:paraId="5BB610BC">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如果没有满足条件，请提示“岗位职责请按照国网标准句式编制，“对……的</w:t>
      </w:r>
      <w:r>
        <w:rPr>
          <w:rFonts w:hint="eastAsia" w:ascii="华文仿宋" w:hAnsi="华文仿宋" w:eastAsia="华文仿宋" w:cs="华文仿宋"/>
          <w:b w:val="0"/>
          <w:bCs w:val="0"/>
          <w:color w:val="000000"/>
          <w:kern w:val="0"/>
          <w:sz w:val="32"/>
          <w:szCs w:val="32"/>
          <w:lang w:val="en-US" w:eastAsia="zh-CN" w:bidi="ar"/>
          <w:woUserID w:val="6"/>
        </w:rPr>
        <w:t>一致性/准确性/</w:t>
      </w:r>
      <w:r>
        <w:rPr>
          <w:rFonts w:hint="default" w:ascii="仿宋_GB2312" w:hAnsi="宋体" w:eastAsia="仿宋_GB2312" w:cs="仿宋_GB2312"/>
          <w:b w:val="0"/>
          <w:bCs w:val="0"/>
          <w:color w:val="000000"/>
          <w:kern w:val="0"/>
          <w:sz w:val="32"/>
          <w:szCs w:val="32"/>
          <w:lang w:val="en-US" w:eastAsia="zh-CN" w:bidi="ar"/>
          <w:woUserID w:val="6"/>
        </w:rPr>
        <w:t>真实</w:t>
      </w:r>
      <w:r>
        <w:rPr>
          <w:rFonts w:hint="eastAsia" w:ascii="华文仿宋" w:hAnsi="华文仿宋" w:eastAsia="华文仿宋" w:cs="华文仿宋"/>
          <w:b w:val="0"/>
          <w:bCs w:val="0"/>
          <w:color w:val="000000"/>
          <w:kern w:val="0"/>
          <w:sz w:val="32"/>
          <w:szCs w:val="32"/>
          <w:lang w:val="en-US" w:eastAsia="zh-CN" w:bidi="ar"/>
          <w:woUserID w:val="6"/>
        </w:rPr>
        <w:t>性/</w:t>
      </w:r>
      <w:r>
        <w:rPr>
          <w:rFonts w:hint="eastAsia" w:ascii="宋体" w:hAnsi="宋体" w:eastAsia="宋体" w:cs="宋体"/>
          <w:b w:val="0"/>
          <w:bCs w:val="0"/>
          <w:color w:val="000000"/>
          <w:kern w:val="0"/>
          <w:sz w:val="31"/>
          <w:szCs w:val="31"/>
          <w:lang w:val="en-US" w:eastAsia="zh-CN" w:bidi="ar"/>
          <w:woUserID w:val="6"/>
        </w:rPr>
        <w:t>完整性/有效性/及时性/</w:t>
      </w:r>
      <w:r>
        <w:rPr>
          <w:rFonts w:hint="eastAsia" w:ascii="华文仿宋" w:hAnsi="华文仿宋" w:eastAsia="华文仿宋" w:cs="华文仿宋"/>
          <w:b w:val="0"/>
          <w:bCs w:val="0"/>
          <w:color w:val="000000"/>
          <w:kern w:val="0"/>
          <w:sz w:val="32"/>
          <w:szCs w:val="32"/>
          <w:lang w:val="en-US" w:eastAsia="zh-CN" w:bidi="ar"/>
          <w:woUserID w:val="6"/>
        </w:rPr>
        <w:t>合规性</w:t>
      </w:r>
      <w:r>
        <w:rPr>
          <w:rFonts w:hint="eastAsia" w:ascii="华文仿宋" w:hAnsi="华文仿宋" w:eastAsia="华文仿宋" w:cs="华文仿宋"/>
          <w:color w:val="000000"/>
          <w:kern w:val="0"/>
          <w:sz w:val="32"/>
          <w:szCs w:val="32"/>
          <w:lang w:val="en-US" w:eastAsia="zh-CN" w:bidi="ar"/>
          <w:woUserID w:val="6"/>
        </w:rPr>
        <w:t>负主体/审核/审批责任。”。</w:t>
      </w:r>
    </w:p>
    <w:p w14:paraId="2F7888E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（十一）角色与责任类型对应</w:t>
      </w:r>
    </w:p>
    <w:p w14:paraId="3A04612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检查口径：按“经办对应主体责任、审核对应审核责任、审批对应审批责任”的对应关系执行检查。</w:t>
      </w:r>
    </w:p>
    <w:p w14:paraId="043EF49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一、岗位清单存在明确角色字段时</w:t>
      </w:r>
    </w:p>
    <w:p w14:paraId="6D7B539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将角色字段与岗位职责中的责任类型进行比对，存在明确不一致的，指出具体角色与责任表述之间的冲突，并给出提示词：“经办对应主体责任、审核对应审核责任、审批对应审批责任。”，不需要多的提示词。</w:t>
      </w:r>
    </w:p>
    <w:p w14:paraId="60AA07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二、岗位清单无角色字段时</w:t>
      </w:r>
    </w:p>
    <w:p w14:paraId="0E16463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可从“负主体责任”“负审核责任”“负审批责任”等明确表述中提取角色，提取结果仅供第八项检查使用，但不得据此声称已完成独立的一致性验证。</w:t>
      </w:r>
    </w:p>
    <w:p w14:paraId="6EDB9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三、禁止事项</w:t>
      </w:r>
    </w:p>
    <w:p w14:paraId="03E57D7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不得仅凭岗位名称或职责描述中的普通动作词推断角色。</w:t>
      </w:r>
    </w:p>
    <w:p w14:paraId="62815D9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四、同一岗位存在多个责任类型</w:t>
      </w:r>
    </w:p>
    <w:p w14:paraId="263A9B3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同一岗位存在多个责任类型混杂、且无法明确区分的，只要满足经办对应主体责任、审核对应审核责任、审批对应审批责任之一就不再提示。</w:t>
      </w:r>
    </w:p>
    <w:p w14:paraId="0FEE212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（十五）岗位职责清单中重复项筛查</w:t>
      </w:r>
    </w:p>
    <w:p w14:paraId="76360AC8">
      <w:pPr>
        <w:keepNext w:val="0"/>
        <w:keepLines w:val="0"/>
        <w:widowControl/>
        <w:suppressLineNumbers w:val="0"/>
        <w:snapToGrid w:val="0"/>
        <w:spacing w:before="0" w:beforeAutospacing="0" w:after="0" w:afterAutospacing="0" w:line="560" w:lineRule="exact"/>
        <w:ind w:left="0" w:right="0" w:firstLine="0" w:firstLineChars="0"/>
        <w:jc w:val="both"/>
        <w:rPr>
          <w:del w:id="4" w:author="信仰" w:date="2026-10-13T10:27:20Z"/>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bookmarkStart w:id="0" w:name="_GoBack"/>
      <w:bookmarkEnd w:id="0"/>
    </w:p>
    <w:p w14:paraId="76360AC8">
      <w:pPr>
        <w:keepNext w:val="0"/>
        <w:keepLines w:val="0"/>
        <w:widowControl/>
        <w:numPr>
          <w:ilvl w:val="-1"/>
          <w:numId w:val="0"/>
        </w:numPr>
        <w:suppressLineNumbers w:val="0"/>
        <w:snapToGrid w:val="0"/>
        <w:spacing w:before="0" w:beforeAutospacing="0" w:after="0" w:afterAutospacing="0" w:line="560" w:lineRule="exact"/>
        <w:ind w:left="0" w:right="0" w:firstLine="0"/>
        <w:jc w:val="both"/>
        <w:outlineLvl w:val="9"/>
        <w:rPr>
          <w:del w:id="6" w:author="信仰" w:date="2026-10-13T10:27:04Z"/>
          <w:rFonts w:hint="eastAsia" w:ascii="华文楷体" w:hAnsi="华文楷体" w:eastAsia="华文楷体" w:cs="华文楷体"/>
          <w:b/>
          <w:bCs/>
          <w:color w:val="000000"/>
          <w:kern w:val="2"/>
          <w:sz w:val="32"/>
          <w:szCs w:val="32"/>
          <w:woUserID w:val="6"/>
        </w:rPr>
        <w:pPrChange w:id="5" w:author="信仰" w:date="2026-10-13T10:27:20Z">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pPr>
        </w:pPrChange>
      </w:pPr>
      <w:del w:id="7" w:author="信仰" w:date="2026-10-13T10:27:04Z">
        <w:r>
          <w:rPr>
            <w:rFonts w:hint="eastAsia" w:ascii="华文楷体" w:hAnsi="华文楷体" w:eastAsia="华文楷体" w:cs="华文楷体"/>
            <w:b/>
            <w:bCs/>
            <w:color w:val="000000"/>
            <w:kern w:val="2"/>
            <w:sz w:val="32"/>
            <w:szCs w:val="32"/>
            <w:lang w:val="en-US" w:eastAsia="zh-CN" w:bidi="ar"/>
            <w:woUserID w:val="6"/>
          </w:rPr>
          <w:delText>在矩阵最后一列单独列出岗位清单中已有的控制措施编号及适用性判断</w:delText>
        </w:r>
      </w:del>
    </w:p>
    <w:p w14:paraId="24328607">
      <w:pPr>
        <w:keepNext w:val="0"/>
        <w:keepLines w:val="0"/>
        <w:widowControl/>
        <w:suppressLineNumbers w:val="0"/>
        <w:snapToGrid w:val="0"/>
        <w:spacing w:before="0" w:beforeAutospacing="0" w:after="0" w:afterAutospacing="0" w:line="560" w:lineRule="exact"/>
        <w:ind w:left="0" w:right="0" w:firstLine="0"/>
        <w:jc w:val="both"/>
        <w:rPr>
          <w:del w:id="8" w:author="信仰" w:date="2026-10-13T10:27:04Z"/>
          <w:rFonts w:hint="eastAsia" w:ascii="华文仿宋" w:hAnsi="华文仿宋" w:eastAsia="华文仿宋" w:cs="华文仿宋"/>
          <w:color w:val="000000"/>
          <w:kern w:val="0"/>
          <w:sz w:val="32"/>
          <w:szCs w:val="32"/>
          <w:woUserID w:val="6"/>
        </w:rPr>
      </w:pPr>
      <w:del w:id="9" w:author="信仰" w:date="2026-10-13T10:27:04Z">
        <w:r>
          <w:rPr>
            <w:rFonts w:hint="eastAsia" w:ascii="华文仿宋" w:hAnsi="华文仿宋" w:eastAsia="华文仿宋" w:cs="华文仿宋"/>
            <w:color w:val="000000"/>
            <w:kern w:val="0"/>
            <w:sz w:val="32"/>
            <w:szCs w:val="32"/>
            <w:lang w:val="en-US" w:eastAsia="zh-CN" w:bidi="ar"/>
            <w:woUserID w:val="6"/>
          </w:rPr>
          <w:delText>矩阵对应的位置中单独列出一列显示岗位责任清单中已有的控制措施编号，请注意提取编号中的数字部分。</w:delText>
        </w:r>
      </w:del>
    </w:p>
    <w:p w14:paraId="2839CB76">
      <w:pPr>
        <w:keepNext w:val="0"/>
        <w:keepLines w:val="0"/>
        <w:widowControl/>
        <w:suppressLineNumbers w:val="0"/>
        <w:snapToGrid w:val="0"/>
        <w:spacing w:before="0" w:beforeAutospacing="0" w:after="0" w:afterAutospacing="0" w:line="560" w:lineRule="exact"/>
        <w:ind w:left="0" w:right="0" w:firstLine="0"/>
        <w:jc w:val="both"/>
        <w:rPr>
          <w:del w:id="10" w:author="信仰" w:date="2026-10-13T10:27:04Z"/>
          <w:rFonts w:hint="eastAsia" w:ascii="华文仿宋" w:hAnsi="华文仿宋" w:eastAsia="华文仿宋" w:cs="华文仿宋"/>
          <w:color w:val="000000"/>
          <w:kern w:val="0"/>
          <w:sz w:val="32"/>
          <w:szCs w:val="32"/>
          <w:woUserID w:val="6"/>
        </w:rPr>
      </w:pPr>
      <w:del w:id="11" w:author="信仰" w:date="2026-10-13T10:27:04Z">
        <w:r>
          <w:rPr>
            <w:rFonts w:hint="eastAsia" w:ascii="华文仿宋" w:hAnsi="华文仿宋" w:eastAsia="华文仿宋" w:cs="华文仿宋"/>
            <w:color w:val="000000"/>
            <w:kern w:val="0"/>
            <w:sz w:val="32"/>
            <w:szCs w:val="32"/>
            <w:lang w:val="en-US" w:eastAsia="zh-CN" w:bidi="ar"/>
            <w:woUserID w:val="6"/>
          </w:rPr>
          <w:delText>1）当“岗位清单已有的控制措施编号”列存在值时：</w:delText>
        </w:r>
      </w:del>
    </w:p>
    <w:p w14:paraId="0C364FE2">
      <w:pPr>
        <w:keepNext w:val="0"/>
        <w:keepLines w:val="0"/>
        <w:widowControl/>
        <w:suppressLineNumbers w:val="0"/>
        <w:snapToGrid w:val="0"/>
        <w:spacing w:before="0" w:beforeAutospacing="0" w:after="0" w:afterAutospacing="0" w:line="560" w:lineRule="exact"/>
        <w:ind w:left="0" w:right="0" w:firstLine="0"/>
        <w:jc w:val="both"/>
        <w:rPr>
          <w:del w:id="12" w:author="信仰" w:date="2026-10-13T10:27:04Z"/>
          <w:rFonts w:hint="eastAsia" w:ascii="华文仿宋" w:hAnsi="华文仿宋" w:eastAsia="华文仿宋" w:cs="华文仿宋"/>
          <w:color w:val="000000"/>
          <w:kern w:val="0"/>
          <w:sz w:val="32"/>
          <w:szCs w:val="32"/>
          <w:woUserID w:val="6"/>
        </w:rPr>
      </w:pPr>
      <w:del w:id="13"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若“是否适用”列的值为“是”“适用”或其他表达相同含义的值，则“审核意见”列留空。</w:delText>
        </w:r>
      </w:del>
    </w:p>
    <w:p w14:paraId="17A62A09">
      <w:pPr>
        <w:keepNext w:val="0"/>
        <w:keepLines w:val="0"/>
        <w:widowControl/>
        <w:suppressLineNumbers w:val="0"/>
        <w:snapToGrid w:val="0"/>
        <w:spacing w:before="0" w:beforeAutospacing="0" w:after="0" w:afterAutospacing="0" w:line="560" w:lineRule="exact"/>
        <w:ind w:left="0" w:right="0" w:firstLine="0"/>
        <w:jc w:val="both"/>
        <w:rPr>
          <w:del w:id="14" w:author="信仰" w:date="2026-10-13T10:27:04Z"/>
          <w:rFonts w:hint="eastAsia" w:ascii="华文仿宋" w:hAnsi="华文仿宋" w:eastAsia="华文仿宋" w:cs="华文仿宋"/>
          <w:color w:val="000000"/>
          <w:kern w:val="0"/>
          <w:sz w:val="32"/>
          <w:szCs w:val="32"/>
          <w:woUserID w:val="6"/>
        </w:rPr>
      </w:pPr>
      <w:del w:id="15"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若“是否适用”列为空，审核意见列不做任何提示，为空即可。若值为“否”“不适用”或其他表达相同含义的值，则“审核意见”列提示：“请结合业务实际再次核实适用性。”</w:delText>
        </w:r>
      </w:del>
    </w:p>
    <w:p w14:paraId="50EEF7D9">
      <w:pPr>
        <w:keepNext w:val="0"/>
        <w:keepLines w:val="0"/>
        <w:widowControl/>
        <w:suppressLineNumbers w:val="0"/>
        <w:snapToGrid w:val="0"/>
        <w:spacing w:before="0" w:beforeAutospacing="0" w:after="0" w:afterAutospacing="0" w:line="560" w:lineRule="exact"/>
        <w:ind w:left="0" w:right="0" w:firstLine="0"/>
        <w:jc w:val="both"/>
        <w:rPr>
          <w:del w:id="16" w:author="信仰" w:date="2026-10-13T10:27:04Z"/>
          <w:rFonts w:hint="eastAsia" w:ascii="华文仿宋" w:hAnsi="华文仿宋" w:eastAsia="华文仿宋" w:cs="华文仿宋"/>
          <w:color w:val="000000"/>
          <w:kern w:val="0"/>
          <w:sz w:val="32"/>
          <w:szCs w:val="32"/>
          <w:woUserID w:val="6"/>
        </w:rPr>
      </w:pPr>
      <w:del w:id="17" w:author="信仰" w:date="2026-10-13T10:27:04Z">
        <w:r>
          <w:rPr>
            <w:rFonts w:hint="eastAsia" w:ascii="华文仿宋" w:hAnsi="华文仿宋" w:eastAsia="华文仿宋" w:cs="华文仿宋"/>
            <w:color w:val="000000"/>
            <w:kern w:val="0"/>
            <w:sz w:val="32"/>
            <w:szCs w:val="32"/>
            <w:lang w:val="en-US" w:eastAsia="zh-CN" w:bidi="ar"/>
            <w:woUserID w:val="6"/>
          </w:rPr>
          <w:delText>2）当“岗位清单已有的控制措施编号”列不存在值时：</w:delText>
        </w:r>
      </w:del>
    </w:p>
    <w:p w14:paraId="77A5556D">
      <w:pPr>
        <w:keepNext w:val="0"/>
        <w:keepLines w:val="0"/>
        <w:widowControl/>
        <w:suppressLineNumbers w:val="0"/>
        <w:snapToGrid w:val="0"/>
        <w:spacing w:before="0" w:beforeAutospacing="0" w:after="0" w:afterAutospacing="0" w:line="560" w:lineRule="exact"/>
        <w:ind w:left="0" w:right="0" w:firstLine="0"/>
        <w:jc w:val="both"/>
        <w:rPr>
          <w:del w:id="18" w:author="信仰" w:date="2026-10-13T10:27:04Z"/>
          <w:rFonts w:hint="eastAsia" w:ascii="华文仿宋" w:hAnsi="华文仿宋" w:eastAsia="华文仿宋" w:cs="华文仿宋"/>
          <w:color w:val="000000"/>
          <w:kern w:val="0"/>
          <w:sz w:val="32"/>
          <w:szCs w:val="32"/>
          <w:woUserID w:val="6"/>
        </w:rPr>
      </w:pPr>
      <w:del w:id="19"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若“是否适用”列的值为“是”“适用”或其他表达相同含义的值，则“审核意见”列提示：“请结合业务实际再次核实适用性。”</w:delText>
        </w:r>
      </w:del>
    </w:p>
    <w:p w14:paraId="00EEED2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Change w:id="20" w:author="信仰" w:date="2026-10-13T10:27:19Z">
          <w:pPr>
            <w:keepNext w:val="0"/>
            <w:keepLines w:val="0"/>
            <w:widowControl/>
            <w:suppressLineNumbers w:val="0"/>
            <w:snapToGrid w:val="0"/>
            <w:spacing w:before="0" w:beforeAutospacing="0" w:after="0" w:afterAutospacing="0" w:line="560" w:lineRule="exact"/>
            <w:ind w:left="0" w:right="0" w:firstLine="640"/>
            <w:jc w:val="both"/>
          </w:pPr>
        </w:pPrChange>
      </w:pPr>
      <w:del w:id="21"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若“是否适用”列为空，或值为“否”“不适用”或其他表达相同含义的值，则“审核意见”列留空。</w:delText>
        </w:r>
      </w:del>
    </w:p>
    <w:p w14:paraId="75A8CD9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系统控制清单控制方式匹配性判断</w:t>
      </w:r>
    </w:p>
    <w:p w14:paraId="6002A802">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矩阵中控制方式与系统控制规则清单中建设状态比对。矩阵中控制方式为“系统待建”和“系统已建”的控制措施编号，在系统控制清单中该控制措施编号应有对应的行项目，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t>
      </w:r>
    </w:p>
    <w:p w14:paraId="175EFB8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供电分公司适用关键控制点审核</w:t>
      </w:r>
    </w:p>
    <w:p w14:paraId="7BCACC1D">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1"/>
        <w:gridCol w:w="5930"/>
      </w:tblGrid>
      <w:tr w14:paraId="2B6E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1286CB9B">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重庆公司供电分工适用的关键控制点（模板）</w:t>
            </w:r>
          </w:p>
        </w:tc>
      </w:tr>
      <w:tr w14:paraId="0833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vAlign w:val="center"/>
          </w:tcPr>
          <w:p w14:paraId="4E9FB1C7">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矩阵名称</w:t>
            </w:r>
          </w:p>
        </w:tc>
        <w:tc>
          <w:tcPr>
            <w:tcW w:w="3271" w:type="pct"/>
            <w:tcBorders>
              <w:top w:val="nil"/>
              <w:left w:val="nil"/>
              <w:bottom w:val="single" w:color="auto" w:sz="4" w:space="0"/>
              <w:right w:val="single" w:color="auto" w:sz="4" w:space="0"/>
            </w:tcBorders>
            <w:shd w:val="clear" w:color="auto" w:fill="FFFFFF"/>
            <w:noWrap/>
            <w:vAlign w:val="center"/>
          </w:tcPr>
          <w:p w14:paraId="6CC31482">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关键控制点</w:t>
            </w:r>
          </w:p>
        </w:tc>
      </w:tr>
      <w:tr w14:paraId="10B7C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F759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5D15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1.系统客户信息创建</w:t>
            </w:r>
          </w:p>
        </w:tc>
      </w:tr>
      <w:tr w14:paraId="0D211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8815A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E7E41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2.客户用电容量的确定</w:t>
            </w:r>
          </w:p>
        </w:tc>
      </w:tr>
      <w:tr w14:paraId="3E6F6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A45B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56180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3.系统客户信息变更</w:t>
            </w:r>
          </w:p>
        </w:tc>
      </w:tr>
      <w:tr w14:paraId="65BD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FCD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22AD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5.供用电合同审核</w:t>
            </w:r>
          </w:p>
        </w:tc>
      </w:tr>
      <w:tr w14:paraId="01CB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C27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4DF91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7.客户电价执行管控</w:t>
            </w:r>
          </w:p>
        </w:tc>
      </w:tr>
      <w:tr w14:paraId="51EB4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1EF7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CEA8C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16.营财账务协同管理</w:t>
            </w:r>
          </w:p>
        </w:tc>
      </w:tr>
      <w:tr w14:paraId="46C7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C70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4539D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17.电费发票开具</w:t>
            </w:r>
          </w:p>
        </w:tc>
      </w:tr>
      <w:tr w14:paraId="5A82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995C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B9FBB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18.价外基金上交</w:t>
            </w:r>
          </w:p>
        </w:tc>
      </w:tr>
      <w:tr w14:paraId="26272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4AD8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D77B9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20.代收渠道在途资金管理</w:t>
            </w:r>
          </w:p>
        </w:tc>
      </w:tr>
      <w:tr w14:paraId="5538E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EB0F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DDCDD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21.柜台收费在途资金管理</w:t>
            </w:r>
          </w:p>
        </w:tc>
      </w:tr>
      <w:tr w14:paraId="68EDF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D012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D9110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22.电费销账标准制定</w:t>
            </w:r>
          </w:p>
        </w:tc>
      </w:tr>
      <w:tr w14:paraId="00DD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5A6B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E6D84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24.电费账龄与客户信用管理</w:t>
            </w:r>
          </w:p>
        </w:tc>
      </w:tr>
      <w:tr w14:paraId="46DC1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B24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136F9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25.电费坏账计提与核销</w:t>
            </w:r>
          </w:p>
        </w:tc>
      </w:tr>
      <w:tr w14:paraId="5D479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8ECD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20DF22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27.不明款确认与核销</w:t>
            </w:r>
          </w:p>
        </w:tc>
      </w:tr>
      <w:tr w14:paraId="239BF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6FC5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7D2F51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29.退费审批权限及流程设置</w:t>
            </w:r>
          </w:p>
        </w:tc>
      </w:tr>
      <w:tr w14:paraId="04D3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7A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3E0F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32.异常事项闭环销号</w:t>
            </w:r>
          </w:p>
        </w:tc>
      </w:tr>
      <w:tr w14:paraId="5A7B9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66CE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005AD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33.出库出账标准</w:t>
            </w:r>
          </w:p>
        </w:tc>
      </w:tr>
      <w:tr w14:paraId="07CB7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E7C7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CFE90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34.计量表计安装</w:t>
            </w:r>
          </w:p>
        </w:tc>
      </w:tr>
      <w:tr w14:paraId="63D7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4F24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6A21D0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35.欠费停电催收</w:t>
            </w:r>
          </w:p>
        </w:tc>
      </w:tr>
      <w:tr w14:paraId="3056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BD8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A9D52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1.发电机组电力业务许可证的核实</w:t>
            </w:r>
          </w:p>
        </w:tc>
      </w:tr>
      <w:tr w14:paraId="4DD4F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0A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94818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3.合同(协议)的签订、解除</w:t>
            </w:r>
          </w:p>
        </w:tc>
      </w:tr>
      <w:tr w14:paraId="6F8A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D86F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63E0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4.发电客户新建信息的确定</w:t>
            </w:r>
          </w:p>
        </w:tc>
      </w:tr>
      <w:tr w14:paraId="6B2D8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CA5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023C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5.发电客户的变更</w:t>
            </w:r>
          </w:p>
        </w:tc>
      </w:tr>
      <w:tr w14:paraId="6D32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4DD6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72AEB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6.新能源项目档案的管理</w:t>
            </w:r>
          </w:p>
        </w:tc>
      </w:tr>
      <w:tr w14:paraId="5DF4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1C71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D1669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8.计量点设置</w:t>
            </w:r>
          </w:p>
        </w:tc>
      </w:tr>
      <w:tr w14:paraId="581C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39CD0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B9FF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9.计量和采集周期</w:t>
            </w:r>
          </w:p>
        </w:tc>
      </w:tr>
      <w:tr w14:paraId="1D48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93F95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F885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12.结算依据的传递</w:t>
            </w:r>
          </w:p>
        </w:tc>
      </w:tr>
      <w:tr w14:paraId="4319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4234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90F167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14.结算数据的退补</w:t>
            </w:r>
          </w:p>
        </w:tc>
      </w:tr>
      <w:tr w14:paraId="17670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C2E0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DEF60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16.电网代开发票范围</w:t>
            </w:r>
          </w:p>
        </w:tc>
      </w:tr>
      <w:tr w14:paraId="1213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6F1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5B0AD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17.电费支付时限管控</w:t>
            </w:r>
          </w:p>
        </w:tc>
      </w:tr>
      <w:tr w14:paraId="28815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962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156B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18.银行账号的确定与变更</w:t>
            </w:r>
          </w:p>
        </w:tc>
      </w:tr>
      <w:tr w14:paraId="755D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350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55AA4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20.支付失败的处理</w:t>
            </w:r>
          </w:p>
        </w:tc>
      </w:tr>
      <w:tr w14:paraId="79B3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935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B8247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23.营财凭证的传递</w:t>
            </w:r>
          </w:p>
        </w:tc>
      </w:tr>
      <w:tr w14:paraId="6E476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7DB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F24F1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24.可再生项目档案的管理</w:t>
            </w:r>
          </w:p>
        </w:tc>
      </w:tr>
      <w:tr w14:paraId="5C3B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F65C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A9850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25.补贴电量双控</w:t>
            </w:r>
          </w:p>
        </w:tc>
      </w:tr>
      <w:tr w14:paraId="12B2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808A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B4E4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26.补贴需求的统计</w:t>
            </w:r>
          </w:p>
        </w:tc>
      </w:tr>
      <w:tr w14:paraId="1B05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6947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AE44D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27.补贴资金的分配与转付</w:t>
            </w:r>
          </w:p>
        </w:tc>
      </w:tr>
      <w:tr w14:paraId="2C1E8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60D7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AC57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1.严格禁止类、特别监管类项目投资决策审批</w:t>
            </w:r>
          </w:p>
        </w:tc>
      </w:tr>
      <w:tr w14:paraId="00F3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D6D4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79F0B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2.可研报告（估算）准确性、完整性审核控制</w:t>
            </w:r>
          </w:p>
        </w:tc>
      </w:tr>
      <w:tr w14:paraId="5C63F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4801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1A67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3.可研经济性评审、财务合规性审核控制</w:t>
            </w:r>
          </w:p>
        </w:tc>
      </w:tr>
      <w:tr w14:paraId="13AEC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7D8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2D531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4.前期费用列支范围、规模审核控制</w:t>
            </w:r>
          </w:p>
        </w:tc>
      </w:tr>
      <w:tr w14:paraId="3B19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08D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CFE05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5.长期挂账前期费用清理</w:t>
            </w:r>
          </w:p>
        </w:tc>
      </w:tr>
      <w:tr w14:paraId="4EF9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2D85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DFD43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6.储备项目合规性、金额准确性的审批控制</w:t>
            </w:r>
          </w:p>
        </w:tc>
      </w:tr>
      <w:tr w14:paraId="378D5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E55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D0C2B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7.概算审核控制</w:t>
            </w:r>
          </w:p>
        </w:tc>
      </w:tr>
      <w:tr w14:paraId="254A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1D8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5ED9B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8.工程计划与预算的规模控制</w:t>
            </w:r>
          </w:p>
        </w:tc>
      </w:tr>
      <w:tr w14:paraId="5235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731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48AF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9.施工图预算控制</w:t>
            </w:r>
          </w:p>
        </w:tc>
      </w:tr>
      <w:tr w14:paraId="1B7E5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49F2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8E19D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10.施工合同合规性、时效性控制</w:t>
            </w:r>
          </w:p>
        </w:tc>
      </w:tr>
      <w:tr w14:paraId="12D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FF06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92FE9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6BF1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D42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85460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0A13F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56FD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A1BA6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13.征地社会稳定风险评估合规性控制</w:t>
            </w:r>
          </w:p>
        </w:tc>
      </w:tr>
      <w:tr w14:paraId="65634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B412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9C607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14.划拨用地合规性控制</w:t>
            </w:r>
          </w:p>
        </w:tc>
      </w:tr>
      <w:tr w14:paraId="2D0A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F52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640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15.耕地占用税合规性控制</w:t>
            </w:r>
          </w:p>
        </w:tc>
      </w:tr>
      <w:tr w14:paraId="53454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5500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4A2A4D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16.城镇土地使用税免税合规性控制</w:t>
            </w:r>
          </w:p>
        </w:tc>
      </w:tr>
      <w:tr w14:paraId="1185A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540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3E524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17.项目开工合规性审核</w:t>
            </w:r>
          </w:p>
        </w:tc>
      </w:tr>
      <w:tr w14:paraId="2F191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D5A4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67F95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18.施工安全控制</w:t>
            </w:r>
          </w:p>
        </w:tc>
      </w:tr>
      <w:tr w14:paraId="468F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F6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18C5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19.施工质量控制</w:t>
            </w:r>
          </w:p>
        </w:tc>
      </w:tr>
      <w:tr w14:paraId="2C8D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972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48ED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20.项目施工环水保控制</w:t>
            </w:r>
          </w:p>
        </w:tc>
      </w:tr>
      <w:tr w14:paraId="4B5B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491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07BC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21.设计变更与现场签证真实性审核控制</w:t>
            </w:r>
          </w:p>
        </w:tc>
      </w:tr>
      <w:tr w14:paraId="4074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3744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C09A4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22.物资现场到货与采购一致性控制</w:t>
            </w:r>
          </w:p>
        </w:tc>
      </w:tr>
      <w:tr w14:paraId="7E91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28A0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5D73C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23.物资成本报账与现场实物到货一致性控制</w:t>
            </w:r>
          </w:p>
        </w:tc>
      </w:tr>
      <w:tr w14:paraId="370A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F0E4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354B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24.施工成本报账与现场进度一致性控制</w:t>
            </w:r>
          </w:p>
        </w:tc>
      </w:tr>
      <w:tr w14:paraId="2A1E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79D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FB222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25.长期挂账在建工程清理</w:t>
            </w:r>
          </w:p>
        </w:tc>
      </w:tr>
      <w:tr w14:paraId="2498A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4A02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3F98B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26.现场实际工程量与验收报告一致性控制</w:t>
            </w:r>
          </w:p>
        </w:tc>
      </w:tr>
      <w:tr w14:paraId="0E00B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7CD0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0B56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27.竣工资产移交闭环控制</w:t>
            </w:r>
          </w:p>
        </w:tc>
      </w:tr>
      <w:tr w14:paraId="0440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E5F7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C5D26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28.暂估转资节点刚性控制</w:t>
            </w:r>
          </w:p>
        </w:tc>
      </w:tr>
      <w:tr w14:paraId="561A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8E3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8951F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29.已领未用物资退库控制</w:t>
            </w:r>
          </w:p>
        </w:tc>
      </w:tr>
      <w:tr w14:paraId="3718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A27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6C1E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30.拆旧物资处置控制</w:t>
            </w:r>
          </w:p>
        </w:tc>
      </w:tr>
      <w:tr w14:paraId="44F9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3626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2ABE7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31.项目竣工合规性管理</w:t>
            </w:r>
          </w:p>
        </w:tc>
      </w:tr>
      <w:tr w14:paraId="7191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2F576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D85D5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32.房产税计税依据合规性控制</w:t>
            </w:r>
          </w:p>
        </w:tc>
      </w:tr>
      <w:tr w14:paraId="33108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FCE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EA4FC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33.预留尾工时限与规模控制</w:t>
            </w:r>
          </w:p>
        </w:tc>
      </w:tr>
      <w:tr w14:paraId="296C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85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E619F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34.工程量真实性、一致性管控</w:t>
            </w:r>
          </w:p>
        </w:tc>
      </w:tr>
      <w:tr w14:paraId="2DBAD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C0B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5F548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35.合同计价的合规性控制</w:t>
            </w:r>
          </w:p>
        </w:tc>
      </w:tr>
      <w:tr w14:paraId="473AE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3149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CB0EF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36.项目结算时效管控</w:t>
            </w:r>
          </w:p>
        </w:tc>
      </w:tr>
      <w:tr w14:paraId="0B3E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AA7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2A10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37.工程质保金支付合规性控制</w:t>
            </w:r>
          </w:p>
        </w:tc>
      </w:tr>
      <w:tr w14:paraId="47FC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B701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B063D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38.工程竣工决算报告编制时效性管控</w:t>
            </w:r>
          </w:p>
        </w:tc>
      </w:tr>
      <w:tr w14:paraId="6593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3DD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35E52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39.工程竣工决算分级审核控制</w:t>
            </w:r>
          </w:p>
        </w:tc>
      </w:tr>
      <w:tr w14:paraId="46450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57C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21CFD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40.工程投后管理</w:t>
            </w:r>
          </w:p>
        </w:tc>
      </w:tr>
      <w:tr w14:paraId="1BDC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663B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FEF15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41.档案管理</w:t>
            </w:r>
          </w:p>
        </w:tc>
      </w:tr>
      <w:tr w14:paraId="7575B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0C72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1B383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1.被迁改资产价值控制</w:t>
            </w:r>
          </w:p>
        </w:tc>
      </w:tr>
      <w:tr w14:paraId="3E34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1B24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0ADFE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2.电网功能适应性控制</w:t>
            </w:r>
          </w:p>
        </w:tc>
      </w:tr>
      <w:tr w14:paraId="6F2F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D24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45792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3.补偿金额与回收时间控制</w:t>
            </w:r>
          </w:p>
        </w:tc>
      </w:tr>
      <w:tr w14:paraId="70CF3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5DD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031DD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4.迁改业务类型的审核控制</w:t>
            </w:r>
          </w:p>
        </w:tc>
      </w:tr>
      <w:tr w14:paraId="2467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19CB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F50BF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5.拆旧资产归属控制</w:t>
            </w:r>
          </w:p>
        </w:tc>
      </w:tr>
      <w:tr w14:paraId="6C94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FEE59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3F90E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6.资产拆旧时点控制</w:t>
            </w:r>
          </w:p>
        </w:tc>
      </w:tr>
      <w:tr w14:paraId="4FD5A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82A4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6E07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7.农民工工资支付控制</w:t>
            </w:r>
          </w:p>
        </w:tc>
      </w:tr>
      <w:tr w14:paraId="6102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F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5F76C0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8.增值税风险控制</w:t>
            </w:r>
          </w:p>
        </w:tc>
      </w:tr>
      <w:tr w14:paraId="3D209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A9D5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10702B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9.新建资产税金房产土地税缴纳控制</w:t>
            </w:r>
          </w:p>
        </w:tc>
      </w:tr>
      <w:tr w14:paraId="511C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C7C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42254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10.新建资产功能性验证</w:t>
            </w:r>
          </w:p>
        </w:tc>
      </w:tr>
      <w:tr w14:paraId="296A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5237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A3364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11.新建资产价值确定</w:t>
            </w:r>
          </w:p>
        </w:tc>
      </w:tr>
      <w:tr w14:paraId="3B467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559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4ABF51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12.技术鉴定控制</w:t>
            </w:r>
          </w:p>
        </w:tc>
      </w:tr>
      <w:tr w14:paraId="2513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C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FFBEC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14.迁改资金清算控制</w:t>
            </w:r>
          </w:p>
        </w:tc>
      </w:tr>
      <w:tr w14:paraId="3026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0758A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5306F5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1.估算准确性、完整性审核控制</w:t>
            </w:r>
          </w:p>
        </w:tc>
      </w:tr>
      <w:tr w14:paraId="3C4A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40ED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1CEA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2.项目储备经济性评审、财务合规性审核控制</w:t>
            </w:r>
          </w:p>
        </w:tc>
      </w:tr>
      <w:tr w14:paraId="7E70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0E5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75FFE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3.配网项目储备入库和评审</w:t>
            </w:r>
          </w:p>
        </w:tc>
      </w:tr>
      <w:tr w14:paraId="177A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7F8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21AD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4.配网项目立项规范性审核</w:t>
            </w:r>
          </w:p>
        </w:tc>
      </w:tr>
      <w:tr w14:paraId="1F562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A5F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62FB9B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5.储备项目必要性、可行性、投资准确性的审批控制</w:t>
            </w:r>
          </w:p>
        </w:tc>
      </w:tr>
      <w:tr w14:paraId="5AF0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0EE2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8701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6.项目概（预）算审核控制</w:t>
            </w:r>
          </w:p>
        </w:tc>
      </w:tr>
      <w:tr w14:paraId="477A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8021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9C530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7.工程预算与计划的规模控制</w:t>
            </w:r>
          </w:p>
        </w:tc>
      </w:tr>
      <w:tr w14:paraId="532C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09A7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057A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8.招标采购合规及防舞弊控制</w:t>
            </w:r>
          </w:p>
        </w:tc>
      </w:tr>
      <w:tr w14:paraId="43E9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A018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20778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9.合同合规性、时效性控制</w:t>
            </w:r>
          </w:p>
        </w:tc>
      </w:tr>
      <w:tr w14:paraId="304AA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ED5C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6B6DB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10.合同签订及审核</w:t>
            </w:r>
          </w:p>
        </w:tc>
      </w:tr>
      <w:tr w14:paraId="2A25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961A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37243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73F08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F539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1306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566BA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333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085D7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13.物资现场到货与采购一致性控制</w:t>
            </w:r>
          </w:p>
        </w:tc>
      </w:tr>
      <w:tr w14:paraId="0777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9FCA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3FFA92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14.施工方案评审控制</w:t>
            </w:r>
          </w:p>
        </w:tc>
      </w:tr>
      <w:tr w14:paraId="5A42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ED95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E4D91F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15.配网项目工程结算审计</w:t>
            </w:r>
          </w:p>
        </w:tc>
      </w:tr>
      <w:tr w14:paraId="5AFB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3F0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DD4EB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16.配网项目开工报告和进度确认</w:t>
            </w:r>
          </w:p>
        </w:tc>
      </w:tr>
      <w:tr w14:paraId="023B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00BCB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83F8A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17.配网项目监理人员履职控制</w:t>
            </w:r>
          </w:p>
        </w:tc>
      </w:tr>
      <w:tr w14:paraId="61E1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350B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542D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18.配网项目竣工验收及结算审计</w:t>
            </w:r>
          </w:p>
        </w:tc>
      </w:tr>
      <w:tr w14:paraId="169E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389C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B9B4D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19.配网项目建卡清册核对</w:t>
            </w:r>
          </w:p>
        </w:tc>
      </w:tr>
      <w:tr w14:paraId="300D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2C83C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DFEA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20.配网项目暂估转资流程提交</w:t>
            </w:r>
          </w:p>
        </w:tc>
      </w:tr>
      <w:tr w14:paraId="76966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F14F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3D07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21.已领未用物资退库控制</w:t>
            </w:r>
          </w:p>
        </w:tc>
      </w:tr>
      <w:tr w14:paraId="70C44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F830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1A640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22.拆旧计划执行和物资处置控制</w:t>
            </w:r>
          </w:p>
        </w:tc>
      </w:tr>
      <w:tr w14:paraId="5DFE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446B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08D48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23.配网项目结算报账</w:t>
            </w:r>
          </w:p>
        </w:tc>
      </w:tr>
      <w:tr w14:paraId="5FE8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6B86C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90B85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24.工程质保金支付合规性控制</w:t>
            </w:r>
          </w:p>
        </w:tc>
      </w:tr>
      <w:tr w14:paraId="332C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BA53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F16A6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25.工程竣工决算报告编制时效性管控</w:t>
            </w:r>
          </w:p>
        </w:tc>
      </w:tr>
      <w:tr w14:paraId="1A0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0AF7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4A1C9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1.设备验收盘点与转资新增管控</w:t>
            </w:r>
          </w:p>
        </w:tc>
      </w:tr>
      <w:tr w14:paraId="607E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DA3A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1E93E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2.委托运维资产新增设备台账信息维护与资产卡片创建</w:t>
            </w:r>
          </w:p>
        </w:tc>
      </w:tr>
      <w:tr w14:paraId="135C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842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75DB9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3.接收资产审核</w:t>
            </w:r>
          </w:p>
        </w:tc>
      </w:tr>
      <w:tr w14:paraId="5216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D10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6CC2D0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4.用户资产卡片创建</w:t>
            </w:r>
          </w:p>
        </w:tc>
      </w:tr>
      <w:tr w14:paraId="36BA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63E8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D2C93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5.资产调拨办理</w:t>
            </w:r>
          </w:p>
        </w:tc>
      </w:tr>
      <w:tr w14:paraId="3BC7B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B3399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6E3E3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6.资产权属变更</w:t>
            </w:r>
          </w:p>
        </w:tc>
      </w:tr>
      <w:tr w14:paraId="1B7D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B7F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7769E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7.设备资产盘点与处置</w:t>
            </w:r>
          </w:p>
        </w:tc>
      </w:tr>
      <w:tr w14:paraId="7A1D0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9B88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D98D2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8.修理项目立项审核</w:t>
            </w:r>
          </w:p>
        </w:tc>
      </w:tr>
      <w:tr w14:paraId="3F120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5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631CF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9.设备资产备品维保与消纳管理</w:t>
            </w:r>
          </w:p>
        </w:tc>
      </w:tr>
      <w:tr w14:paraId="07E5A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EF42C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7830C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10.设备资产保险报案与索赔</w:t>
            </w:r>
          </w:p>
        </w:tc>
      </w:tr>
      <w:tr w14:paraId="3A8F8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B235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50050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11.退役设备资产技术鉴定</w:t>
            </w:r>
          </w:p>
        </w:tc>
      </w:tr>
      <w:tr w14:paraId="792C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41DF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90189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12.退役设备资产拆除与足额回收管控</w:t>
            </w:r>
          </w:p>
        </w:tc>
      </w:tr>
      <w:tr w14:paraId="0326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D774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349BC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13.设备资产报废流程审批办理</w:t>
            </w:r>
          </w:p>
        </w:tc>
      </w:tr>
      <w:tr w14:paraId="719B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CB85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FE7C5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14.资产调拨手续办理</w:t>
            </w:r>
          </w:p>
        </w:tc>
      </w:tr>
      <w:tr w14:paraId="3B2BD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A0E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CEA6D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15.委托运维资产技术鉴定及审批手续办理</w:t>
            </w:r>
          </w:p>
        </w:tc>
      </w:tr>
      <w:tr w14:paraId="0633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68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6D53E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16.委托运维资产房产土地税金申报缴纳</w:t>
            </w:r>
          </w:p>
        </w:tc>
      </w:tr>
      <w:tr w14:paraId="50226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F774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D7D64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17.设备资产报废决策程序</w:t>
            </w:r>
          </w:p>
        </w:tc>
      </w:tr>
      <w:tr w14:paraId="00CBB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4D604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4D6F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1.需求计划优先利库</w:t>
            </w:r>
          </w:p>
        </w:tc>
      </w:tr>
      <w:tr w14:paraId="4105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4734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AE3A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2.采购计划与项目需求匹配</w:t>
            </w:r>
          </w:p>
        </w:tc>
      </w:tr>
      <w:tr w14:paraId="10A22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69CB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87248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3.招标采购合规控制</w:t>
            </w:r>
          </w:p>
        </w:tc>
      </w:tr>
      <w:tr w14:paraId="3AAF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5B71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3ED2C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4.应急采购规范性及合理性控制</w:t>
            </w:r>
          </w:p>
        </w:tc>
      </w:tr>
      <w:tr w14:paraId="34F4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E54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8F72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5.供应商履约风险控制</w:t>
            </w:r>
          </w:p>
        </w:tc>
      </w:tr>
      <w:tr w14:paraId="2B860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9D4F4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83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6.合同关键条款控制</w:t>
            </w:r>
          </w:p>
        </w:tc>
      </w:tr>
      <w:tr w14:paraId="404CD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324E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A08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7.合同变更合理性控制</w:t>
            </w:r>
          </w:p>
        </w:tc>
      </w:tr>
      <w:tr w14:paraId="6C80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D34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29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8.履约保险（保函）有效性控制</w:t>
            </w:r>
          </w:p>
        </w:tc>
      </w:tr>
      <w:tr w14:paraId="5C55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4B78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56E9F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9.物资结算真实性与进度准确性控制</w:t>
            </w:r>
          </w:p>
        </w:tc>
      </w:tr>
      <w:tr w14:paraId="6B16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E3C8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391D8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10.协议执行规范性控制</w:t>
            </w:r>
          </w:p>
        </w:tc>
      </w:tr>
      <w:tr w14:paraId="3ECB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73A0A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B6FE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11.应付清理及时性控制</w:t>
            </w:r>
          </w:p>
        </w:tc>
      </w:tr>
      <w:tr w14:paraId="2160E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C9C4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6B8C3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13.集货商履约控制</w:t>
            </w:r>
          </w:p>
        </w:tc>
      </w:tr>
      <w:tr w14:paraId="51246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47A3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47F9AD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15.电商采购物资到货验收控制</w:t>
            </w:r>
          </w:p>
        </w:tc>
      </w:tr>
      <w:tr w14:paraId="242F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A4FD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38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16.物资到货验收一致性控制</w:t>
            </w:r>
          </w:p>
        </w:tc>
      </w:tr>
      <w:tr w14:paraId="216C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FDC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049F9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17.物资出库真实性控制</w:t>
            </w:r>
          </w:p>
        </w:tc>
      </w:tr>
      <w:tr w14:paraId="57BF4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77E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F9327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18.直发现场物资使用规范性控制</w:t>
            </w:r>
            <w:r>
              <w:rPr>
                <w:rFonts w:hint="default" w:ascii="方正仿宋_GBK" w:hAnsi="等线" w:eastAsia="方正仿宋_GBK" w:cs="宋体"/>
                <w:color w:val="EE0000"/>
                <w:kern w:val="0"/>
                <w:sz w:val="22"/>
                <w:szCs w:val="22"/>
                <w:lang w:val="en-US" w:eastAsia="zh-CN" w:bidi="ar"/>
                <w:woUserID w:val="6"/>
              </w:rPr>
              <w:br w:type="textWrapping"/>
            </w:r>
            <w:r>
              <w:rPr>
                <w:rFonts w:hint="default" w:ascii="方正仿宋_GBK" w:hAnsi="方正仿宋_GBK" w:eastAsia="方正仿宋_GBK" w:cs="方正仿宋_GBK"/>
                <w:color w:val="EE0000"/>
                <w:kern w:val="0"/>
                <w:sz w:val="22"/>
                <w:szCs w:val="22"/>
                <w:lang w:val="en-US" w:eastAsia="zh-CN" w:bidi="ar"/>
                <w:woUserID w:val="6"/>
              </w:rPr>
              <w:t>（特高压工程物资管理参照特高压矩阵执行）</w:t>
            </w:r>
          </w:p>
        </w:tc>
      </w:tr>
      <w:tr w14:paraId="2120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192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16C8F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19.寄存物资出库一致性审核</w:t>
            </w:r>
          </w:p>
        </w:tc>
      </w:tr>
      <w:tr w14:paraId="13E3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A80F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19E6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20.结余物资退库控制</w:t>
            </w:r>
          </w:p>
        </w:tc>
      </w:tr>
      <w:tr w14:paraId="0D6C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DFB1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C63399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21.专业仓设置及审批控制</w:t>
            </w:r>
          </w:p>
        </w:tc>
      </w:tr>
      <w:tr w14:paraId="7CB1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30B9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1CDBC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22.物资入仓准确性控制</w:t>
            </w:r>
          </w:p>
        </w:tc>
      </w:tr>
      <w:tr w14:paraId="0008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3B6A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C11A9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23.物资出仓准确性控制</w:t>
            </w:r>
          </w:p>
        </w:tc>
      </w:tr>
      <w:tr w14:paraId="222F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1D0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43B6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24.物资盘点准确性控制</w:t>
            </w:r>
          </w:p>
        </w:tc>
      </w:tr>
      <w:tr w14:paraId="1FF5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756D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47211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25.利库及时性控制</w:t>
            </w:r>
          </w:p>
        </w:tc>
      </w:tr>
      <w:tr w14:paraId="5CFC7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1F3E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46CE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26.拆旧物资退役控制</w:t>
            </w:r>
          </w:p>
        </w:tc>
      </w:tr>
      <w:tr w14:paraId="38F0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4D92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73E7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27.销售回款及物资出库准确性控制</w:t>
            </w:r>
          </w:p>
        </w:tc>
      </w:tr>
      <w:tr w14:paraId="719C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9A09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12853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28.采购计划与项目需求匹配</w:t>
            </w:r>
          </w:p>
        </w:tc>
      </w:tr>
      <w:tr w14:paraId="03CE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E243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797C5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29.招标采购合规控制</w:t>
            </w:r>
          </w:p>
        </w:tc>
      </w:tr>
      <w:tr w14:paraId="4D9AE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6D73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9149F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30.服务商履约风险控制</w:t>
            </w:r>
          </w:p>
        </w:tc>
      </w:tr>
      <w:tr w14:paraId="48305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69F8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A0D00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31.合同关键条款控制</w:t>
            </w:r>
          </w:p>
        </w:tc>
      </w:tr>
      <w:tr w14:paraId="23A4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BD1A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A5D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32.合同变更合理性控制</w:t>
            </w:r>
          </w:p>
        </w:tc>
      </w:tr>
      <w:tr w14:paraId="1B9A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8273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F4D51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33.服务结算真实性与进度准确性控制</w:t>
            </w:r>
          </w:p>
        </w:tc>
      </w:tr>
      <w:tr w14:paraId="5FB1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299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B566B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34.应付清理及时性控制</w:t>
            </w:r>
          </w:p>
        </w:tc>
      </w:tr>
      <w:tr w14:paraId="24C9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A4994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C15D83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1.储备立项的程序控制</w:t>
            </w:r>
          </w:p>
        </w:tc>
      </w:tr>
      <w:tr w14:paraId="3108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5B13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D2C0E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2.计划预算安排合规性</w:t>
            </w:r>
          </w:p>
        </w:tc>
      </w:tr>
      <w:tr w14:paraId="18CF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2F76E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96ED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3.入账成本准确性</w:t>
            </w:r>
          </w:p>
        </w:tc>
      </w:tr>
      <w:tr w14:paraId="19EC4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BC7D6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CE4E5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4.专业分包比例合规性</w:t>
            </w:r>
          </w:p>
        </w:tc>
      </w:tr>
      <w:tr w14:paraId="65B67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EBE7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844FB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5.资产信息真实性</w:t>
            </w:r>
          </w:p>
        </w:tc>
      </w:tr>
      <w:tr w14:paraId="7339B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ED19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DBDAE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6.项目验收质量</w:t>
            </w:r>
          </w:p>
        </w:tc>
      </w:tr>
      <w:tr w14:paraId="3B97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9FC2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411B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7.项目转资合规性</w:t>
            </w:r>
          </w:p>
        </w:tc>
      </w:tr>
      <w:tr w14:paraId="0A63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A3A0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F5AC3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8.储备立项的程序</w:t>
            </w:r>
          </w:p>
        </w:tc>
      </w:tr>
      <w:tr w14:paraId="6692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DFF0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7D07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9.计划调整及时性</w:t>
            </w:r>
          </w:p>
        </w:tc>
      </w:tr>
      <w:tr w14:paraId="5744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17F5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A2EED2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10.入账成本准确性</w:t>
            </w:r>
          </w:p>
        </w:tc>
      </w:tr>
      <w:tr w14:paraId="485F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FB58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7EF8A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11.研发项目加计扣除合规性</w:t>
            </w:r>
          </w:p>
        </w:tc>
      </w:tr>
      <w:tr w14:paraId="456B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5884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ACDA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12.研发费用核算与分摊准确性</w:t>
            </w:r>
          </w:p>
        </w:tc>
      </w:tr>
      <w:tr w14:paraId="317A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7E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6304D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13.内部受托研发项目三方信息一致性控制</w:t>
            </w:r>
          </w:p>
        </w:tc>
      </w:tr>
      <w:tr w14:paraId="21A0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E692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24EA2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14.项目验收质量</w:t>
            </w:r>
          </w:p>
        </w:tc>
      </w:tr>
      <w:tr w14:paraId="528F0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CC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4F223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15.科研成果权属保护有效性</w:t>
            </w:r>
          </w:p>
        </w:tc>
      </w:tr>
      <w:tr w14:paraId="3809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A57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3D2A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1.员工信息管理</w:t>
            </w:r>
          </w:p>
        </w:tc>
      </w:tr>
      <w:tr w14:paraId="204FB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E7B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1BD7F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2.工资总额计划管理</w:t>
            </w:r>
          </w:p>
        </w:tc>
      </w:tr>
      <w:tr w14:paraId="6F226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EEFF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555AC8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3.工资明细管理</w:t>
            </w:r>
          </w:p>
        </w:tc>
      </w:tr>
      <w:tr w14:paraId="65100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282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6C25A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4.员工用工管理</w:t>
            </w:r>
          </w:p>
        </w:tc>
      </w:tr>
      <w:tr w14:paraId="658C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48E8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6E039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5.工资发放</w:t>
            </w:r>
          </w:p>
        </w:tc>
      </w:tr>
      <w:tr w14:paraId="1160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3BE9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4EBDC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6.社保公积金计提缴纳</w:t>
            </w:r>
          </w:p>
        </w:tc>
      </w:tr>
      <w:tr w14:paraId="4CFD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39E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CA9A1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7.企业年金及补充医疗保险拨付运作</w:t>
            </w:r>
          </w:p>
        </w:tc>
      </w:tr>
      <w:tr w14:paraId="5BE3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E08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84C7C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8.食堂经费使用</w:t>
            </w:r>
          </w:p>
        </w:tc>
      </w:tr>
      <w:tr w14:paraId="68B1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E8E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AD5FE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9.职工疗养组织</w:t>
            </w:r>
          </w:p>
        </w:tc>
      </w:tr>
      <w:tr w14:paraId="657A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7AE6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60D0AB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10.职工体检费使用</w:t>
            </w:r>
          </w:p>
        </w:tc>
      </w:tr>
      <w:tr w14:paraId="3970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0ABB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75526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11.其他福利费使用</w:t>
            </w:r>
          </w:p>
        </w:tc>
      </w:tr>
      <w:tr w14:paraId="69A1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86E9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91033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12.工会经费计提拨缴</w:t>
            </w:r>
          </w:p>
        </w:tc>
      </w:tr>
      <w:tr w14:paraId="45BB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3C2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C47C7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13.职工教育经费列支</w:t>
            </w:r>
          </w:p>
        </w:tc>
      </w:tr>
      <w:tr w14:paraId="3F1E6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B3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0F34D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14.食材价格管控</w:t>
            </w:r>
          </w:p>
        </w:tc>
      </w:tr>
      <w:tr w14:paraId="5FE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6F3E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50B7F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1.出差申请发起</w:t>
            </w:r>
          </w:p>
        </w:tc>
      </w:tr>
      <w:tr w14:paraId="3C5C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CE4E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10176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2.出差申请审批</w:t>
            </w:r>
          </w:p>
        </w:tc>
      </w:tr>
      <w:tr w14:paraId="58D2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79B6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98073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3.出差申请流程控制</w:t>
            </w:r>
          </w:p>
        </w:tc>
      </w:tr>
      <w:tr w14:paraId="6B190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3F60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C422A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5.单体酒店上架及价格定价管控</w:t>
            </w:r>
          </w:p>
        </w:tc>
      </w:tr>
      <w:tr w14:paraId="6FCB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E1AD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C920A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6.酒店预订</w:t>
            </w:r>
          </w:p>
        </w:tc>
      </w:tr>
      <w:tr w14:paraId="7E1E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955A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E8531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7.差旅标准执行</w:t>
            </w:r>
          </w:p>
        </w:tc>
      </w:tr>
      <w:tr w14:paraId="20E3B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A9C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63E7A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8.差旅报销合规性控制</w:t>
            </w:r>
          </w:p>
        </w:tc>
      </w:tr>
      <w:tr w14:paraId="39AE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6A5F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F50D1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9.自付单据审核</w:t>
            </w:r>
          </w:p>
        </w:tc>
      </w:tr>
      <w:tr w14:paraId="40FAD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ACE2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5071B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10.报销事项合规性控制</w:t>
            </w:r>
          </w:p>
        </w:tc>
      </w:tr>
      <w:tr w14:paraId="75C35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A6BD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7AEC61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11.报销发票审核</w:t>
            </w:r>
          </w:p>
        </w:tc>
      </w:tr>
      <w:tr w14:paraId="5FBD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8BFD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EA9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12.公务接待范围、执行制度、费用报销</w:t>
            </w:r>
          </w:p>
        </w:tc>
      </w:tr>
      <w:tr w14:paraId="32F7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54C8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79E8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13.公务车辆单车核算管理</w:t>
            </w:r>
          </w:p>
        </w:tc>
      </w:tr>
      <w:tr w14:paraId="0E33D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E1D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0F18F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14.因公出国（境）经费使用</w:t>
            </w:r>
          </w:p>
        </w:tc>
      </w:tr>
      <w:tr w14:paraId="04254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464B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BE309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15.会议规模、费用报销</w:t>
            </w:r>
          </w:p>
        </w:tc>
      </w:tr>
      <w:tr w14:paraId="3CB8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657F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048C2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16.办公费使用</w:t>
            </w:r>
          </w:p>
        </w:tc>
      </w:tr>
      <w:tr w14:paraId="17C5E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B2C1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4E9F7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17.办公用品采购、发放</w:t>
            </w:r>
          </w:p>
        </w:tc>
      </w:tr>
      <w:tr w14:paraId="6BA21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2D0E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D281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18.党组织工作经费报销</w:t>
            </w:r>
          </w:p>
        </w:tc>
      </w:tr>
      <w:tr w14:paraId="4127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FCD6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3758A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19.安全费报销</w:t>
            </w:r>
          </w:p>
        </w:tc>
      </w:tr>
      <w:tr w14:paraId="0D4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D0C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8D655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20.劳动保护费报销</w:t>
            </w:r>
          </w:p>
        </w:tc>
      </w:tr>
      <w:tr w14:paraId="6FAF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211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79D05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21.现场青苗赔偿类型、数量的确定</w:t>
            </w:r>
          </w:p>
        </w:tc>
      </w:tr>
      <w:tr w14:paraId="4EC0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F8D0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60C11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22.青苗赔偿支付对象的确定</w:t>
            </w:r>
          </w:p>
        </w:tc>
      </w:tr>
      <w:tr w14:paraId="3305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D931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9134C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23.资金支付管理</w:t>
            </w:r>
          </w:p>
        </w:tc>
      </w:tr>
      <w:tr w14:paraId="0DA6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97F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9F7A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24.软科学课题经费报销</w:t>
            </w:r>
          </w:p>
        </w:tc>
      </w:tr>
      <w:tr w14:paraId="038A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8819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C6AEF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25.车辆油料费用申请</w:t>
            </w:r>
          </w:p>
        </w:tc>
      </w:tr>
      <w:tr w14:paraId="216B6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0695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33B74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26.车辆油料费用报销</w:t>
            </w:r>
          </w:p>
        </w:tc>
      </w:tr>
      <w:tr w14:paraId="46CDA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B244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E99AF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27.车辆油耗合规性控制</w:t>
            </w:r>
          </w:p>
        </w:tc>
      </w:tr>
      <w:tr w14:paraId="66E2B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3866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4EF0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28.车辆维修保养费用申请</w:t>
            </w:r>
          </w:p>
        </w:tc>
      </w:tr>
      <w:tr w14:paraId="27237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0C32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BAD57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29.车辆维修保养费用报销</w:t>
            </w:r>
          </w:p>
        </w:tc>
      </w:tr>
      <w:tr w14:paraId="3337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3951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B2D48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30.车辆维修保养费用合规性控制</w:t>
            </w:r>
          </w:p>
        </w:tc>
      </w:tr>
      <w:tr w14:paraId="41F3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A50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AD82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1.会计主体完整性管控</w:t>
            </w:r>
          </w:p>
        </w:tc>
      </w:tr>
      <w:tr w14:paraId="5439C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BCB3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788E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2.业务完整性管控</w:t>
            </w:r>
          </w:p>
        </w:tc>
      </w:tr>
      <w:tr w14:paraId="43E2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8CC6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166FD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6.会计政策和会计估计执行管控</w:t>
            </w:r>
          </w:p>
        </w:tc>
      </w:tr>
      <w:tr w14:paraId="7C0DB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4B9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EECE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7.会计政策和会计估计变更审批</w:t>
            </w:r>
          </w:p>
        </w:tc>
      </w:tr>
      <w:tr w14:paraId="13A4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5543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0DC7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8.会计不相容岗位管控</w:t>
            </w:r>
          </w:p>
        </w:tc>
      </w:tr>
      <w:tr w14:paraId="7A71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BD3B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04831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9.会计岗位交接管控</w:t>
            </w:r>
          </w:p>
        </w:tc>
      </w:tr>
      <w:tr w14:paraId="281D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D9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D3BC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10.银行账户合规开立控制</w:t>
            </w:r>
          </w:p>
        </w:tc>
      </w:tr>
      <w:tr w14:paraId="5DB9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7920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EF63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11.银行账户办理监控控制</w:t>
            </w:r>
          </w:p>
        </w:tc>
      </w:tr>
      <w:tr w14:paraId="499F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6BC0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CDCD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12.商户号合规开立控制</w:t>
            </w:r>
          </w:p>
        </w:tc>
      </w:tr>
      <w:tr w14:paraId="42F1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AD18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A7F5B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13.商户号办理监控控制</w:t>
            </w:r>
          </w:p>
        </w:tc>
      </w:tr>
      <w:tr w14:paraId="2333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1E5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43431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14.数字钱包合规开立控制</w:t>
            </w:r>
          </w:p>
        </w:tc>
      </w:tr>
      <w:tr w14:paraId="08F3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505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CD67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15.数字钱包监控控制</w:t>
            </w:r>
          </w:p>
        </w:tc>
      </w:tr>
      <w:tr w14:paraId="292E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E10D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F771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16.银行账户变更及时性、必要性控制</w:t>
            </w:r>
          </w:p>
        </w:tc>
      </w:tr>
      <w:tr w14:paraId="3C3B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A006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75F1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17.商户号变更及时性、必要性控制</w:t>
            </w:r>
          </w:p>
        </w:tc>
      </w:tr>
      <w:tr w14:paraId="4313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DC21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24CF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18.数字钱包变更及时性、必要性控制</w:t>
            </w:r>
          </w:p>
        </w:tc>
      </w:tr>
      <w:tr w14:paraId="105F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8DCD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8023CD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19.银行账户注销及时性、规范性控制</w:t>
            </w:r>
          </w:p>
        </w:tc>
      </w:tr>
      <w:tr w14:paraId="4E1A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C62B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2CB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20.商户号注销及时性、规范性控制</w:t>
            </w:r>
          </w:p>
        </w:tc>
      </w:tr>
      <w:tr w14:paraId="2E60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A3D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BE104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21.数字钱包注销及时性、规范性控制</w:t>
            </w:r>
          </w:p>
        </w:tc>
      </w:tr>
      <w:tr w14:paraId="4A67D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46BC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A482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22.账户完整性管控</w:t>
            </w:r>
          </w:p>
        </w:tc>
      </w:tr>
      <w:tr w14:paraId="2A8F1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773B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F9A91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24.预算决策程序审核</w:t>
            </w:r>
          </w:p>
        </w:tc>
      </w:tr>
      <w:tr w14:paraId="71D7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8E43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CAE3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25.资源配置精准性管控</w:t>
            </w:r>
          </w:p>
        </w:tc>
      </w:tr>
      <w:tr w14:paraId="7E3F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F133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9A664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26.预算执行情况分析</w:t>
            </w:r>
          </w:p>
        </w:tc>
      </w:tr>
      <w:tr w14:paraId="7FE70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CEB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554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27.各会计科目、项目预算系统编制及控制</w:t>
            </w:r>
          </w:p>
        </w:tc>
      </w:tr>
      <w:tr w14:paraId="6F2F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2427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D91F3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28.重点单项费用预算编制及控制</w:t>
            </w:r>
          </w:p>
        </w:tc>
      </w:tr>
      <w:tr w14:paraId="15173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511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85EB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29.项目可研经济性、财务合规性检查</w:t>
            </w:r>
          </w:p>
        </w:tc>
      </w:tr>
      <w:tr w14:paraId="4CE2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9568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955E6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30.项目预算执行控制</w:t>
            </w:r>
          </w:p>
        </w:tc>
      </w:tr>
      <w:tr w14:paraId="61490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69E9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583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31.预算编制与输配电成本一致性审核</w:t>
            </w:r>
          </w:p>
        </w:tc>
      </w:tr>
      <w:tr w14:paraId="75DC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39E0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3CCEC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32.售电收入管控</w:t>
            </w:r>
          </w:p>
        </w:tc>
      </w:tr>
      <w:tr w14:paraId="5238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EEBA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978C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33.非电收入管控</w:t>
            </w:r>
          </w:p>
        </w:tc>
      </w:tr>
      <w:tr w14:paraId="1DF96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DB8A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CB9F6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34.成本真实性管控</w:t>
            </w:r>
          </w:p>
        </w:tc>
      </w:tr>
      <w:tr w14:paraId="6125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F992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0C4EF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35.成本合规性、完整性管控</w:t>
            </w:r>
          </w:p>
        </w:tc>
      </w:tr>
      <w:tr w14:paraId="48E7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11DD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165AE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36.收入成本匹配性管控</w:t>
            </w:r>
          </w:p>
        </w:tc>
      </w:tr>
      <w:tr w14:paraId="7C90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879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6315F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37.往来挂账规范性管控</w:t>
            </w:r>
          </w:p>
        </w:tc>
      </w:tr>
      <w:tr w14:paraId="616F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5867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A9178C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38.往来清账及时性管控</w:t>
            </w:r>
          </w:p>
        </w:tc>
      </w:tr>
      <w:tr w14:paraId="2E52E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3B7C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E12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39.往来对账规范性管控</w:t>
            </w:r>
          </w:p>
        </w:tc>
      </w:tr>
      <w:tr w14:paraId="33030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D74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FB668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40.长期挂账款项管理</w:t>
            </w:r>
          </w:p>
        </w:tc>
      </w:tr>
      <w:tr w14:paraId="69FE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95E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72BDF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41.坏账准备及往来款项处置管理</w:t>
            </w:r>
          </w:p>
        </w:tc>
      </w:tr>
      <w:tr w14:paraId="0C7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8E2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BF5E4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42.税基溯源管理控制</w:t>
            </w:r>
          </w:p>
        </w:tc>
      </w:tr>
      <w:tr w14:paraId="0DD1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97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DC00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43.发票合规管理控制</w:t>
            </w:r>
          </w:p>
        </w:tc>
      </w:tr>
      <w:tr w14:paraId="31A55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3D5E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EBC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44.合规纳税申报控制</w:t>
            </w:r>
          </w:p>
        </w:tc>
      </w:tr>
      <w:tr w14:paraId="678D2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096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1B35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45.现金收费解缴控制</w:t>
            </w:r>
          </w:p>
        </w:tc>
      </w:tr>
      <w:tr w14:paraId="65F9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E9C4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C802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46.账户资金到账确认控制</w:t>
            </w:r>
          </w:p>
        </w:tc>
      </w:tr>
      <w:tr w14:paraId="2270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7FA8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1CF5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47.应收票据可靠性、合规性管控</w:t>
            </w:r>
          </w:p>
        </w:tc>
      </w:tr>
      <w:tr w14:paraId="1A87E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211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CA8A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48.资金支付审批权限控制</w:t>
            </w:r>
          </w:p>
        </w:tc>
      </w:tr>
      <w:tr w14:paraId="60C4D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DF2E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5815A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49.传统结算事前审批控制</w:t>
            </w:r>
          </w:p>
        </w:tc>
      </w:tr>
      <w:tr w14:paraId="461A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0947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174F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50.付款结算合规性控制</w:t>
            </w:r>
          </w:p>
        </w:tc>
      </w:tr>
      <w:tr w14:paraId="39399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CE06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6B902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52.保函合规性控制</w:t>
            </w:r>
          </w:p>
        </w:tc>
      </w:tr>
      <w:tr w14:paraId="05D6A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D0CC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9ABE0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53.银企对账及时性、准确性控制</w:t>
            </w:r>
          </w:p>
        </w:tc>
      </w:tr>
      <w:tr w14:paraId="56B20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0BC2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97F0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54.数字钱包“零余额”控制</w:t>
            </w:r>
          </w:p>
        </w:tc>
      </w:tr>
      <w:tr w14:paraId="754C8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B527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27347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57.密钥新增配置控制</w:t>
            </w:r>
          </w:p>
        </w:tc>
      </w:tr>
      <w:tr w14:paraId="70D21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0E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DBEE1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58.网银权限配置控制</w:t>
            </w:r>
          </w:p>
        </w:tc>
      </w:tr>
      <w:tr w14:paraId="63556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454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96410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59.密钥变更合规性控制</w:t>
            </w:r>
          </w:p>
        </w:tc>
      </w:tr>
      <w:tr w14:paraId="340B9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AD66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003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60.密钥注销合规性控制</w:t>
            </w:r>
          </w:p>
        </w:tc>
      </w:tr>
      <w:tr w14:paraId="786B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3D2D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2F02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61.密钥授权使用控制</w:t>
            </w:r>
          </w:p>
        </w:tc>
      </w:tr>
      <w:tr w14:paraId="5651F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3F5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11FAA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62.密钥账实盘点一致性控制</w:t>
            </w:r>
          </w:p>
        </w:tc>
      </w:tr>
      <w:tr w14:paraId="20CFE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010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E659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63.密钥交接手续规范性控制</w:t>
            </w:r>
          </w:p>
        </w:tc>
      </w:tr>
      <w:tr w14:paraId="7C45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397C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78FE5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64.印鉴新增配置</w:t>
            </w:r>
          </w:p>
        </w:tc>
      </w:tr>
      <w:tr w14:paraId="57A7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2E07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63922E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65.印鉴变更合规性控制</w:t>
            </w:r>
          </w:p>
        </w:tc>
      </w:tr>
      <w:tr w14:paraId="73C4A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3EE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2B9D9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66.印鉴注销合规性控制</w:t>
            </w:r>
          </w:p>
        </w:tc>
      </w:tr>
      <w:tr w14:paraId="6CCF3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4677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AC7E1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67.印鉴授权使用控制</w:t>
            </w:r>
          </w:p>
        </w:tc>
      </w:tr>
      <w:tr w14:paraId="6607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E738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F01E9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68.印鉴交接手续规范性控制</w:t>
            </w:r>
          </w:p>
        </w:tc>
      </w:tr>
      <w:tr w14:paraId="22F6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408C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BEF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74.关联交易协同管控</w:t>
            </w:r>
          </w:p>
        </w:tc>
      </w:tr>
      <w:tr w14:paraId="3D28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DD99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327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75.期末结账规范性管控</w:t>
            </w:r>
          </w:p>
        </w:tc>
      </w:tr>
      <w:tr w14:paraId="7E09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A17E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7F18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76.银行账户余额准确性管控</w:t>
            </w:r>
          </w:p>
        </w:tc>
      </w:tr>
      <w:tr w14:paraId="72A4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3A2A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9261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77.资产账实一致性核查</w:t>
            </w:r>
          </w:p>
        </w:tc>
      </w:tr>
      <w:tr w14:paraId="59CD7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28E0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54721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78.期初调整规范性管控</w:t>
            </w:r>
          </w:p>
        </w:tc>
      </w:tr>
      <w:tr w14:paraId="54D1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92FC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B52B6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79.财务报告编报及报出</w:t>
            </w:r>
          </w:p>
        </w:tc>
      </w:tr>
      <w:tr w14:paraId="1BA92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04CC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DD77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80.投入产出分析评价</w:t>
            </w:r>
          </w:p>
        </w:tc>
      </w:tr>
      <w:tr w14:paraId="7AB6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8BFA2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61B56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82.会计档案归档</w:t>
            </w:r>
          </w:p>
        </w:tc>
      </w:tr>
      <w:tr w14:paraId="1A479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ABFA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6668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83.无纸化存档管控</w:t>
            </w:r>
          </w:p>
        </w:tc>
      </w:tr>
      <w:tr w14:paraId="46A7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67675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98DD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84.税务档案归档控制</w:t>
            </w:r>
          </w:p>
        </w:tc>
      </w:tr>
      <w:tr w14:paraId="05D4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B3F7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5F8EC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86.资金归集合规性管控</w:t>
            </w:r>
          </w:p>
        </w:tc>
      </w:tr>
      <w:tr w14:paraId="2577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5E1B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13EFC4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1.统一合同文本审查</w:t>
            </w:r>
          </w:p>
        </w:tc>
      </w:tr>
      <w:tr w14:paraId="6985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F077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CFFCD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2.合同对方当事人资信审查</w:t>
            </w:r>
          </w:p>
        </w:tc>
      </w:tr>
      <w:tr w14:paraId="362F2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9CE2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907430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3.合同关键信息一致性管控</w:t>
            </w:r>
          </w:p>
        </w:tc>
      </w:tr>
      <w:tr w14:paraId="24CA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AB6F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6B328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4.分包业务合同管控</w:t>
            </w:r>
          </w:p>
        </w:tc>
      </w:tr>
      <w:tr w14:paraId="49DEB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36B5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871CB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5.贸易业务合同管控</w:t>
            </w:r>
          </w:p>
        </w:tc>
      </w:tr>
      <w:tr w14:paraId="5F6CE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C1B0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F771B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6.合同会签流转管控</w:t>
            </w:r>
          </w:p>
        </w:tc>
      </w:tr>
      <w:tr w14:paraId="1C38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BB6D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9A0C8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7.合同签署授权管控</w:t>
            </w:r>
          </w:p>
        </w:tc>
      </w:tr>
      <w:tr w14:paraId="41E6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7053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010D88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8.数字化法治平台审定版本与线下盖章版本一致性审查</w:t>
            </w:r>
          </w:p>
        </w:tc>
      </w:tr>
      <w:tr w14:paraId="163D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F2EB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0CA8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9.合同用印管控</w:t>
            </w:r>
          </w:p>
        </w:tc>
      </w:tr>
      <w:tr w14:paraId="56FE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6DA3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9A85B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10.合同未签先履管控</w:t>
            </w:r>
          </w:p>
        </w:tc>
      </w:tr>
      <w:tr w14:paraId="491D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7F45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F9C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11.框架合同履约管控</w:t>
            </w:r>
          </w:p>
        </w:tc>
      </w:tr>
      <w:tr w14:paraId="5B30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3086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3858BB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12.合同成果真实性管控</w:t>
            </w:r>
          </w:p>
        </w:tc>
      </w:tr>
      <w:tr w14:paraId="56D5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742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F0EA5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13.合同款项支付管控</w:t>
            </w:r>
          </w:p>
        </w:tc>
      </w:tr>
      <w:tr w14:paraId="3BB6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CEE5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9694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14.合同变更或解除管控</w:t>
            </w:r>
          </w:p>
        </w:tc>
      </w:tr>
      <w:tr w14:paraId="2BBA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95B7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61627B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6.服务采购计划与项目需求匹配</w:t>
            </w:r>
          </w:p>
        </w:tc>
      </w:tr>
      <w:tr w14:paraId="09D8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7F60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1A940E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7.服务合同关键条款审核</w:t>
            </w:r>
          </w:p>
        </w:tc>
      </w:tr>
      <w:tr w14:paraId="396AD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B348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7BA4D5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13.服务类合同成本报账与服务进度、合同进度一致性审核</w:t>
            </w:r>
          </w:p>
        </w:tc>
      </w:tr>
      <w:tr w14:paraId="19AD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D33B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5D321D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1.差旅标准执行及差旅规则管控</w:t>
            </w:r>
          </w:p>
        </w:tc>
      </w:tr>
      <w:tr w14:paraId="2E11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E7A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CE58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2.差旅业务功能配置控制</w:t>
            </w:r>
          </w:p>
        </w:tc>
      </w:tr>
      <w:tr w14:paraId="71F80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6E48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E4DE9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3.资源在线预订规则控制</w:t>
            </w:r>
          </w:p>
        </w:tc>
      </w:tr>
      <w:tr w14:paraId="4B726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F720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4B05F8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4.资源谈判及引入流程签约</w:t>
            </w:r>
          </w:p>
        </w:tc>
      </w:tr>
      <w:tr w14:paraId="0BC6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2A81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0B5BC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5.酒店资源入驻上架管控</w:t>
            </w:r>
          </w:p>
        </w:tc>
      </w:tr>
      <w:tr w14:paraId="7FA0D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CA07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6F24D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9.商品价格管控</w:t>
            </w:r>
          </w:p>
        </w:tc>
      </w:tr>
      <w:tr w14:paraId="2B4FB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018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18D4BB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11.到货验收及出入库管理</w:t>
            </w:r>
          </w:p>
        </w:tc>
      </w:tr>
      <w:tr w14:paraId="5ED03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730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5EAF9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12.支付结算管理</w:t>
            </w:r>
          </w:p>
        </w:tc>
      </w:tr>
      <w:tr w14:paraId="450C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A0B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06783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1.项目维护</w:t>
            </w:r>
          </w:p>
        </w:tc>
      </w:tr>
      <w:tr w14:paraId="084A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FFFE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2BAAB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2.成本测算</w:t>
            </w:r>
          </w:p>
        </w:tc>
      </w:tr>
      <w:tr w14:paraId="5B095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95EA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8F1B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3.合同审批</w:t>
            </w:r>
          </w:p>
        </w:tc>
      </w:tr>
      <w:tr w14:paraId="6B38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6F2F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A7F1B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4.履约管控</w:t>
            </w:r>
          </w:p>
        </w:tc>
      </w:tr>
      <w:tr w14:paraId="4562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75BD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06A4D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5.履约评价</w:t>
            </w:r>
          </w:p>
        </w:tc>
      </w:tr>
      <w:tr w14:paraId="68F1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E55E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240C5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6.付款结算</w:t>
            </w:r>
          </w:p>
        </w:tc>
      </w:tr>
      <w:tr w14:paraId="4AB74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E68C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CCDC4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7.代垫水电费</w:t>
            </w:r>
          </w:p>
        </w:tc>
      </w:tr>
      <w:tr w14:paraId="486C6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52F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2A129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8.岗位设置</w:t>
            </w:r>
          </w:p>
        </w:tc>
      </w:tr>
      <w:tr w14:paraId="3927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C015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167EBA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9.供应商履约评价</w:t>
            </w:r>
          </w:p>
        </w:tc>
      </w:tr>
      <w:tr w14:paraId="7B6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B37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6846D7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10.到货验收</w:t>
            </w:r>
          </w:p>
        </w:tc>
      </w:tr>
      <w:tr w14:paraId="61CA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CB36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7388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11.领用出库</w:t>
            </w:r>
          </w:p>
        </w:tc>
      </w:tr>
      <w:tr w14:paraId="0661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4597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9731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12.库存盘点</w:t>
            </w:r>
          </w:p>
        </w:tc>
      </w:tr>
      <w:tr w14:paraId="08609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0B74C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04F26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13.出租定价</w:t>
            </w:r>
          </w:p>
        </w:tc>
      </w:tr>
      <w:tr w14:paraId="3D3C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735B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A2FF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14.出租审批</w:t>
            </w:r>
          </w:p>
        </w:tc>
      </w:tr>
      <w:tr w14:paraId="5F848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C6D0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DD703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15.房产租赁合同签订</w:t>
            </w:r>
          </w:p>
        </w:tc>
      </w:tr>
      <w:tr w14:paraId="4E83F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5B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1D4E5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16.房屋到期收回</w:t>
            </w:r>
          </w:p>
        </w:tc>
      </w:tr>
      <w:tr w14:paraId="3075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7CC6A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685F7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17.税费计缴</w:t>
            </w:r>
          </w:p>
        </w:tc>
      </w:tr>
      <w:tr w14:paraId="5BB53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FBF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3BD94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18.租赁资产核算</w:t>
            </w:r>
          </w:p>
        </w:tc>
      </w:tr>
      <w:tr w14:paraId="2BBA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326C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E673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1.运维问题、需求收集、汇总</w:t>
            </w:r>
          </w:p>
        </w:tc>
      </w:tr>
      <w:tr w14:paraId="1E5D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5ABB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F8651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2.项目必要性、经济性、技术方案合理性初步评审</w:t>
            </w:r>
          </w:p>
        </w:tc>
      </w:tr>
      <w:tr w14:paraId="5EF1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35B8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3B5A3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3.项目的必要性、经济性、技术方案合理性专业评审</w:t>
            </w:r>
          </w:p>
        </w:tc>
      </w:tr>
      <w:tr w14:paraId="7817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EBEA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8D7E3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4.项目储备审查</w:t>
            </w:r>
          </w:p>
        </w:tc>
      </w:tr>
      <w:tr w14:paraId="61D0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295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CD14D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5.项目预算管控</w:t>
            </w:r>
          </w:p>
        </w:tc>
      </w:tr>
      <w:tr w14:paraId="5D20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8F6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48648D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6.项目服务采购</w:t>
            </w:r>
          </w:p>
        </w:tc>
      </w:tr>
      <w:tr w14:paraId="30D04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231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D8015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7.供应商匹配</w:t>
            </w:r>
          </w:p>
        </w:tc>
      </w:tr>
      <w:tr w14:paraId="0C52C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C940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573B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8.项目合同起草、会签</w:t>
            </w:r>
          </w:p>
        </w:tc>
      </w:tr>
      <w:tr w14:paraId="288B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09D2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1E0AD6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9.施工（设计）方案评审</w:t>
            </w:r>
          </w:p>
        </w:tc>
      </w:tr>
      <w:tr w14:paraId="7005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1BD4C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999BC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10.设计变更审批</w:t>
            </w:r>
          </w:p>
        </w:tc>
      </w:tr>
      <w:tr w14:paraId="0189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AE4A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357CB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11.项目监理履职控制</w:t>
            </w:r>
          </w:p>
        </w:tc>
      </w:tr>
      <w:tr w14:paraId="59EA1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3F6C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A5874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12.项目完工验收</w:t>
            </w:r>
          </w:p>
        </w:tc>
      </w:tr>
      <w:tr w14:paraId="7625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B4AC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2CE0A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13.项目验收评价</w:t>
            </w:r>
          </w:p>
        </w:tc>
      </w:tr>
      <w:tr w14:paraId="5C0B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E1B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74AA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14.物资采购申请审核</w:t>
            </w:r>
          </w:p>
        </w:tc>
      </w:tr>
      <w:tr w14:paraId="22F9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CCF8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F073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15.物资入账</w:t>
            </w:r>
          </w:p>
        </w:tc>
      </w:tr>
      <w:tr w14:paraId="164A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733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061B7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16.物资现场到货验收</w:t>
            </w:r>
          </w:p>
        </w:tc>
      </w:tr>
      <w:tr w14:paraId="21CDA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B2A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AA44A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17.项目结算审核审计</w:t>
            </w:r>
          </w:p>
        </w:tc>
      </w:tr>
      <w:tr w14:paraId="7021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8277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0EE3F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18.项目合同签订</w:t>
            </w:r>
          </w:p>
        </w:tc>
      </w:tr>
      <w:tr w14:paraId="48AB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8609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B5D27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19.项目结算审核</w:t>
            </w:r>
          </w:p>
        </w:tc>
      </w:tr>
      <w:tr w14:paraId="747D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74FF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86CB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20.项目结算控制</w:t>
            </w:r>
          </w:p>
        </w:tc>
      </w:tr>
      <w:tr w14:paraId="658E4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B130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1342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21.项目成本报销</w:t>
            </w:r>
          </w:p>
        </w:tc>
      </w:tr>
      <w:tr w14:paraId="09FB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218C0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647F0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22.项目工程款支付</w:t>
            </w:r>
          </w:p>
        </w:tc>
      </w:tr>
      <w:tr w14:paraId="3D8FC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C789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C210B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23.项目质保金支付</w:t>
            </w:r>
          </w:p>
        </w:tc>
      </w:tr>
      <w:tr w14:paraId="5A49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730D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C50AE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1.违章业务准确性审核</w:t>
            </w:r>
          </w:p>
        </w:tc>
      </w:tr>
      <w:tr w14:paraId="663B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2EC6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89F40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2.风控系统信息录入</w:t>
            </w:r>
          </w:p>
        </w:tc>
      </w:tr>
      <w:tr w14:paraId="7BBB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BC60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11A92E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3.违章业务规范性审核</w:t>
            </w:r>
          </w:p>
        </w:tc>
      </w:tr>
      <w:tr w14:paraId="73D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78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248025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4.通知被考核人节点管控</w:t>
            </w:r>
          </w:p>
        </w:tc>
      </w:tr>
      <w:tr w14:paraId="6498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8CB9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BD07B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5.资金回收节点管控</w:t>
            </w:r>
          </w:p>
        </w:tc>
      </w:tr>
      <w:tr w14:paraId="2A45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94A8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045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6.款项回收情况管控</w:t>
            </w:r>
          </w:p>
        </w:tc>
      </w:tr>
      <w:tr w14:paraId="7E71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CA16A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47A747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7.违章考核业务账务管控</w:t>
            </w:r>
          </w:p>
        </w:tc>
      </w:tr>
    </w:tbl>
    <w:p w14:paraId="7B6D5115">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 xml:space="preserve"> </w:t>
      </w:r>
    </w:p>
    <w:p w14:paraId="692CB4F0">
      <w:pPr>
        <w:keepNext/>
        <w:keepLines/>
        <w:widowControl/>
        <w:numPr>
          <w:ilvl w:val="0"/>
          <w:numId w:val="2"/>
          <w:ins w:id="23" w:author="信仰" w:date="2026-10-12T21:04:35Z"/>
        </w:numPr>
        <w:suppressLineNumbers w:val="0"/>
        <w:snapToGrid w:val="0"/>
        <w:spacing w:before="0" w:beforeAutospacing="0" w:after="0" w:afterAutospacing="0" w:line="560" w:lineRule="exact"/>
        <w:ind w:left="0" w:right="0" w:firstLine="640"/>
        <w:jc w:val="both"/>
        <w:outlineLvl w:val="1"/>
        <w:rPr>
          <w:ins w:id="24" w:author="信仰" w:date="2026-10-12T21:04:15Z"/>
          <w:rFonts w:hint="eastAsia" w:ascii="华文楷体" w:hAnsi="华文楷体" w:eastAsia="华文楷体" w:cs="华文楷体"/>
          <w:b/>
          <w:bCs/>
          <w:color w:val="FF0000"/>
          <w:sz w:val="32"/>
          <w:szCs w:val="32"/>
          <w:lang w:val="en-US" w:bidi="ar"/>
          <w:rPrChange w:id="25" w:author="信仰" w:date="2026-10-12T21:04:35Z">
            <w:rPr>
              <w:ins w:id="26" w:author="信仰" w:date="2026-10-12T21:04:15Z"/>
              <w:rFonts w:hint="eastAsia" w:ascii="华文楷体" w:hAnsi="华文楷体" w:eastAsia="华文楷体" w:cs="华文楷体"/>
              <w:b/>
              <w:bCs/>
              <w:color w:val="FF0000"/>
              <w:sz w:val="32"/>
              <w:szCs w:val="32"/>
              <w:lang w:val="en-US" w:bidi="ar"/>
              <w:woUserID w:val="3"/>
            </w:rPr>
          </w:rPrChange>
          <w:woUserID w:val="6"/>
        </w:rPr>
        <w:pPrChange w:id="22" w:author="信仰" w:date="2026-10-12T21:04:35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27" w:author="信仰" w:date="2026-10-12T21:04:15Z">
        <w:r>
          <w:rPr>
            <w:rFonts w:hint="eastAsia" w:ascii="华文楷体" w:hAnsi="华文楷体" w:eastAsia="华文楷体" w:cs="华文楷体"/>
            <w:b/>
            <w:bCs/>
            <w:color w:val="FF0000"/>
            <w:kern w:val="2"/>
            <w:sz w:val="32"/>
            <w:szCs w:val="32"/>
            <w:lang w:val="en-US" w:eastAsia="zh-CN" w:bidi="ar"/>
            <w:rPrChange w:id="28" w:author="信仰" w:date="2026-10-12T21:04:35Z">
              <w:rPr>
                <w:rFonts w:hint="eastAsia" w:ascii="华文楷体" w:hAnsi="华文楷体" w:eastAsia="华文楷体" w:cs="华文楷体"/>
                <w:b/>
                <w:bCs/>
                <w:color w:val="FF0000"/>
                <w:kern w:val="2"/>
                <w:sz w:val="32"/>
                <w:szCs w:val="32"/>
                <w:lang w:val="en-US" w:eastAsia="zh-CN" w:bidi="ar"/>
                <w:woUserID w:val="3"/>
              </w:rPr>
            </w:rPrChange>
            <w:woUserID w:val="6"/>
          </w:rPr>
          <w:t>矩阵中责任主体与岗位内控责任清单一致性审核</w:t>
        </w:r>
      </w:ins>
    </w:p>
    <w:p w14:paraId="449714AF">
      <w:pPr>
        <w:keepNext w:val="0"/>
        <w:keepLines w:val="0"/>
        <w:widowControl/>
        <w:suppressLineNumbers w:val="0"/>
        <w:spacing w:before="0" w:beforeAutospacing="0" w:after="0" w:afterAutospacing="0" w:line="560" w:lineRule="exact"/>
        <w:ind w:left="0" w:right="0" w:firstLine="640"/>
        <w:jc w:val="both"/>
        <w:rPr>
          <w:ins w:id="29" w:author="信仰" w:date="2026-10-12T21:04:15Z"/>
          <w:rFonts w:hint="eastAsia" w:ascii="华文仿宋" w:hAnsi="华文仿宋" w:eastAsia="华文仿宋" w:cs="华文仿宋"/>
          <w:color w:val="FF0000"/>
          <w:kern w:val="0"/>
          <w:sz w:val="32"/>
          <w:szCs w:val="32"/>
          <w:lang w:val="en-US" w:bidi="ar"/>
          <w:woUserID w:val="3"/>
        </w:rPr>
      </w:pPr>
      <w:ins w:id="30" w:author="信仰" w:date="2026-10-12T21:04:15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w:t>
        </w:r>
      </w:ins>
      <w:ins w:id="31" w:author="信仰" w:date="2026-10-12T21:12:59Z">
        <w:r>
          <w:rPr>
            <w:rFonts w:hint="eastAsia" w:ascii="华文仿宋" w:hAnsi="华文仿宋" w:eastAsia="华文仿宋" w:cs="华文仿宋"/>
            <w:color w:val="FF0000"/>
            <w:kern w:val="0"/>
            <w:sz w:val="32"/>
            <w:szCs w:val="32"/>
            <w:lang w:val="en-US" w:eastAsia="zh" w:bidi="ar"/>
            <w:woUserID w:val="3"/>
          </w:rPr>
          <w:t>。</w:t>
        </w:r>
      </w:ins>
      <w:ins w:id="32" w:author="信仰" w:date="2026-10-12T21:04:15Z">
        <w:r>
          <w:rPr>
            <w:rFonts w:hint="eastAsia" w:ascii="华文仿宋" w:hAnsi="华文仿宋" w:eastAsia="华文仿宋" w:cs="华文仿宋"/>
            <w:color w:val="FF0000"/>
            <w:kern w:val="0"/>
            <w:sz w:val="32"/>
            <w:szCs w:val="32"/>
            <w:lang w:val="en-US" w:eastAsia="zh-CN" w:bidi="ar"/>
            <w:woUserID w:val="3"/>
          </w:rPr>
          <w:t>如果填写为</w:t>
        </w:r>
      </w:ins>
      <w:ins w:id="33" w:author="信仰" w:date="2026-10-12T21:11:20Z">
        <w:r>
          <w:rPr>
            <w:rFonts w:hint="eastAsia" w:ascii="华文仿宋" w:hAnsi="华文仿宋" w:eastAsia="华文仿宋" w:cs="华文仿宋"/>
            <w:color w:val="FF0000"/>
            <w:kern w:val="0"/>
            <w:sz w:val="32"/>
            <w:szCs w:val="32"/>
            <w:lang w:val="en-US" w:eastAsia="zh-CN" w:bidi="ar"/>
            <w:woUserID w:val="3"/>
          </w:rPr>
          <w:t>“各级单位-部门名称-岗位名称”</w:t>
        </w:r>
      </w:ins>
      <w:ins w:id="34" w:author="信仰" w:date="2026-10-12T21:12:51Z">
        <w:r>
          <w:rPr>
            <w:rFonts w:hint="eastAsia" w:ascii="华文仿宋" w:hAnsi="华文仿宋" w:eastAsia="华文仿宋" w:cs="华文仿宋"/>
            <w:color w:val="FF0000"/>
            <w:kern w:val="0"/>
            <w:sz w:val="32"/>
            <w:szCs w:val="32"/>
            <w:lang w:val="en-US" w:eastAsia="zh-CN" w:bidi="ar"/>
            <w:woUserID w:val="3"/>
          </w:rPr>
          <w:t>则提示“</w:t>
        </w:r>
      </w:ins>
      <w:ins w:id="35" w:author="信仰" w:date="2026-10-12T21:13:16Z">
        <w:r>
          <w:rPr>
            <w:rFonts w:hint="eastAsia" w:ascii="华文仿宋" w:hAnsi="华文仿宋" w:eastAsia="华文仿宋" w:cs="华文仿宋"/>
            <w:color w:val="FF0000"/>
            <w:kern w:val="0"/>
            <w:sz w:val="32"/>
            <w:szCs w:val="32"/>
            <w:lang w:val="en-US" w:eastAsia="zh" w:bidi="ar"/>
            <w:woUserID w:val="3"/>
          </w:rPr>
          <w:t>请</w:t>
        </w:r>
      </w:ins>
      <w:ins w:id="36" w:author="信仰" w:date="2026-10-12T21:13:17Z">
        <w:r>
          <w:rPr>
            <w:rFonts w:hint="eastAsia" w:ascii="华文仿宋" w:hAnsi="华文仿宋" w:eastAsia="华文仿宋" w:cs="华文仿宋"/>
            <w:color w:val="FF0000"/>
            <w:kern w:val="0"/>
            <w:sz w:val="32"/>
            <w:szCs w:val="32"/>
            <w:lang w:val="en-US" w:eastAsia="zh" w:bidi="ar"/>
            <w:woUserID w:val="3"/>
          </w:rPr>
          <w:t>将</w:t>
        </w:r>
      </w:ins>
      <w:ins w:id="37" w:author="信仰" w:date="2026-10-12T21:13:18Z">
        <w:r>
          <w:rPr>
            <w:rFonts w:hint="eastAsia" w:ascii="华文仿宋" w:hAnsi="华文仿宋" w:eastAsia="华文仿宋" w:cs="华文仿宋"/>
            <w:color w:val="FF0000"/>
            <w:kern w:val="0"/>
            <w:sz w:val="32"/>
            <w:szCs w:val="32"/>
            <w:lang w:val="en-US" w:eastAsia="zh" w:bidi="ar"/>
            <w:woUserID w:val="3"/>
          </w:rPr>
          <w:t>责任</w:t>
        </w:r>
      </w:ins>
      <w:ins w:id="38" w:author="信仰" w:date="2026-10-12T21:13:22Z">
        <w:r>
          <w:rPr>
            <w:rFonts w:hint="eastAsia" w:ascii="华文仿宋" w:hAnsi="华文仿宋" w:eastAsia="华文仿宋" w:cs="华文仿宋"/>
            <w:color w:val="FF0000"/>
            <w:kern w:val="0"/>
            <w:sz w:val="32"/>
            <w:szCs w:val="32"/>
            <w:lang w:val="en-US" w:eastAsia="zh" w:bidi="ar"/>
            <w:woUserID w:val="3"/>
          </w:rPr>
          <w:t>主体</w:t>
        </w:r>
      </w:ins>
      <w:ins w:id="39" w:author="信仰" w:date="2026-10-12T21:13:25Z">
        <w:r>
          <w:rPr>
            <w:rFonts w:hint="eastAsia" w:ascii="华文仿宋" w:hAnsi="华文仿宋" w:eastAsia="华文仿宋" w:cs="华文仿宋"/>
            <w:color w:val="FF0000"/>
            <w:kern w:val="0"/>
            <w:sz w:val="32"/>
            <w:szCs w:val="32"/>
            <w:lang w:val="en-US" w:eastAsia="zh" w:bidi="ar"/>
            <w:woUserID w:val="3"/>
          </w:rPr>
          <w:t>修改</w:t>
        </w:r>
      </w:ins>
      <w:ins w:id="40" w:author="信仰" w:date="2026-10-12T21:13:26Z">
        <w:r>
          <w:rPr>
            <w:rFonts w:hint="eastAsia" w:ascii="华文仿宋" w:hAnsi="华文仿宋" w:eastAsia="华文仿宋" w:cs="华文仿宋"/>
            <w:color w:val="FF0000"/>
            <w:kern w:val="0"/>
            <w:sz w:val="32"/>
            <w:szCs w:val="32"/>
            <w:lang w:val="en-US" w:eastAsia="zh" w:bidi="ar"/>
            <w:woUserID w:val="3"/>
          </w:rPr>
          <w:t>为</w:t>
        </w:r>
      </w:ins>
      <w:ins w:id="41" w:author="信仰" w:date="2026-10-12T21:13:13Z">
        <w:r>
          <w:rPr>
            <w:rFonts w:hint="eastAsia" w:ascii="华文仿宋" w:hAnsi="华文仿宋" w:eastAsia="华文仿宋" w:cs="华文仿宋"/>
            <w:color w:val="FF0000"/>
            <w:kern w:val="0"/>
            <w:sz w:val="32"/>
            <w:szCs w:val="32"/>
            <w:lang w:val="en-US" w:eastAsia="zh-CN" w:bidi="ar"/>
            <w:woUserID w:val="3"/>
          </w:rPr>
          <w:t>“公司名称-部门名称-岗位名称”</w:t>
        </w:r>
      </w:ins>
      <w:ins w:id="42" w:author="信仰" w:date="2026-10-12T21:13:36Z">
        <w:r>
          <w:rPr>
            <w:rFonts w:hint="eastAsia" w:ascii="华文仿宋" w:hAnsi="华文仿宋" w:eastAsia="华文仿宋" w:cs="华文仿宋"/>
            <w:color w:val="FF0000"/>
            <w:kern w:val="0"/>
            <w:sz w:val="32"/>
            <w:szCs w:val="32"/>
            <w:lang w:val="en-US" w:eastAsia="zh" w:bidi="ar"/>
            <w:woUserID w:val="3"/>
          </w:rPr>
          <w:t>的</w:t>
        </w:r>
      </w:ins>
      <w:ins w:id="43" w:author="信仰" w:date="2026-10-12T21:13:37Z">
        <w:r>
          <w:rPr>
            <w:rFonts w:hint="eastAsia" w:ascii="华文仿宋" w:hAnsi="华文仿宋" w:eastAsia="华文仿宋" w:cs="华文仿宋"/>
            <w:color w:val="FF0000"/>
            <w:kern w:val="0"/>
            <w:sz w:val="32"/>
            <w:szCs w:val="32"/>
            <w:lang w:val="en-US" w:eastAsia="zh" w:bidi="ar"/>
            <w:woUserID w:val="3"/>
          </w:rPr>
          <w:t>形式</w:t>
        </w:r>
      </w:ins>
      <w:ins w:id="44" w:author="信仰" w:date="2026-10-12T21:14:00Z">
        <w:r>
          <w:rPr>
            <w:rFonts w:hint="eastAsia" w:ascii="华文仿宋" w:hAnsi="华文仿宋" w:eastAsia="华文仿宋" w:cs="华文仿宋"/>
            <w:color w:val="FF0000"/>
            <w:kern w:val="0"/>
            <w:sz w:val="32"/>
            <w:szCs w:val="32"/>
            <w:lang w:val="en-US" w:eastAsia="zh" w:bidi="ar"/>
            <w:woUserID w:val="3"/>
          </w:rPr>
          <w:t>；</w:t>
        </w:r>
      </w:ins>
      <w:ins w:id="45" w:author="信仰" w:date="2026-10-12T21:13:45Z">
        <w:r>
          <w:rPr>
            <w:rFonts w:hint="eastAsia" w:ascii="华文仿宋" w:hAnsi="华文仿宋" w:eastAsia="华文仿宋" w:cs="华文仿宋"/>
            <w:color w:val="FF0000"/>
            <w:kern w:val="0"/>
            <w:sz w:val="32"/>
            <w:szCs w:val="32"/>
            <w:lang w:val="en-US" w:eastAsia="zh-CN" w:bidi="ar"/>
            <w:woUserID w:val="3"/>
          </w:rPr>
          <w:t>如果填写为</w:t>
        </w:r>
      </w:ins>
      <w:ins w:id="46" w:author="信仰" w:date="2026-10-12T21:12:30Z">
        <w:r>
          <w:rPr>
            <w:rFonts w:hint="eastAsia" w:ascii="华文仿宋" w:hAnsi="华文仿宋" w:eastAsia="华文仿宋" w:cs="华文仿宋"/>
            <w:color w:val="FF0000"/>
            <w:kern w:val="0"/>
            <w:sz w:val="32"/>
            <w:szCs w:val="32"/>
            <w:lang w:val="en-US" w:eastAsia="zh-CN" w:bidi="ar"/>
            <w:woUserID w:val="3"/>
          </w:rPr>
          <w:t>“部门名称-岗位名称”</w:t>
        </w:r>
      </w:ins>
      <w:ins w:id="47" w:author="信仰" w:date="2026-10-12T21:04:15Z">
        <w:r>
          <w:rPr>
            <w:rFonts w:hint="eastAsia" w:ascii="华文仿宋" w:hAnsi="华文仿宋" w:eastAsia="华文仿宋" w:cs="华文仿宋"/>
            <w:color w:val="FF0000"/>
            <w:kern w:val="0"/>
            <w:sz w:val="32"/>
            <w:szCs w:val="32"/>
            <w:lang w:val="en-US" w:eastAsia="zh-CN" w:bidi="ar"/>
            <w:woUserID w:val="3"/>
          </w:rPr>
          <w:t>则提示“需在矩阵责任主体中补充公司名称”。</w:t>
        </w:r>
      </w:ins>
    </w:p>
    <w:p w14:paraId="5BDAA878">
      <w:pPr>
        <w:keepNext w:val="0"/>
        <w:keepLines w:val="0"/>
        <w:widowControl/>
        <w:suppressLineNumbers w:val="0"/>
        <w:spacing w:before="0" w:beforeAutospacing="0" w:after="0" w:afterAutospacing="0" w:line="560" w:lineRule="exact"/>
        <w:ind w:left="0" w:right="0" w:firstLine="640"/>
        <w:jc w:val="both"/>
        <w:rPr>
          <w:ins w:id="48" w:author="信仰" w:date="2026-10-12T21:04:15Z"/>
          <w:rFonts w:hint="eastAsia" w:ascii="华文仿宋" w:hAnsi="华文仿宋" w:eastAsia="华文仿宋" w:cs="华文仿宋"/>
          <w:color w:val="FF0000"/>
          <w:kern w:val="0"/>
          <w:sz w:val="32"/>
          <w:szCs w:val="32"/>
          <w:lang w:val="en-US" w:bidi="ar"/>
          <w:woUserID w:val="3"/>
        </w:rPr>
      </w:pPr>
      <w:ins w:id="49" w:author="信仰" w:date="2026-10-12T21:04:15Z">
        <w:r>
          <w:rPr>
            <w:rFonts w:hint="eastAsia" w:ascii="华文仿宋" w:hAnsi="华文仿宋" w:eastAsia="华文仿宋" w:cs="华文仿宋"/>
            <w:color w:val="FF0000"/>
            <w:kern w:val="0"/>
            <w:sz w:val="32"/>
            <w:szCs w:val="32"/>
            <w:lang w:val="en-US" w:eastAsia="zh-CN" w:bidi="ar"/>
            <w:woUserID w:val="3"/>
          </w:rPr>
          <w:t>将岗位责任清单中的部门和岗位名称与矩阵中责任主体比对。将岗位内控责任清单中的部门与矩阵责任主体中的部门名称进行比对，如果不一致，则提示“请核实岗位责任清单中的部门名称与矩阵责任主体中的部门名称是否一致”；将岗位责任清单中的岗位名称与矩阵责任主体中的岗位名称进行比对，如果不一致，则提示“请核实岗位责任清单中的岗位名称与矩阵责任主体中的岗位名称是否一致。</w:t>
        </w:r>
      </w:ins>
    </w:p>
    <w:p w14:paraId="729BFDE0">
      <w:pPr>
        <w:keepNext/>
        <w:keepLines/>
        <w:widowControl/>
        <w:numPr>
          <w:ilvl w:val="0"/>
          <w:numId w:val="2"/>
          <w:ins w:id="51" w:author="信仰" w:date="2026-10-12T21:04:40Z"/>
        </w:numPr>
        <w:suppressLineNumbers w:val="0"/>
        <w:snapToGrid w:val="0"/>
        <w:spacing w:before="0" w:beforeAutospacing="0" w:after="0" w:afterAutospacing="0" w:line="560" w:lineRule="exact"/>
        <w:ind w:left="0" w:right="0" w:firstLine="640"/>
        <w:jc w:val="both"/>
        <w:outlineLvl w:val="1"/>
        <w:rPr>
          <w:ins w:id="52" w:author="信仰" w:date="2026-10-12T21:04:15Z"/>
          <w:rFonts w:hint="eastAsia" w:ascii="华文楷体" w:hAnsi="华文楷体" w:eastAsia="华文楷体" w:cs="华文楷体"/>
          <w:b/>
          <w:bCs/>
          <w:color w:val="FF0000"/>
          <w:sz w:val="32"/>
          <w:szCs w:val="32"/>
          <w:lang w:val="en-US" w:bidi="ar"/>
          <w:rPrChange w:id="53" w:author="信仰" w:date="2026-10-12T21:04:40Z">
            <w:rPr>
              <w:ins w:id="54" w:author="信仰" w:date="2026-10-12T21:04:15Z"/>
              <w:rFonts w:hint="eastAsia" w:ascii="华文楷体" w:hAnsi="华文楷体" w:eastAsia="华文楷体" w:cs="华文楷体"/>
              <w:b/>
              <w:bCs/>
              <w:color w:val="FF0000"/>
              <w:sz w:val="32"/>
              <w:szCs w:val="32"/>
              <w:lang w:val="en-US" w:bidi="ar"/>
              <w:woUserID w:val="3"/>
            </w:rPr>
          </w:rPrChange>
          <w:woUserID w:val="6"/>
        </w:rPr>
        <w:pPrChange w:id="50" w:author="信仰" w:date="2026-10-12T21:04:40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55" w:author="信仰" w:date="2026-10-12T21:04:15Z">
        <w:r>
          <w:rPr>
            <w:rFonts w:hint="eastAsia" w:ascii="华文楷体" w:hAnsi="华文楷体" w:eastAsia="华文楷体" w:cs="华文楷体"/>
            <w:b/>
            <w:bCs/>
            <w:color w:val="FF0000"/>
            <w:kern w:val="2"/>
            <w:sz w:val="32"/>
            <w:szCs w:val="32"/>
            <w:lang w:val="en-US" w:eastAsia="zh-CN" w:bidi="ar"/>
            <w:rPrChange w:id="56" w:author="信仰" w:date="2026-10-12T21:04:40Z">
              <w:rPr>
                <w:rFonts w:hint="eastAsia" w:ascii="华文楷体" w:hAnsi="华文楷体" w:eastAsia="华文楷体" w:cs="华文楷体"/>
                <w:b/>
                <w:bCs/>
                <w:color w:val="FF0000"/>
                <w:kern w:val="2"/>
                <w:sz w:val="32"/>
                <w:szCs w:val="32"/>
                <w:lang w:val="en-US" w:eastAsia="zh-CN" w:bidi="ar"/>
                <w:woUserID w:val="3"/>
              </w:rPr>
            </w:rPrChange>
            <w:woUserID w:val="6"/>
          </w:rPr>
          <w:t>控制措施完整性审核</w:t>
        </w:r>
      </w:ins>
    </w:p>
    <w:p w14:paraId="1A7C19B2">
      <w:pPr>
        <w:keepNext w:val="0"/>
        <w:keepLines w:val="0"/>
        <w:widowControl/>
        <w:suppressLineNumbers w:val="0"/>
        <w:spacing w:before="0" w:beforeAutospacing="0" w:after="0" w:afterAutospacing="0" w:line="560" w:lineRule="exact"/>
        <w:ind w:left="0" w:right="0" w:firstLine="640"/>
        <w:jc w:val="both"/>
        <w:rPr>
          <w:ins w:id="57" w:author="信仰" w:date="2026-10-12T21:04:15Z"/>
          <w:del w:id="58" w:author="你说的都对" w:date="2026-10-12T22:03:17Z"/>
          <w:rFonts w:hint="eastAsia" w:ascii="华文仿宋" w:hAnsi="华文仿宋" w:eastAsia="华文仿宋" w:cs="华文仿宋"/>
          <w:color w:val="FF0000"/>
          <w:kern w:val="0"/>
          <w:sz w:val="32"/>
          <w:szCs w:val="32"/>
          <w:lang w:val="en-US"/>
          <w:woUserID w:val="3"/>
        </w:rPr>
      </w:pPr>
      <w:ins w:id="59" w:author="信仰" w:date="2026-10-12T21:04:15Z">
        <w:r>
          <w:rPr>
            <w:rFonts w:hint="eastAsia" w:ascii="华文仿宋" w:hAnsi="华文仿宋" w:eastAsia="华文仿宋" w:cs="华文仿宋"/>
            <w:color w:val="FF0000"/>
            <w:kern w:val="0"/>
            <w:sz w:val="32"/>
            <w:szCs w:val="32"/>
            <w:lang w:val="en-US" w:eastAsia="zh-CN" w:bidi="ar"/>
            <w:woUserID w:val="3"/>
          </w:rPr>
          <w:t>将各单位选择的关键控制下控制措施的条数与重庆公司同一关键控制点下控制措施条数比对。各单位选择的关键控制下控制措施的条数应大于等于重庆公司同一关键控制点下责任主体包含“各级单位的”控制措施条数，否则提示“请核实该关键控制点下控制措施是否完整”。</w:t>
        </w:r>
      </w:ins>
    </w:p>
    <w:p w14:paraId="3ECB6A3D">
      <w:pPr>
        <w:keepNext w:val="0"/>
        <w:keepLines w:val="0"/>
        <w:widowControl/>
        <w:suppressLineNumbers w:val="0"/>
        <w:snapToGrid/>
        <w:spacing w:before="0" w:beforeAutospacing="0" w:after="0" w:afterAutospacing="0" w:line="560" w:lineRule="exact"/>
        <w:ind w:left="0" w:right="0" w:firstLine="640"/>
        <w:jc w:val="both"/>
        <w:outlineLvl w:val="9"/>
        <w:rPr>
          <w:ins w:id="61" w:author="信仰" w:date="2026-10-12T21:04:14Z"/>
          <w:rFonts w:hint="default" w:ascii="Heiti SC" w:hAnsi="Heiti SC" w:eastAsia="Heiti SC" w:cs="Heiti SC"/>
          <w:bCs/>
          <w:color w:val="000000"/>
          <w:kern w:val="2"/>
          <w:sz w:val="32"/>
          <w:szCs w:val="32"/>
          <w:lang w:val="en-US" w:eastAsia="zh-CN" w:bidi="ar"/>
          <w:woUserID w:val="6"/>
        </w:rPr>
        <w:pPrChange w:id="60" w:author="你说的都对" w:date="2026-10-12T22:03:17Z">
          <w:pPr>
            <w:keepNext/>
            <w:keepLines/>
            <w:widowControl/>
            <w:suppressLineNumbers w:val="0"/>
            <w:snapToGrid w:val="0"/>
            <w:spacing w:before="0" w:beforeAutospacing="0" w:after="0" w:afterAutospacing="0" w:line="560" w:lineRule="exact"/>
            <w:ind w:left="0" w:right="0" w:firstLine="640"/>
            <w:jc w:val="both"/>
            <w:outlineLvl w:val="0"/>
          </w:pPr>
        </w:pPrChange>
      </w:pPr>
    </w:p>
    <w:p w14:paraId="0E1883A1">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F565C"/>
    <w:multiLevelType w:val="multilevel"/>
    <w:tmpl w:val="A9DF565C"/>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7F778753"/>
    <w:multiLevelType w:val="multilevel"/>
    <w:tmpl w:val="7F778753"/>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信仰">
    <w15:presenceInfo w15:providerId="WPS Office" w15:userId="3155751849"/>
  </w15:person>
  <w15:person w15:author="你说的都对">
    <w15:presenceInfo w15:providerId="WPS Office" w15:userId="2412295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1DAFCF77"/>
    <w:rsid w:val="28DA2E89"/>
    <w:rsid w:val="2A4254F9"/>
    <w:rsid w:val="2D1F32F4"/>
    <w:rsid w:val="323B4D81"/>
    <w:rsid w:val="34B70380"/>
    <w:rsid w:val="36D316CB"/>
    <w:rsid w:val="3AE174A3"/>
    <w:rsid w:val="43446334"/>
    <w:rsid w:val="44A84E71"/>
    <w:rsid w:val="477DCE1E"/>
    <w:rsid w:val="573E1E21"/>
    <w:rsid w:val="5A9DF965"/>
    <w:rsid w:val="5B487E91"/>
    <w:rsid w:val="5CF9550F"/>
    <w:rsid w:val="5EFEBDE8"/>
    <w:rsid w:val="5F8E2D69"/>
    <w:rsid w:val="5FFD9FA8"/>
    <w:rsid w:val="68CA2609"/>
    <w:rsid w:val="68CC1AED"/>
    <w:rsid w:val="69BB0F42"/>
    <w:rsid w:val="6A637494"/>
    <w:rsid w:val="6BCF62E6"/>
    <w:rsid w:val="6CD3A16D"/>
    <w:rsid w:val="6D535020"/>
    <w:rsid w:val="6E5F49A6"/>
    <w:rsid w:val="6F79ECDA"/>
    <w:rsid w:val="6FFF37D2"/>
    <w:rsid w:val="70DE2EF1"/>
    <w:rsid w:val="7AFFE4B7"/>
    <w:rsid w:val="7BFF8B0F"/>
    <w:rsid w:val="7C5F4108"/>
    <w:rsid w:val="7D65F84D"/>
    <w:rsid w:val="7EF6FC03"/>
    <w:rsid w:val="7F79C282"/>
    <w:rsid w:val="7F7B6CAE"/>
    <w:rsid w:val="7FBF6DD0"/>
    <w:rsid w:val="7FCD17FE"/>
    <w:rsid w:val="7FD7E9A0"/>
    <w:rsid w:val="7FE9FBB2"/>
    <w:rsid w:val="7FFFD4F6"/>
    <w:rsid w:val="8FFFA67E"/>
    <w:rsid w:val="A97F623E"/>
    <w:rsid w:val="AFBF8780"/>
    <w:rsid w:val="B72634B1"/>
    <w:rsid w:val="B7FF9F51"/>
    <w:rsid w:val="BEEFCB4B"/>
    <w:rsid w:val="BFE6F841"/>
    <w:rsid w:val="D5DE8897"/>
    <w:rsid w:val="D5FFAE00"/>
    <w:rsid w:val="E7BFCA8A"/>
    <w:rsid w:val="E7FE3684"/>
    <w:rsid w:val="EFFF70E4"/>
    <w:rsid w:val="F17A0D6C"/>
    <w:rsid w:val="F7EEC240"/>
    <w:rsid w:val="F7FE2179"/>
    <w:rsid w:val="FBF75102"/>
    <w:rsid w:val="FDDC5620"/>
    <w:rsid w:val="FDEA700A"/>
    <w:rsid w:val="FEF7A33E"/>
    <w:rsid w:val="FF6F4E97"/>
    <w:rsid w:val="FFBCCC7B"/>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3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22"/>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link w:val="28"/>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24"/>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link w:val="25"/>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link w:val="32"/>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2018-05-30T09:24:00Z</dcterms:created>
  <dcterms:modified xsi:type="dcterms:W3CDTF">2026-10-13T10:27:29Z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0B97F937BFEFB7751197CD6AD823C457_43</vt:lpwstr>
  </property>
</Properties>
</file>