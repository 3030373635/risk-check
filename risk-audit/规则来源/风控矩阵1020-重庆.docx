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9B8A3">
      <w:pPr>
        <w:keepNext/>
        <w:keepLines w:val="0"/>
        <w:widowControl/>
        <w:suppressLineNumbers w:val="0"/>
        <w:spacing w:before="0" w:beforeAutospacing="0" w:after="0" w:afterAutospacing="0" w:line="680" w:lineRule="exact"/>
        <w:ind w:left="0" w:right="0" w:firstLine="640"/>
        <w:contextualSpacing/>
        <w:jc w:val="center"/>
        <w:rPr>
          <w:rFonts w:hint="default" w:ascii="Songti SC" w:hAnsi="Songti SC" w:eastAsia="Songti SC" w:cs="Songti SC"/>
          <w:b/>
          <w:bCs w:val="0"/>
          <w:color w:val="000000"/>
          <w:spacing w:val="5"/>
          <w:kern w:val="28"/>
          <w:sz w:val="44"/>
          <w:szCs w:val="44"/>
          <w:woUserID w:val="6"/>
        </w:rPr>
      </w:pPr>
      <w:r>
        <w:rPr>
          <w:rFonts w:hint="default" w:ascii="Songti SC" w:hAnsi="Songti SC" w:eastAsia="Songti SC" w:cs="Songti SC"/>
          <w:b/>
          <w:bCs w:val="0"/>
          <w:color w:val="000000"/>
          <w:spacing w:val="5"/>
          <w:kern w:val="28"/>
          <w:sz w:val="44"/>
          <w:szCs w:val="44"/>
          <w:lang w:val="en-US" w:eastAsia="zh-CN" w:bidi="ar"/>
          <w:woUserID w:val="6"/>
        </w:rPr>
        <w:t>风控矩阵及三清单审核规则</w:t>
      </w:r>
    </w:p>
    <w:p w14:paraId="729FF830">
      <w:pPr>
        <w:keepNext/>
        <w:keepLines w:val="0"/>
        <w:widowControl/>
        <w:suppressLineNumbers w:val="0"/>
        <w:spacing w:before="0" w:beforeAutospacing="0" w:after="280" w:afterAutospacing="0" w:line="560" w:lineRule="exact"/>
        <w:ind w:left="0" w:right="0" w:firstLine="640"/>
        <w:jc w:val="center"/>
        <w:rPr>
          <w:rFonts w:hint="eastAsia" w:ascii="华文楷体" w:hAnsi="华文楷体" w:eastAsia="华文楷体" w:cs="华文楷体"/>
          <w:iCs/>
          <w:color w:val="000000"/>
          <w:spacing w:val="15"/>
          <w:kern w:val="2"/>
          <w:sz w:val="32"/>
          <w:szCs w:val="32"/>
          <w:woUserID w:val="6"/>
        </w:rPr>
      </w:pPr>
      <w:r>
        <w:rPr>
          <w:rFonts w:hint="eastAsia" w:ascii="华文楷体" w:hAnsi="华文楷体" w:eastAsia="华文楷体" w:cs="华文楷体"/>
          <w:iCs/>
          <w:color w:val="000000"/>
          <w:spacing w:val="15"/>
          <w:kern w:val="2"/>
          <w:sz w:val="32"/>
          <w:szCs w:val="32"/>
          <w:lang w:val="en-US" w:eastAsia="zh-CN" w:bidi="ar"/>
          <w:woUserID w:val="6"/>
        </w:rPr>
        <w:t>审核确认稿（重庆公司版）</w:t>
      </w:r>
    </w:p>
    <w:p w14:paraId="12B09AE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为统一风控矩阵及三清单审核口径，明确代码审核范围和审核意见填写要求，制定本规则。本规则按会计主体审核，重点检查资料完整性、字段规范、对应关系和明确的职责要求，供审核人员确认后执行。</w:t>
      </w:r>
    </w:p>
    <w:p w14:paraId="61D6C972">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一、审核范围与基本口径</w:t>
      </w:r>
    </w:p>
    <w:p w14:paraId="6F699B1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（一）以会计主体为审核单元</w:t>
      </w:r>
    </w:p>
    <w:p w14:paraId="65DBBC9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审核对象为市公司所属单位的各会计主体，包括市公司本部及其所属区县分公司、子公司等。具体主体范围以提供的会计主体清单为准。</w:t>
      </w:r>
    </w:p>
    <w:p w14:paraId="7F8D0B6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建立“报送单位—会计主体—业务类别—材料类别”的对应关系。同一公司目录下可包含多个主体，同一主体的资料也可分散在多个目录中；同一控制措施编号在不同主体中分别审核，不跨主体混用岗位、人员或载体信息。</w:t>
      </w:r>
    </w:p>
    <w:p w14:paraId="3704391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（二）统一材料识别口径</w:t>
      </w:r>
    </w:p>
    <w:p w14:paraId="7EACD04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递归查找提交目录及全部子目录。综合文件名、文件夹名称、工作簿标题和表内主体字段确定材料归属。优先采用明确指向会计主体的名称或经确认的简称，不将上级公司文件夹名称直接认定为全部文件的会计主体。信息冲突或无法唯一归属时，提出意见。</w:t>
      </w:r>
    </w:p>
    <w:p w14:paraId="00198F59">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矩阵及三清单文件限.xlsx、.xls格式，扩展名不区分大小写，且应能够正常读取。独立工作簿或工作簿中的相应业务工作表均可识别。临时锁定文件不计入材料数量，重复文件不重复计数；多个版本无法确定正式版本时，提出意见。</w:t>
      </w:r>
    </w:p>
    <w:p w14:paraId="5419723F">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（三）统一表格读取口径</w:t>
      </w:r>
    </w:p>
    <w:p w14:paraId="3D0EF836">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按实际合并范围展开合并单元格，不将所有空白一律向下填充。隐藏行、隐藏列仍读取，不直接视为已删除或不适用；历史核对表、字典表等辅助工作表不混入正式业务明细。</w:t>
      </w:r>
    </w:p>
    <w:p w14:paraId="3E6E9D6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识别单元格内删除线、红字等修订格式，区分保留的旧内容与现行内容，不将新旧责任主体直接拼接。明确以删除线标记为删除的文字，不按有效内容审核；仅有颜色变化的文字不自动视为删除。空白、“/”“不涉及”等分别识别，并结合具体规则处理。</w:t>
      </w:r>
    </w:p>
    <w:p w14:paraId="5609080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全文涉及到控制措施编号，只需要提取里面的数字即可，比如“职工福利保障与薪酬管理业务-12.职工疗养组织-控制措施05”，提取数字12和05。</w:t>
      </w:r>
    </w:p>
    <w:p w14:paraId="14BBAE5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如何认为两个控制措施相同：只需要当数字一样就可认为两个措施编号相同，比如：职工福利保障与薪酬管理业务-12.职工疗养组织-控制措施05与xxx福利保障与xxx管理业务-12.职工疗养组织-控制措施05。虽然内容不一样，但是数字是一样的。所以可以认为这两个是同一个措施。</w:t>
      </w:r>
    </w:p>
    <w:p w14:paraId="65AB50D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（四）数据预处理</w:t>
      </w:r>
    </w:p>
    <w:p w14:paraId="3B474185">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b w:val="0"/>
          <w:i w:val="0"/>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1、排序</w:t>
      </w:r>
    </w:p>
    <w:p w14:paraId="1D0080D9">
      <w:pPr>
        <w:keepNext w:val="0"/>
        <w:keepLines w:val="0"/>
        <w:widowControl/>
        <w:suppressLineNumbers w:val="0"/>
        <w:snapToGrid w:val="0"/>
        <w:spacing w:before="0" w:beforeAutospacing="0" w:after="0" w:afterAutospacing="0"/>
        <w:ind w:left="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岗位内控责任清单</w:t>
      </w:r>
      <w:r>
        <w:rPr>
          <w:rFonts w:hint="eastAsia" w:ascii="华文仿宋" w:hAnsi="华文仿宋" w:eastAsia="华文仿宋" w:cs="华文仿宋"/>
          <w:color w:val="000000"/>
          <w:kern w:val="0"/>
          <w:sz w:val="32"/>
          <w:szCs w:val="32"/>
          <w:lang w:val="en-US" w:eastAsia="zh-CN" w:bidi="ar"/>
          <w:woUserID w:val="6"/>
        </w:rPr>
        <w:t>按照控制措施编号排序，提取里面的数字排序，当表格有合并单元格的情况是需要自己处理。比如：“职工福利保障与薪酬管理业务-12.职工疗养组织-控制措施05”，提取数字12和05。职工福利保障与薪酬管理业务-2.工资总额计划管理-控制措施02，提取数字2和02，那么2对应的控制措施在12的前面。</w:t>
      </w:r>
    </w:p>
    <w:p w14:paraId="0244D170">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val="0"/>
          <w:i w:val="0"/>
          <w:color w:val="000000"/>
          <w:kern w:val="0"/>
          <w:sz w:val="32"/>
          <w:szCs w:val="32"/>
          <w:lang w:val="en-US" w:eastAsia="zh-CN" w:bidi="ar"/>
          <w:woUserID w:val="6"/>
        </w:rPr>
        <w:t>同一措施的多条记录应连续排列，措施内部各部门、岗位或规则之间暂不规定先后顺序。合并单元格在读取时按合并范围补齐，标题、表头、填表说明和空白行不参与排序。</w:t>
      </w:r>
    </w:p>
    <w:p w14:paraId="599CFB94">
      <w:pPr>
        <w:keepNext w:val="0"/>
        <w:keepLines w:val="0"/>
        <w:widowControl/>
        <w:numPr>
          <w:ilvl w:val="0"/>
          <w:numId w:val="2"/>
        </w:numPr>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按模板匹配结果追加重庆公司版本责任主体列</w:t>
      </w:r>
    </w:p>
    <w:p w14:paraId="356CEA90">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先按送审矩阵的业务类别、文件名、工作表名称和表内标题，匹配重庆公司版本或该业务指定的更新版本。仅在唯一匹配成功时，将模板“责任主体”列追加至送审矩阵末尾，列名统一为“省公司版本责任主体（核对后删除）”，并保留模板中的相关标记。未匹配、匹配不唯一或模板无法读取时，不新增该列，但送审矩阵仍参与其他审核。</w:t>
      </w:r>
    </w:p>
    <w:p w14:paraId="02CD00B2">
      <w:pPr>
        <w:keepNext w:val="0"/>
        <w:keepLines w:val="0"/>
        <w:widowControl/>
        <w:numPr>
          <w:ilvl w:val="0"/>
          <w:numId w:val="2"/>
        </w:numPr>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系统类型清单中判断表头是否有系统类型类</w:t>
      </w:r>
    </w:p>
    <w:p w14:paraId="35981313">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3.1 识别“系统类型”列</w:t>
      </w:r>
    </w:p>
    <w:p w14:paraId="1810F291">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1. 读取“系统控制规则清单”的表头行，判断是否存在“系统类型”列。</w:t>
      </w:r>
    </w:p>
    <w:p w14:paraId="169B7D65">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2. 若不存在，则检查表头下方数据行是否出现“一级部署系统”“二级部署系统”“三级部署系统”中的任一值：</w:t>
      </w:r>
    </w:p>
    <w:p w14:paraId="77616042">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若存在，则将对应列认定为“系统类型”列，并将列表头修改为“系统类型”。</w:t>
      </w:r>
    </w:p>
    <w:p w14:paraId="14181DAE">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若不存在，则在“系统名称”列与“系统规则管理主体”列之间新增一列，列名设置为“系统类型”。</w:t>
      </w:r>
    </w:p>
    <w:p w14:paraId="7CBE060C">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3.2 填写“系统类型”</w:t>
      </w:r>
    </w:p>
    <w:p w14:paraId="0D02D839">
      <w:pPr>
        <w:keepNext w:val="0"/>
        <w:keepLines w:val="0"/>
        <w:widowControl/>
        <w:suppressLineNumbers w:val="0"/>
        <w:snapToGrid w:val="0"/>
        <w:spacing w:before="0" w:beforeAutospacing="0" w:after="0" w:afterAutospacing="0" w:line="560" w:lineRule="exact"/>
        <w:ind w:left="64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逐行读取“系统规则管理主体”列，并按以下规则填写“系统类型”列：</w:t>
      </w:r>
    </w:p>
    <w:p w14:paraId="35876E66">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1. 总部单位</w:t>
      </w:r>
      <w:r>
        <w:rPr>
          <w:rFonts w:hint="eastAsia" w:ascii="华文仿宋" w:hAnsi="华文仿宋" w:eastAsia="华文仿宋" w:cs="华文仿宋"/>
          <w:color w:val="000000"/>
          <w:kern w:val="0"/>
          <w:sz w:val="32"/>
          <w:szCs w:val="32"/>
          <w:lang w:val="en-US" w:eastAsia="zh-CN" w:bidi="ar"/>
          <w:woUserID w:val="6"/>
        </w:rPr>
        <w:t>“系统规则管理主体”为“总部”或明确表示总部的，填写“一级部署系统”。</w:t>
      </w:r>
    </w:p>
    <w:p w14:paraId="24306489">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2. 重庆市级单位</w:t>
      </w:r>
      <w:r>
        <w:rPr>
          <w:rFonts w:hint="eastAsia" w:ascii="华文仿宋" w:hAnsi="华文仿宋" w:eastAsia="华文仿宋" w:cs="华文仿宋"/>
          <w:color w:val="000000"/>
          <w:kern w:val="0"/>
          <w:sz w:val="32"/>
          <w:szCs w:val="32"/>
          <w:lang w:val="en-US" w:eastAsia="zh-CN" w:bidi="ar"/>
          <w:woUserID w:val="6"/>
        </w:rPr>
        <w:t>“系统规则管理主体”不属于总部，但等于、包含或语义上表示“重庆市级单位”的，填写“二级部署系统”。</w:t>
      </w:r>
    </w:p>
    <w:p w14:paraId="35CE7687">
      <w:pPr>
        <w:keepNext w:val="0"/>
        <w:keepLines w:val="0"/>
        <w:widowControl/>
        <w:suppressLineNumbers w:val="0"/>
        <w:snapToGrid w:val="0"/>
        <w:spacing w:before="0" w:beforeAutospacing="0" w:after="0" w:afterAutospacing="0" w:line="560" w:lineRule="exact"/>
        <w:ind w:left="144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例如：</w:t>
      </w:r>
      <w:r>
        <w:rPr>
          <w:rFonts w:hint="eastAsia" w:ascii="华文仿宋" w:hAnsi="华文仿宋" w:eastAsia="华文仿宋" w:cs="华文仿宋"/>
          <w:color w:val="000000"/>
          <w:kern w:val="0"/>
          <w:sz w:val="32"/>
          <w:szCs w:val="32"/>
          <w:lang w:val="en-US" w:eastAsia="zh-CN" w:bidi="ar"/>
          <w:woUserID w:val="6"/>
        </w:rPr>
        <w:t>“重庆”“市公司”“重庆电力”“重庆市”“国网重庆市电力有限公司”“重庆市电力公司”“重庆电力公司”“重庆市公司”等，均按重庆市级单位处理。</w:t>
      </w:r>
    </w:p>
    <w:p w14:paraId="184DCAEB">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 已填写三级部署系统</w:t>
      </w:r>
      <w:r>
        <w:rPr>
          <w:rFonts w:hint="eastAsia" w:ascii="华文仿宋" w:hAnsi="华文仿宋" w:eastAsia="华文仿宋" w:cs="华文仿宋"/>
          <w:color w:val="000000"/>
          <w:kern w:val="0"/>
          <w:sz w:val="32"/>
          <w:szCs w:val="32"/>
          <w:lang w:val="en-US" w:eastAsia="zh-CN" w:bidi="ar"/>
          <w:woUserID w:val="6"/>
        </w:rPr>
        <w:t>原数据已填写“三级部署系统”的，不修改、不覆盖。</w:t>
      </w:r>
    </w:p>
    <w:p w14:paraId="382A0E5A">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4. 无法判断的情况</w:t>
      </w:r>
      <w:r>
        <w:rPr>
          <w:rFonts w:hint="eastAsia" w:ascii="华文仿宋" w:hAnsi="华文仿宋" w:eastAsia="华文仿宋" w:cs="华文仿宋"/>
          <w:color w:val="000000"/>
          <w:kern w:val="0"/>
          <w:sz w:val="32"/>
          <w:szCs w:val="32"/>
          <w:lang w:val="en-US" w:eastAsia="zh-CN" w:bidi="ar"/>
          <w:woUserID w:val="6"/>
        </w:rPr>
        <w:t>“系统规则管理主体”为空，或既不属于总部、也不属于重庆市级单位的，不自动填写“系统类型”，并输出统一提示语：</w:t>
      </w:r>
    </w:p>
    <w:p w14:paraId="28A169B8">
      <w:pPr>
        <w:keepNext w:val="0"/>
        <w:keepLines/>
        <w:widowControl/>
        <w:suppressLineNumbers w:val="0"/>
        <w:snapToGrid w:val="0"/>
        <w:spacing w:before="0" w:beforeAutospacing="0" w:after="0" w:afterAutospacing="0" w:line="560" w:lineRule="exact"/>
        <w:ind w:left="144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请补充系统类型，该列填报枚举值：一级部署系统、二级部署系统、三级部署系统，请根据系统的实际情况填报。</w:t>
      </w:r>
    </w:p>
    <w:p w14:paraId="41515196">
      <w:pPr>
        <w:keepNext/>
        <w:keepLines/>
        <w:widowControl/>
        <w:suppressLineNumbers w:val="0"/>
        <w:snapToGrid w:val="0"/>
        <w:spacing w:before="100" w:beforeAutospacing="0" w:after="40" w:afterAutospacing="0" w:line="560" w:lineRule="exact"/>
        <w:ind w:left="640" w:right="0" w:firstLine="640"/>
        <w:jc w:val="left"/>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b/>
          <w:bCs/>
          <w:color w:val="000000"/>
          <w:kern w:val="0"/>
          <w:sz w:val="32"/>
          <w:szCs w:val="32"/>
          <w:lang w:val="en-US" w:eastAsia="zh-CN" w:bidi="ar"/>
          <w:woUserID w:val="6"/>
        </w:rPr>
        <w:t>3.3 判断原则</w:t>
      </w:r>
    </w:p>
    <w:p w14:paraId="347DDB38">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对“重庆市级单位”的识别，同时依据包含关系和语义相似性判断。</w:t>
      </w:r>
    </w:p>
    <w:p w14:paraId="588236D1">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已明确填写“三级部署系统”的记录优先保留，不进行自动修改。</w:t>
      </w:r>
    </w:p>
    <w:p w14:paraId="799E1A77">
      <w:pPr>
        <w:keepNext w:val="0"/>
        <w:keepLines w:val="0"/>
        <w:widowControl/>
        <w:suppressLineNumbers w:val="0"/>
        <w:snapToGrid w:val="0"/>
        <w:spacing w:before="0" w:beforeAutospacing="0" w:after="0" w:afterAutospacing="0" w:line="560" w:lineRule="exact"/>
        <w:ind w:left="960" w:right="0" w:hanging="48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除能够明确判断为“一级部署系统”或“二级部署系统”的情况外，不自动推断系统类型。</w:t>
      </w:r>
    </w:p>
    <w:p w14:paraId="25F736C6">
      <w:pPr>
        <w:keepNext w:val="0"/>
        <w:keepLines w:val="0"/>
        <w:widowControl/>
        <w:suppressLineNumbers w:val="0"/>
        <w:snapToGrid w:val="0"/>
        <w:spacing w:before="0" w:beforeAutospacing="0" w:after="0" w:afterAutospacing="0" w:line="560" w:lineRule="exact"/>
        <w:ind w:left="0" w:right="0" w:firstLine="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593565C0">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二、具体审核规则</w:t>
      </w:r>
    </w:p>
    <w:p w14:paraId="41CDFEF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del w:id="0" w:author="你说的都对" w:date="2026-10-15T10:40:26Z">
        <w:r>
          <w:rPr>
            <w:rFonts w:hint="eastAsia" w:ascii="华文仿宋" w:hAnsi="华文仿宋" w:eastAsia="华文仿宋" w:cs="华文仿宋"/>
            <w:color w:val="000000"/>
            <w:kern w:val="0"/>
            <w:sz w:val="32"/>
            <w:szCs w:val="32"/>
            <w:lang w:val="en-US" w:eastAsia="zh-CN" w:bidi="ar"/>
            <w:woUserID w:val="6"/>
          </w:rPr>
          <w:delText>以</w:delText>
        </w:r>
      </w:del>
      <w:del w:id="1" w:author="你说的都对" w:date="2026-10-15T10:40:25Z">
        <w:r>
          <w:rPr>
            <w:rFonts w:hint="eastAsia" w:ascii="华文仿宋" w:hAnsi="华文仿宋" w:eastAsia="华文仿宋" w:cs="华文仿宋"/>
            <w:color w:val="000000"/>
            <w:kern w:val="0"/>
            <w:sz w:val="32"/>
            <w:szCs w:val="32"/>
            <w:lang w:val="en-US" w:eastAsia="zh-CN" w:bidi="ar"/>
            <w:woUserID w:val="6"/>
          </w:rPr>
          <w:delText>下十二</w:delText>
        </w:r>
      </w:del>
      <w:del w:id="2" w:author="你说的都对" w:date="2026-10-15T10:40:24Z">
        <w:r>
          <w:rPr>
            <w:rFonts w:hint="eastAsia" w:ascii="华文仿宋" w:hAnsi="华文仿宋" w:eastAsia="华文仿宋" w:cs="华文仿宋"/>
            <w:color w:val="000000"/>
            <w:kern w:val="0"/>
            <w:sz w:val="32"/>
            <w:szCs w:val="32"/>
            <w:lang w:val="en-US" w:eastAsia="zh-CN" w:bidi="ar"/>
            <w:woUserID w:val="6"/>
          </w:rPr>
          <w:delText>项规则与原十二条审核要点对应。</w:delText>
        </w:r>
      </w:del>
      <w:r>
        <w:rPr>
          <w:rFonts w:hint="eastAsia" w:ascii="华文仿宋" w:hAnsi="华文仿宋" w:eastAsia="华文仿宋" w:cs="华文仿宋"/>
          <w:color w:val="000000"/>
          <w:kern w:val="0"/>
          <w:sz w:val="32"/>
          <w:szCs w:val="32"/>
          <w:lang w:val="en-US" w:eastAsia="zh-CN" w:bidi="ar"/>
          <w:woUserID w:val="6"/>
        </w:rPr>
        <w:t>发现明确问题或因资料不足无法完成检查的，按第三部分要求填写审核意见；无问题的，审核意见留空。</w:t>
      </w:r>
    </w:p>
    <w:p w14:paraId="7BCE8383">
      <w:pPr>
        <w:pStyle w:val="3"/>
        <w:keepNext/>
        <w:keepLines/>
        <w:widowControl/>
        <w:numPr>
          <w:ilvl w:val="1"/>
          <w:numId w:val="0"/>
        </w:numPr>
        <w:suppressLineNumbers w:val="0"/>
        <w:snapToGrid w:val="0"/>
        <w:spacing w:before="0" w:beforeAutospacing="0" w:after="0" w:afterAutospacing="0"/>
        <w:ind w:right="0" w:firstLine="0"/>
        <w:outlineLvl w:val="1"/>
        <w:rPr>
          <w:rFonts w:hint="eastAsia"/>
          <w:woUserID w:val="6"/>
        </w:rPr>
      </w:pPr>
      <w:ins w:id="3" w:author="信仰" w:date="2026-10-15T22:02:25Z">
        <w:r>
          <w:rPr>
            <w:rFonts w:hint="eastAsia" w:ascii="Arial" w:hAnsi="Arial" w:eastAsia="微软雅黑" w:cs="Times New Roman"/>
            <w:b/>
            <w:kern w:val="2"/>
            <w:sz w:val="32"/>
            <w:szCs w:val="24"/>
            <w:lang w:val="en-US" w:eastAsia="zh-CN" w:bidi="ar-SA"/>
            <w:woUserID w:val="6"/>
          </w:rPr>
          <w:t>（一）</w:t>
        </w:r>
      </w:ins>
      <w:del w:id="4" w:author="你说的都对" w:date="2026-10-15T12:38:04Z">
        <w:r>
          <w:rPr>
            <w:rFonts w:hint="eastAsia"/>
            <w:lang w:val="en-US" w:eastAsia="zh-CN"/>
            <w:woUserID w:val="6"/>
          </w:rPr>
          <w:delText>（一）</w:delText>
        </w:r>
      </w:del>
      <w:r>
        <w:rPr>
          <w:rFonts w:hint="eastAsia"/>
          <w:lang w:val="en-US" w:eastAsia="zh-CN"/>
          <w:woUserID w:val="6"/>
        </w:rPr>
        <w:t>资料提交完整性</w:t>
      </w:r>
    </w:p>
    <w:p w14:paraId="7732DDE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对会计主体清单中的每个主体，按应报业务范围分别检查风控矩阵类和三清单类Excel材料是否齐全。矩阵类文件可按“风控矩阵”“矩阵”“风控矩阵”“矩阵”等约定关键字识别；三清单类可按“三清单”等约定关键字识别。文件名应能体现相应会计主体名称或经确认的简称。</w:t>
      </w:r>
    </w:p>
    <w:p w14:paraId="7DF5BFFA">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完整性以“会计主体＋业务类别＋材料类别”为核对依据，不以公司报送包中已存在任意矩阵和任意三清单作为全部主体资料齐全的依据。各主体应报业务范围以提供的清单或适用范围为准，未提供时不推定全部业务均应报送。</w:t>
      </w:r>
    </w:p>
    <w:p w14:paraId="6EE6321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未写主体名称但通过目录或表内信息能够唯一确认归属的，计入已收资料。不同主体混放、一个目录只放一个文件或同一主体资料跨目录存放，本身不构成缺件。归集完成后仍缺少应报材料的，指出具体主体、业务类别及缺少的材料类别。不做任何提示。</w:t>
      </w:r>
    </w:p>
    <w:p w14:paraId="18E48DA8">
      <w:pPr>
        <w:pStyle w:val="3"/>
        <w:keepNext/>
        <w:keepLines/>
        <w:widowControl/>
        <w:suppressLineNumbers w:val="0"/>
        <w:snapToGrid w:val="0"/>
        <w:spacing w:before="0" w:beforeAutospacing="0" w:after="0" w:afterAutospacing="0"/>
        <w:ind w:right="0" w:firstLine="0"/>
        <w:outlineLvl w:val="1"/>
        <w:rPr>
          <w:del w:id="5" w:author="信仰" w:date="2026-10-15T21:19:22Z"/>
          <w:rFonts w:hint="eastAsia"/>
          <w:woUserID w:val="6"/>
        </w:rPr>
      </w:pPr>
      <w:del w:id="6" w:author="你说的都对" w:date="2026-10-15T12:38:07Z">
        <w:r>
          <w:rPr>
            <w:rFonts w:hint="eastAsia"/>
            <w:lang w:val="en-US" w:eastAsia="zh-CN"/>
            <w:woUserID w:val="6"/>
          </w:rPr>
          <w:delText>（二）</w:delText>
        </w:r>
      </w:del>
      <w:del w:id="7" w:author="信仰" w:date="2026-10-15T21:19:22Z">
        <w:r>
          <w:rPr>
            <w:rFonts w:hint="eastAsia"/>
            <w:lang w:val="en-US" w:eastAsia="zh-CN"/>
            <w:woUserID w:val="6"/>
          </w:rPr>
          <w:delText>会计主体与提交资料对应情况</w:delText>
        </w:r>
      </w:del>
    </w:p>
    <w:p w14:paraId="46570602">
      <w:pPr>
        <w:keepNext w:val="0"/>
        <w:keepLines w:val="0"/>
        <w:widowControl/>
        <w:suppressLineNumbers w:val="0"/>
        <w:snapToGrid w:val="0"/>
        <w:spacing w:before="0" w:beforeAutospacing="0" w:after="0" w:afterAutospacing="0" w:line="560" w:lineRule="exact"/>
        <w:ind w:left="0" w:right="0" w:firstLine="640"/>
        <w:jc w:val="both"/>
        <w:rPr>
          <w:del w:id="8" w:author="信仰" w:date="2026-10-15T21:19:22Z"/>
          <w:rFonts w:hint="eastAsia" w:ascii="华文仿宋" w:hAnsi="华文仿宋" w:eastAsia="华文仿宋" w:cs="华文仿宋"/>
          <w:color w:val="000000"/>
          <w:kern w:val="0"/>
          <w:sz w:val="32"/>
          <w:szCs w:val="32"/>
          <w:woUserID w:val="6"/>
        </w:rPr>
      </w:pPr>
      <w:del w:id="9" w:author="信仰" w:date="2026-10-15T21:19:22Z">
        <w:r>
          <w:rPr>
            <w:rFonts w:hint="eastAsia" w:ascii="华文仿宋" w:hAnsi="华文仿宋" w:eastAsia="华文仿宋" w:cs="华文仿宋"/>
            <w:color w:val="000000"/>
            <w:kern w:val="0"/>
            <w:sz w:val="32"/>
            <w:szCs w:val="32"/>
            <w:lang w:val="en-US" w:eastAsia="zh-CN" w:bidi="ar"/>
            <w:woUserID w:val="6"/>
          </w:rPr>
          <w:delText>以会计主体清单逐项核对主体材料，检查主体缺失、主体名称无法对应、多个主体合并提交及清单外主体等差异。按主体对应关系判断，不直接以主体数量与文件数量相比较。</w:delText>
        </w:r>
      </w:del>
    </w:p>
    <w:p w14:paraId="139D2A2E">
      <w:pPr>
        <w:keepNext w:val="0"/>
        <w:keepLines w:val="0"/>
        <w:widowControl/>
        <w:suppressLineNumbers w:val="0"/>
        <w:snapToGrid w:val="0"/>
        <w:spacing w:before="0" w:beforeAutospacing="0" w:after="0" w:afterAutospacing="0" w:line="560" w:lineRule="exact"/>
        <w:ind w:left="0" w:right="0" w:firstLine="640"/>
        <w:jc w:val="both"/>
        <w:rPr>
          <w:del w:id="10" w:author="信仰" w:date="2026-10-15T21:19:22Z"/>
          <w:rFonts w:hint="eastAsia" w:ascii="华文仿宋" w:hAnsi="华文仿宋" w:eastAsia="华文仿宋" w:cs="华文仿宋"/>
          <w:color w:val="000000"/>
          <w:kern w:val="0"/>
          <w:sz w:val="32"/>
          <w:szCs w:val="32"/>
          <w:woUserID w:val="6"/>
        </w:rPr>
      </w:pPr>
      <w:del w:id="11" w:author="信仰" w:date="2026-10-15T21:19:22Z">
        <w:r>
          <w:rPr>
            <w:rFonts w:hint="eastAsia" w:ascii="华文仿宋" w:hAnsi="华文仿宋" w:eastAsia="华文仿宋" w:cs="华文仿宋"/>
            <w:color w:val="000000"/>
            <w:kern w:val="0"/>
            <w:sz w:val="32"/>
            <w:szCs w:val="32"/>
            <w:lang w:val="en-US" w:eastAsia="zh-CN" w:bidi="ar"/>
            <w:woUserID w:val="6"/>
          </w:rPr>
          <w:delText>存在差异时，检查是否提交可归属于相关报送单位或主体的Word说明材料或者PDF说明材料，格式限.doc、.docx、.pdf。文件名或文档标题含“说明”“情况说明”“合并说明”“主体说明”“申请”等可识别表述的，可认定为说明材料；普通Word、PDF文件不能仅凭扩展名认定为说明材料。</w:delText>
        </w:r>
      </w:del>
    </w:p>
    <w:p w14:paraId="215313CE">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del w:id="12" w:author="信仰" w:date="2026-10-15T21:19:22Z">
        <w:r>
          <w:rPr>
            <w:rFonts w:hint="eastAsia" w:ascii="华文仿宋" w:hAnsi="华文仿宋" w:eastAsia="华文仿宋" w:cs="华文仿宋"/>
            <w:color w:val="000000"/>
            <w:kern w:val="0"/>
            <w:sz w:val="32"/>
            <w:szCs w:val="32"/>
            <w:lang w:val="en-US" w:eastAsia="zh-CN" w:bidi="ar"/>
            <w:woUserID w:val="6"/>
          </w:rPr>
          <w:delText>本条仅核查说明材料存在、格式正确、归属可识别，不审核说明理由是否充分。差异已提供可识别说明的，本条不另提问题；未提供或无法对应的，填写缺少说明或意见。说明材料不自动替代合并后仍需提交的矩阵、三清单，也不免除其他具体审核要求。</w:delText>
        </w:r>
      </w:del>
    </w:p>
    <w:p w14:paraId="31C3E8F8">
      <w:pPr>
        <w:pStyle w:val="3"/>
        <w:keepNext/>
        <w:keepLines/>
        <w:widowControl/>
        <w:numPr>
          <w:ilvl w:val="1"/>
          <w:numId w:val="0"/>
        </w:numPr>
        <w:suppressLineNumbers w:val="0"/>
        <w:snapToGrid w:val="0"/>
        <w:spacing w:before="0" w:beforeAutospacing="0" w:after="0" w:afterAutospacing="0"/>
        <w:ind w:right="0" w:firstLine="0"/>
        <w:outlineLvl w:val="1"/>
        <w:rPr>
          <w:rFonts w:hint="eastAsia"/>
          <w:woUserID w:val="6"/>
        </w:rPr>
      </w:pPr>
      <w:ins w:id="13" w:author="信仰" w:date="2026-10-15T22:02:25Z">
        <w:r>
          <w:rPr>
            <w:rFonts w:hint="eastAsia" w:ascii="Arial" w:hAnsi="Arial" w:eastAsia="微软雅黑" w:cs="Times New Roman"/>
            <w:b/>
            <w:kern w:val="2"/>
            <w:sz w:val="32"/>
            <w:szCs w:val="24"/>
            <w:lang w:val="en-US" w:eastAsia="zh-CN" w:bidi="ar-SA"/>
            <w:woUserID w:val="6"/>
          </w:rPr>
          <w:t>（二）</w:t>
        </w:r>
      </w:ins>
      <w:del w:id="14" w:author="你说的都对" w:date="2026-10-15T12:38:11Z">
        <w:r>
          <w:rPr>
            <w:rFonts w:hint="eastAsia"/>
            <w:lang w:val="en-US" w:eastAsia="zh-CN"/>
            <w:woUserID w:val="6"/>
          </w:rPr>
          <w:delText>（三）</w:delText>
        </w:r>
      </w:del>
      <w:r>
        <w:rPr>
          <w:rFonts w:hint="eastAsia"/>
          <w:lang w:val="en-US" w:eastAsia="zh-CN"/>
          <w:woUserID w:val="6"/>
        </w:rPr>
        <w:t>基准字段及适用性填写情况</w:t>
      </w:r>
    </w:p>
    <w:p w14:paraId="60C54545">
      <w:pPr>
        <w:keepNext w:val="0"/>
        <w:keepLines w:val="0"/>
        <w:widowControl/>
        <w:suppressLineNumbers w:val="0"/>
        <w:snapToGrid w:val="0"/>
        <w:spacing w:before="0" w:beforeAutospacing="0" w:after="0" w:afterAutospacing="0" w:line="560" w:lineRule="exact"/>
        <w:ind w:left="0" w:right="0" w:firstLine="640"/>
        <w:jc w:val="both"/>
        <w:rPr>
          <w:ins w:id="15" w:author="信仰" w:date="2026-10-15T22:07:18Z"/>
          <w:rFonts w:hint="eastAsia" w:ascii="华文仿宋" w:hAnsi="华文仿宋" w:eastAsia="华文仿宋" w:cs="华文仿宋"/>
          <w:color w:val="EE0000"/>
          <w:kern w:val="0"/>
          <w:sz w:val="32"/>
          <w:szCs w:val="32"/>
          <w:lang w:val="en-US"/>
          <w:woUserID w:val="3"/>
        </w:rPr>
      </w:pPr>
      <w:r>
        <w:rPr>
          <w:rFonts w:hint="eastAsia" w:ascii="华文仿宋" w:hAnsi="华文仿宋" w:eastAsia="华文仿宋" w:cs="华文仿宋"/>
          <w:color w:val="000000"/>
          <w:kern w:val="0"/>
          <w:sz w:val="32"/>
          <w:szCs w:val="32"/>
          <w:lang w:val="en-US" w:eastAsia="zh-CN" w:bidi="ar"/>
          <w:woUserID w:val="6"/>
        </w:rPr>
        <w:t>先按送审资料的业务类别、文件名、工作表名称和表内标题匹配模板。唯一匹配成功的，按相同业务类别与重庆公司版本比较字段结构</w:t>
      </w:r>
      <w:del w:id="16" w:author="信仰" w:date="2026-10-12T23:33:48Z">
        <w:r>
          <w:rPr>
            <w:rFonts w:hint="eastAsia" w:ascii="华文仿宋" w:hAnsi="华文仿宋" w:eastAsia="华文仿宋" w:cs="华文仿宋"/>
            <w:color w:val="000000"/>
            <w:kern w:val="0"/>
            <w:sz w:val="32"/>
            <w:szCs w:val="32"/>
            <w:lang w:val="en-US" w:eastAsia="zh-CN" w:bidi="ar"/>
            <w:woUserID w:val="6"/>
          </w:rPr>
          <w:delText>；员工报账等已指定更新版本的，采用指定版本</w:delText>
        </w:r>
      </w:del>
      <w:r>
        <w:rPr>
          <w:rFonts w:hint="eastAsia" w:ascii="华文仿宋" w:hAnsi="华文仿宋" w:eastAsia="华文仿宋" w:cs="华文仿宋"/>
          <w:color w:val="000000"/>
          <w:kern w:val="0"/>
          <w:sz w:val="32"/>
          <w:szCs w:val="32"/>
          <w:lang w:val="en-US" w:eastAsia="zh-CN" w:bidi="ar"/>
          <w:woUserID w:val="6"/>
        </w:rPr>
        <w:t>。重点检查应保留字段是否因异常删列而缺失，不判断措施、载体等文字删减的业务合理性。</w:t>
      </w:r>
      <w:ins w:id="17" w:author="信仰" w:date="2026-10-15T22:07:18Z">
        <w:r>
          <w:rPr>
            <w:rFonts w:hint="eastAsia" w:ascii="华文仿宋" w:hAnsi="华文仿宋" w:eastAsia="华文仿宋" w:cs="华文仿宋"/>
            <w:color w:val="EE0000"/>
            <w:kern w:val="0"/>
            <w:sz w:val="32"/>
            <w:szCs w:val="32"/>
            <w:lang w:val="en-US" w:eastAsia="zh-CN" w:bidi="ar"/>
            <w:woUserID w:val="3"/>
          </w:rPr>
          <w:t>如有与重庆公司版本字段差异，则提示具体差异字段。</w:t>
        </w:r>
      </w:ins>
    </w:p>
    <w:p w14:paraId="624B4135">
      <w:pPr>
        <w:keepNext w:val="0"/>
        <w:keepLines w:val="0"/>
        <w:widowControl/>
        <w:suppressLineNumbers w:val="0"/>
        <w:snapToGrid w:val="0"/>
        <w:spacing w:before="0" w:beforeAutospacing="0" w:after="0" w:afterAutospacing="0" w:line="560" w:lineRule="exact"/>
        <w:ind w:left="0" w:right="0" w:firstLine="640"/>
        <w:jc w:val="both"/>
        <w:rPr>
          <w:del w:id="18" w:author="信仰" w:date="2026-10-15T22:07:21Z"/>
          <w:rFonts w:hint="eastAsia" w:ascii="华文仿宋" w:hAnsi="华文仿宋" w:eastAsia="华文仿宋" w:cs="华文仿宋"/>
          <w:color w:val="000000"/>
          <w:kern w:val="0"/>
          <w:sz w:val="32"/>
          <w:szCs w:val="32"/>
          <w:woUserID w:val="6"/>
        </w:rPr>
      </w:pPr>
    </w:p>
    <w:p w14:paraId="04BE453E">
      <w:pPr>
        <w:keepNext w:val="0"/>
        <w:keepLines w:val="0"/>
        <w:widowControl/>
        <w:suppressLineNumbers w:val="0"/>
        <w:snapToGrid w:val="0"/>
        <w:spacing w:before="0" w:beforeAutospacing="0" w:after="0" w:afterAutospacing="0" w:line="560" w:lineRule="exact"/>
        <w:ind w:left="0" w:right="0" w:firstLine="640"/>
        <w:jc w:val="both"/>
        <w:rPr>
          <w:del w:id="19" w:author="信仰" w:date="2026-10-15T22:07:27Z"/>
          <w:rFonts w:hint="eastAsia" w:ascii="华文仿宋" w:hAnsi="华文仿宋" w:eastAsia="华文仿宋" w:cs="华文仿宋"/>
          <w:color w:val="000000"/>
          <w:kern w:val="0"/>
          <w:sz w:val="32"/>
          <w:szCs w:val="32"/>
          <w:woUserID w:val="6"/>
        </w:rPr>
      </w:pPr>
      <w:del w:id="20" w:author="信仰" w:date="2026-10-15T22:07:25Z">
        <w:r>
          <w:rPr>
            <w:rFonts w:hint="eastAsia" w:ascii="华文仿宋" w:hAnsi="华文仿宋" w:eastAsia="华文仿宋" w:cs="华文仿宋"/>
            <w:color w:val="000000"/>
            <w:kern w:val="0"/>
            <w:sz w:val="32"/>
            <w:szCs w:val="32"/>
            <w:lang w:val="en-US" w:eastAsia="zh-CN" w:bidi="ar"/>
            <w:woUserID w:val="6"/>
          </w:rPr>
          <w:delText>未匹配、匹配不唯一或模板无法读取时，不比较基准字段，不新增上述责任主体辅助列；在“审核意见”列注明“未匹配到对应模板，请确认模板对应关系。”送审资料仍执行适用性及其他不依赖模板的审核规则</w:delText>
        </w:r>
      </w:del>
      <w:del w:id="21" w:author="信仰" w:date="2026-10-15T22:07:26Z">
        <w:r>
          <w:rPr>
            <w:rFonts w:hint="eastAsia" w:ascii="华文仿宋" w:hAnsi="华文仿宋" w:eastAsia="华文仿宋" w:cs="华文仿宋"/>
            <w:color w:val="000000"/>
            <w:kern w:val="0"/>
            <w:sz w:val="32"/>
            <w:szCs w:val="32"/>
            <w:lang w:val="en-US" w:eastAsia="zh-CN" w:bidi="ar"/>
            <w:woUserID w:val="6"/>
          </w:rPr>
          <w:delText>。</w:delText>
        </w:r>
      </w:del>
    </w:p>
    <w:p w14:paraId="4CCB1587">
      <w:pPr>
        <w:keepNext w:val="0"/>
        <w:keepLines w:val="0"/>
        <w:widowControl/>
        <w:suppressLineNumbers w:val="0"/>
        <w:snapToGrid w:val="0"/>
        <w:spacing w:before="0" w:beforeAutospacing="0" w:after="0" w:afterAutospacing="0" w:line="560" w:lineRule="exact"/>
        <w:ind w:left="0" w:right="0" w:firstLine="640"/>
        <w:jc w:val="both"/>
        <w:rPr>
          <w:del w:id="22" w:author="信仰" w:date="2026-10-12T23:33:26Z"/>
          <w:rFonts w:hint="eastAsia" w:ascii="华文仿宋" w:hAnsi="华文仿宋" w:eastAsia="华文仿宋" w:cs="华文仿宋"/>
          <w:color w:val="000000"/>
          <w:kern w:val="0"/>
          <w:sz w:val="32"/>
          <w:szCs w:val="32"/>
          <w:woUserID w:val="6"/>
        </w:rPr>
      </w:pPr>
      <w:del w:id="23" w:author="信仰" w:date="2026-10-12T23:33:26Z">
        <w:r>
          <w:rPr>
            <w:rFonts w:hint="eastAsia" w:ascii="华文仿宋" w:hAnsi="华文仿宋" w:eastAsia="华文仿宋" w:cs="华文仿宋"/>
            <w:color w:val="000000"/>
            <w:kern w:val="0"/>
            <w:sz w:val="32"/>
            <w:szCs w:val="32"/>
            <w:lang w:val="en-US" w:eastAsia="zh-CN" w:bidi="ar"/>
            <w:woUserID w:val="6"/>
          </w:rPr>
          <w:delText>检查矩阵最后一个有效业务字段是否为“是否适用及原因”或经确认的等效字段，并检查各条措施是否填写。空白、仅有占位符等视为未填写；不适用但未说明原因的，指出原因缺失。仅填写“适用”是否必须补充原因、是否接受拆分为两列的形式，由审核人员统一确认后执行。</w:delText>
        </w:r>
      </w:del>
    </w:p>
    <w:p w14:paraId="1D4F8B28">
      <w:pPr>
        <w:keepNext w:val="0"/>
        <w:keepLines w:val="0"/>
        <w:widowControl/>
        <w:suppressLineNumbers w:val="0"/>
        <w:snapToGrid w:val="0"/>
        <w:spacing w:before="0" w:beforeAutospacing="0" w:after="0" w:afterAutospacing="0" w:line="560" w:lineRule="exact"/>
        <w:ind w:left="0" w:right="0" w:firstLine="640"/>
        <w:jc w:val="both"/>
        <w:rPr>
          <w:ins w:id="24" w:author="信仰" w:date="2026-10-15T21:48:05Z"/>
          <w:rFonts w:hint="eastAsia" w:ascii="华文仿宋" w:hAnsi="华文仿宋" w:eastAsia="华文仿宋" w:cs="华文仿宋"/>
          <w:color w:val="000000"/>
          <w:kern w:val="0"/>
          <w:sz w:val="32"/>
          <w:szCs w:val="32"/>
          <w:lang w:val="en-US" w:eastAsia="zh-CN" w:bidi="ar"/>
          <w:woUserID w:val="6"/>
        </w:rPr>
      </w:pPr>
      <w:r>
        <w:rPr>
          <w:rFonts w:hint="eastAsia" w:ascii="华文仿宋" w:hAnsi="华文仿宋" w:eastAsia="华文仿宋" w:cs="华文仿宋"/>
          <w:color w:val="000000"/>
          <w:kern w:val="0"/>
          <w:sz w:val="32"/>
          <w:szCs w:val="32"/>
          <w:lang w:val="en-US" w:eastAsia="zh-CN" w:bidi="ar"/>
          <w:woUserID w:val="6"/>
        </w:rPr>
        <w:t>识别多级及合并表头，隐藏字段按存在处理。单纯字体、颜色、列宽、行高变化不作为字段缺失。新增的“审核意见”列不属于业务字段，不参与基准字段比较</w:t>
      </w:r>
      <w:del w:id="25" w:author="信仰" w:date="2026-10-15T18:45:22Z">
        <w:r>
          <w:rPr>
            <w:rFonts w:hint="eastAsia" w:ascii="华文仿宋" w:hAnsi="华文仿宋" w:eastAsia="华文仿宋" w:cs="华文仿宋"/>
            <w:color w:val="000000"/>
            <w:kern w:val="0"/>
            <w:sz w:val="32"/>
            <w:szCs w:val="32"/>
            <w:lang w:val="en-US" w:eastAsia="zh-CN" w:bidi="ar"/>
            <w:woUserID w:val="6"/>
          </w:rPr>
          <w:delText>，也不影响“是否适用及原因”作为最后一个业务字段的判断</w:delText>
        </w:r>
      </w:del>
      <w:r>
        <w:rPr>
          <w:rFonts w:hint="eastAsia" w:ascii="华文仿宋" w:hAnsi="华文仿宋" w:eastAsia="华文仿宋" w:cs="华文仿宋"/>
          <w:color w:val="000000"/>
          <w:kern w:val="0"/>
          <w:sz w:val="32"/>
          <w:szCs w:val="32"/>
          <w:lang w:val="en-US" w:eastAsia="zh-CN" w:bidi="ar"/>
          <w:woUserID w:val="6"/>
        </w:rPr>
        <w:t>。</w:t>
      </w:r>
    </w:p>
    <w:p w14:paraId="55E208EE">
      <w:pPr>
        <w:pStyle w:val="3"/>
        <w:keepNext/>
        <w:keepLines/>
        <w:widowControl/>
        <w:numPr>
          <w:ilvl w:val="1"/>
          <w:numId w:val="0"/>
        </w:numPr>
        <w:suppressLineNumbers w:val="0"/>
        <w:snapToGrid w:val="0"/>
        <w:spacing w:before="0" w:beforeAutospacing="0" w:after="0" w:afterAutospacing="0"/>
        <w:ind w:right="0" w:firstLine="0"/>
        <w:outlineLvl w:val="1"/>
        <w:rPr>
          <w:ins w:id="26" w:author="信仰" w:date="2026-10-15T21:48:06Z"/>
          <w:rFonts w:hint="eastAsia"/>
          <w:lang w:val="en-US"/>
          <w:woUserID w:val="3"/>
        </w:rPr>
      </w:pPr>
      <w:ins w:id="27" w:author="信仰" w:date="2026-10-15T22:02:25Z">
        <w:r>
          <w:rPr>
            <w:rFonts w:hint="eastAsia" w:ascii="Arial" w:hAnsi="Arial" w:eastAsia="微软雅黑" w:cs="Times New Roman"/>
            <w:b/>
            <w:kern w:val="2"/>
            <w:sz w:val="32"/>
            <w:szCs w:val="24"/>
            <w:lang w:val="en-US" w:eastAsia="zh-CN" w:bidi="ar-SA"/>
            <w:woUserID w:val="3"/>
          </w:rPr>
          <w:t>（三）</w:t>
        </w:r>
      </w:ins>
      <w:ins w:id="28" w:author="信仰" w:date="2026-10-15T21:48:06Z">
        <w:r>
          <w:rPr>
            <w:rFonts w:hint="eastAsia"/>
            <w:lang w:val="en-US" w:eastAsia="zh-CN"/>
            <w:woUserID w:val="3"/>
          </w:rPr>
          <w:t>矩阵中责任主体规范性审核</w:t>
        </w:r>
      </w:ins>
    </w:p>
    <w:p w14:paraId="49B239D6">
      <w:pPr>
        <w:keepNext w:val="0"/>
        <w:keepLines w:val="0"/>
        <w:widowControl/>
        <w:suppressLineNumbers w:val="0"/>
        <w:spacing w:before="0" w:beforeAutospacing="0" w:after="0" w:afterAutospacing="0" w:line="560" w:lineRule="exact"/>
        <w:ind w:left="0" w:right="0" w:firstLine="640"/>
        <w:jc w:val="both"/>
        <w:rPr>
          <w:ins w:id="29" w:author="信仰" w:date="2026-10-15T21:48:06Z"/>
          <w:rFonts w:hint="eastAsia" w:ascii="华文仿宋" w:hAnsi="华文仿宋" w:eastAsia="华文仿宋" w:cs="华文仿宋"/>
          <w:color w:val="FF0000"/>
          <w:kern w:val="0"/>
          <w:sz w:val="32"/>
          <w:szCs w:val="32"/>
          <w:lang w:val="en-US" w:bidi="ar"/>
          <w:woUserID w:val="3"/>
        </w:rPr>
      </w:pPr>
      <w:ins w:id="30" w:author="信仰" w:date="2026-10-15T21:48:06Z">
        <w:r>
          <w:rPr>
            <w:rFonts w:hint="eastAsia" w:ascii="华文仿宋" w:hAnsi="华文仿宋" w:eastAsia="华文仿宋" w:cs="华文仿宋"/>
            <w:color w:val="FF0000"/>
            <w:kern w:val="0"/>
            <w:sz w:val="32"/>
            <w:szCs w:val="32"/>
            <w:lang w:val="en-US" w:eastAsia="zh-CN" w:bidi="ar"/>
            <w:woUserID w:val="3"/>
          </w:rPr>
          <w:t>矩阵中的责任主体填写形式应当为“公司名称-部门名称-岗位名称”。如果填写为“各级单位-部门名称-岗位名称”则提示“请将责任主体修改为‘公司名称-部门名称-岗位名称’的形式</w:t>
        </w:r>
      </w:ins>
      <w:ins w:id="31" w:author="信仰" w:date="2026-10-15T21:48:06Z">
        <w:r>
          <w:rPr>
            <w:rFonts w:hint="eastAsia" w:ascii="华文仿宋" w:hAnsi="华文仿宋" w:eastAsia="华文仿宋" w:cs="华文仿宋"/>
            <w:color w:val="FF0000"/>
            <w:kern w:val="0"/>
            <w:sz w:val="32"/>
            <w:szCs w:val="32"/>
            <w:lang w:val="en-US" w:eastAsia="zh" w:bidi="ar"/>
            <w:woUserID w:val="3"/>
          </w:rPr>
          <w:t>”</w:t>
        </w:r>
      </w:ins>
      <w:ins w:id="32" w:author="信仰" w:date="2026-10-15T21:48:06Z">
        <w:r>
          <w:rPr>
            <w:rFonts w:hint="eastAsia" w:ascii="华文仿宋" w:hAnsi="华文仿宋" w:eastAsia="华文仿宋" w:cs="华文仿宋"/>
            <w:color w:val="FF0000"/>
            <w:kern w:val="0"/>
            <w:sz w:val="32"/>
            <w:szCs w:val="32"/>
            <w:lang w:val="en-US" w:eastAsia="zh-CN" w:bidi="ar"/>
            <w:woUserID w:val="3"/>
          </w:rPr>
          <w:t>；如果填写为“部门名称-岗位名称”则提示“需在矩阵责任主体中补充公司名称”。部门名称中不能出现“公司”二字，否则提示“请核实部门名称是否准</w:t>
        </w:r>
      </w:ins>
      <w:ins w:id="33" w:author="信仰" w:date="2026-10-15T21:48:06Z">
        <w:r>
          <w:rPr>
            <w:rFonts w:hint="eastAsia" w:ascii="华文仿宋" w:hAnsi="华文仿宋" w:eastAsia="华文仿宋" w:cs="华文仿宋"/>
            <w:color w:val="FF0000"/>
            <w:kern w:val="0"/>
            <w:sz w:val="32"/>
            <w:szCs w:val="32"/>
            <w:lang w:val="en-US" w:eastAsia="zh" w:bidi="ar"/>
            <w:woUserID w:val="3"/>
          </w:rPr>
          <w:t>确</w:t>
        </w:r>
      </w:ins>
      <w:ins w:id="34" w:author="信仰" w:date="2026-10-15T21:48:06Z">
        <w:r>
          <w:rPr>
            <w:rFonts w:hint="eastAsia" w:ascii="华文仿宋" w:hAnsi="华文仿宋" w:eastAsia="华文仿宋" w:cs="华文仿宋"/>
            <w:color w:val="FF0000"/>
            <w:kern w:val="0"/>
            <w:sz w:val="32"/>
            <w:szCs w:val="32"/>
            <w:lang w:val="en-US" w:eastAsia="zh-CN" w:bidi="ar"/>
            <w:woUserID w:val="3"/>
          </w:rPr>
          <w:t>”。</w:t>
        </w:r>
      </w:ins>
    </w:p>
    <w:p w14:paraId="4A30DB13">
      <w:pPr>
        <w:keepNext w:val="0"/>
        <w:keepLines w:val="0"/>
        <w:widowControl/>
        <w:suppressLineNumbers w:val="0"/>
        <w:snapToGrid w:val="0"/>
        <w:spacing w:before="0" w:beforeAutospacing="0" w:after="0" w:afterAutospacing="0" w:line="560" w:lineRule="exact"/>
        <w:ind w:left="0" w:right="0" w:firstLine="640"/>
        <w:jc w:val="both"/>
        <w:rPr>
          <w:del w:id="35" w:author="信仰" w:date="2026-10-15T21:48:18Z"/>
          <w:rFonts w:hint="eastAsia" w:ascii="华文仿宋" w:hAnsi="华文仿宋" w:eastAsia="华文仿宋" w:cs="华文仿宋"/>
          <w:color w:val="000000"/>
          <w:kern w:val="0"/>
          <w:sz w:val="32"/>
          <w:szCs w:val="32"/>
          <w:lang w:val="en-US" w:eastAsia="zh-CN" w:bidi="ar"/>
          <w:woUserID w:val="6"/>
        </w:rPr>
      </w:pPr>
    </w:p>
    <w:p w14:paraId="7AAA29C5">
      <w:pPr>
        <w:pStyle w:val="3"/>
        <w:keepNext/>
        <w:keepLines/>
        <w:widowControl/>
        <w:numPr>
          <w:ilvl w:val="1"/>
          <w:numId w:val="0"/>
        </w:numPr>
        <w:suppressLineNumbers w:val="0"/>
        <w:snapToGrid w:val="0"/>
        <w:spacing w:before="0" w:beforeAutospacing="0" w:after="0" w:afterAutospacing="0"/>
        <w:ind w:right="0" w:firstLine="0"/>
        <w:outlineLvl w:val="1"/>
        <w:rPr>
          <w:rFonts w:hint="eastAsia"/>
          <w:woUserID w:val="6"/>
        </w:rPr>
      </w:pPr>
      <w:ins w:id="36" w:author="信仰" w:date="2026-10-15T22:02:25Z">
        <w:r>
          <w:rPr>
            <w:rFonts w:hint="eastAsia" w:ascii="Arial" w:hAnsi="Arial" w:eastAsia="微软雅黑" w:cs="Times New Roman"/>
            <w:b/>
            <w:kern w:val="2"/>
            <w:sz w:val="32"/>
            <w:szCs w:val="24"/>
            <w:lang w:val="en-US" w:eastAsia="zh-CN" w:bidi="ar-SA"/>
            <w:woUserID w:val="6"/>
          </w:rPr>
          <w:t>（四）</w:t>
        </w:r>
      </w:ins>
      <w:del w:id="37" w:author="你说的都对" w:date="2026-10-15T12:38:15Z">
        <w:r>
          <w:rPr>
            <w:rFonts w:hint="eastAsia"/>
            <w:lang w:val="en-US" w:eastAsia="zh-CN"/>
            <w:woUserID w:val="6"/>
          </w:rPr>
          <w:delText>（五）</w:delText>
        </w:r>
      </w:del>
      <w:r>
        <w:rPr>
          <w:rFonts w:hint="eastAsia"/>
          <w:lang w:val="en-US" w:eastAsia="zh-CN"/>
          <w:woUserID w:val="6"/>
        </w:rPr>
        <w:t>岗位清单中部门、岗位名称和人员姓名</w:t>
      </w:r>
    </w:p>
    <w:p w14:paraId="1C4C400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检查岗位责任清单中下面事项：</w:t>
      </w:r>
    </w:p>
    <w:p w14:paraId="02631825">
      <w:pPr>
        <w:keepNext w:val="0"/>
        <w:keepLines w:val="0"/>
        <w:widowControl w:val="0"/>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部门列剔除归口管理部门（党委、其他福利实施部门（党委组织、之外，包含以下关键词各级单位、</w:t>
      </w:r>
      <w:r>
        <w:rPr>
          <w:rFonts w:hint="eastAsia" w:ascii="宋体" w:hAnsi="宋体" w:eastAsia="宋体" w:cs="宋体"/>
          <w:b w:val="0"/>
          <w:i w:val="0"/>
          <w:color w:val="000000"/>
          <w:kern w:val="0"/>
          <w:sz w:val="32"/>
          <w:szCs w:val="32"/>
          <w:lang w:val="en-US" w:eastAsia="zh-CN" w:bidi="ar"/>
          <w:woUserID w:val="6"/>
        </w:rPr>
        <w:t>管理部门</w:t>
      </w:r>
      <w:r>
        <w:rPr>
          <w:rFonts w:hint="eastAsia" w:ascii="华文仿宋" w:hAnsi="华文仿宋" w:eastAsia="华文仿宋" w:cs="华文仿宋"/>
          <w:color w:val="000000"/>
          <w:kern w:val="0"/>
          <w:sz w:val="32"/>
          <w:szCs w:val="32"/>
          <w:lang w:val="en-US" w:eastAsia="zh-CN" w:bidi="ar"/>
          <w:woUserID w:val="6"/>
        </w:rPr>
        <w:t>、实施部门各部门、</w:t>
      </w:r>
      <w:r>
        <w:rPr>
          <w:rFonts w:hint="eastAsia" w:ascii="宋体" w:hAnsi="宋体" w:eastAsia="宋体" w:cs="宋体"/>
          <w:b w:val="0"/>
          <w:i w:val="0"/>
          <w:color w:val="000000"/>
          <w:kern w:val="0"/>
          <w:sz w:val="32"/>
          <w:szCs w:val="32"/>
          <w:lang w:val="en-US" w:eastAsia="zh-CN" w:bidi="ar"/>
          <w:woUserID w:val="6"/>
        </w:rPr>
        <w:t>需求部门</w:t>
      </w:r>
      <w:r>
        <w:rPr>
          <w:rFonts w:hint="eastAsia" w:ascii="华文仿宋" w:hAnsi="华文仿宋" w:eastAsia="华文仿宋" w:cs="华文仿宋"/>
          <w:color w:val="000000"/>
          <w:kern w:val="0"/>
          <w:sz w:val="32"/>
          <w:szCs w:val="32"/>
          <w:lang w:val="en-US" w:eastAsia="zh-CN" w:bidi="ar"/>
          <w:woUserID w:val="6"/>
        </w:rPr>
        <w:t>、用工部门、归口管理部门、会签部门、实物资产、资产使用、委托、项目管理部门、项目建设部门、待定、项目承担部门、项目需求部门、归口管理部门、各级单位-项目管理部门/建设单位、</w:t>
      </w:r>
      <w:r>
        <w:rPr>
          <w:rFonts w:hint="default" w:ascii="方正仿宋_GB2312" w:hAnsi="方正仿宋_GB2312" w:eastAsia="方正仿宋_GB2312" w:cs="方正仿宋_GB2312"/>
          <w:color w:val="000000"/>
          <w:kern w:val="2"/>
          <w:sz w:val="32"/>
          <w:szCs w:val="32"/>
          <w:lang w:val="en-US" w:eastAsia="zh-CN" w:bidi="ar"/>
          <w:woUserID w:val="6"/>
        </w:rPr>
        <w:t>牵头部门、牵头管理部门、项目管理部门、实物资产管理部门、建设管理部门、使用保管部门、专业管理部门、会签部门、归口管理部门、项目承担部门、项目需求部门、用工管理部门、实施部门、食堂经费管理部门、职工教育经费管理部门、职工体检实施部门、各部门、资金发起部门、会议承办部门、接待承办部门、办公用品管理部门、公务车辆管理部门</w:t>
      </w:r>
      <w:r>
        <w:rPr>
          <w:rFonts w:hint="eastAsia" w:ascii="华文仿宋" w:hAnsi="华文仿宋" w:eastAsia="华文仿宋" w:cs="华文仿宋"/>
          <w:color w:val="000000"/>
          <w:kern w:val="0"/>
          <w:sz w:val="32"/>
          <w:szCs w:val="32"/>
          <w:lang w:val="en-US" w:eastAsia="zh-CN" w:bidi="ar"/>
          <w:woUserID w:val="6"/>
        </w:rPr>
        <w:t>等）泛化的称呼占位表述，提示“请明确到具体部门”</w:t>
      </w:r>
      <w:ins w:id="38" w:author="信仰" w:date="2026-10-15T22:08:20Z">
        <w:r>
          <w:rPr>
            <w:rFonts w:hint="eastAsia" w:ascii="华文仿宋" w:hAnsi="华文仿宋" w:eastAsia="华文仿宋" w:cs="华文仿宋"/>
            <w:color w:val="000000"/>
            <w:kern w:val="0"/>
            <w:sz w:val="32"/>
            <w:szCs w:val="32"/>
            <w:lang w:val="en-US" w:eastAsia="zh" w:bidi="ar"/>
            <w:woUserID w:val="3"/>
          </w:rPr>
          <w:t>。</w:t>
        </w:r>
      </w:ins>
      <w:del w:id="39" w:author="信仰" w:date="2026-10-15T22:08:20Z">
        <w:r>
          <w:rPr>
            <w:rFonts w:hint="eastAsia" w:ascii="华文仿宋" w:hAnsi="华文仿宋" w:eastAsia="华文仿宋" w:cs="华文仿宋"/>
            <w:color w:val="000000"/>
            <w:kern w:val="0"/>
            <w:sz w:val="32"/>
            <w:szCs w:val="32"/>
            <w:lang w:val="en-US" w:eastAsia="zh-CN" w:bidi="ar"/>
            <w:woUserID w:val="6"/>
          </w:rPr>
          <w:delText>，</w:delText>
        </w:r>
      </w:del>
      <w:ins w:id="40" w:author="信仰" w:date="2026-10-15T22:08:14Z">
        <w:r>
          <w:rPr>
            <w:rFonts w:hint="eastAsia" w:ascii="华文仿宋" w:hAnsi="华文仿宋" w:eastAsia="华文仿宋" w:cs="华文仿宋"/>
            <w:color w:val="FF0000"/>
            <w:sz w:val="32"/>
            <w:szCs w:val="32"/>
            <w:lang w:val="en-US" w:eastAsia="zh-CN" w:bidi="ar"/>
            <w:woUserID w:val="3"/>
          </w:rPr>
          <w:t>部门列</w:t>
        </w:r>
      </w:ins>
      <w:ins w:id="41" w:author="信仰" w:date="2026-10-15T23:35:30Z">
        <w:r>
          <w:rPr>
            <w:rFonts w:hint="eastAsia" w:ascii="华文仿宋" w:hAnsi="华文仿宋" w:eastAsia="华文仿宋" w:cs="华文仿宋"/>
            <w:color w:val="FF0000"/>
            <w:sz w:val="32"/>
            <w:szCs w:val="32"/>
            <w:lang w:val="en-US" w:eastAsia="zh" w:bidi="ar"/>
            <w:woUserID w:val="3"/>
          </w:rPr>
          <w:t>中</w:t>
        </w:r>
      </w:ins>
      <w:ins w:id="42" w:author="信仰" w:date="2026-10-15T22:08:14Z">
        <w:r>
          <w:rPr>
            <w:rFonts w:hint="eastAsia" w:ascii="华文仿宋" w:hAnsi="华文仿宋" w:eastAsia="华文仿宋" w:cs="华文仿宋"/>
            <w:color w:val="FF0000"/>
            <w:sz w:val="32"/>
            <w:szCs w:val="32"/>
            <w:lang w:val="en-US" w:eastAsia="zh-CN" w:bidi="ar"/>
            <w:woUserID w:val="3"/>
          </w:rPr>
          <w:t>，部门</w:t>
        </w:r>
      </w:ins>
      <w:ins w:id="43" w:author="信仰" w:date="2026-10-15T23:36:13Z">
        <w:r>
          <w:rPr>
            <w:rFonts w:hint="eastAsia" w:ascii="华文仿宋" w:hAnsi="华文仿宋" w:eastAsia="华文仿宋" w:cs="华文仿宋"/>
            <w:color w:val="FF0000"/>
            <w:sz w:val="32"/>
            <w:szCs w:val="32"/>
            <w:lang w:val="en-US" w:eastAsia="zh" w:bidi="ar"/>
            <w:woUserID w:val="3"/>
          </w:rPr>
          <w:t>名称</w:t>
        </w:r>
      </w:ins>
      <w:ins w:id="44" w:author="信仰" w:date="2026-10-15T23:36:32Z">
        <w:r>
          <w:rPr>
            <w:rFonts w:hint="eastAsia" w:ascii="华文仿宋" w:hAnsi="华文仿宋" w:eastAsia="华文仿宋" w:cs="华文仿宋"/>
            <w:color w:val="FF0000"/>
            <w:sz w:val="32"/>
            <w:szCs w:val="32"/>
            <w:lang w:val="en-US" w:eastAsia="zh" w:bidi="ar"/>
            <w:woUserID w:val="3"/>
          </w:rPr>
          <w:t>未</w:t>
        </w:r>
      </w:ins>
      <w:ins w:id="45" w:author="信仰" w:date="2026-10-15T23:36:33Z">
        <w:r>
          <w:rPr>
            <w:rFonts w:hint="eastAsia" w:ascii="华文仿宋" w:hAnsi="华文仿宋" w:eastAsia="华文仿宋" w:cs="华文仿宋"/>
            <w:color w:val="FF0000"/>
            <w:sz w:val="32"/>
            <w:szCs w:val="32"/>
            <w:lang w:val="en-US" w:eastAsia="zh" w:bidi="ar"/>
            <w:woUserID w:val="3"/>
          </w:rPr>
          <w:t>填写</w:t>
        </w:r>
      </w:ins>
      <w:ins w:id="46" w:author="信仰" w:date="2026-10-15T22:08:14Z">
        <w:r>
          <w:rPr>
            <w:rFonts w:hint="eastAsia" w:ascii="华文仿宋" w:hAnsi="华文仿宋" w:eastAsia="华文仿宋" w:cs="华文仿宋"/>
            <w:color w:val="FF0000"/>
            <w:sz w:val="32"/>
            <w:szCs w:val="32"/>
            <w:lang w:val="en-US" w:eastAsia="zh-CN" w:bidi="ar"/>
            <w:woUserID w:val="3"/>
          </w:rPr>
          <w:t>，出现含等……待定等关键词指出“请明确到具体部门”。</w:t>
        </w:r>
      </w:ins>
      <w:del w:id="47" w:author="信仰" w:date="2026-10-15T22:07:55Z">
        <w:r>
          <w:rPr>
            <w:rFonts w:hint="eastAsia" w:ascii="华文仿宋" w:hAnsi="华文仿宋" w:eastAsia="华文仿宋" w:cs="华文仿宋"/>
            <w:color w:val="000000"/>
            <w:kern w:val="0"/>
            <w:sz w:val="32"/>
            <w:szCs w:val="32"/>
            <w:lang w:val="en-US" w:eastAsia="zh-CN" w:bidi="ar"/>
            <w:woUserID w:val="6"/>
          </w:rPr>
          <w:delText>但是“****部门-****部”不作未具体到具体部门的情况，比如株洲公司会写项目管理部门-建设部、项目管理部门-配网管理部、资产使用保管部门-变检公司等类似表述已经</w:delText>
        </w:r>
      </w:del>
      <w:r>
        <w:rPr>
          <w:rFonts w:hint="eastAsia" w:ascii="华文仿宋" w:hAnsi="华文仿宋" w:eastAsia="华文仿宋" w:cs="华文仿宋"/>
          <w:color w:val="000000"/>
          <w:kern w:val="0"/>
          <w:sz w:val="32"/>
          <w:szCs w:val="32"/>
          <w:lang w:val="en-US" w:eastAsia="zh-CN" w:bidi="ar"/>
          <w:woUserID w:val="6"/>
        </w:rPr>
        <w:t>。</w:t>
      </w:r>
    </w:p>
    <w:p w14:paraId="0B8DDA27">
      <w:pPr>
        <w:keepNext w:val="0"/>
        <w:keepLines w:val="0"/>
        <w:widowControl w:val="0"/>
        <w:suppressLineNumbers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岗位名称列，剔除包含查勘人员、专责、负责人-、班长、值长、计量工作负责人之外的，包含以下关键词某某、待定、人员、</w:t>
      </w:r>
      <w:r>
        <w:rPr>
          <w:rFonts w:hint="eastAsia" w:ascii="宋体" w:hAnsi="宋体" w:eastAsia="宋体" w:cs="宋体"/>
          <w:b w:val="0"/>
          <w:i w:val="0"/>
          <w:color w:val="000000"/>
          <w:kern w:val="0"/>
          <w:sz w:val="32"/>
          <w:szCs w:val="32"/>
          <w:lang w:val="en-US" w:eastAsia="zh-CN" w:bidi="ar"/>
          <w:woUserID w:val="6"/>
        </w:rPr>
        <w:t>管理</w:t>
      </w:r>
      <w:r>
        <w:rPr>
          <w:rFonts w:hint="eastAsia" w:ascii="华文仿宋" w:hAnsi="华文仿宋" w:eastAsia="华文仿宋" w:cs="华文仿宋"/>
          <w:color w:val="000000"/>
          <w:kern w:val="0"/>
          <w:sz w:val="32"/>
          <w:szCs w:val="32"/>
          <w:lang w:val="en-US" w:eastAsia="zh-CN" w:bidi="ar"/>
          <w:woUserID w:val="6"/>
        </w:rPr>
        <w:t>人员、实施人员、</w:t>
      </w:r>
      <w:r>
        <w:rPr>
          <w:rFonts w:hint="eastAsia" w:ascii="宋体" w:hAnsi="宋体" w:eastAsia="宋体" w:cs="宋体"/>
          <w:b w:val="0"/>
          <w:i w:val="0"/>
          <w:color w:val="000000"/>
          <w:kern w:val="0"/>
          <w:sz w:val="32"/>
          <w:szCs w:val="32"/>
          <w:lang w:val="en-US" w:eastAsia="zh-CN" w:bidi="ar"/>
          <w:woUserID w:val="6"/>
        </w:rPr>
        <w:t>需求</w:t>
      </w:r>
      <w:r>
        <w:rPr>
          <w:rFonts w:hint="eastAsia" w:ascii="华文仿宋" w:hAnsi="华文仿宋" w:eastAsia="华文仿宋" w:cs="华文仿宋"/>
          <w:color w:val="000000"/>
          <w:kern w:val="0"/>
          <w:sz w:val="32"/>
          <w:szCs w:val="32"/>
          <w:lang w:val="en-US" w:eastAsia="zh-CN" w:bidi="ar"/>
          <w:woUserID w:val="6"/>
        </w:rPr>
        <w:t>人员、用工人员、归口管理人员、会签人员、实物资产、资产使用、委托、项目管理人员、项目建设人员、待定、项目承担人员、项目需求人员、归口管理人员、相关人员、采购人员、资产使用保管人员、保管人员、</w:t>
      </w:r>
      <w:r>
        <w:rPr>
          <w:rFonts w:hint="eastAsia" w:ascii="宋体" w:hAnsi="宋体" w:eastAsia="宋体" w:cs="宋体"/>
          <w:b w:val="0"/>
          <w:i w:val="0"/>
          <w:color w:val="000000"/>
          <w:kern w:val="0"/>
          <w:sz w:val="32"/>
          <w:szCs w:val="32"/>
          <w:lang w:val="en-US" w:eastAsia="zh-CN" w:bidi="ar"/>
          <w:woUserID w:val="6"/>
        </w:rPr>
        <w:t>管理人员</w:t>
      </w:r>
      <w:r>
        <w:rPr>
          <w:rFonts w:hint="eastAsia" w:ascii="华文仿宋" w:hAnsi="华文仿宋" w:eastAsia="华文仿宋" w:cs="华文仿宋"/>
          <w:color w:val="000000"/>
          <w:kern w:val="0"/>
          <w:sz w:val="32"/>
          <w:szCs w:val="32"/>
          <w:lang w:val="en-US" w:eastAsia="zh-CN" w:bidi="ar"/>
          <w:woUserID w:val="6"/>
        </w:rPr>
        <w:t>、实施人员、</w:t>
      </w:r>
      <w:r>
        <w:rPr>
          <w:rFonts w:hint="eastAsia" w:ascii="宋体" w:hAnsi="宋体" w:eastAsia="宋体" w:cs="宋体"/>
          <w:b w:val="0"/>
          <w:i w:val="0"/>
          <w:color w:val="000000"/>
          <w:kern w:val="0"/>
          <w:sz w:val="32"/>
          <w:szCs w:val="32"/>
          <w:lang w:val="en-US" w:eastAsia="zh-CN" w:bidi="ar"/>
          <w:woUserID w:val="6"/>
        </w:rPr>
        <w:t>接待人员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承接人员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出差人员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报账人员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部门负责人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合同签订人员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合同经办人员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合同结算人员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往来管理人员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使用保管人员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项目管理人员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采购人员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收货人员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往来管理人员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需求提报人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负责人</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需求审核人员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监督人员</w:t>
      </w:r>
      <w:r>
        <w:rPr>
          <w:rFonts w:hint="eastAsia" w:ascii="华文仿宋" w:hAnsi="华文仿宋" w:eastAsia="华文仿宋" w:cs="华文仿宋"/>
          <w:color w:val="000000"/>
          <w:kern w:val="0"/>
          <w:sz w:val="32"/>
          <w:szCs w:val="32"/>
          <w:lang w:val="en-US" w:eastAsia="zh-CN" w:bidi="ar"/>
          <w:woUserID w:val="6"/>
        </w:rPr>
        <w:t>、</w:t>
      </w:r>
      <w:r>
        <w:rPr>
          <w:rFonts w:hint="eastAsia" w:ascii="宋体" w:hAnsi="宋体" w:eastAsia="宋体" w:cs="宋体"/>
          <w:b w:val="0"/>
          <w:i w:val="0"/>
          <w:color w:val="000000"/>
          <w:kern w:val="0"/>
          <w:sz w:val="32"/>
          <w:szCs w:val="32"/>
          <w:lang w:val="en-US" w:eastAsia="zh-CN" w:bidi="ar"/>
          <w:woUserID w:val="6"/>
        </w:rPr>
        <w:t>领料人员</w:t>
      </w:r>
      <w:r>
        <w:rPr>
          <w:rFonts w:hint="eastAsia" w:ascii="华文仿宋" w:hAnsi="华文仿宋" w:eastAsia="华文仿宋" w:cs="华文仿宋"/>
          <w:color w:val="000000"/>
          <w:kern w:val="0"/>
          <w:sz w:val="32"/>
          <w:szCs w:val="32"/>
          <w:lang w:val="en-US" w:eastAsia="zh-CN" w:bidi="ar"/>
          <w:woUserID w:val="6"/>
        </w:rPr>
        <w:t>、</w:t>
      </w:r>
      <w:r>
        <w:rPr>
          <w:rFonts w:hint="default" w:ascii="方正仿宋_GB2312" w:hAnsi="方正仿宋_GB2312" w:eastAsia="方正仿宋_GB2312" w:cs="方正仿宋_GB2312"/>
          <w:color w:val="000000"/>
          <w:kern w:val="2"/>
          <w:sz w:val="32"/>
          <w:szCs w:val="32"/>
          <w:lang w:val="en-US" w:eastAsia="zh-CN" w:bidi="ar"/>
          <w:woUserID w:val="6"/>
        </w:rPr>
        <w:t>管理人员、审批人员、复核人员、审核人员、柜收人员、签订人员、监控人员、装表人员、勘查人员、办理人员、核算人员、受理人员、收费人员、收取人员、结算人员、财务人员、技经人员、规划人员、合规人员、计划人员、保管人员、采购人员、前期人员、招标人员、监督人员、领料人员、需求提报人员、物资上架人员、履约人员、物资调拨人员、经办人员、匹配人员、收货人员、负责人、使用保管人员、项目负责人、报账人员、出差人员、出差报销审核人</w:t>
      </w:r>
      <w:r>
        <w:rPr>
          <w:rFonts w:hint="eastAsia" w:ascii="宋体" w:hAnsi="宋体" w:eastAsia="宋体" w:cs="宋体"/>
          <w:b w:val="0"/>
          <w:i w:val="0"/>
          <w:color w:val="000000"/>
          <w:kern w:val="0"/>
          <w:sz w:val="32"/>
          <w:szCs w:val="32"/>
          <w:lang w:val="en-US" w:eastAsia="zh-CN" w:bidi="ar"/>
          <w:woUserID w:val="6"/>
        </w:rPr>
        <w:t>等泛化的称呼</w:t>
      </w:r>
      <w:r>
        <w:rPr>
          <w:rFonts w:hint="eastAsia" w:ascii="华文仿宋" w:hAnsi="华文仿宋" w:eastAsia="华文仿宋" w:cs="华文仿宋"/>
          <w:color w:val="000000"/>
          <w:kern w:val="0"/>
          <w:sz w:val="32"/>
          <w:szCs w:val="32"/>
          <w:lang w:val="en-US" w:eastAsia="zh-CN" w:bidi="ar"/>
          <w:woUserID w:val="6"/>
        </w:rPr>
        <w:t>等占位表述提示“请明确到具体</w:t>
      </w:r>
      <w:r>
        <w:rPr>
          <w:rFonts w:hint="eastAsia" w:ascii="宋体" w:hAnsi="宋体" w:eastAsia="宋体" w:cs="宋体"/>
          <w:b w:val="0"/>
          <w:i w:val="0"/>
          <w:color w:val="000000"/>
          <w:kern w:val="0"/>
          <w:sz w:val="32"/>
          <w:szCs w:val="32"/>
          <w:lang w:val="en-US" w:eastAsia="zh-CN" w:bidi="ar"/>
          <w:woUserID w:val="6"/>
        </w:rPr>
        <w:t>岗位名称</w:t>
      </w:r>
      <w:r>
        <w:rPr>
          <w:rFonts w:hint="eastAsia" w:ascii="华文仿宋" w:hAnsi="华文仿宋" w:eastAsia="华文仿宋" w:cs="华文仿宋"/>
          <w:color w:val="000000"/>
          <w:kern w:val="0"/>
          <w:sz w:val="32"/>
          <w:szCs w:val="32"/>
          <w:lang w:val="en-US" w:eastAsia="zh-CN" w:bidi="ar"/>
          <w:woUserID w:val="6"/>
        </w:rPr>
        <w:t>。”每一个岗位一行，监测到岗位名称列有“、”“，”“；”，提示“请拆分岗位，每个岗位一行，方便后期大表合并。”</w:t>
      </w:r>
      <w:ins w:id="48" w:author="信仰" w:date="2026-10-15T22:09:02Z">
        <w:r>
          <w:rPr>
            <w:rFonts w:hint="eastAsia" w:ascii="华文仿宋" w:hAnsi="华文仿宋" w:eastAsia="华文仿宋" w:cs="华文仿宋"/>
            <w:color w:val="FF0000"/>
            <w:sz w:val="32"/>
            <w:szCs w:val="32"/>
            <w:lang w:val="en-US" w:eastAsia="zh-CN" w:bidi="ar"/>
            <w:woUserID w:val="3"/>
          </w:rPr>
          <w:t>岗位名称列</w:t>
        </w:r>
      </w:ins>
      <w:ins w:id="49" w:author="信仰" w:date="2026-10-15T23:36:58Z">
        <w:r>
          <w:rPr>
            <w:rFonts w:hint="eastAsia" w:ascii="华文仿宋" w:hAnsi="华文仿宋" w:eastAsia="华文仿宋" w:cs="华文仿宋"/>
            <w:color w:val="FF0000"/>
            <w:sz w:val="32"/>
            <w:szCs w:val="32"/>
            <w:lang w:val="en-US" w:eastAsia="zh" w:bidi="ar"/>
            <w:woUserID w:val="3"/>
          </w:rPr>
          <w:t>中</w:t>
        </w:r>
      </w:ins>
      <w:ins w:id="50" w:author="信仰" w:date="2026-10-15T22:09:02Z">
        <w:r>
          <w:rPr>
            <w:rFonts w:hint="eastAsia" w:ascii="华文仿宋" w:hAnsi="华文仿宋" w:eastAsia="华文仿宋" w:cs="华文仿宋"/>
            <w:color w:val="FF0000"/>
            <w:sz w:val="32"/>
            <w:szCs w:val="32"/>
            <w:lang w:val="en-US" w:eastAsia="zh-CN" w:bidi="ar"/>
            <w:woUserID w:val="3"/>
          </w:rPr>
          <w:t>，岗位名称</w:t>
        </w:r>
      </w:ins>
      <w:ins w:id="51" w:author="信仰" w:date="2026-10-15T23:37:02Z">
        <w:r>
          <w:rPr>
            <w:rFonts w:hint="eastAsia" w:ascii="华文仿宋" w:hAnsi="华文仿宋" w:eastAsia="华文仿宋" w:cs="华文仿宋"/>
            <w:color w:val="FF0000"/>
            <w:sz w:val="32"/>
            <w:szCs w:val="32"/>
            <w:lang w:val="en-US" w:eastAsia="zh" w:bidi="ar"/>
            <w:woUserID w:val="3"/>
          </w:rPr>
          <w:t>未</w:t>
        </w:r>
      </w:ins>
      <w:ins w:id="52" w:author="信仰" w:date="2026-10-15T23:37:03Z">
        <w:r>
          <w:rPr>
            <w:rFonts w:hint="eastAsia" w:ascii="华文仿宋" w:hAnsi="华文仿宋" w:eastAsia="华文仿宋" w:cs="华文仿宋"/>
            <w:color w:val="FF0000"/>
            <w:sz w:val="32"/>
            <w:szCs w:val="32"/>
            <w:lang w:val="en-US" w:eastAsia="zh" w:bidi="ar"/>
            <w:woUserID w:val="3"/>
          </w:rPr>
          <w:t>填写</w:t>
        </w:r>
      </w:ins>
      <w:ins w:id="53" w:author="信仰" w:date="2026-10-15T22:09:02Z">
        <w:r>
          <w:rPr>
            <w:rFonts w:hint="eastAsia" w:ascii="华文仿宋" w:hAnsi="华文仿宋" w:eastAsia="华文仿宋" w:cs="华文仿宋"/>
            <w:color w:val="FF0000"/>
            <w:sz w:val="32"/>
            <w:szCs w:val="32"/>
            <w:lang w:val="en-US" w:eastAsia="zh-CN" w:bidi="ar"/>
            <w:woUserID w:val="3"/>
          </w:rPr>
          <w:t>，出现含等……待定等关键词指出“请具体到岗位名称”。</w:t>
        </w:r>
      </w:ins>
    </w:p>
    <w:p w14:paraId="05C75ADD">
      <w:pPr>
        <w:keepNext w:val="0"/>
        <w:keepLines w:val="0"/>
        <w:widowControl/>
        <w:suppressLineNumbers w:val="0"/>
        <w:snapToGrid w:val="0"/>
        <w:spacing w:before="0" w:beforeAutospacing="0" w:after="0" w:afterAutospacing="0" w:line="560" w:lineRule="exact"/>
        <w:ind w:left="0" w:right="0" w:firstLine="640"/>
        <w:jc w:val="both"/>
        <w:rPr>
          <w:ins w:id="54" w:author="信仰" w:date="2026-10-15T21:49:00Z"/>
          <w:rFonts w:hint="eastAsia" w:ascii="华文仿宋" w:hAnsi="华文仿宋" w:eastAsia="华文仿宋" w:cs="华文仿宋"/>
          <w:color w:val="000000"/>
          <w:kern w:val="0"/>
          <w:sz w:val="32"/>
          <w:szCs w:val="32"/>
          <w:lang w:val="en-US" w:eastAsia="zh-CN" w:bidi="ar"/>
          <w:woUserID w:val="6"/>
        </w:rPr>
      </w:pPr>
      <w:r>
        <w:rPr>
          <w:rFonts w:hint="eastAsia" w:ascii="华文仿宋" w:hAnsi="华文仿宋" w:eastAsia="华文仿宋" w:cs="华文仿宋"/>
          <w:color w:val="000000"/>
          <w:kern w:val="0"/>
          <w:sz w:val="32"/>
          <w:szCs w:val="32"/>
          <w:lang w:val="en-US" w:eastAsia="zh-CN" w:bidi="ar"/>
          <w:woUserID w:val="6"/>
        </w:rPr>
        <w:t>人员姓名列</w:t>
      </w:r>
      <w:ins w:id="55" w:author="信仰" w:date="2026-10-15T23:37:25Z">
        <w:r>
          <w:rPr>
            <w:rFonts w:hint="eastAsia" w:ascii="华文仿宋" w:hAnsi="华文仿宋" w:eastAsia="华文仿宋" w:cs="华文仿宋"/>
            <w:color w:val="000000"/>
            <w:kern w:val="0"/>
            <w:sz w:val="32"/>
            <w:szCs w:val="32"/>
            <w:lang w:val="en-US" w:eastAsia="zh" w:bidi="ar"/>
            <w:woUserID w:val="3"/>
          </w:rPr>
          <w:t>中</w:t>
        </w:r>
      </w:ins>
      <w:r>
        <w:rPr>
          <w:rFonts w:hint="eastAsia" w:ascii="华文仿宋" w:hAnsi="华文仿宋" w:eastAsia="华文仿宋" w:cs="华文仿宋"/>
          <w:color w:val="000000"/>
          <w:kern w:val="0"/>
          <w:sz w:val="32"/>
          <w:szCs w:val="32"/>
          <w:lang w:val="en-US" w:eastAsia="zh-CN" w:bidi="ar"/>
          <w:woUserID w:val="6"/>
        </w:rPr>
        <w:t>，</w:t>
      </w:r>
      <w:del w:id="56" w:author="信仰" w:date="2026-10-15T23:37:27Z">
        <w:r>
          <w:rPr>
            <w:rFonts w:hint="eastAsia" w:ascii="华文仿宋" w:hAnsi="华文仿宋" w:eastAsia="华文仿宋" w:cs="华文仿宋"/>
            <w:color w:val="000000"/>
            <w:kern w:val="0"/>
            <w:sz w:val="32"/>
            <w:szCs w:val="32"/>
            <w:lang w:val="en-US" w:eastAsia="zh-CN" w:bidi="ar"/>
            <w:woUserID w:val="6"/>
          </w:rPr>
          <w:delText>没有</w:delText>
        </w:r>
      </w:del>
      <w:r>
        <w:rPr>
          <w:rFonts w:hint="eastAsia" w:ascii="华文仿宋" w:hAnsi="华文仿宋" w:eastAsia="华文仿宋" w:cs="华文仿宋"/>
          <w:color w:val="000000"/>
          <w:kern w:val="0"/>
          <w:sz w:val="32"/>
          <w:szCs w:val="32"/>
          <w:lang w:val="en-US" w:eastAsia="zh-CN" w:bidi="ar"/>
          <w:woUserID w:val="6"/>
        </w:rPr>
        <w:t>人员</w:t>
      </w:r>
      <w:ins w:id="57" w:author="信仰" w:date="2026-10-15T23:37:31Z">
        <w:r>
          <w:rPr>
            <w:rFonts w:hint="eastAsia" w:ascii="华文仿宋" w:hAnsi="华文仿宋" w:eastAsia="华文仿宋" w:cs="华文仿宋"/>
            <w:color w:val="000000"/>
            <w:kern w:val="0"/>
            <w:sz w:val="32"/>
            <w:szCs w:val="32"/>
            <w:lang w:val="en-US" w:eastAsia="zh" w:bidi="ar"/>
            <w:woUserID w:val="3"/>
          </w:rPr>
          <w:t>姓名</w:t>
        </w:r>
      </w:ins>
      <w:ins w:id="58" w:author="信仰" w:date="2026-10-15T23:37:32Z">
        <w:r>
          <w:rPr>
            <w:rFonts w:hint="eastAsia" w:ascii="华文仿宋" w:hAnsi="华文仿宋" w:eastAsia="华文仿宋" w:cs="华文仿宋"/>
            <w:color w:val="000000"/>
            <w:kern w:val="0"/>
            <w:sz w:val="32"/>
            <w:szCs w:val="32"/>
            <w:lang w:val="en-US" w:eastAsia="zh" w:bidi="ar"/>
            <w:woUserID w:val="3"/>
          </w:rPr>
          <w:t>未</w:t>
        </w:r>
      </w:ins>
      <w:ins w:id="59" w:author="信仰" w:date="2026-10-15T23:37:33Z">
        <w:r>
          <w:rPr>
            <w:rFonts w:hint="eastAsia" w:ascii="华文仿宋" w:hAnsi="华文仿宋" w:eastAsia="华文仿宋" w:cs="华文仿宋"/>
            <w:color w:val="000000"/>
            <w:kern w:val="0"/>
            <w:sz w:val="32"/>
            <w:szCs w:val="32"/>
            <w:lang w:val="en-US" w:eastAsia="zh" w:bidi="ar"/>
            <w:woUserID w:val="3"/>
          </w:rPr>
          <w:t>填写</w:t>
        </w:r>
      </w:ins>
      <w:del w:id="60" w:author="信仰" w:date="2026-10-15T23:37:28Z">
        <w:r>
          <w:rPr>
            <w:rFonts w:hint="eastAsia" w:ascii="华文仿宋" w:hAnsi="华文仿宋" w:eastAsia="华文仿宋" w:cs="华文仿宋"/>
            <w:color w:val="000000"/>
            <w:kern w:val="0"/>
            <w:sz w:val="32"/>
            <w:szCs w:val="32"/>
            <w:lang w:val="en-US" w:eastAsia="zh-CN" w:bidi="ar"/>
            <w:woUserID w:val="6"/>
          </w:rPr>
          <w:delText>字段</w:delText>
        </w:r>
      </w:del>
      <w:r>
        <w:rPr>
          <w:rFonts w:hint="eastAsia" w:ascii="华文仿宋" w:hAnsi="华文仿宋" w:eastAsia="华文仿宋" w:cs="华文仿宋"/>
          <w:color w:val="000000"/>
          <w:kern w:val="0"/>
          <w:sz w:val="32"/>
          <w:szCs w:val="32"/>
          <w:lang w:val="en-US" w:eastAsia="zh-CN" w:bidi="ar"/>
          <w:woUserID w:val="6"/>
        </w:rPr>
        <w:t>，出现含等……、</w:t>
      </w:r>
      <w:ins w:id="61" w:author="信仰" w:date="2026-10-15T22:09:40Z">
        <w:r>
          <w:rPr>
            <w:rFonts w:hint="eastAsia" w:ascii="华文仿宋" w:hAnsi="华文仿宋" w:eastAsia="华文仿宋" w:cs="华文仿宋"/>
            <w:color w:val="000000"/>
            <w:sz w:val="32"/>
            <w:szCs w:val="32"/>
            <w:lang w:val="en-US" w:eastAsia="zh-CN" w:bidi="ar"/>
            <w:woUserID w:val="3"/>
          </w:rPr>
          <w:t>外包、附件</w:t>
        </w:r>
      </w:ins>
      <w:ins w:id="62" w:author="信仰" w:date="2026-10-15T22:09:54Z">
        <w:r>
          <w:rPr>
            <w:rFonts w:hint="eastAsia" w:ascii="华文仿宋" w:hAnsi="华文仿宋" w:eastAsia="华文仿宋" w:cs="华文仿宋"/>
            <w:color w:val="000000"/>
            <w:sz w:val="32"/>
            <w:szCs w:val="32"/>
            <w:lang w:val="en-US" w:eastAsia="zh-CN" w:bidi="ar"/>
            <w:woUserID w:val="3"/>
          </w:rPr>
          <w:t>、不详、</w:t>
        </w:r>
      </w:ins>
      <w:r>
        <w:rPr>
          <w:rFonts w:hint="eastAsia" w:ascii="华文仿宋" w:hAnsi="华文仿宋" w:eastAsia="华文仿宋" w:cs="华文仿宋"/>
          <w:color w:val="000000"/>
          <w:kern w:val="0"/>
          <w:sz w:val="32"/>
          <w:szCs w:val="32"/>
          <w:lang w:val="en-US" w:eastAsia="zh-CN" w:bidi="ar"/>
          <w:woUserID w:val="6"/>
        </w:rPr>
        <w:t>待定等关键词指出“请具体到人员”。</w:t>
      </w:r>
    </w:p>
    <w:p w14:paraId="28C84A7A">
      <w:pPr>
        <w:pStyle w:val="3"/>
        <w:widowControl/>
        <w:numPr>
          <w:ilvl w:val="1"/>
          <w:numId w:val="0"/>
        </w:numPr>
        <w:snapToGrid w:val="0"/>
        <w:spacing w:before="0" w:after="0"/>
        <w:ind w:left="0" w:firstLine="0"/>
        <w:rPr>
          <w:ins w:id="63" w:author="信仰" w:date="2026-10-15T21:49:23Z"/>
          <w:rFonts w:hint="eastAsia"/>
          <w:bCs w:val="0"/>
          <w:lang w:val="en-US" w:eastAsia="zh" w:bidi="ar"/>
          <w:woUserID w:val="3"/>
        </w:rPr>
      </w:pPr>
      <w:ins w:id="64" w:author="信仰" w:date="2026-10-15T22:02:25Z">
        <w:r>
          <w:rPr>
            <w:rFonts w:hint="eastAsia" w:ascii="Arial" w:hAnsi="Arial" w:eastAsia="微软雅黑" w:cs="Times New Roman"/>
            <w:b/>
            <w:bCs w:val="0"/>
            <w:kern w:val="2"/>
            <w:sz w:val="32"/>
            <w:szCs w:val="24"/>
            <w:lang w:val="en-US" w:eastAsia="zh" w:bidi="ar"/>
            <w:woUserID w:val="3"/>
          </w:rPr>
          <w:t>（五）</w:t>
        </w:r>
      </w:ins>
      <w:ins w:id="65" w:author="信仰" w:date="2026-10-15T21:49:23Z">
        <w:r>
          <w:rPr>
            <w:rFonts w:hint="eastAsia" w:ascii="Arial" w:hAnsi="Arial" w:eastAsia="微软雅黑" w:cs="Times New Roman"/>
            <w:bCs w:val="0"/>
            <w:lang w:eastAsia="zh" w:bidi="ar"/>
            <w:woUserID w:val="3"/>
          </w:rPr>
          <w:t>岗位清单中人员姓名规范性审核</w:t>
        </w:r>
      </w:ins>
    </w:p>
    <w:p w14:paraId="10F9A5F0">
      <w:pPr>
        <w:keepNext w:val="0"/>
        <w:keepLines w:val="0"/>
        <w:widowControl/>
        <w:suppressLineNumbers w:val="0"/>
        <w:spacing w:before="0" w:beforeAutospacing="0" w:after="0" w:afterAutospacing="0" w:line="560" w:lineRule="exact"/>
        <w:ind w:left="0" w:right="0" w:firstLine="640"/>
        <w:jc w:val="both"/>
        <w:rPr>
          <w:ins w:id="66" w:author="信仰" w:date="2026-10-15T21:50:20Z"/>
          <w:rFonts w:hint="eastAsia" w:ascii="宋体" w:hAnsi="宋体" w:eastAsia="宋体" w:cs="宋体"/>
          <w:bCs/>
          <w:color w:val="000000"/>
          <w:kern w:val="2"/>
          <w:sz w:val="32"/>
          <w:szCs w:val="32"/>
          <w:lang w:val="en-US" w:eastAsia="zh-CN" w:bidi="ar"/>
          <w:woUserID w:val="3"/>
        </w:rPr>
      </w:pPr>
      <w:ins w:id="67" w:author="信仰" w:date="2026-10-15T21:49:23Z">
        <w:r>
          <w:rPr>
            <w:rFonts w:hint="eastAsia" w:ascii="宋体" w:hAnsi="宋体" w:eastAsia="宋体" w:cs="宋体"/>
            <w:bCs/>
            <w:color w:val="000000"/>
            <w:kern w:val="2"/>
            <w:sz w:val="32"/>
            <w:szCs w:val="32"/>
            <w:lang w:val="en-US" w:eastAsia="zh-CN" w:bidi="ar"/>
            <w:woUserID w:val="3"/>
          </w:rPr>
          <w:t>检查岗位内控责任清单中人员姓名填写是否规范，每行中只能填写一个人员姓名。有空格、顿号、逗号、换行、</w:t>
        </w:r>
      </w:ins>
      <w:ins w:id="68" w:author="信仰" w:date="2026-10-15T21:49:23Z">
        <w:r>
          <w:rPr>
            <w:rFonts w:hint="eastAsia" w:ascii="宋体" w:hAnsi="宋体" w:eastAsia="宋体" w:cs="宋体"/>
            <w:bCs/>
            <w:color w:val="EE0000"/>
            <w:kern w:val="2"/>
            <w:sz w:val="32"/>
            <w:szCs w:val="32"/>
            <w:lang w:val="en-US" w:eastAsia="zh-CN" w:bidi="ar"/>
            <w:woUserID w:val="3"/>
          </w:rPr>
          <w:t>姓名字数多</w:t>
        </w:r>
      </w:ins>
      <w:ins w:id="69" w:author="信仰" w:date="2026-10-15T22:19:16Z">
        <w:r>
          <w:rPr>
            <w:rFonts w:hint="eastAsia" w:ascii="宋体" w:hAnsi="宋体" w:eastAsia="宋体" w:cs="宋体"/>
            <w:bCs/>
            <w:color w:val="EE0000"/>
            <w:kern w:val="2"/>
            <w:sz w:val="32"/>
            <w:szCs w:val="32"/>
            <w:lang w:val="en-US" w:eastAsia="zh" w:bidi="ar"/>
            <w:woUserID w:val="3"/>
          </w:rPr>
          <w:t>于</w:t>
        </w:r>
      </w:ins>
      <w:ins w:id="70" w:author="信仰" w:date="2026-10-15T21:49:23Z">
        <w:r>
          <w:rPr>
            <w:rFonts w:hint="eastAsia" w:ascii="宋体" w:hAnsi="宋体" w:eastAsia="宋体" w:cs="宋体"/>
            <w:bCs/>
            <w:color w:val="EE0000"/>
            <w:kern w:val="2"/>
            <w:sz w:val="32"/>
            <w:szCs w:val="32"/>
            <w:lang w:val="en-US" w:eastAsia="zh-CN" w:bidi="ar"/>
            <w:woUserID w:val="3"/>
          </w:rPr>
          <w:t>4个字</w:t>
        </w:r>
      </w:ins>
      <w:ins w:id="71" w:author="信仰" w:date="2026-10-15T21:49:23Z">
        <w:r>
          <w:rPr>
            <w:rFonts w:hint="eastAsia" w:ascii="宋体" w:hAnsi="宋体" w:eastAsia="宋体" w:cs="宋体"/>
            <w:bCs/>
            <w:color w:val="000000"/>
            <w:kern w:val="2"/>
            <w:sz w:val="32"/>
            <w:szCs w:val="32"/>
            <w:lang w:val="en-US" w:eastAsia="zh-CN" w:bidi="ar"/>
            <w:woUserID w:val="3"/>
          </w:rPr>
          <w:t>均视为多个人员。如果有多个人员则提示：每行岗位名称中只能有一个对应人员，若有多人，则应分多行填写。</w:t>
        </w:r>
      </w:ins>
    </w:p>
    <w:p w14:paraId="171684FA">
      <w:pPr>
        <w:pStyle w:val="3"/>
        <w:keepNext/>
        <w:keepLines/>
        <w:widowControl/>
        <w:numPr>
          <w:ilvl w:val="1"/>
          <w:numId w:val="0"/>
        </w:numPr>
        <w:suppressLineNumbers w:val="0"/>
        <w:snapToGrid w:val="0"/>
        <w:spacing w:before="0" w:beforeAutospacing="0" w:after="0" w:afterAutospacing="0"/>
        <w:ind w:right="0" w:firstLine="0"/>
        <w:outlineLvl w:val="1"/>
        <w:rPr>
          <w:ins w:id="72" w:author="信仰" w:date="2026-10-15T21:50:21Z"/>
          <w:rFonts w:hint="eastAsia"/>
          <w:lang w:val="en-US"/>
          <w:woUserID w:val="3"/>
        </w:rPr>
      </w:pPr>
      <w:ins w:id="73" w:author="信仰" w:date="2026-10-15T22:02:25Z">
        <w:r>
          <w:rPr>
            <w:rFonts w:hint="eastAsia" w:ascii="Arial" w:hAnsi="Arial" w:eastAsia="微软雅黑" w:cs="Times New Roman"/>
            <w:b/>
            <w:kern w:val="2"/>
            <w:sz w:val="32"/>
            <w:szCs w:val="24"/>
            <w:lang w:val="en-US" w:eastAsia="zh-CN" w:bidi="ar-SA"/>
            <w:woUserID w:val="3"/>
          </w:rPr>
          <w:t>（六）</w:t>
        </w:r>
      </w:ins>
      <w:ins w:id="74" w:author="信仰" w:date="2026-10-15T21:50:21Z">
        <w:r>
          <w:rPr>
            <w:rFonts w:hint="eastAsia"/>
            <w:lang w:val="en-US" w:eastAsia="zh"/>
            <w:woUserID w:val="3"/>
          </w:rPr>
          <w:t>岗位清单中一人多岗</w:t>
        </w:r>
      </w:ins>
      <w:ins w:id="75" w:author="信仰" w:date="2026-10-15T21:50:21Z">
        <w:r>
          <w:rPr>
            <w:rFonts w:hint="eastAsia"/>
            <w:lang w:val="en-US" w:eastAsia="zh-CN"/>
            <w:woUserID w:val="3"/>
          </w:rPr>
          <w:t>审核</w:t>
        </w:r>
      </w:ins>
    </w:p>
    <w:p w14:paraId="780BD270">
      <w:pPr>
        <w:keepNext w:val="0"/>
        <w:keepLines w:val="0"/>
        <w:widowControl/>
        <w:suppressLineNumbers w:val="0"/>
        <w:spacing w:before="0" w:beforeAutospacing="0" w:after="0" w:afterAutospacing="0" w:line="560" w:lineRule="exact"/>
        <w:ind w:left="0" w:right="0" w:firstLine="640"/>
        <w:jc w:val="both"/>
        <w:rPr>
          <w:ins w:id="76" w:author="信仰" w:date="2026-10-15T21:50:21Z"/>
          <w:rFonts w:hint="eastAsia" w:ascii="宋体" w:hAnsi="宋体" w:eastAsia="宋体" w:cs="宋体"/>
          <w:bCs/>
          <w:color w:val="FF0000"/>
          <w:kern w:val="2"/>
          <w:sz w:val="32"/>
          <w:szCs w:val="32"/>
          <w:lang w:val="en-US" w:eastAsia="zh" w:bidi="ar"/>
          <w:woUserID w:val="3"/>
        </w:rPr>
      </w:pPr>
      <w:ins w:id="77" w:author="信仰" w:date="2026-10-15T21:50:21Z">
        <w:r>
          <w:rPr>
            <w:rFonts w:hint="eastAsia" w:ascii="宋体" w:hAnsi="宋体" w:eastAsia="宋体" w:cs="宋体"/>
            <w:bCs/>
            <w:color w:val="000000"/>
            <w:kern w:val="2"/>
            <w:sz w:val="32"/>
            <w:szCs w:val="32"/>
            <w:lang w:val="en-US" w:eastAsia="zh-CN" w:bidi="ar"/>
            <w:woUserID w:val="3"/>
          </w:rPr>
          <w:t>检查岗位内控责任清单中</w:t>
        </w:r>
      </w:ins>
      <w:ins w:id="78" w:author="信仰" w:date="2026-10-15T21:50:21Z">
        <w:r>
          <w:rPr>
            <w:rFonts w:hint="eastAsia" w:ascii="宋体" w:hAnsi="宋体" w:eastAsia="宋体" w:cs="宋体"/>
            <w:bCs/>
            <w:color w:val="000000"/>
            <w:kern w:val="2"/>
            <w:sz w:val="32"/>
            <w:szCs w:val="32"/>
            <w:lang w:val="en-US" w:eastAsia="zh" w:bidi="ar"/>
            <w:woUserID w:val="3"/>
          </w:rPr>
          <w:t>同一</w:t>
        </w:r>
      </w:ins>
      <w:ins w:id="79" w:author="信仰" w:date="2026-10-15T21:50:21Z">
        <w:r>
          <w:rPr>
            <w:rFonts w:hint="eastAsia" w:ascii="宋体" w:hAnsi="宋体" w:eastAsia="宋体" w:cs="宋体"/>
            <w:bCs/>
            <w:color w:val="000000"/>
            <w:kern w:val="2"/>
            <w:sz w:val="32"/>
            <w:szCs w:val="32"/>
            <w:lang w:val="en-US" w:eastAsia="zh-CN" w:bidi="ar"/>
            <w:woUserID w:val="3"/>
          </w:rPr>
          <w:t>人员姓名是否</w:t>
        </w:r>
      </w:ins>
      <w:ins w:id="80" w:author="信仰" w:date="2026-10-15T21:50:21Z">
        <w:r>
          <w:rPr>
            <w:rFonts w:hint="eastAsia" w:ascii="宋体" w:hAnsi="宋体" w:eastAsia="宋体" w:cs="宋体"/>
            <w:bCs/>
            <w:color w:val="000000"/>
            <w:kern w:val="2"/>
            <w:sz w:val="32"/>
            <w:szCs w:val="32"/>
            <w:lang w:val="en-US" w:eastAsia="zh" w:bidi="ar"/>
            <w:woUserID w:val="3"/>
          </w:rPr>
          <w:t>只对应一个岗位名称</w:t>
        </w:r>
      </w:ins>
      <w:ins w:id="81" w:author="信仰" w:date="2026-10-15T21:50:21Z">
        <w:r>
          <w:rPr>
            <w:rFonts w:hint="eastAsia" w:ascii="宋体" w:hAnsi="宋体" w:eastAsia="宋体" w:cs="宋体"/>
            <w:bCs/>
            <w:color w:val="000000"/>
            <w:kern w:val="2"/>
            <w:sz w:val="32"/>
            <w:szCs w:val="32"/>
            <w:lang w:val="en-US" w:eastAsia="zh-CN" w:bidi="ar"/>
            <w:woUserID w:val="3"/>
          </w:rPr>
          <w:t>，</w:t>
        </w:r>
      </w:ins>
      <w:ins w:id="82" w:author="信仰" w:date="2026-10-15T21:50:21Z">
        <w:r>
          <w:rPr>
            <w:rFonts w:hint="eastAsia" w:ascii="宋体" w:hAnsi="宋体" w:eastAsia="宋体" w:cs="宋体"/>
            <w:bCs/>
            <w:color w:val="000000"/>
            <w:kern w:val="2"/>
            <w:sz w:val="32"/>
            <w:szCs w:val="32"/>
            <w:lang w:val="en-US" w:eastAsia="zh" w:bidi="ar"/>
            <w:woUserID w:val="3"/>
          </w:rPr>
          <w:t>如果有一个人员姓名对应多个岗位名称则提示：请核实是否为一人多岗。</w:t>
        </w:r>
      </w:ins>
    </w:p>
    <w:p w14:paraId="7C9CAECF">
      <w:pPr>
        <w:pStyle w:val="3"/>
        <w:keepNext/>
        <w:keepLines/>
        <w:widowControl/>
        <w:numPr>
          <w:ilvl w:val="1"/>
          <w:numId w:val="0"/>
        </w:numPr>
        <w:suppressLineNumbers w:val="0"/>
        <w:snapToGrid w:val="0"/>
        <w:spacing w:before="0" w:beforeAutospacing="0" w:after="0" w:afterAutospacing="0"/>
        <w:ind w:right="0" w:firstLine="0"/>
        <w:outlineLvl w:val="1"/>
        <w:rPr>
          <w:ins w:id="83" w:author="信仰" w:date="2026-10-15T21:50:55Z"/>
          <w:rFonts w:hint="eastAsia"/>
          <w:woUserID w:val="3"/>
        </w:rPr>
      </w:pPr>
      <w:ins w:id="84" w:author="信仰" w:date="2026-10-15T22:02:25Z">
        <w:r>
          <w:rPr>
            <w:rFonts w:hint="eastAsia" w:ascii="Arial" w:hAnsi="Arial" w:eastAsia="微软雅黑" w:cs="Times New Roman"/>
            <w:b/>
            <w:kern w:val="2"/>
            <w:sz w:val="32"/>
            <w:szCs w:val="24"/>
            <w:lang w:val="en-US" w:eastAsia="zh-CN" w:bidi="ar-SA"/>
            <w:woUserID w:val="3"/>
          </w:rPr>
          <w:t>（七）</w:t>
        </w:r>
      </w:ins>
      <w:ins w:id="85" w:author="信仰" w:date="2026-10-15T21:58:41Z">
        <w:r>
          <w:rPr>
            <w:rFonts w:hint="eastAsia"/>
            <w:lang w:val="en-US" w:eastAsia="zh"/>
            <w:woUserID w:val="3"/>
          </w:rPr>
          <w:t>岗位清单中</w:t>
        </w:r>
      </w:ins>
      <w:ins w:id="86" w:author="信仰" w:date="2026-10-15T21:50:55Z">
        <w:r>
          <w:rPr>
            <w:rFonts w:hint="eastAsia"/>
            <w:lang w:val="en-US" w:eastAsia="zh-CN"/>
            <w:woUserID w:val="3"/>
          </w:rPr>
          <w:t>角色与责任类型对应</w:t>
        </w:r>
      </w:ins>
    </w:p>
    <w:p w14:paraId="3C87FCBF">
      <w:pPr>
        <w:keepNext w:val="0"/>
        <w:keepLines w:val="0"/>
        <w:widowControl/>
        <w:suppressLineNumbers w:val="0"/>
        <w:snapToGrid w:val="0"/>
        <w:spacing w:before="0" w:beforeAutospacing="0" w:after="0" w:afterAutospacing="0" w:line="560" w:lineRule="exact"/>
        <w:ind w:left="0" w:right="0" w:firstLine="640"/>
        <w:jc w:val="both"/>
        <w:rPr>
          <w:ins w:id="87" w:author="信仰" w:date="2026-10-15T21:50:55Z"/>
          <w:rFonts w:hint="eastAsia" w:ascii="华文仿宋" w:hAnsi="华文仿宋" w:eastAsia="华文仿宋" w:cs="华文仿宋"/>
          <w:color w:val="000000"/>
          <w:kern w:val="0"/>
          <w:sz w:val="32"/>
          <w:szCs w:val="32"/>
          <w:woUserID w:val="3"/>
        </w:rPr>
      </w:pPr>
      <w:ins w:id="88" w:author="信仰" w:date="2026-10-15T21:50:55Z">
        <w:r>
          <w:rPr>
            <w:rFonts w:hint="eastAsia" w:ascii="华文仿宋" w:hAnsi="华文仿宋" w:eastAsia="华文仿宋" w:cs="华文仿宋"/>
            <w:color w:val="000000"/>
            <w:kern w:val="0"/>
            <w:sz w:val="32"/>
            <w:szCs w:val="32"/>
            <w:lang w:val="en-US" w:eastAsia="zh-CN" w:bidi="ar"/>
            <w:woUserID w:val="3"/>
          </w:rPr>
          <w:t>检查口径：按“经办对应主体责任、审核对应审核责任、审批对应审批责任</w:t>
        </w:r>
      </w:ins>
      <w:ins w:id="89" w:author="信仰" w:date="2026-10-15T21:50:55Z">
        <w:r>
          <w:rPr>
            <w:rFonts w:hint="eastAsia" w:ascii="华文仿宋" w:hAnsi="华文仿宋" w:eastAsia="华文仿宋" w:cs="华文仿宋"/>
            <w:color w:val="000000"/>
            <w:sz w:val="32"/>
            <w:szCs w:val="32"/>
            <w:lang w:val="en-US" w:eastAsia="zh-CN" w:bidi="ar"/>
            <w:woUserID w:val="3"/>
          </w:rPr>
          <w:t>、监督对应监督责任</w:t>
        </w:r>
      </w:ins>
      <w:ins w:id="90" w:author="信仰" w:date="2026-10-15T21:50:55Z">
        <w:r>
          <w:rPr>
            <w:rFonts w:hint="eastAsia" w:ascii="华文仿宋" w:hAnsi="华文仿宋" w:eastAsia="华文仿宋" w:cs="华文仿宋"/>
            <w:color w:val="000000"/>
            <w:kern w:val="0"/>
            <w:sz w:val="32"/>
            <w:szCs w:val="32"/>
            <w:lang w:val="en-US" w:eastAsia="zh-CN" w:bidi="ar"/>
            <w:woUserID w:val="3"/>
          </w:rPr>
          <w:t>”的对应关系执行检查。</w:t>
        </w:r>
      </w:ins>
    </w:p>
    <w:p w14:paraId="71373DE5">
      <w:pPr>
        <w:keepNext w:val="0"/>
        <w:keepLines w:val="0"/>
        <w:widowControl/>
        <w:suppressLineNumbers w:val="0"/>
        <w:snapToGrid w:val="0"/>
        <w:spacing w:before="0" w:beforeAutospacing="0" w:after="0" w:afterAutospacing="0" w:line="560" w:lineRule="exact"/>
        <w:ind w:left="0" w:right="0" w:firstLine="640"/>
        <w:jc w:val="both"/>
        <w:rPr>
          <w:ins w:id="91" w:author="信仰" w:date="2026-10-15T21:50:55Z"/>
          <w:rFonts w:hint="eastAsia" w:ascii="华文仿宋" w:hAnsi="华文仿宋" w:eastAsia="华文仿宋" w:cs="华文仿宋"/>
          <w:color w:val="000000"/>
          <w:kern w:val="0"/>
          <w:sz w:val="32"/>
          <w:szCs w:val="32"/>
          <w:woUserID w:val="3"/>
        </w:rPr>
      </w:pPr>
      <w:ins w:id="92" w:author="信仰" w:date="2026-10-15T21:50:55Z">
        <w:r>
          <w:rPr>
            <w:rFonts w:hint="eastAsia" w:ascii="华文仿宋" w:hAnsi="华文仿宋" w:eastAsia="华文仿宋" w:cs="华文仿宋"/>
            <w:color w:val="000000"/>
            <w:kern w:val="0"/>
            <w:sz w:val="32"/>
            <w:szCs w:val="32"/>
            <w:lang w:val="en-US" w:eastAsia="zh-CN" w:bidi="ar"/>
            <w:woUserID w:val="3"/>
          </w:rPr>
          <w:t>一、岗位清单存在明确角色字段时</w:t>
        </w:r>
      </w:ins>
    </w:p>
    <w:p w14:paraId="3EACED4C">
      <w:pPr>
        <w:keepNext w:val="0"/>
        <w:keepLines w:val="0"/>
        <w:widowControl/>
        <w:suppressLineNumbers w:val="0"/>
        <w:snapToGrid w:val="0"/>
        <w:spacing w:before="0" w:beforeAutospacing="0" w:after="0" w:afterAutospacing="0" w:line="560" w:lineRule="exact"/>
        <w:ind w:left="0" w:right="0" w:firstLine="0"/>
        <w:jc w:val="both"/>
        <w:rPr>
          <w:ins w:id="93" w:author="信仰" w:date="2026-10-15T21:50:55Z"/>
          <w:rFonts w:hint="eastAsia" w:ascii="华文仿宋" w:hAnsi="华文仿宋" w:eastAsia="华文仿宋" w:cs="华文仿宋"/>
          <w:color w:val="000000"/>
          <w:kern w:val="0"/>
          <w:sz w:val="32"/>
          <w:szCs w:val="32"/>
          <w:woUserID w:val="3"/>
        </w:rPr>
      </w:pPr>
      <w:ins w:id="94" w:author="信仰" w:date="2026-10-15T21:50:55Z">
        <w:r>
          <w:rPr>
            <w:rFonts w:hint="eastAsia" w:ascii="华文仿宋" w:hAnsi="华文仿宋" w:eastAsia="华文仿宋" w:cs="华文仿宋"/>
            <w:color w:val="000000"/>
            <w:kern w:val="0"/>
            <w:sz w:val="32"/>
            <w:szCs w:val="32"/>
            <w:lang w:val="en-US" w:eastAsia="zh-CN" w:bidi="ar"/>
            <w:woUserID w:val="3"/>
          </w:rPr>
          <w:t>将角色字段与岗位职责中的责任类型进行比对，存在明确不一致的，指出具体角色与责任表述之间的冲突，并给出提示词：“经办对应主体责任、审核对应审核责任、审批对应审批责任</w:t>
        </w:r>
      </w:ins>
      <w:ins w:id="95" w:author="信仰" w:date="2026-10-15T21:50:55Z">
        <w:r>
          <w:rPr>
            <w:rFonts w:hint="eastAsia" w:ascii="华文仿宋" w:hAnsi="华文仿宋" w:eastAsia="华文仿宋" w:cs="华文仿宋"/>
            <w:color w:val="000000"/>
            <w:sz w:val="32"/>
            <w:szCs w:val="32"/>
            <w:lang w:val="en-US" w:eastAsia="zh-CN" w:bidi="ar"/>
            <w:woUserID w:val="3"/>
          </w:rPr>
          <w:t>、监督对应监督责任</w:t>
        </w:r>
      </w:ins>
      <w:ins w:id="96" w:author="信仰" w:date="2026-10-15T21:50:55Z">
        <w:r>
          <w:rPr>
            <w:rFonts w:hint="eastAsia" w:ascii="华文仿宋" w:hAnsi="华文仿宋" w:eastAsia="华文仿宋" w:cs="华文仿宋"/>
            <w:color w:val="000000"/>
            <w:kern w:val="0"/>
            <w:sz w:val="32"/>
            <w:szCs w:val="32"/>
            <w:lang w:val="en-US" w:eastAsia="zh-CN" w:bidi="ar"/>
            <w:woUserID w:val="3"/>
          </w:rPr>
          <w:t>。”，不需要多的提示词。</w:t>
        </w:r>
      </w:ins>
    </w:p>
    <w:p w14:paraId="0284CC15">
      <w:pPr>
        <w:keepNext w:val="0"/>
        <w:keepLines w:val="0"/>
        <w:widowControl/>
        <w:suppressLineNumbers w:val="0"/>
        <w:snapToGrid w:val="0"/>
        <w:spacing w:before="0" w:beforeAutospacing="0" w:after="0" w:afterAutospacing="0" w:line="560" w:lineRule="exact"/>
        <w:ind w:left="0" w:right="0" w:firstLine="640"/>
        <w:jc w:val="both"/>
        <w:rPr>
          <w:ins w:id="97" w:author="信仰" w:date="2026-10-15T21:50:55Z"/>
          <w:rFonts w:hint="eastAsia" w:ascii="华文仿宋" w:hAnsi="华文仿宋" w:eastAsia="华文仿宋" w:cs="华文仿宋"/>
          <w:color w:val="000000"/>
          <w:kern w:val="0"/>
          <w:sz w:val="32"/>
          <w:szCs w:val="32"/>
          <w:woUserID w:val="3"/>
        </w:rPr>
      </w:pPr>
      <w:ins w:id="98" w:author="信仰" w:date="2026-10-15T22:10:43Z">
        <w:r>
          <w:rPr>
            <w:rFonts w:hint="eastAsia" w:ascii="华文仿宋" w:hAnsi="华文仿宋" w:eastAsia="华文仿宋" w:cs="华文仿宋"/>
            <w:color w:val="000000"/>
            <w:kern w:val="0"/>
            <w:sz w:val="32"/>
            <w:szCs w:val="32"/>
            <w:lang w:val="en-US" w:eastAsia="zh" w:bidi="ar"/>
            <w:woUserID w:val="3"/>
          </w:rPr>
          <w:t>二</w:t>
        </w:r>
      </w:ins>
      <w:ins w:id="99" w:author="信仰" w:date="2026-10-15T21:50:55Z">
        <w:r>
          <w:rPr>
            <w:rFonts w:hint="eastAsia" w:ascii="华文仿宋" w:hAnsi="华文仿宋" w:eastAsia="华文仿宋" w:cs="华文仿宋"/>
            <w:color w:val="000000"/>
            <w:kern w:val="0"/>
            <w:sz w:val="32"/>
            <w:szCs w:val="32"/>
            <w:lang w:val="en-US" w:eastAsia="zh-CN" w:bidi="ar"/>
            <w:woUserID w:val="3"/>
          </w:rPr>
          <w:t>、同一岗位存在多个责任类型</w:t>
        </w:r>
      </w:ins>
    </w:p>
    <w:p w14:paraId="08510B99">
      <w:pPr>
        <w:keepNext w:val="0"/>
        <w:keepLines w:val="0"/>
        <w:widowControl/>
        <w:suppressLineNumbers w:val="0"/>
        <w:snapToGrid w:val="0"/>
        <w:spacing w:before="0" w:beforeAutospacing="0" w:after="0" w:afterAutospacing="0" w:line="560" w:lineRule="exact"/>
        <w:ind w:left="0" w:right="0" w:firstLine="640"/>
        <w:jc w:val="both"/>
        <w:rPr>
          <w:ins w:id="100" w:author="信仰" w:date="2026-10-15T21:50:55Z"/>
          <w:rFonts w:hint="eastAsia" w:ascii="华文仿宋" w:hAnsi="华文仿宋" w:eastAsia="华文仿宋" w:cs="华文仿宋"/>
          <w:color w:val="000000"/>
          <w:kern w:val="0"/>
          <w:sz w:val="32"/>
          <w:szCs w:val="32"/>
          <w:woUserID w:val="3"/>
        </w:rPr>
      </w:pPr>
      <w:ins w:id="101" w:author="信仰" w:date="2026-10-15T21:50:55Z">
        <w:r>
          <w:rPr>
            <w:rFonts w:hint="eastAsia" w:ascii="华文仿宋" w:hAnsi="华文仿宋" w:eastAsia="华文仿宋" w:cs="华文仿宋"/>
            <w:color w:val="000000"/>
            <w:kern w:val="0"/>
            <w:sz w:val="32"/>
            <w:szCs w:val="32"/>
            <w:lang w:val="en-US" w:eastAsia="zh-CN" w:bidi="ar"/>
            <w:woUserID w:val="3"/>
          </w:rPr>
          <w:t>同一岗位存在多个责任类型混杂、且无法明确区分的，只要满足经办对应主体责任、审核对应审核责任、审批对应审批责任</w:t>
        </w:r>
      </w:ins>
      <w:ins w:id="102" w:author="信仰" w:date="2026-10-15T21:50:55Z">
        <w:r>
          <w:rPr>
            <w:rFonts w:hint="eastAsia" w:ascii="华文仿宋" w:hAnsi="华文仿宋" w:eastAsia="华文仿宋" w:cs="华文仿宋"/>
            <w:color w:val="000000"/>
            <w:sz w:val="32"/>
            <w:szCs w:val="32"/>
            <w:lang w:val="en-US" w:eastAsia="zh-CN" w:bidi="ar"/>
            <w:woUserID w:val="3"/>
          </w:rPr>
          <w:t>、监督对应监督责任</w:t>
        </w:r>
      </w:ins>
      <w:ins w:id="103" w:author="信仰" w:date="2026-10-15T21:50:55Z">
        <w:r>
          <w:rPr>
            <w:rFonts w:hint="eastAsia" w:ascii="华文仿宋" w:hAnsi="华文仿宋" w:eastAsia="华文仿宋" w:cs="华文仿宋"/>
            <w:color w:val="000000"/>
            <w:kern w:val="0"/>
            <w:sz w:val="32"/>
            <w:szCs w:val="32"/>
            <w:lang w:val="en-US" w:eastAsia="zh-CN" w:bidi="ar"/>
            <w:woUserID w:val="3"/>
          </w:rPr>
          <w:t>之一就不再提示。</w:t>
        </w:r>
      </w:ins>
    </w:p>
    <w:p w14:paraId="6EE413A7">
      <w:pPr>
        <w:pStyle w:val="3"/>
        <w:keepNext/>
        <w:keepLines/>
        <w:widowControl/>
        <w:numPr>
          <w:ilvl w:val="1"/>
          <w:numId w:val="0"/>
        </w:numPr>
        <w:suppressLineNumbers w:val="0"/>
        <w:snapToGrid w:val="0"/>
        <w:spacing w:before="0" w:beforeAutospacing="0" w:after="0" w:afterAutospacing="0"/>
        <w:ind w:right="0" w:firstLine="0"/>
        <w:outlineLvl w:val="1"/>
        <w:rPr>
          <w:ins w:id="104" w:author="信仰" w:date="2026-10-15T21:51:57Z"/>
          <w:rFonts w:hint="eastAsia"/>
          <w:woUserID w:val="3"/>
        </w:rPr>
      </w:pPr>
      <w:ins w:id="105" w:author="信仰" w:date="2026-10-15T22:02:25Z">
        <w:r>
          <w:rPr>
            <w:rFonts w:hint="eastAsia" w:ascii="Arial" w:hAnsi="Arial" w:eastAsia="微软雅黑" w:cs="Times New Roman"/>
            <w:b/>
            <w:kern w:val="2"/>
            <w:sz w:val="32"/>
            <w:szCs w:val="24"/>
            <w:lang w:val="en-US" w:eastAsia="zh-CN" w:bidi="ar-SA"/>
            <w:woUserID w:val="3"/>
          </w:rPr>
          <w:t>（八）</w:t>
        </w:r>
      </w:ins>
      <w:ins w:id="106" w:author="信仰" w:date="2026-10-15T22:03:25Z">
        <w:r>
          <w:rPr>
            <w:rFonts w:hint="eastAsia" w:cs="Times New Roman"/>
            <w:b/>
            <w:kern w:val="2"/>
            <w:sz w:val="32"/>
            <w:szCs w:val="24"/>
            <w:lang w:val="en-US" w:eastAsia="zh" w:bidi="ar-SA"/>
            <w:woUserID w:val="3"/>
          </w:rPr>
          <w:t>岗位清单</w:t>
        </w:r>
      </w:ins>
      <w:ins w:id="107" w:author="信仰" w:date="2026-10-15T22:03:26Z">
        <w:r>
          <w:rPr>
            <w:rFonts w:hint="eastAsia" w:cs="Times New Roman"/>
            <w:b/>
            <w:kern w:val="2"/>
            <w:sz w:val="32"/>
            <w:szCs w:val="24"/>
            <w:lang w:val="en-US" w:eastAsia="zh" w:bidi="ar-SA"/>
            <w:woUserID w:val="3"/>
          </w:rPr>
          <w:t>中</w:t>
        </w:r>
      </w:ins>
      <w:ins w:id="108" w:author="信仰" w:date="2026-10-15T21:51:57Z">
        <w:r>
          <w:rPr>
            <w:rFonts w:hint="eastAsia"/>
            <w:lang w:val="en-US" w:eastAsia="zh-CN"/>
            <w:woUserID w:val="3"/>
          </w:rPr>
          <w:t>经办与审核人员分离</w:t>
        </w:r>
      </w:ins>
    </w:p>
    <w:p w14:paraId="0BC8C951">
      <w:pPr>
        <w:keepNext w:val="0"/>
        <w:keepLines w:val="0"/>
        <w:widowControl/>
        <w:suppressLineNumbers w:val="0"/>
        <w:snapToGrid w:val="0"/>
        <w:spacing w:before="0" w:beforeAutospacing="0" w:after="0" w:afterAutospacing="0" w:line="560" w:lineRule="exact"/>
        <w:ind w:left="0" w:right="0" w:firstLine="640" w:firstLineChars="200"/>
        <w:jc w:val="both"/>
        <w:rPr>
          <w:ins w:id="109" w:author="信仰" w:date="2026-10-15T21:51:57Z"/>
          <w:rFonts w:hint="eastAsia" w:ascii="华文仿宋" w:hAnsi="华文仿宋" w:eastAsia="华文仿宋" w:cs="华文仿宋"/>
          <w:color w:val="000000"/>
          <w:kern w:val="0"/>
          <w:sz w:val="32"/>
          <w:szCs w:val="32"/>
          <w:lang w:val="en-US" w:eastAsia="zh-CN" w:bidi="ar"/>
          <w:woUserID w:val="3"/>
        </w:rPr>
      </w:pPr>
      <w:ins w:id="110" w:author="信仰" w:date="2026-10-15T21:51:57Z">
        <w:r>
          <w:rPr>
            <w:rFonts w:hint="eastAsia" w:ascii="华文仿宋" w:hAnsi="华文仿宋" w:eastAsia="华文仿宋" w:cs="华文仿宋"/>
            <w:color w:val="000000"/>
            <w:kern w:val="0"/>
            <w:sz w:val="32"/>
            <w:szCs w:val="32"/>
            <w:lang w:val="en-US" w:eastAsia="zh-CN" w:bidi="ar"/>
            <w:woUserID w:val="3"/>
          </w:rPr>
          <w:t>所有矩阵按“会计主体＋业务类别＋控制措施编号”汇总</w:t>
        </w:r>
      </w:ins>
      <w:ins w:id="111" w:author="信仰" w:date="2026-10-15T21:51:57Z">
        <w:r>
          <w:rPr>
            <w:rFonts w:hint="eastAsia" w:ascii="华文仿宋" w:hAnsi="华文仿宋" w:eastAsia="华文仿宋" w:cs="华文仿宋"/>
            <w:color w:val="000000"/>
            <w:kern w:val="0"/>
            <w:sz w:val="32"/>
            <w:szCs w:val="32"/>
            <w:lang w:val="en-US" w:eastAsia="zh" w:bidi="ar"/>
            <w:woUserID w:val="3"/>
          </w:rPr>
          <w:t>。</w:t>
        </w:r>
      </w:ins>
      <w:ins w:id="112" w:author="信仰" w:date="2026-10-15T21:51:57Z">
        <w:r>
          <w:rPr>
            <w:rFonts w:hint="eastAsia" w:ascii="华文仿宋" w:hAnsi="华文仿宋" w:eastAsia="华文仿宋" w:cs="华文仿宋"/>
            <w:color w:val="000000"/>
            <w:sz w:val="32"/>
            <w:szCs w:val="32"/>
            <w:lang w:val="en-US" w:eastAsia="zh-CN" w:bidi="ar"/>
            <w:woUserID w:val="3"/>
          </w:rPr>
          <w:t>检查</w:t>
        </w:r>
      </w:ins>
      <w:ins w:id="113" w:author="信仰" w:date="2026-10-15T21:51:57Z">
        <w:r>
          <w:rPr>
            <w:rFonts w:hint="eastAsia" w:ascii="华文仿宋" w:hAnsi="华文仿宋" w:eastAsia="华文仿宋" w:cs="华文仿宋"/>
            <w:color w:val="000000"/>
            <w:kern w:val="0"/>
            <w:sz w:val="32"/>
            <w:szCs w:val="32"/>
            <w:lang w:val="en-US" w:eastAsia="zh-CN" w:bidi="ar"/>
            <w:woUserID w:val="3"/>
          </w:rPr>
          <w:t>角色填写经办与审核的是否为同一人，同一人的继续检查岗位职责描述除了“主体”和“审核”字段不一致外，其余字段一致，还需要核查部门列、人员姓名列、岗位职责列、控制措施编号列是否都一致，都一致提示“同一条措施，同样的岗位职责，经办审核不能同一人”。不同主体或不同措施之间的人员重合不按本条认定为冲突。</w:t>
        </w:r>
      </w:ins>
    </w:p>
    <w:p w14:paraId="6BECD7F9">
      <w:pPr>
        <w:keepNext w:val="0"/>
        <w:keepLines w:val="0"/>
        <w:widowControl/>
        <w:suppressLineNumbers w:val="0"/>
        <w:snapToGrid w:val="0"/>
        <w:spacing w:before="0" w:beforeAutospacing="0" w:after="0" w:afterAutospacing="0" w:line="560" w:lineRule="exact"/>
        <w:ind w:left="0" w:right="0" w:firstLine="640" w:firstLineChars="200"/>
        <w:jc w:val="both"/>
        <w:rPr>
          <w:ins w:id="114" w:author="信仰" w:date="2026-10-15T21:51:57Z"/>
          <w:rFonts w:hint="eastAsia" w:ascii="华文仿宋" w:hAnsi="华文仿宋" w:eastAsia="华文仿宋" w:cs="华文仿宋"/>
          <w:color w:val="000000"/>
          <w:kern w:val="0"/>
          <w:sz w:val="32"/>
          <w:szCs w:val="32"/>
          <w:lang w:val="en-US" w:bidi="ar"/>
          <w:woUserID w:val="3"/>
        </w:rPr>
      </w:pPr>
      <w:ins w:id="115" w:author="信仰" w:date="2026-10-15T21:51:57Z">
        <w:r>
          <w:rPr>
            <w:rFonts w:hint="eastAsia" w:ascii="华文仿宋" w:hAnsi="华文仿宋" w:eastAsia="华文仿宋" w:cs="华文仿宋"/>
            <w:color w:val="000000"/>
            <w:kern w:val="0"/>
            <w:sz w:val="32"/>
            <w:szCs w:val="32"/>
            <w:lang w:val="en-US" w:eastAsia="zh-CN" w:bidi="ar"/>
            <w:woUserID w:val="3"/>
          </w:rPr>
          <w:t>检查角色填写经办与监督的是否为同一人，同一人的继续检查岗位职责描述除了“主体”和“监督”字段不一致外，其余字段一致，还需要核查部门列、人员姓名列、岗位职责列、控制措施编号列是否都一致，都一致提示“同一条措施，同样的岗位职责，经办监督不能同一人”。不同主体或不同措施之间的人员重合不按本条认定为冲突。</w:t>
        </w:r>
      </w:ins>
    </w:p>
    <w:p w14:paraId="2E2E0884">
      <w:pPr>
        <w:keepNext w:val="0"/>
        <w:keepLines w:val="0"/>
        <w:widowControl/>
        <w:suppressLineNumbers w:val="0"/>
        <w:snapToGrid w:val="0"/>
        <w:spacing w:before="0" w:beforeAutospacing="0" w:after="0" w:afterAutospacing="0" w:line="560" w:lineRule="exact"/>
        <w:ind w:left="0" w:right="0" w:firstLine="640" w:firstLineChars="200"/>
        <w:jc w:val="both"/>
        <w:rPr>
          <w:ins w:id="116" w:author="信仰" w:date="2026-10-15T21:51:57Z"/>
          <w:rFonts w:hint="eastAsia" w:ascii="华文仿宋" w:hAnsi="华文仿宋" w:eastAsia="华文仿宋" w:cs="华文仿宋"/>
          <w:color w:val="000000"/>
          <w:kern w:val="0"/>
          <w:sz w:val="32"/>
          <w:szCs w:val="32"/>
          <w:woUserID w:val="3"/>
        </w:rPr>
      </w:pPr>
      <w:ins w:id="117" w:author="信仰" w:date="2026-10-15T21:51:57Z">
        <w:r>
          <w:rPr>
            <w:rFonts w:hint="eastAsia" w:ascii="华文仿宋" w:hAnsi="华文仿宋" w:eastAsia="华文仿宋" w:cs="华文仿宋"/>
            <w:color w:val="000000"/>
            <w:kern w:val="0"/>
            <w:sz w:val="32"/>
            <w:szCs w:val="32"/>
            <w:lang w:val="en-US" w:eastAsia="zh-CN" w:bidi="ar"/>
            <w:woUserID w:val="3"/>
          </w:rPr>
          <w:t>矩阵找不到“会计主体＋业务类别＋控制措施编号”的情况下，再从控制措施列内容上对应核查。</w:t>
        </w:r>
      </w:ins>
    </w:p>
    <w:p w14:paraId="64B34D05">
      <w:pPr>
        <w:keepNext w:val="0"/>
        <w:keepLines w:val="0"/>
        <w:widowControl/>
        <w:suppressLineNumbers w:val="0"/>
        <w:snapToGrid w:val="0"/>
        <w:spacing w:before="0" w:beforeAutospacing="0" w:after="0" w:afterAutospacing="0" w:line="560" w:lineRule="exact"/>
        <w:ind w:left="0" w:right="0" w:firstLine="640"/>
        <w:jc w:val="both"/>
        <w:rPr>
          <w:ins w:id="118" w:author="信仰" w:date="2026-10-15T21:51:57Z"/>
          <w:rFonts w:hint="eastAsia" w:ascii="华文仿宋" w:hAnsi="华文仿宋" w:eastAsia="华文仿宋" w:cs="华文仿宋"/>
          <w:color w:val="000000"/>
          <w:kern w:val="0"/>
          <w:sz w:val="32"/>
          <w:szCs w:val="32"/>
          <w:woUserID w:val="3"/>
        </w:rPr>
      </w:pPr>
      <w:ins w:id="119" w:author="信仰" w:date="2026-10-15T21:51:57Z">
        <w:r>
          <w:rPr>
            <w:rFonts w:hint="eastAsia" w:ascii="华文仿宋" w:hAnsi="华文仿宋" w:eastAsia="华文仿宋" w:cs="华文仿宋"/>
            <w:color w:val="000000"/>
            <w:kern w:val="0"/>
            <w:sz w:val="32"/>
            <w:szCs w:val="32"/>
            <w:lang w:val="en-US" w:eastAsia="zh-CN" w:bidi="ar"/>
            <w:woUserID w:val="3"/>
          </w:rPr>
          <w:t>角色字段有值时，只能是“经办”“审核”“审批”</w:t>
        </w:r>
      </w:ins>
      <w:ins w:id="120" w:author="信仰" w:date="2026-10-15T21:51:57Z">
        <w:r>
          <w:rPr>
            <w:rFonts w:hint="eastAsia" w:ascii="华文仿宋" w:hAnsi="华文仿宋" w:eastAsia="华文仿宋" w:cs="华文仿宋"/>
            <w:color w:val="000000"/>
            <w:sz w:val="32"/>
            <w:szCs w:val="32"/>
            <w:lang w:val="en-US" w:eastAsia="zh-CN" w:bidi="ar"/>
            <w:woUserID w:val="3"/>
          </w:rPr>
          <w:t>“监督”四</w:t>
        </w:r>
      </w:ins>
      <w:ins w:id="121" w:author="信仰" w:date="2026-10-15T21:51:57Z">
        <w:r>
          <w:rPr>
            <w:rFonts w:hint="eastAsia" w:ascii="华文仿宋" w:hAnsi="华文仿宋" w:eastAsia="华文仿宋" w:cs="华文仿宋"/>
            <w:color w:val="000000"/>
            <w:kern w:val="0"/>
            <w:sz w:val="32"/>
            <w:szCs w:val="32"/>
            <w:lang w:val="en-US" w:eastAsia="zh-CN" w:bidi="ar"/>
            <w:woUserID w:val="3"/>
          </w:rPr>
          <w:t>个角色中的一个，如果不是这</w:t>
        </w:r>
      </w:ins>
      <w:ins w:id="122" w:author="信仰" w:date="2026-10-15T21:51:57Z">
        <w:r>
          <w:rPr>
            <w:rFonts w:hint="eastAsia" w:ascii="华文仿宋" w:hAnsi="华文仿宋" w:eastAsia="华文仿宋" w:cs="华文仿宋"/>
            <w:color w:val="000000"/>
            <w:kern w:val="0"/>
            <w:sz w:val="32"/>
            <w:szCs w:val="32"/>
            <w:lang w:val="en-US" w:eastAsia="zh" w:bidi="ar"/>
            <w:woUserID w:val="3"/>
          </w:rPr>
          <w:t>四</w:t>
        </w:r>
      </w:ins>
      <w:ins w:id="123" w:author="信仰" w:date="2026-10-15T21:51:57Z">
        <w:r>
          <w:rPr>
            <w:rFonts w:hint="eastAsia" w:ascii="华文仿宋" w:hAnsi="华文仿宋" w:eastAsia="华文仿宋" w:cs="华文仿宋"/>
            <w:color w:val="000000"/>
            <w:kern w:val="0"/>
            <w:sz w:val="32"/>
            <w:szCs w:val="32"/>
            <w:lang w:val="en-US" w:eastAsia="zh-CN" w:bidi="ar"/>
            <w:woUserID w:val="3"/>
          </w:rPr>
          <w:t>个中的一个需要提示“请核实角色。”，没有值时，提示词“请补充明确角色”。确认同一人同时经办和审核的，指出冲突岗位和人员。</w:t>
        </w:r>
      </w:ins>
    </w:p>
    <w:p w14:paraId="3E53D780">
      <w:pPr>
        <w:keepNext w:val="0"/>
        <w:keepLines w:val="0"/>
        <w:widowControl/>
        <w:suppressLineNumbers w:val="0"/>
        <w:snapToGrid w:val="0"/>
        <w:spacing w:before="0" w:beforeAutospacing="0" w:after="0" w:afterAutospacing="0" w:line="560" w:lineRule="exact"/>
        <w:ind w:left="0" w:right="0" w:firstLine="640"/>
        <w:jc w:val="both"/>
        <w:rPr>
          <w:ins w:id="124" w:author="信仰" w:date="2026-10-15T21:51:57Z"/>
          <w:rFonts w:hint="eastAsia" w:ascii="华文仿宋" w:hAnsi="华文仿宋" w:eastAsia="华文仿宋" w:cs="华文仿宋"/>
          <w:color w:val="000000"/>
          <w:kern w:val="0"/>
          <w:sz w:val="32"/>
          <w:szCs w:val="32"/>
          <w:woUserID w:val="3"/>
        </w:rPr>
      </w:pPr>
      <w:ins w:id="125" w:author="信仰" w:date="2026-10-15T21:51:57Z">
        <w:r>
          <w:rPr>
            <w:rFonts w:hint="eastAsia" w:ascii="华文仿宋" w:hAnsi="华文仿宋" w:eastAsia="华文仿宋" w:cs="华文仿宋"/>
            <w:color w:val="000000"/>
            <w:kern w:val="0"/>
            <w:sz w:val="32"/>
            <w:szCs w:val="32"/>
            <w:lang w:val="en-US" w:eastAsia="zh-CN" w:bidi="ar"/>
            <w:woUserID w:val="3"/>
          </w:rPr>
          <w:t>缺少姓名或无法识别角色时，填写具体缺失及事项，不能认定不存在冲突。本期只检查</w:t>
        </w:r>
      </w:ins>
      <w:ins w:id="126" w:author="信仰" w:date="2026-10-15T21:51:57Z">
        <w:r>
          <w:rPr>
            <w:rFonts w:hint="eastAsia" w:ascii="华文仿宋" w:hAnsi="华文仿宋" w:eastAsia="华文仿宋" w:cs="华文仿宋"/>
            <w:color w:val="000000"/>
            <w:kern w:val="0"/>
            <w:sz w:val="32"/>
            <w:szCs w:val="32"/>
            <w:lang w:val="en-US" w:eastAsia="zh" w:bidi="ar"/>
            <w:woUserID w:val="3"/>
          </w:rPr>
          <w:t>“</w:t>
        </w:r>
      </w:ins>
      <w:ins w:id="127" w:author="信仰" w:date="2026-10-15T21:51:57Z">
        <w:r>
          <w:rPr>
            <w:rFonts w:hint="eastAsia" w:ascii="华文仿宋" w:hAnsi="华文仿宋" w:eastAsia="华文仿宋" w:cs="华文仿宋"/>
            <w:color w:val="000000"/>
            <w:kern w:val="0"/>
            <w:sz w:val="32"/>
            <w:szCs w:val="32"/>
            <w:lang w:val="en-US" w:eastAsia="zh-CN" w:bidi="ar"/>
            <w:woUserID w:val="3"/>
          </w:rPr>
          <w:t>经办与审核</w:t>
        </w:r>
      </w:ins>
      <w:ins w:id="128" w:author="信仰" w:date="2026-10-15T21:51:57Z">
        <w:r>
          <w:rPr>
            <w:rFonts w:hint="eastAsia" w:ascii="华文仿宋" w:hAnsi="华文仿宋" w:eastAsia="华文仿宋" w:cs="华文仿宋"/>
            <w:color w:val="000000"/>
            <w:kern w:val="0"/>
            <w:sz w:val="32"/>
            <w:szCs w:val="32"/>
            <w:lang w:val="en-US" w:eastAsia="zh" w:bidi="ar"/>
            <w:woUserID w:val="3"/>
          </w:rPr>
          <w:t>”及“经办与监督”</w:t>
        </w:r>
      </w:ins>
      <w:ins w:id="129" w:author="信仰" w:date="2026-10-15T21:51:57Z">
        <w:r>
          <w:rPr>
            <w:rFonts w:hint="eastAsia" w:ascii="华文仿宋" w:hAnsi="华文仿宋" w:eastAsia="华文仿宋" w:cs="华文仿宋"/>
            <w:color w:val="000000"/>
            <w:kern w:val="0"/>
            <w:sz w:val="32"/>
            <w:szCs w:val="32"/>
            <w:lang w:val="en-US" w:eastAsia="zh-CN" w:bidi="ar"/>
            <w:woUserID w:val="3"/>
          </w:rPr>
          <w:t>，不自动扩大为所有角色之间禁止兼任。</w:t>
        </w:r>
      </w:ins>
    </w:p>
    <w:p w14:paraId="75A26EB7">
      <w:pPr>
        <w:pStyle w:val="3"/>
        <w:keepNext/>
        <w:keepLines/>
        <w:widowControl/>
        <w:numPr>
          <w:ilvl w:val="1"/>
          <w:numId w:val="0"/>
        </w:numPr>
        <w:suppressLineNumbers w:val="0"/>
        <w:snapToGrid w:val="0"/>
        <w:spacing w:before="0" w:beforeAutospacing="0" w:after="0" w:afterAutospacing="0"/>
        <w:ind w:right="0" w:firstLine="0"/>
        <w:outlineLvl w:val="1"/>
        <w:rPr>
          <w:ins w:id="130" w:author="信仰" w:date="2026-10-15T21:53:16Z"/>
          <w:rFonts w:hint="eastAsia"/>
          <w:woUserID w:val="3"/>
        </w:rPr>
      </w:pPr>
      <w:ins w:id="131" w:author="信仰" w:date="2026-10-15T22:02:25Z">
        <w:r>
          <w:rPr>
            <w:rFonts w:hint="eastAsia" w:ascii="Arial" w:hAnsi="Arial" w:eastAsia="微软雅黑" w:cs="Times New Roman"/>
            <w:b/>
            <w:kern w:val="2"/>
            <w:sz w:val="32"/>
            <w:szCs w:val="24"/>
            <w:lang w:val="en-US" w:eastAsia="zh-CN" w:bidi="ar-SA"/>
            <w:woUserID w:val="3"/>
          </w:rPr>
          <w:t>（九）</w:t>
        </w:r>
      </w:ins>
      <w:ins w:id="132" w:author="信仰" w:date="2026-10-15T22:03:42Z">
        <w:r>
          <w:rPr>
            <w:rFonts w:hint="eastAsia" w:cs="Times New Roman"/>
            <w:b/>
            <w:kern w:val="2"/>
            <w:sz w:val="32"/>
            <w:szCs w:val="24"/>
            <w:lang w:val="en-US" w:eastAsia="zh" w:bidi="ar-SA"/>
            <w:woUserID w:val="3"/>
          </w:rPr>
          <w:t>岗位</w:t>
        </w:r>
      </w:ins>
      <w:ins w:id="133" w:author="信仰" w:date="2026-10-15T22:03:43Z">
        <w:r>
          <w:rPr>
            <w:rFonts w:hint="eastAsia" w:cs="Times New Roman"/>
            <w:b/>
            <w:kern w:val="2"/>
            <w:sz w:val="32"/>
            <w:szCs w:val="24"/>
            <w:lang w:val="en-US" w:eastAsia="zh" w:bidi="ar-SA"/>
            <w:woUserID w:val="3"/>
          </w:rPr>
          <w:t>清单</w:t>
        </w:r>
      </w:ins>
      <w:ins w:id="134" w:author="信仰" w:date="2026-10-15T22:03:44Z">
        <w:r>
          <w:rPr>
            <w:rFonts w:hint="eastAsia" w:cs="Times New Roman"/>
            <w:b/>
            <w:kern w:val="2"/>
            <w:sz w:val="32"/>
            <w:szCs w:val="24"/>
            <w:lang w:val="en-US" w:eastAsia="zh" w:bidi="ar-SA"/>
            <w:woUserID w:val="3"/>
          </w:rPr>
          <w:t>中</w:t>
        </w:r>
      </w:ins>
      <w:ins w:id="135" w:author="信仰" w:date="2026-10-15T21:53:16Z">
        <w:r>
          <w:rPr>
            <w:rFonts w:hint="default" w:ascii="Arial" w:hAnsi="Arial" w:eastAsia="微软雅黑" w:cs="Times New Roman"/>
            <w:b w:val="0"/>
            <w:bCs w:val="0"/>
            <w:color w:val="000000"/>
            <w:kern w:val="2"/>
            <w:sz w:val="32"/>
            <w:szCs w:val="24"/>
            <w:lang w:val="en-US" w:eastAsia="zh-CN" w:bidi="ar"/>
            <w:woUserID w:val="3"/>
          </w:rPr>
          <w:t>岗位职责基本责任表述</w:t>
        </w:r>
      </w:ins>
    </w:p>
    <w:p w14:paraId="7DBE805F">
      <w:pPr>
        <w:keepNext w:val="0"/>
        <w:keepLines w:val="0"/>
        <w:widowControl/>
        <w:suppressLineNumbers w:val="0"/>
        <w:spacing w:before="0" w:beforeAutospacing="0" w:after="0" w:afterAutospacing="0" w:line="560" w:lineRule="exact"/>
        <w:ind w:left="0" w:right="0" w:firstLine="0"/>
        <w:jc w:val="both"/>
        <w:rPr>
          <w:ins w:id="136" w:author="信仰" w:date="2026-10-15T21:53:16Z"/>
          <w:rFonts w:hint="eastAsia" w:ascii="华文仿宋" w:hAnsi="华文仿宋" w:eastAsia="华文仿宋" w:cs="华文仿宋"/>
          <w:color w:val="000000"/>
          <w:kern w:val="0"/>
          <w:sz w:val="32"/>
          <w:szCs w:val="32"/>
          <w:woUserID w:val="3"/>
        </w:rPr>
      </w:pPr>
      <w:ins w:id="137" w:author="信仰" w:date="2026-10-15T21:53:16Z">
        <w:r>
          <w:rPr>
            <w:rFonts w:hint="eastAsia" w:ascii="华文仿宋" w:hAnsi="华文仿宋" w:eastAsia="华文仿宋" w:cs="华文仿宋"/>
            <w:color w:val="000000"/>
            <w:kern w:val="0"/>
            <w:sz w:val="32"/>
            <w:szCs w:val="32"/>
            <w:lang w:val="en-US" w:eastAsia="zh-CN" w:bidi="ar"/>
            <w:woUserID w:val="3"/>
          </w:rPr>
          <w:t>检查每条有效岗位职责是否同时满足以下两个条件：</w:t>
        </w:r>
      </w:ins>
    </w:p>
    <w:p w14:paraId="711C0F05">
      <w:pPr>
        <w:keepNext w:val="0"/>
        <w:keepLines w:val="0"/>
        <w:widowControl/>
        <w:suppressLineNumbers w:val="0"/>
        <w:spacing w:before="0" w:beforeAutospacing="0" w:after="0" w:afterAutospacing="0" w:line="560" w:lineRule="exact"/>
        <w:ind w:left="0" w:right="0" w:firstLine="640"/>
        <w:jc w:val="both"/>
        <w:rPr>
          <w:ins w:id="138" w:author="信仰" w:date="2026-10-15T21:53:16Z"/>
          <w:rFonts w:hint="eastAsia" w:ascii="华文仿宋" w:hAnsi="华文仿宋" w:eastAsia="华文仿宋" w:cs="华文仿宋"/>
          <w:color w:val="000000"/>
          <w:kern w:val="0"/>
          <w:sz w:val="32"/>
          <w:szCs w:val="32"/>
          <w:woUserID w:val="3"/>
        </w:rPr>
      </w:pPr>
      <w:ins w:id="139" w:author="信仰" w:date="2026-10-15T21:53:16Z">
        <w:r>
          <w:rPr>
            <w:rFonts w:hint="eastAsia" w:ascii="华文仿宋" w:hAnsi="华文仿宋" w:eastAsia="华文仿宋" w:cs="华文仿宋"/>
            <w:color w:val="000000"/>
            <w:kern w:val="0"/>
            <w:sz w:val="32"/>
            <w:szCs w:val="32"/>
            <w:lang w:val="en-US" w:eastAsia="zh-CN" w:bidi="ar"/>
            <w:woUserID w:val="3"/>
          </w:rPr>
          <w:tab/>
        </w:r>
      </w:ins>
      <w:ins w:id="140" w:author="信仰" w:date="2026-10-15T21:53:16Z">
        <w:r>
          <w:rPr>
            <w:rFonts w:hint="eastAsia" w:ascii="华文仿宋" w:hAnsi="华文仿宋" w:eastAsia="华文仿宋" w:cs="华文仿宋"/>
            <w:color w:val="000000"/>
            <w:kern w:val="0"/>
            <w:sz w:val="32"/>
            <w:szCs w:val="32"/>
            <w:lang w:val="en-US" w:eastAsia="zh-CN" w:bidi="ar"/>
            <w:woUserID w:val="3"/>
          </w:rPr>
          <w:t>至少包含“一致性、准确性、真实性、完整性、有效性、及时性、合规性”中的任一项；</w:t>
        </w:r>
      </w:ins>
    </w:p>
    <w:p w14:paraId="7013B629">
      <w:pPr>
        <w:keepNext w:val="0"/>
        <w:keepLines w:val="0"/>
        <w:widowControl/>
        <w:suppressLineNumbers w:val="0"/>
        <w:spacing w:before="0" w:beforeAutospacing="0" w:after="0" w:afterAutospacing="0" w:line="560" w:lineRule="exact"/>
        <w:ind w:left="0" w:right="0" w:firstLine="640"/>
        <w:jc w:val="both"/>
        <w:rPr>
          <w:ins w:id="141" w:author="信仰" w:date="2026-10-15T22:11:16Z"/>
          <w:rFonts w:hint="eastAsia" w:ascii="华文仿宋" w:hAnsi="华文仿宋" w:eastAsia="华文仿宋" w:cs="华文仿宋"/>
          <w:color w:val="000000"/>
          <w:kern w:val="0"/>
          <w:sz w:val="32"/>
          <w:szCs w:val="32"/>
          <w:lang w:val="en-US" w:eastAsia="zh-CN" w:bidi="ar"/>
          <w:woUserID w:val="3"/>
        </w:rPr>
      </w:pPr>
      <w:ins w:id="142" w:author="信仰" w:date="2026-10-15T21:53:16Z">
        <w:r>
          <w:rPr>
            <w:rFonts w:hint="eastAsia" w:ascii="华文仿宋" w:hAnsi="华文仿宋" w:eastAsia="华文仿宋" w:cs="华文仿宋"/>
            <w:color w:val="000000"/>
            <w:kern w:val="0"/>
            <w:sz w:val="32"/>
            <w:szCs w:val="32"/>
            <w:lang w:val="en-US" w:eastAsia="zh-CN" w:bidi="ar"/>
            <w:woUserID w:val="3"/>
          </w:rPr>
          <w:tab/>
        </w:r>
      </w:ins>
      <w:ins w:id="143" w:author="信仰" w:date="2026-10-15T21:53:16Z">
        <w:r>
          <w:rPr>
            <w:rFonts w:hint="eastAsia" w:ascii="华文仿宋" w:hAnsi="华文仿宋" w:eastAsia="华文仿宋" w:cs="华文仿宋"/>
            <w:color w:val="000000"/>
            <w:kern w:val="0"/>
            <w:sz w:val="32"/>
            <w:szCs w:val="32"/>
            <w:lang w:val="en-US" w:eastAsia="zh-CN" w:bidi="ar"/>
            <w:woUserID w:val="3"/>
          </w:rPr>
          <w:t>至少包含“主体责任、审核责任、审批责任</w:t>
        </w:r>
      </w:ins>
      <w:ins w:id="144" w:author="信仰" w:date="2026-10-15T21:53:16Z">
        <w:r>
          <w:rPr>
            <w:rFonts w:hint="eastAsia" w:ascii="华文仿宋" w:hAnsi="华文仿宋" w:eastAsia="华文仿宋" w:cs="华文仿宋"/>
            <w:color w:val="000000"/>
            <w:sz w:val="32"/>
            <w:szCs w:val="32"/>
            <w:lang w:val="en-US" w:eastAsia="zh-CN" w:bidi="ar"/>
            <w:woUserID w:val="3"/>
          </w:rPr>
          <w:t>、监督责任</w:t>
        </w:r>
      </w:ins>
      <w:ins w:id="145" w:author="信仰" w:date="2026-10-15T21:53:16Z">
        <w:r>
          <w:rPr>
            <w:rFonts w:hint="eastAsia" w:ascii="华文仿宋" w:hAnsi="华文仿宋" w:eastAsia="华文仿宋" w:cs="华文仿宋"/>
            <w:color w:val="000000"/>
            <w:kern w:val="0"/>
            <w:sz w:val="32"/>
            <w:szCs w:val="32"/>
            <w:lang w:val="en-US" w:eastAsia="zh-CN" w:bidi="ar"/>
            <w:woUserID w:val="3"/>
          </w:rPr>
          <w:t>”中的任一项。</w:t>
        </w:r>
      </w:ins>
    </w:p>
    <w:p w14:paraId="146A17E0">
      <w:pPr>
        <w:keepNext w:val="0"/>
        <w:keepLines w:val="0"/>
        <w:widowControl/>
        <w:suppressLineNumbers w:val="0"/>
        <w:snapToGrid w:val="0"/>
        <w:spacing w:before="0" w:beforeAutospacing="0" w:after="0" w:afterAutospacing="0" w:line="560" w:lineRule="exact"/>
        <w:ind w:left="0" w:right="0" w:firstLine="640"/>
        <w:jc w:val="both"/>
        <w:rPr>
          <w:ins w:id="146" w:author="信仰" w:date="2026-10-15T22:11:22Z"/>
          <w:rFonts w:hint="eastAsia" w:ascii="华文仿宋" w:hAnsi="华文仿宋" w:eastAsia="华文仿宋" w:cs="华文仿宋"/>
          <w:color w:val="000000"/>
          <w:kern w:val="0"/>
          <w:sz w:val="32"/>
          <w:szCs w:val="32"/>
          <w:lang w:val="en-US" w:bidi="ar"/>
          <w:woUserID w:val="3"/>
        </w:rPr>
      </w:pPr>
      <w:ins w:id="147" w:author="信仰" w:date="2026-10-15T22:11:22Z">
        <w:r>
          <w:rPr>
            <w:rFonts w:hint="eastAsia" w:ascii="华文仿宋" w:hAnsi="华文仿宋" w:eastAsia="华文仿宋" w:cs="华文仿宋"/>
            <w:color w:val="000000"/>
            <w:kern w:val="0"/>
            <w:sz w:val="32"/>
            <w:szCs w:val="32"/>
            <w:lang w:val="en-US" w:eastAsia="zh-CN" w:bidi="ar"/>
            <w:woUserID w:val="3"/>
          </w:rPr>
          <w:t>如果没有包含“一致性、准确性、真实性、完整性、有效性、及时性、合规性”中的任一项，请提示“对……的一致性/准确性/</w:t>
        </w:r>
      </w:ins>
      <w:ins w:id="148" w:author="信仰" w:date="2026-10-15T22:11:22Z">
        <w:r>
          <w:rPr>
            <w:rFonts w:hint="eastAsia" w:ascii="仿宋_GB2312" w:hAnsi="宋体" w:eastAsia="仿宋_GB2312" w:cs="仿宋_GB2312"/>
            <w:color w:val="000000"/>
            <w:kern w:val="0"/>
            <w:sz w:val="32"/>
            <w:szCs w:val="32"/>
            <w:lang w:val="en-US" w:eastAsia="zh-CN" w:bidi="ar"/>
            <w:woUserID w:val="3"/>
          </w:rPr>
          <w:t>真实</w:t>
        </w:r>
      </w:ins>
      <w:ins w:id="149" w:author="信仰" w:date="2026-10-15T22:11:22Z">
        <w:r>
          <w:rPr>
            <w:rFonts w:hint="eastAsia" w:ascii="华文仿宋" w:hAnsi="华文仿宋" w:eastAsia="华文仿宋" w:cs="华文仿宋"/>
            <w:color w:val="000000"/>
            <w:kern w:val="0"/>
            <w:sz w:val="32"/>
            <w:szCs w:val="32"/>
            <w:lang w:val="en-US" w:eastAsia="zh-CN" w:bidi="ar"/>
            <w:woUserID w:val="3"/>
          </w:rPr>
          <w:t>性/</w:t>
        </w:r>
      </w:ins>
      <w:ins w:id="150" w:author="信仰" w:date="2026-10-15T22:11:22Z">
        <w:r>
          <w:rPr>
            <w:rFonts w:hint="eastAsia" w:ascii="宋体" w:hAnsi="宋体" w:eastAsia="宋体" w:cs="宋体"/>
            <w:color w:val="000000"/>
            <w:kern w:val="0"/>
            <w:sz w:val="31"/>
            <w:szCs w:val="31"/>
            <w:lang w:val="en-US" w:eastAsia="zh-CN" w:bidi="ar"/>
            <w:woUserID w:val="3"/>
          </w:rPr>
          <w:t>完整性/有效性/及时性/</w:t>
        </w:r>
      </w:ins>
      <w:ins w:id="151" w:author="信仰" w:date="2026-10-15T22:11:22Z">
        <w:r>
          <w:rPr>
            <w:rFonts w:hint="eastAsia" w:ascii="华文仿宋" w:hAnsi="华文仿宋" w:eastAsia="华文仿宋" w:cs="华文仿宋"/>
            <w:color w:val="000000"/>
            <w:kern w:val="0"/>
            <w:sz w:val="32"/>
            <w:szCs w:val="32"/>
            <w:lang w:val="en-US" w:eastAsia="zh-CN" w:bidi="ar"/>
            <w:woUserID w:val="3"/>
          </w:rPr>
          <w:t>合规性……”</w:t>
        </w:r>
      </w:ins>
    </w:p>
    <w:p w14:paraId="578F2D28">
      <w:pPr>
        <w:keepNext w:val="0"/>
        <w:keepLines w:val="0"/>
        <w:widowControl/>
        <w:suppressLineNumbers w:val="0"/>
        <w:snapToGrid w:val="0"/>
        <w:spacing w:before="0" w:beforeAutospacing="0" w:after="0" w:afterAutospacing="0" w:line="560" w:lineRule="exact"/>
        <w:ind w:left="0" w:right="0" w:firstLine="640"/>
        <w:jc w:val="both"/>
        <w:rPr>
          <w:del w:id="152" w:author="信仰" w:date="2026-10-15T21:53:25Z"/>
          <w:rFonts w:hint="eastAsia" w:ascii="华文仿宋" w:hAnsi="华文仿宋" w:eastAsia="华文仿宋" w:cs="华文仿宋"/>
          <w:color w:val="000000"/>
          <w:kern w:val="0"/>
          <w:sz w:val="32"/>
          <w:szCs w:val="32"/>
          <w:lang w:val="en-US" w:eastAsia="zh-CN" w:bidi="ar"/>
          <w:woUserID w:val="6"/>
        </w:rPr>
      </w:pPr>
      <w:ins w:id="153" w:author="信仰" w:date="2026-10-15T22:11:22Z">
        <w:r>
          <w:rPr>
            <w:rFonts w:hint="eastAsia" w:ascii="华文仿宋" w:hAnsi="华文仿宋" w:eastAsia="华文仿宋" w:cs="华文仿宋"/>
            <w:color w:val="000000"/>
            <w:kern w:val="0"/>
            <w:sz w:val="32"/>
            <w:szCs w:val="32"/>
            <w:lang w:val="en-US" w:eastAsia="zh-CN" w:bidi="ar"/>
            <w:woUserID w:val="3"/>
          </w:rPr>
          <w:t>如果没有包含“主体责任、审核责任、审批责任</w:t>
        </w:r>
      </w:ins>
      <w:ins w:id="154" w:author="信仰" w:date="2026-10-15T22:11:22Z">
        <w:r>
          <w:rPr>
            <w:rFonts w:hint="eastAsia" w:ascii="华文仿宋" w:hAnsi="华文仿宋" w:eastAsia="华文仿宋" w:cs="华文仿宋"/>
            <w:color w:val="000000"/>
            <w:kern w:val="2"/>
            <w:sz w:val="32"/>
            <w:szCs w:val="32"/>
            <w:lang w:val="en-US" w:eastAsia="zh-CN" w:bidi="ar"/>
            <w:woUserID w:val="3"/>
          </w:rPr>
          <w:t>、监督责任</w:t>
        </w:r>
      </w:ins>
      <w:ins w:id="155" w:author="信仰" w:date="2026-10-15T22:11:22Z">
        <w:r>
          <w:rPr>
            <w:rFonts w:hint="eastAsia" w:ascii="华文仿宋" w:hAnsi="华文仿宋" w:eastAsia="华文仿宋" w:cs="华文仿宋"/>
            <w:color w:val="000000"/>
            <w:kern w:val="0"/>
            <w:sz w:val="32"/>
            <w:szCs w:val="32"/>
            <w:lang w:val="en-US" w:eastAsia="zh-CN" w:bidi="ar"/>
            <w:woUserID w:val="3"/>
          </w:rPr>
          <w:t>”中的任一项，请提示“……负主体/审核/审批</w:t>
        </w:r>
      </w:ins>
      <w:ins w:id="156" w:author="信仰" w:date="2026-10-15T22:11:22Z">
        <w:r>
          <w:rPr>
            <w:rFonts w:hint="eastAsia" w:ascii="华文仿宋" w:hAnsi="华文仿宋" w:eastAsia="华文仿宋" w:cs="华文仿宋"/>
            <w:color w:val="000000"/>
            <w:kern w:val="2"/>
            <w:sz w:val="32"/>
            <w:szCs w:val="32"/>
            <w:lang w:val="en-US" w:eastAsia="zh-CN" w:bidi="ar"/>
            <w:woUserID w:val="3"/>
          </w:rPr>
          <w:t>/监督</w:t>
        </w:r>
      </w:ins>
      <w:ins w:id="157" w:author="信仰" w:date="2026-10-15T22:11:22Z">
        <w:r>
          <w:rPr>
            <w:rFonts w:hint="eastAsia" w:ascii="华文仿宋" w:hAnsi="华文仿宋" w:eastAsia="华文仿宋" w:cs="华文仿宋"/>
            <w:color w:val="000000"/>
            <w:kern w:val="0"/>
            <w:sz w:val="32"/>
            <w:szCs w:val="32"/>
            <w:lang w:val="en-US" w:eastAsia="zh-CN" w:bidi="ar"/>
            <w:woUserID w:val="3"/>
          </w:rPr>
          <w:t>责任。”</w:t>
        </w:r>
      </w:ins>
    </w:p>
    <w:p w14:paraId="18404E71">
      <w:pPr>
        <w:keepNext w:val="0"/>
        <w:keepLines w:val="0"/>
        <w:widowControl/>
        <w:suppressLineNumbers w:val="0"/>
        <w:snapToGrid w:val="0"/>
        <w:spacing w:before="0" w:beforeAutospacing="0" w:after="0" w:afterAutospacing="0" w:line="560" w:lineRule="exact"/>
        <w:ind w:left="0" w:right="0" w:firstLine="640"/>
        <w:jc w:val="both"/>
        <w:outlineLvl w:val="1"/>
        <w:rPr>
          <w:del w:id="158" w:author="信仰" w:date="2026-10-15T21:53:25Z"/>
          <w:rFonts w:hint="eastAsia"/>
          <w:woUserID w:val="6"/>
        </w:rPr>
      </w:pPr>
      <w:del w:id="159" w:author="信仰" w:date="2026-10-15T21:53:25Z">
        <w:r>
          <w:rPr>
            <w:rFonts w:hint="eastAsia"/>
            <w:lang w:val="en-US" w:eastAsia="zh-CN"/>
            <w:woUserID w:val="6"/>
          </w:rPr>
          <w:delText>（六）不相容岗位清单存在性</w:delText>
        </w:r>
      </w:del>
    </w:p>
    <w:p w14:paraId="5664A80E">
      <w:pPr>
        <w:keepNext w:val="0"/>
        <w:keepLines w:val="0"/>
        <w:widowControl/>
        <w:suppressLineNumbers w:val="0"/>
        <w:snapToGrid w:val="0"/>
        <w:spacing w:before="0" w:beforeAutospacing="0" w:after="0" w:afterAutospacing="0" w:line="560" w:lineRule="exact"/>
        <w:ind w:left="0" w:right="0" w:firstLine="640"/>
        <w:jc w:val="both"/>
        <w:rPr>
          <w:del w:id="160" w:author="信仰" w:date="2026-10-15T21:53:25Z"/>
          <w:rFonts w:hint="eastAsia" w:ascii="华文仿宋" w:hAnsi="华文仿宋" w:eastAsia="华文仿宋" w:cs="华文仿宋"/>
          <w:color w:val="000000"/>
          <w:kern w:val="0"/>
          <w:sz w:val="32"/>
          <w:szCs w:val="32"/>
          <w:woUserID w:val="6"/>
        </w:rPr>
      </w:pPr>
      <w:del w:id="161" w:author="信仰" w:date="2026-10-15T21:53:25Z">
        <w:r>
          <w:rPr>
            <w:rFonts w:hint="eastAsia" w:ascii="华文仿宋" w:hAnsi="华文仿宋" w:eastAsia="华文仿宋" w:cs="华文仿宋"/>
            <w:color w:val="000000"/>
            <w:kern w:val="0"/>
            <w:sz w:val="32"/>
            <w:szCs w:val="32"/>
            <w:lang w:val="en-US" w:eastAsia="zh-CN" w:bidi="ar"/>
            <w:woUserID w:val="6"/>
          </w:rPr>
          <w:delText>检查范围：仅检查是否提供了独立的不相容岗位清单（可以是单独文件、独立工作表，或在原表中有明确划分的填报区域）。</w:delText>
        </w:r>
      </w:del>
    </w:p>
    <w:p w14:paraId="1319F2AD">
      <w:pPr>
        <w:keepNext w:val="0"/>
        <w:keepLines w:val="0"/>
        <w:widowControl/>
        <w:suppressLineNumbers w:val="0"/>
        <w:snapToGrid w:val="0"/>
        <w:spacing w:before="0" w:beforeAutospacing="0" w:after="0" w:afterAutospacing="0" w:line="560" w:lineRule="exact"/>
        <w:ind w:left="0" w:right="0" w:firstLine="640"/>
        <w:jc w:val="both"/>
        <w:rPr>
          <w:del w:id="162" w:author="信仰" w:date="2026-10-15T21:53:25Z"/>
          <w:rFonts w:hint="eastAsia" w:ascii="华文仿宋" w:hAnsi="华文仿宋" w:eastAsia="华文仿宋" w:cs="华文仿宋"/>
          <w:color w:val="000000"/>
          <w:kern w:val="0"/>
          <w:sz w:val="32"/>
          <w:szCs w:val="32"/>
          <w:woUserID w:val="6"/>
        </w:rPr>
      </w:pPr>
      <w:del w:id="163" w:author="信仰" w:date="2026-10-15T21:53:25Z">
        <w:r>
          <w:rPr>
            <w:rFonts w:hint="eastAsia" w:ascii="华文仿宋" w:hAnsi="华文仿宋" w:eastAsia="华文仿宋" w:cs="华文仿宋"/>
            <w:color w:val="000000"/>
            <w:kern w:val="0"/>
            <w:sz w:val="32"/>
            <w:szCs w:val="32"/>
            <w:lang w:val="en-US" w:eastAsia="zh-CN" w:bidi="ar"/>
            <w:woUserID w:val="6"/>
          </w:rPr>
          <w:delText>容忍情形：清单虽已提供但无明细内容，或填写“无”“不涉及”的，不因内容空白而提出问题。</w:delText>
        </w:r>
      </w:del>
    </w:p>
    <w:p w14:paraId="3DFECBA9">
      <w:pPr>
        <w:keepNext w:val="0"/>
        <w:keepLines w:val="0"/>
        <w:widowControl/>
        <w:suppressLineNumbers w:val="0"/>
        <w:snapToGrid w:val="0"/>
        <w:spacing w:before="0" w:beforeAutospacing="0" w:after="0" w:afterAutospacing="0" w:line="560" w:lineRule="exact"/>
        <w:ind w:left="0" w:right="0" w:firstLine="640"/>
        <w:jc w:val="both"/>
        <w:rPr>
          <w:del w:id="164" w:author="信仰" w:date="2026-10-15T21:53:25Z"/>
          <w:rFonts w:hint="eastAsia" w:ascii="华文仿宋" w:hAnsi="华文仿宋" w:eastAsia="华文仿宋" w:cs="华文仿宋"/>
          <w:color w:val="000000"/>
          <w:kern w:val="0"/>
          <w:sz w:val="32"/>
          <w:szCs w:val="32"/>
          <w:woUserID w:val="6"/>
        </w:rPr>
      </w:pPr>
      <w:del w:id="165" w:author="信仰" w:date="2026-10-15T21:53:25Z">
        <w:r>
          <w:rPr>
            <w:rFonts w:hint="eastAsia" w:ascii="华文仿宋" w:hAnsi="华文仿宋" w:eastAsia="华文仿宋" w:cs="华文仿宋"/>
            <w:color w:val="000000"/>
            <w:kern w:val="0"/>
            <w:sz w:val="32"/>
            <w:szCs w:val="32"/>
            <w:lang w:val="en-US" w:eastAsia="zh-CN" w:bidi="ar"/>
            <w:woUserID w:val="6"/>
          </w:rPr>
          <w:delText>不审核事项：按照“跨部门岗位天然不相容、无需填写”以及“经办与审核岗位无需列举”的口径；不审核以下内容：清单覆盖是否全面；岗位组合是否合理；清单与矩阵是否逐项对应。</w:delText>
        </w:r>
      </w:del>
    </w:p>
    <w:p w14:paraId="52407F12">
      <w:pPr>
        <w:keepNext w:val="0"/>
        <w:keepLines w:val="0"/>
        <w:widowControl/>
        <w:suppressLineNumbers w:val="0"/>
        <w:snapToGrid w:val="0"/>
        <w:spacing w:before="0" w:beforeAutospacing="0" w:after="0" w:afterAutospacing="0" w:line="560" w:lineRule="exact"/>
        <w:ind w:left="0" w:right="0" w:firstLine="640"/>
        <w:jc w:val="both"/>
        <w:rPr>
          <w:del w:id="166" w:author="信仰" w:date="2026-10-15T21:53:25Z"/>
          <w:rFonts w:hint="eastAsia" w:ascii="华文仿宋" w:hAnsi="华文仿宋" w:eastAsia="华文仿宋" w:cs="华文仿宋"/>
          <w:color w:val="000000"/>
          <w:kern w:val="0"/>
          <w:sz w:val="32"/>
          <w:szCs w:val="32"/>
          <w:woUserID w:val="6"/>
        </w:rPr>
      </w:pPr>
      <w:del w:id="167" w:author="信仰" w:date="2026-10-15T21:53:25Z">
        <w:r>
          <w:rPr>
            <w:rFonts w:hint="eastAsia" w:ascii="华文仿宋" w:hAnsi="华文仿宋" w:eastAsia="华文仿宋" w:cs="华文仿宋"/>
            <w:color w:val="000000"/>
            <w:kern w:val="0"/>
            <w:sz w:val="32"/>
            <w:szCs w:val="32"/>
            <w:lang w:val="en-US" w:eastAsia="zh-CN" w:bidi="ar"/>
            <w:woUserID w:val="6"/>
          </w:rPr>
          <w:delText>应提问题情形：如缺失上述清单（无独立文件、无独立工作表、亦无明确填报区域），则提出问题。</w:delText>
        </w:r>
      </w:del>
    </w:p>
    <w:p w14:paraId="55D75804">
      <w:pPr>
        <w:keepNext w:val="0"/>
        <w:keepLines w:val="0"/>
        <w:widowControl/>
        <w:suppressLineNumbers w:val="0"/>
        <w:snapToGrid w:val="0"/>
        <w:spacing w:before="0" w:beforeAutospacing="0" w:after="0" w:afterAutospacing="0" w:line="560" w:lineRule="exact"/>
        <w:ind w:left="0" w:right="0" w:firstLine="640"/>
        <w:jc w:val="both"/>
        <w:rPr>
          <w:del w:id="168" w:author="信仰" w:date="2026-10-15T21:53:25Z"/>
          <w:rFonts w:hint="eastAsia" w:ascii="华文仿宋" w:hAnsi="华文仿宋" w:eastAsia="华文仿宋" w:cs="华文仿宋"/>
          <w:color w:val="000000"/>
          <w:kern w:val="0"/>
          <w:sz w:val="32"/>
          <w:szCs w:val="32"/>
          <w:woUserID w:val="6"/>
        </w:rPr>
      </w:pPr>
      <w:del w:id="169" w:author="信仰" w:date="2026-10-15T21:53:25Z">
        <w:r>
          <w:rPr>
            <w:rFonts w:hint="eastAsia" w:ascii="华文仿宋" w:hAnsi="华文仿宋" w:eastAsia="华文仿宋" w:cs="华文仿宋"/>
            <w:color w:val="000000"/>
            <w:kern w:val="0"/>
            <w:sz w:val="32"/>
            <w:szCs w:val="32"/>
            <w:lang w:val="en-US" w:eastAsia="zh-CN" w:bidi="ar"/>
            <w:woUserID w:val="6"/>
          </w:rPr>
          <w:delText>例外事项：第八项人员冲突检查、第十二项已有明细的排序检查仍按原要求正常执行，不受上述口径影响。</w:delText>
        </w:r>
      </w:del>
    </w:p>
    <w:p w14:paraId="2208B4D4">
      <w:pPr>
        <w:keepNext w:val="0"/>
        <w:keepLines w:val="0"/>
        <w:widowControl/>
        <w:suppressLineNumbers w:val="0"/>
        <w:snapToGrid w:val="0"/>
        <w:spacing w:before="0" w:beforeAutospacing="0" w:after="0" w:afterAutospacing="0" w:line="560" w:lineRule="exact"/>
        <w:ind w:left="0" w:right="0" w:firstLine="640"/>
        <w:jc w:val="both"/>
        <w:rPr>
          <w:del w:id="170" w:author="信仰" w:date="2026-10-15T21:51:41Z"/>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75924738">
      <w:pPr>
        <w:keepNext w:val="0"/>
        <w:keepLines w:val="0"/>
        <w:widowControl/>
        <w:suppressLineNumbers w:val="0"/>
        <w:snapToGrid w:val="0"/>
        <w:spacing w:before="0" w:beforeAutospacing="0" w:after="0" w:afterAutospacing="0" w:line="560" w:lineRule="exact"/>
        <w:ind w:left="0" w:right="0" w:firstLine="640"/>
        <w:jc w:val="both"/>
        <w:outlineLvl w:val="1"/>
        <w:rPr>
          <w:del w:id="171" w:author="信仰" w:date="2026-10-15T21:51:39Z"/>
          <w:rFonts w:hint="eastAsia"/>
          <w:woUserID w:val="6"/>
        </w:rPr>
      </w:pPr>
      <w:del w:id="172" w:author="你说的都对" w:date="2026-10-15T12:38:21Z">
        <w:r>
          <w:rPr>
            <w:rFonts w:hint="eastAsia"/>
            <w:lang w:val="en-US" w:eastAsia="zh-CN"/>
            <w:woUserID w:val="6"/>
          </w:rPr>
          <w:delText>（八）</w:delText>
        </w:r>
      </w:del>
      <w:del w:id="173" w:author="信仰" w:date="2026-10-15T21:51:39Z">
        <w:r>
          <w:rPr>
            <w:rFonts w:hint="eastAsia"/>
            <w:lang w:val="en-US" w:eastAsia="zh-CN"/>
            <w:woUserID w:val="6"/>
          </w:rPr>
          <w:delText>经办与审核人员分离</w:delText>
        </w:r>
      </w:del>
    </w:p>
    <w:p w14:paraId="70C97531">
      <w:pPr>
        <w:keepNext w:val="0"/>
        <w:keepLines w:val="0"/>
        <w:widowControl/>
        <w:suppressLineNumbers w:val="0"/>
        <w:snapToGrid w:val="0"/>
        <w:spacing w:before="0" w:beforeAutospacing="0" w:after="0" w:afterAutospacing="0" w:line="560" w:lineRule="exact"/>
        <w:ind w:left="0" w:right="0" w:firstLine="640"/>
        <w:jc w:val="both"/>
        <w:rPr>
          <w:del w:id="174" w:author="信仰" w:date="2026-10-15T21:51:39Z"/>
          <w:rFonts w:hint="eastAsia" w:ascii="华文仿宋" w:hAnsi="华文仿宋" w:eastAsia="华文仿宋" w:cs="华文仿宋"/>
          <w:color w:val="000000"/>
          <w:kern w:val="0"/>
          <w:sz w:val="32"/>
          <w:szCs w:val="32"/>
          <w:lang w:val="en-US" w:eastAsia="zh-CN" w:bidi="ar"/>
          <w:woUserID w:val="6"/>
        </w:rPr>
      </w:pPr>
      <w:del w:id="175" w:author="信仰" w:date="2026-10-15T21:51:39Z">
        <w:r>
          <w:rPr>
            <w:rFonts w:hint="eastAsia" w:ascii="华文仿宋" w:hAnsi="华文仿宋" w:eastAsia="华文仿宋" w:cs="华文仿宋"/>
            <w:color w:val="000000"/>
            <w:kern w:val="0"/>
            <w:sz w:val="32"/>
            <w:szCs w:val="32"/>
            <w:lang w:val="en-US" w:eastAsia="zh-CN" w:bidi="ar"/>
            <w:woUserID w:val="6"/>
          </w:rPr>
          <w:delText>所有矩阵按“会计主体＋业务类别＋控制措施编号”汇总角色填写经办与审核的是否为同一人，同一人的继续检查岗位职责描述除了“主体”和“审核”字段不一致外，其余字段一致，还需要核查部门列、人员姓名列、岗位职责列、控制措施编号列是否都一致，都一致提示“同一条措施，同样的岗位职责，经办审核不能同一人”。不同主体或不同措施之间的人员重合不按本条认定为冲突。</w:delText>
        </w:r>
      </w:del>
    </w:p>
    <w:p w14:paraId="7AE0F699">
      <w:pPr>
        <w:keepNext w:val="0"/>
        <w:keepLines w:val="0"/>
        <w:widowControl/>
        <w:suppressLineNumbers w:val="0"/>
        <w:snapToGrid w:val="0"/>
        <w:spacing w:before="0" w:beforeAutospacing="0" w:after="0" w:afterAutospacing="0" w:line="560" w:lineRule="exact"/>
        <w:ind w:left="0" w:right="0" w:firstLine="640"/>
        <w:jc w:val="both"/>
        <w:rPr>
          <w:del w:id="176" w:author="信仰" w:date="2026-10-15T21:51:39Z"/>
          <w:rFonts w:hint="eastAsia" w:ascii="华文仿宋" w:hAnsi="华文仿宋" w:eastAsia="华文仿宋" w:cs="华文仿宋"/>
          <w:color w:val="000000"/>
          <w:kern w:val="0"/>
          <w:sz w:val="32"/>
          <w:szCs w:val="32"/>
          <w:woUserID w:val="6"/>
        </w:rPr>
      </w:pPr>
      <w:del w:id="177" w:author="信仰" w:date="2026-10-15T21:51:39Z">
        <w:r>
          <w:rPr>
            <w:rFonts w:hint="eastAsia" w:ascii="华文仿宋" w:hAnsi="华文仿宋" w:eastAsia="华文仿宋" w:cs="华文仿宋"/>
            <w:color w:val="000000"/>
            <w:kern w:val="0"/>
            <w:sz w:val="32"/>
            <w:szCs w:val="32"/>
            <w:lang w:val="en-US" w:eastAsia="zh-CN" w:bidi="ar"/>
            <w:woUserID w:val="6"/>
          </w:rPr>
          <w:delText>矩阵找不到“会计主体＋业务类别＋控制措施编号”的情况下，再从控制措施列内容上对应核查。</w:delText>
        </w:r>
      </w:del>
    </w:p>
    <w:p w14:paraId="29C554BC">
      <w:pPr>
        <w:keepNext w:val="0"/>
        <w:keepLines w:val="0"/>
        <w:widowControl/>
        <w:suppressLineNumbers w:val="0"/>
        <w:snapToGrid w:val="0"/>
        <w:spacing w:before="0" w:beforeAutospacing="0" w:after="0" w:afterAutospacing="0" w:line="560" w:lineRule="exact"/>
        <w:ind w:left="0" w:right="0" w:firstLine="640"/>
        <w:jc w:val="both"/>
        <w:rPr>
          <w:del w:id="178" w:author="信仰" w:date="2026-10-15T21:51:39Z"/>
          <w:rFonts w:hint="eastAsia" w:ascii="华文仿宋" w:hAnsi="华文仿宋" w:eastAsia="华文仿宋" w:cs="华文仿宋"/>
          <w:color w:val="000000"/>
          <w:kern w:val="0"/>
          <w:sz w:val="32"/>
          <w:szCs w:val="32"/>
          <w:woUserID w:val="6"/>
        </w:rPr>
      </w:pPr>
      <w:del w:id="179" w:author="信仰" w:date="2026-10-15T21:51:39Z">
        <w:r>
          <w:rPr>
            <w:rFonts w:hint="eastAsia" w:ascii="华文仿宋" w:hAnsi="华文仿宋" w:eastAsia="华文仿宋" w:cs="华文仿宋"/>
            <w:color w:val="000000"/>
            <w:kern w:val="0"/>
            <w:sz w:val="32"/>
            <w:szCs w:val="32"/>
            <w:lang w:val="en-US" w:eastAsia="zh-CN" w:bidi="ar"/>
            <w:woUserID w:val="6"/>
          </w:rPr>
          <w:delText>角色字段有值时，只能是“经办”“审核”“审批”三个角色中的一个，如果不是这三个中的一个需要提示“请核实角色。”，没有值时，提示词“请补充明确角色”。确认同一人同时经办和审核的，指出冲突岗位和人员。</w:delText>
        </w:r>
      </w:del>
    </w:p>
    <w:p w14:paraId="49E82730">
      <w:pPr>
        <w:keepNext w:val="0"/>
        <w:keepLines w:val="0"/>
        <w:widowControl/>
        <w:suppressLineNumbers w:val="0"/>
        <w:snapToGrid w:val="0"/>
        <w:spacing w:before="0" w:beforeAutospacing="0" w:after="0" w:afterAutospacing="0" w:line="560" w:lineRule="exact"/>
        <w:ind w:left="0" w:right="0" w:firstLine="640"/>
        <w:jc w:val="both"/>
        <w:rPr>
          <w:del w:id="180" w:author="信仰" w:date="2026-10-15T21:55:37Z"/>
          <w:rFonts w:hint="eastAsia" w:ascii="华文仿宋" w:hAnsi="华文仿宋" w:eastAsia="华文仿宋" w:cs="华文仿宋"/>
          <w:color w:val="000000"/>
          <w:kern w:val="0"/>
          <w:sz w:val="32"/>
          <w:szCs w:val="32"/>
          <w:woUserID w:val="6"/>
        </w:rPr>
      </w:pPr>
      <w:del w:id="181" w:author="信仰" w:date="2026-10-15T21:51:39Z">
        <w:r>
          <w:rPr>
            <w:rFonts w:hint="eastAsia" w:ascii="华文仿宋" w:hAnsi="华文仿宋" w:eastAsia="华文仿宋" w:cs="华文仿宋"/>
            <w:color w:val="000000"/>
            <w:kern w:val="0"/>
            <w:sz w:val="32"/>
            <w:szCs w:val="32"/>
            <w:lang w:val="en-US" w:eastAsia="zh-CN" w:bidi="ar"/>
            <w:woUserID w:val="6"/>
          </w:rPr>
          <w:delText>缺少姓名或无法识别角色时，填写具体缺失及事项，不能认定不存在冲突。本期只检查经办与审核，不自动扩大为所有角色之间禁止兼任。</w:delText>
        </w:r>
      </w:del>
    </w:p>
    <w:p w14:paraId="1779B799">
      <w:pPr>
        <w:keepNext w:val="0"/>
        <w:keepLines w:val="0"/>
        <w:widowControl/>
        <w:suppressLineNumbers w:val="0"/>
        <w:snapToGrid w:val="0"/>
        <w:spacing w:before="0" w:beforeAutospacing="0" w:after="0" w:afterAutospacing="0" w:line="560" w:lineRule="exact"/>
        <w:ind w:left="0" w:right="0" w:firstLine="640"/>
        <w:jc w:val="both"/>
        <w:outlineLvl w:val="9"/>
        <w:rPr>
          <w:del w:id="182" w:author="信仰" w:date="2026-10-14T22:10:26Z"/>
          <w:rFonts w:hint="eastAsia" w:ascii="华文楷体" w:hAnsi="华文楷体" w:eastAsia="华文楷体" w:cs="华文楷体"/>
          <w:b/>
          <w:bCs/>
          <w:color w:val="000000"/>
          <w:kern w:val="2"/>
          <w:szCs w:val="32"/>
          <w:woUserID w:val="6"/>
        </w:rPr>
      </w:pPr>
      <w:del w:id="183" w:author="信仰" w:date="2026-10-14T22:10:35Z">
        <w:r>
          <w:rPr>
            <w:rFonts w:hint="eastAsia"/>
            <w:lang w:val="en-US" w:eastAsia="zh-CN"/>
            <w:woUserID w:val="6"/>
          </w:rPr>
          <w:delText>（九）</w:delText>
        </w:r>
      </w:del>
      <w:del w:id="184" w:author="信仰" w:date="2026-10-14T22:10:26Z">
        <w:r>
          <w:rPr>
            <w:rFonts w:hint="eastAsia" w:ascii="华文楷体" w:hAnsi="华文楷体" w:eastAsia="华文楷体" w:cs="华文楷体"/>
            <w:b/>
            <w:bCs/>
            <w:color w:val="000000"/>
            <w:kern w:val="2"/>
            <w:szCs w:val="32"/>
            <w:lang w:val="en-US" w:eastAsia="zh-CN" w:bidi="ar"/>
            <w:woUserID w:val="6"/>
          </w:rPr>
          <w:delText>措施编号及载体引用一致性</w:delText>
        </w:r>
      </w:del>
    </w:p>
    <w:p w14:paraId="07D12F29">
      <w:pPr>
        <w:keepNext w:val="0"/>
        <w:keepLines w:val="0"/>
        <w:widowControl/>
        <w:suppressLineNumbers w:val="0"/>
        <w:snapToGrid w:val="0"/>
        <w:spacing w:before="0" w:beforeAutospacing="0" w:after="0" w:afterAutospacing="0" w:line="560" w:lineRule="exact"/>
        <w:ind w:left="0" w:right="0" w:firstLine="640"/>
        <w:jc w:val="both"/>
        <w:rPr>
          <w:del w:id="185" w:author="信仰" w:date="2026-10-14T22:10:26Z"/>
          <w:rFonts w:hint="eastAsia" w:ascii="华文仿宋" w:hAnsi="华文仿宋" w:eastAsia="华文仿宋" w:cs="华文仿宋"/>
          <w:color w:val="000000"/>
          <w:kern w:val="0"/>
          <w:szCs w:val="32"/>
          <w:woUserID w:val="6"/>
        </w:rPr>
      </w:pPr>
      <w:del w:id="186" w:author="信仰" w:date="2026-10-14T22:10:26Z">
        <w:r>
          <w:rPr>
            <w:rFonts w:hint="eastAsia" w:ascii="华文仿宋" w:hAnsi="华文仿宋" w:eastAsia="华文仿宋" w:cs="华文仿宋"/>
            <w:color w:val="000000"/>
            <w:kern w:val="0"/>
            <w:szCs w:val="32"/>
            <w:lang w:val="en-US" w:eastAsia="zh-CN" w:bidi="ar"/>
            <w:woUserID w:val="6"/>
          </w:rPr>
          <w:delText>本项仅实施两项检查：一是岗位清单引用的控制措施编号，是否在同一会计主体、同一业务类别的当前矩阵中存在，并检查矩阵中“是否适用”列为“是”或者“适用”；二是矩阵中控制措施列或控制载体列中已经划删除线的字段，是否能够在岗位职责清单中对应的该措施编号的“岗位职责”列文字中内容中找到对应的内容，找到已删除的相同字段就请提示“矩阵中对应的措施或载体已删除，请核对岗位职责描述是否规范”。</w:delText>
        </w:r>
      </w:del>
    </w:p>
    <w:p w14:paraId="1B5F4170">
      <w:pPr>
        <w:keepNext w:val="0"/>
        <w:keepLines w:val="0"/>
        <w:widowControl/>
        <w:suppressLineNumbers w:val="0"/>
        <w:snapToGrid w:val="0"/>
        <w:spacing w:before="0" w:beforeAutospacing="0" w:after="0" w:afterAutospacing="0" w:line="560" w:lineRule="exact"/>
        <w:ind w:left="0" w:right="0" w:firstLine="640"/>
        <w:jc w:val="both"/>
        <w:rPr>
          <w:del w:id="187" w:author="信仰" w:date="2026-10-14T22:10:26Z"/>
          <w:rFonts w:hint="eastAsia" w:ascii="华文仿宋" w:hAnsi="华文仿宋" w:eastAsia="华文仿宋" w:cs="华文仿宋"/>
          <w:color w:val="000000"/>
          <w:kern w:val="0"/>
          <w:szCs w:val="32"/>
          <w:woUserID w:val="6"/>
        </w:rPr>
      </w:pPr>
      <w:del w:id="188" w:author="信仰" w:date="2026-10-14T22:10:26Z">
        <w:r>
          <w:rPr>
            <w:rFonts w:hint="eastAsia" w:ascii="华文仿宋" w:hAnsi="华文仿宋" w:eastAsia="华文仿宋" w:cs="华文仿宋"/>
            <w:color w:val="000000"/>
            <w:kern w:val="0"/>
            <w:szCs w:val="32"/>
            <w:lang w:val="en-US" w:eastAsia="zh-CN" w:bidi="ar"/>
            <w:woUserID w:val="6"/>
          </w:rPr>
          <w:delText>完成空格、换行、约定标点及经确认别名的规范化后，编号仍不存在或载体明确不在对应范围内的，指出引用不一致。简称无法确认、职责仅作概括表述等无法可靠匹配的，填写意见。岗位仅涉及部分载体的，不要求复制矩阵全部载体。</w:delText>
        </w:r>
      </w:del>
    </w:p>
    <w:p w14:paraId="56CBB23E">
      <w:pPr>
        <w:keepNext w:val="0"/>
        <w:keepLines w:val="0"/>
        <w:widowControl/>
        <w:suppressLineNumbers w:val="0"/>
        <w:snapToGrid w:val="0"/>
        <w:spacing w:before="0" w:beforeAutospacing="0" w:after="0" w:afterAutospacing="0" w:line="560" w:lineRule="exact"/>
        <w:ind w:left="0" w:right="0" w:firstLine="640"/>
        <w:jc w:val="both"/>
        <w:rPr>
          <w:del w:id="189" w:author="信仰" w:date="2026-10-14T22:10:41Z"/>
          <w:rFonts w:hint="eastAsia" w:ascii="华文仿宋" w:hAnsi="华文仿宋" w:eastAsia="华文仿宋" w:cs="华文仿宋"/>
          <w:color w:val="000000"/>
          <w:kern w:val="0"/>
          <w:szCs w:val="32"/>
          <w:woUserID w:val="6"/>
        </w:rPr>
      </w:pPr>
      <w:del w:id="190" w:author="信仰" w:date="2026-10-14T22:10:26Z">
        <w:r>
          <w:rPr>
            <w:rFonts w:hint="eastAsia" w:ascii="华文仿宋" w:hAnsi="华文仿宋" w:eastAsia="华文仿宋" w:cs="华文仿宋"/>
            <w:color w:val="000000"/>
            <w:kern w:val="0"/>
            <w:szCs w:val="32"/>
            <w:lang w:val="en-US" w:eastAsia="zh-CN" w:bidi="ar"/>
            <w:woUserID w:val="6"/>
          </w:rPr>
          <w:delText>本项以当前矩阵和当前岗位清单为依据，需要核查矩阵对应的控制载体的删除字段载体和矩阵的控制措施列删除的字段，对应三清单中控制措施编号对应的岗位职责内容是否同步删除，不开展历史变更追溯及业务语义冲突判断。</w:delText>
        </w:r>
      </w:del>
    </w:p>
    <w:p w14:paraId="3EE2F5D9">
      <w:pPr>
        <w:keepNext w:val="0"/>
        <w:keepLines w:val="0"/>
        <w:widowControl/>
        <w:suppressLineNumbers w:val="0"/>
        <w:snapToGrid w:val="0"/>
        <w:spacing w:before="0" w:beforeAutospacing="0" w:after="0" w:afterAutospacing="0" w:line="560" w:lineRule="exact"/>
        <w:ind w:left="0" w:right="0" w:firstLine="640"/>
        <w:jc w:val="both"/>
        <w:outlineLvl w:val="1"/>
        <w:rPr>
          <w:del w:id="191" w:author="信仰" w:date="2026-10-15T21:52:25Z"/>
          <w:rFonts w:hint="eastAsia"/>
          <w:woUserID w:val="6"/>
        </w:rPr>
      </w:pPr>
      <w:del w:id="192" w:author="你说的都对" w:date="2026-10-15T12:38:33Z">
        <w:r>
          <w:rPr>
            <w:rFonts w:hint="default" w:ascii="Arial" w:hAnsi="Arial" w:eastAsia="微软雅黑" w:cs="Times New Roman"/>
            <w:b w:val="0"/>
            <w:bCs w:val="0"/>
            <w:color w:val="000000"/>
            <w:kern w:val="2"/>
            <w:sz w:val="32"/>
            <w:szCs w:val="24"/>
            <w:lang w:val="en-US" w:eastAsia="zh-CN" w:bidi="ar"/>
            <w:woUserID w:val="6"/>
          </w:rPr>
          <w:delText>（十）</w:delText>
        </w:r>
      </w:del>
      <w:del w:id="193" w:author="信仰" w:date="2026-10-15T21:52:25Z">
        <w:r>
          <w:rPr>
            <w:rFonts w:hint="default" w:ascii="Arial" w:hAnsi="Arial" w:eastAsia="微软雅黑" w:cs="Times New Roman"/>
            <w:b w:val="0"/>
            <w:bCs w:val="0"/>
            <w:color w:val="000000"/>
            <w:kern w:val="2"/>
            <w:sz w:val="32"/>
            <w:szCs w:val="24"/>
            <w:lang w:val="en-US" w:eastAsia="zh-CN" w:bidi="ar"/>
            <w:woUserID w:val="6"/>
          </w:rPr>
          <w:delText>岗位职责基本责任表述</w:delText>
        </w:r>
      </w:del>
    </w:p>
    <w:p w14:paraId="2D9897AF">
      <w:pPr>
        <w:keepNext w:val="0"/>
        <w:keepLines w:val="0"/>
        <w:widowControl/>
        <w:suppressLineNumbers w:val="0"/>
        <w:snapToGrid w:val="0"/>
        <w:spacing w:before="0" w:beforeAutospacing="0" w:after="0" w:afterAutospacing="0" w:line="560" w:lineRule="exact"/>
        <w:ind w:left="0" w:right="0" w:firstLine="640"/>
        <w:jc w:val="both"/>
        <w:rPr>
          <w:del w:id="194" w:author="信仰" w:date="2026-10-15T21:52:25Z"/>
          <w:rFonts w:hint="eastAsia" w:ascii="华文仿宋" w:hAnsi="华文仿宋" w:eastAsia="华文仿宋" w:cs="华文仿宋"/>
          <w:color w:val="000000"/>
          <w:kern w:val="0"/>
          <w:sz w:val="32"/>
          <w:szCs w:val="32"/>
          <w:woUserID w:val="6"/>
        </w:rPr>
      </w:pPr>
      <w:del w:id="195" w:author="信仰" w:date="2026-10-15T21:52:25Z">
        <w:r>
          <w:rPr>
            <w:rFonts w:hint="eastAsia" w:ascii="华文仿宋" w:hAnsi="华文仿宋" w:eastAsia="华文仿宋" w:cs="华文仿宋"/>
            <w:color w:val="000000"/>
            <w:kern w:val="0"/>
            <w:sz w:val="32"/>
            <w:szCs w:val="32"/>
            <w:lang w:val="en-US" w:eastAsia="zh-CN" w:bidi="ar"/>
            <w:woUserID w:val="6"/>
          </w:rPr>
          <w:delText>检查每条有效岗位职责是否同时满足以下两个条件：</w:delText>
        </w:r>
      </w:del>
    </w:p>
    <w:p w14:paraId="1807D9B8">
      <w:pPr>
        <w:keepNext w:val="0"/>
        <w:keepLines w:val="0"/>
        <w:widowControl/>
        <w:suppressLineNumbers w:val="0"/>
        <w:snapToGrid w:val="0"/>
        <w:spacing w:before="0" w:beforeAutospacing="0" w:after="0" w:afterAutospacing="0" w:line="560" w:lineRule="exact"/>
        <w:ind w:left="0" w:right="0" w:firstLine="640"/>
        <w:jc w:val="both"/>
        <w:rPr>
          <w:del w:id="196" w:author="信仰" w:date="2026-10-15T21:52:25Z"/>
          <w:rFonts w:hint="eastAsia" w:ascii="华文仿宋" w:hAnsi="华文仿宋" w:eastAsia="华文仿宋" w:cs="华文仿宋"/>
          <w:color w:val="000000"/>
          <w:kern w:val="0"/>
          <w:sz w:val="32"/>
          <w:szCs w:val="32"/>
          <w:woUserID w:val="6"/>
        </w:rPr>
      </w:pPr>
      <w:del w:id="197" w:author="信仰" w:date="2026-10-15T21:52:25Z">
        <w:r>
          <w:rPr>
            <w:rFonts w:hint="eastAsia" w:ascii="华文仿宋" w:hAnsi="华文仿宋" w:eastAsia="华文仿宋" w:cs="华文仿宋"/>
            <w:color w:val="000000"/>
            <w:kern w:val="0"/>
            <w:sz w:val="32"/>
            <w:szCs w:val="32"/>
            <w:lang w:val="en-US" w:eastAsia="zh-CN" w:bidi="ar"/>
            <w:woUserID w:val="6"/>
          </w:rPr>
          <w:tab/>
        </w:r>
      </w:del>
      <w:del w:id="198" w:author="信仰" w:date="2026-10-15T21:52:25Z">
        <w:r>
          <w:rPr>
            <w:rFonts w:hint="eastAsia" w:ascii="华文仿宋" w:hAnsi="华文仿宋" w:eastAsia="华文仿宋" w:cs="华文仿宋"/>
            <w:color w:val="000000"/>
            <w:kern w:val="0"/>
            <w:sz w:val="32"/>
            <w:szCs w:val="32"/>
            <w:lang w:val="en-US" w:eastAsia="zh-CN" w:bidi="ar"/>
            <w:woUserID w:val="6"/>
          </w:rPr>
          <w:delText>至少包含“一致性、准确性、真实性、完整性、有效性、及时性、合规性”中的任一项；</w:delText>
        </w:r>
      </w:del>
    </w:p>
    <w:p w14:paraId="269FADEB">
      <w:pPr>
        <w:keepNext w:val="0"/>
        <w:keepLines w:val="0"/>
        <w:widowControl/>
        <w:suppressLineNumbers w:val="0"/>
        <w:snapToGrid w:val="0"/>
        <w:spacing w:before="0" w:beforeAutospacing="0" w:after="0" w:afterAutospacing="0" w:line="560" w:lineRule="exact"/>
        <w:ind w:left="0" w:right="0" w:firstLine="640"/>
        <w:jc w:val="both"/>
        <w:rPr>
          <w:del w:id="199" w:author="信仰" w:date="2026-10-15T21:52:25Z"/>
          <w:rFonts w:hint="eastAsia" w:ascii="华文仿宋" w:hAnsi="华文仿宋" w:eastAsia="华文仿宋" w:cs="华文仿宋"/>
          <w:color w:val="000000"/>
          <w:kern w:val="0"/>
          <w:sz w:val="32"/>
          <w:szCs w:val="32"/>
          <w:woUserID w:val="6"/>
        </w:rPr>
      </w:pPr>
      <w:del w:id="200" w:author="信仰" w:date="2026-10-15T21:52:25Z">
        <w:r>
          <w:rPr>
            <w:rFonts w:hint="eastAsia" w:ascii="华文仿宋" w:hAnsi="华文仿宋" w:eastAsia="华文仿宋" w:cs="华文仿宋"/>
            <w:color w:val="000000"/>
            <w:kern w:val="0"/>
            <w:sz w:val="32"/>
            <w:szCs w:val="32"/>
            <w:lang w:val="en-US" w:eastAsia="zh-CN" w:bidi="ar"/>
            <w:woUserID w:val="6"/>
          </w:rPr>
          <w:tab/>
        </w:r>
      </w:del>
      <w:del w:id="201" w:author="信仰" w:date="2026-10-15T21:52:25Z">
        <w:r>
          <w:rPr>
            <w:rFonts w:hint="eastAsia" w:ascii="华文仿宋" w:hAnsi="华文仿宋" w:eastAsia="华文仿宋" w:cs="华文仿宋"/>
            <w:color w:val="000000"/>
            <w:kern w:val="0"/>
            <w:sz w:val="32"/>
            <w:szCs w:val="32"/>
            <w:lang w:val="en-US" w:eastAsia="zh-CN" w:bidi="ar"/>
            <w:woUserID w:val="6"/>
          </w:rPr>
          <w:delText>至少包含“主体责任、审核责任、审批责任”中的任一项。</w:delText>
        </w:r>
      </w:del>
    </w:p>
    <w:p w14:paraId="4F6B3270">
      <w:pPr>
        <w:keepNext w:val="0"/>
        <w:keepLines w:val="0"/>
        <w:widowControl/>
        <w:suppressLineNumbers w:val="0"/>
        <w:snapToGrid w:val="0"/>
        <w:spacing w:before="0" w:beforeAutospacing="0" w:after="0" w:afterAutospacing="0" w:line="560" w:lineRule="exact"/>
        <w:ind w:left="0" w:right="0" w:firstLine="640"/>
        <w:jc w:val="both"/>
        <w:rPr>
          <w:del w:id="202" w:author="信仰" w:date="2026-10-15T21:55:38Z"/>
          <w:rFonts w:hint="eastAsia" w:ascii="华文仿宋" w:hAnsi="华文仿宋" w:eastAsia="华文仿宋" w:cs="华文仿宋"/>
          <w:color w:val="000000"/>
          <w:kern w:val="0"/>
          <w:sz w:val="32"/>
          <w:szCs w:val="32"/>
          <w:woUserID w:val="6"/>
        </w:rPr>
      </w:pPr>
      <w:del w:id="203" w:author="信仰" w:date="2026-10-15T21:52:25Z">
        <w:r>
          <w:rPr>
            <w:rFonts w:hint="eastAsia" w:ascii="华文仿宋" w:hAnsi="华文仿宋" w:eastAsia="华文仿宋" w:cs="华文仿宋"/>
            <w:color w:val="000000"/>
            <w:kern w:val="0"/>
            <w:sz w:val="32"/>
            <w:szCs w:val="32"/>
            <w:lang w:val="en-US" w:eastAsia="zh-CN" w:bidi="ar"/>
            <w:woUserID w:val="6"/>
          </w:rPr>
          <w:delText>如果没有满足条件，请提示“岗位职责请按照国网标准句式编制，“对……的</w:delText>
        </w:r>
      </w:del>
      <w:del w:id="204" w:author="信仰" w:date="2026-10-15T21:52:25Z">
        <w:r>
          <w:rPr>
            <w:rFonts w:hint="eastAsia" w:ascii="华文仿宋" w:hAnsi="华文仿宋" w:eastAsia="华文仿宋" w:cs="华文仿宋"/>
            <w:b w:val="0"/>
            <w:bCs w:val="0"/>
            <w:color w:val="000000"/>
            <w:kern w:val="0"/>
            <w:sz w:val="32"/>
            <w:szCs w:val="32"/>
            <w:lang w:val="en-US" w:eastAsia="zh-CN" w:bidi="ar"/>
            <w:woUserID w:val="6"/>
          </w:rPr>
          <w:delText>一致性/准确性/</w:delText>
        </w:r>
      </w:del>
      <w:del w:id="205" w:author="信仰" w:date="2026-10-15T21:52:25Z">
        <w:r>
          <w:rPr>
            <w:rFonts w:hint="default" w:ascii="仿宋_GB2312" w:hAnsi="宋体" w:eastAsia="仿宋_GB2312" w:cs="仿宋_GB2312"/>
            <w:b w:val="0"/>
            <w:bCs w:val="0"/>
            <w:color w:val="000000"/>
            <w:kern w:val="0"/>
            <w:sz w:val="32"/>
            <w:szCs w:val="32"/>
            <w:lang w:val="en-US" w:eastAsia="zh-CN" w:bidi="ar"/>
            <w:woUserID w:val="6"/>
          </w:rPr>
          <w:delText>真实</w:delText>
        </w:r>
      </w:del>
      <w:del w:id="206" w:author="信仰" w:date="2026-10-15T21:52:25Z">
        <w:r>
          <w:rPr>
            <w:rFonts w:hint="eastAsia" w:ascii="华文仿宋" w:hAnsi="华文仿宋" w:eastAsia="华文仿宋" w:cs="华文仿宋"/>
            <w:b w:val="0"/>
            <w:bCs w:val="0"/>
            <w:color w:val="000000"/>
            <w:kern w:val="0"/>
            <w:sz w:val="32"/>
            <w:szCs w:val="32"/>
            <w:lang w:val="en-US" w:eastAsia="zh-CN" w:bidi="ar"/>
            <w:woUserID w:val="6"/>
          </w:rPr>
          <w:delText>性/</w:delText>
        </w:r>
      </w:del>
      <w:del w:id="207" w:author="信仰" w:date="2026-10-15T21:52:25Z">
        <w:r>
          <w:rPr>
            <w:rFonts w:hint="eastAsia" w:ascii="宋体" w:hAnsi="宋体" w:eastAsia="宋体" w:cs="宋体"/>
            <w:b w:val="0"/>
            <w:bCs w:val="0"/>
            <w:color w:val="000000"/>
            <w:kern w:val="0"/>
            <w:sz w:val="31"/>
            <w:szCs w:val="31"/>
            <w:lang w:val="en-US" w:eastAsia="zh-CN" w:bidi="ar"/>
            <w:woUserID w:val="6"/>
          </w:rPr>
          <w:delText>完整性/有效性/及时性/</w:delText>
        </w:r>
      </w:del>
      <w:del w:id="208" w:author="信仰" w:date="2026-10-15T21:52:25Z">
        <w:r>
          <w:rPr>
            <w:rFonts w:hint="eastAsia" w:ascii="华文仿宋" w:hAnsi="华文仿宋" w:eastAsia="华文仿宋" w:cs="华文仿宋"/>
            <w:b w:val="0"/>
            <w:bCs w:val="0"/>
            <w:color w:val="000000"/>
            <w:kern w:val="0"/>
            <w:sz w:val="32"/>
            <w:szCs w:val="32"/>
            <w:lang w:val="en-US" w:eastAsia="zh-CN" w:bidi="ar"/>
            <w:woUserID w:val="6"/>
          </w:rPr>
          <w:delText>合规性</w:delText>
        </w:r>
      </w:del>
      <w:del w:id="209" w:author="信仰" w:date="2026-10-15T21:52:25Z">
        <w:r>
          <w:rPr>
            <w:rFonts w:hint="eastAsia" w:ascii="华文仿宋" w:hAnsi="华文仿宋" w:eastAsia="华文仿宋" w:cs="华文仿宋"/>
            <w:color w:val="000000"/>
            <w:kern w:val="0"/>
            <w:sz w:val="32"/>
            <w:szCs w:val="32"/>
            <w:lang w:val="en-US" w:eastAsia="zh-CN" w:bidi="ar"/>
            <w:woUserID w:val="6"/>
          </w:rPr>
          <w:delText>负主体/审核/审批责任。”。</w:delText>
        </w:r>
      </w:del>
    </w:p>
    <w:p w14:paraId="271C96F8">
      <w:pPr>
        <w:keepNext w:val="0"/>
        <w:keepLines w:val="0"/>
        <w:widowControl/>
        <w:suppressLineNumbers w:val="0"/>
        <w:snapToGrid w:val="0"/>
        <w:spacing w:before="0" w:beforeAutospacing="0" w:after="0" w:afterAutospacing="0" w:line="560" w:lineRule="exact"/>
        <w:ind w:left="0" w:right="0" w:firstLine="640"/>
        <w:jc w:val="both"/>
        <w:outlineLvl w:val="1"/>
        <w:rPr>
          <w:del w:id="210" w:author="信仰" w:date="2026-10-15T21:50:44Z"/>
          <w:rFonts w:hint="eastAsia"/>
          <w:woUserID w:val="6"/>
        </w:rPr>
      </w:pPr>
      <w:del w:id="211" w:author="你说的都对" w:date="2026-10-15T12:38:36Z">
        <w:r>
          <w:rPr>
            <w:rFonts w:hint="eastAsia"/>
            <w:lang w:val="en-US" w:eastAsia="zh-CN"/>
            <w:woUserID w:val="6"/>
          </w:rPr>
          <w:delText>（十一）</w:delText>
        </w:r>
      </w:del>
      <w:del w:id="212" w:author="信仰" w:date="2026-10-15T21:50:44Z">
        <w:r>
          <w:rPr>
            <w:rFonts w:hint="eastAsia"/>
            <w:lang w:val="en-US" w:eastAsia="zh-CN"/>
            <w:woUserID w:val="6"/>
          </w:rPr>
          <w:delText>角色与责任类型对应</w:delText>
        </w:r>
      </w:del>
    </w:p>
    <w:p w14:paraId="05821476">
      <w:pPr>
        <w:keepNext w:val="0"/>
        <w:keepLines w:val="0"/>
        <w:widowControl/>
        <w:suppressLineNumbers w:val="0"/>
        <w:snapToGrid w:val="0"/>
        <w:spacing w:before="0" w:beforeAutospacing="0" w:after="0" w:afterAutospacing="0" w:line="560" w:lineRule="exact"/>
        <w:ind w:left="0" w:right="0" w:firstLine="640"/>
        <w:jc w:val="both"/>
        <w:rPr>
          <w:del w:id="213" w:author="信仰" w:date="2026-10-15T21:50:44Z"/>
          <w:rFonts w:hint="eastAsia" w:ascii="华文仿宋" w:hAnsi="华文仿宋" w:eastAsia="华文仿宋" w:cs="华文仿宋"/>
          <w:color w:val="000000"/>
          <w:kern w:val="0"/>
          <w:sz w:val="32"/>
          <w:szCs w:val="32"/>
          <w:woUserID w:val="6"/>
        </w:rPr>
      </w:pPr>
      <w:del w:id="214" w:author="信仰" w:date="2026-10-15T21:50:44Z">
        <w:r>
          <w:rPr>
            <w:rFonts w:hint="eastAsia" w:ascii="华文仿宋" w:hAnsi="华文仿宋" w:eastAsia="华文仿宋" w:cs="华文仿宋"/>
            <w:color w:val="000000"/>
            <w:kern w:val="0"/>
            <w:sz w:val="32"/>
            <w:szCs w:val="32"/>
            <w:lang w:val="en-US" w:eastAsia="zh-CN" w:bidi="ar"/>
            <w:woUserID w:val="6"/>
          </w:rPr>
          <w:delText>检查口径：按“经办对应主体责任、审核对应审核责任、审批对应审批责任”的对应关系执行检查。</w:delText>
        </w:r>
      </w:del>
    </w:p>
    <w:p w14:paraId="78A691DD">
      <w:pPr>
        <w:keepNext w:val="0"/>
        <w:keepLines w:val="0"/>
        <w:widowControl/>
        <w:suppressLineNumbers w:val="0"/>
        <w:snapToGrid w:val="0"/>
        <w:spacing w:before="0" w:beforeAutospacing="0" w:after="0" w:afterAutospacing="0" w:line="560" w:lineRule="exact"/>
        <w:ind w:left="0" w:right="0" w:firstLine="640"/>
        <w:jc w:val="both"/>
        <w:rPr>
          <w:del w:id="215" w:author="信仰" w:date="2026-10-15T21:50:44Z"/>
          <w:rFonts w:hint="eastAsia" w:ascii="华文仿宋" w:hAnsi="华文仿宋" w:eastAsia="华文仿宋" w:cs="华文仿宋"/>
          <w:color w:val="000000"/>
          <w:kern w:val="0"/>
          <w:sz w:val="32"/>
          <w:szCs w:val="32"/>
          <w:woUserID w:val="6"/>
        </w:rPr>
      </w:pPr>
      <w:del w:id="216" w:author="信仰" w:date="2026-10-15T21:50:44Z">
        <w:r>
          <w:rPr>
            <w:rFonts w:hint="eastAsia" w:ascii="华文仿宋" w:hAnsi="华文仿宋" w:eastAsia="华文仿宋" w:cs="华文仿宋"/>
            <w:color w:val="000000"/>
            <w:kern w:val="0"/>
            <w:sz w:val="32"/>
            <w:szCs w:val="32"/>
            <w:lang w:val="en-US" w:eastAsia="zh-CN" w:bidi="ar"/>
            <w:woUserID w:val="6"/>
          </w:rPr>
          <w:delText>一、岗位清单存在明确角色字段时</w:delText>
        </w:r>
      </w:del>
    </w:p>
    <w:p w14:paraId="55EB6C01">
      <w:pPr>
        <w:keepNext w:val="0"/>
        <w:keepLines w:val="0"/>
        <w:widowControl/>
        <w:suppressLineNumbers w:val="0"/>
        <w:snapToGrid w:val="0"/>
        <w:spacing w:before="0" w:beforeAutospacing="0" w:after="0" w:afterAutospacing="0" w:line="560" w:lineRule="exact"/>
        <w:ind w:left="0" w:right="0" w:firstLine="640"/>
        <w:jc w:val="both"/>
        <w:rPr>
          <w:del w:id="217" w:author="信仰" w:date="2026-10-15T21:50:44Z"/>
          <w:rFonts w:hint="eastAsia" w:ascii="华文仿宋" w:hAnsi="华文仿宋" w:eastAsia="华文仿宋" w:cs="华文仿宋"/>
          <w:color w:val="000000"/>
          <w:kern w:val="0"/>
          <w:sz w:val="32"/>
          <w:szCs w:val="32"/>
          <w:woUserID w:val="6"/>
        </w:rPr>
      </w:pPr>
      <w:del w:id="218" w:author="信仰" w:date="2026-10-15T21:50:44Z">
        <w:r>
          <w:rPr>
            <w:rFonts w:hint="eastAsia" w:ascii="华文仿宋" w:hAnsi="华文仿宋" w:eastAsia="华文仿宋" w:cs="华文仿宋"/>
            <w:color w:val="000000"/>
            <w:kern w:val="0"/>
            <w:sz w:val="32"/>
            <w:szCs w:val="32"/>
            <w:lang w:val="en-US" w:eastAsia="zh-CN" w:bidi="ar"/>
            <w:woUserID w:val="6"/>
          </w:rPr>
          <w:delText>将角色字段与岗位职责中的责任类型进行比对，存在明确不一致的，指出具体角色与责任表述之间的冲突，并给出提示词：“经办对应主体责任、审核对应审核责任、审批对应审批责任。”，不需要多的提示词。</w:delText>
        </w:r>
      </w:del>
    </w:p>
    <w:p w14:paraId="5D8FDD3A">
      <w:pPr>
        <w:keepNext w:val="0"/>
        <w:keepLines w:val="0"/>
        <w:widowControl/>
        <w:suppressLineNumbers w:val="0"/>
        <w:snapToGrid w:val="0"/>
        <w:spacing w:before="0" w:beforeAutospacing="0" w:after="0" w:afterAutospacing="0" w:line="560" w:lineRule="exact"/>
        <w:ind w:left="0" w:right="0" w:firstLine="640"/>
        <w:jc w:val="both"/>
        <w:rPr>
          <w:del w:id="219" w:author="信仰" w:date="2026-10-15T21:50:44Z"/>
          <w:rFonts w:hint="eastAsia" w:ascii="华文仿宋" w:hAnsi="华文仿宋" w:eastAsia="华文仿宋" w:cs="华文仿宋"/>
          <w:color w:val="000000"/>
          <w:kern w:val="0"/>
          <w:sz w:val="32"/>
          <w:szCs w:val="32"/>
          <w:woUserID w:val="6"/>
        </w:rPr>
      </w:pPr>
      <w:del w:id="220" w:author="信仰" w:date="2026-10-15T21:50:44Z">
        <w:r>
          <w:rPr>
            <w:rFonts w:hint="eastAsia" w:ascii="华文仿宋" w:hAnsi="华文仿宋" w:eastAsia="华文仿宋" w:cs="华文仿宋"/>
            <w:color w:val="000000"/>
            <w:kern w:val="0"/>
            <w:sz w:val="32"/>
            <w:szCs w:val="32"/>
            <w:lang w:val="en-US" w:eastAsia="zh-CN" w:bidi="ar"/>
            <w:woUserID w:val="6"/>
          </w:rPr>
          <w:delText>二、岗位清单无角色字段时</w:delText>
        </w:r>
      </w:del>
    </w:p>
    <w:p w14:paraId="1D496562">
      <w:pPr>
        <w:keepNext w:val="0"/>
        <w:keepLines w:val="0"/>
        <w:widowControl/>
        <w:suppressLineNumbers w:val="0"/>
        <w:snapToGrid w:val="0"/>
        <w:spacing w:before="0" w:beforeAutospacing="0" w:after="0" w:afterAutospacing="0" w:line="560" w:lineRule="exact"/>
        <w:ind w:left="0" w:right="0" w:firstLine="640"/>
        <w:jc w:val="both"/>
        <w:rPr>
          <w:del w:id="221" w:author="信仰" w:date="2026-10-15T21:50:44Z"/>
          <w:rFonts w:hint="eastAsia" w:ascii="华文仿宋" w:hAnsi="华文仿宋" w:eastAsia="华文仿宋" w:cs="华文仿宋"/>
          <w:color w:val="000000"/>
          <w:kern w:val="0"/>
          <w:sz w:val="32"/>
          <w:szCs w:val="32"/>
          <w:woUserID w:val="6"/>
        </w:rPr>
      </w:pPr>
      <w:del w:id="222" w:author="信仰" w:date="2026-10-15T21:50:44Z">
        <w:r>
          <w:rPr>
            <w:rFonts w:hint="eastAsia" w:ascii="华文仿宋" w:hAnsi="华文仿宋" w:eastAsia="华文仿宋" w:cs="华文仿宋"/>
            <w:color w:val="000000"/>
            <w:kern w:val="0"/>
            <w:sz w:val="32"/>
            <w:szCs w:val="32"/>
            <w:lang w:val="en-US" w:eastAsia="zh-CN" w:bidi="ar"/>
            <w:woUserID w:val="6"/>
          </w:rPr>
          <w:delText>可从“负主体责任”“负审核责任”“负审批责任”等明确表述中提取角色，提取结果仅供第八项检查使用，但不得据此声称已完成独立的一致性验证。</w:delText>
        </w:r>
      </w:del>
    </w:p>
    <w:p w14:paraId="2A33EC4F">
      <w:pPr>
        <w:keepNext w:val="0"/>
        <w:keepLines w:val="0"/>
        <w:widowControl/>
        <w:suppressLineNumbers w:val="0"/>
        <w:snapToGrid w:val="0"/>
        <w:spacing w:before="0" w:beforeAutospacing="0" w:after="0" w:afterAutospacing="0" w:line="560" w:lineRule="exact"/>
        <w:ind w:left="0" w:right="0" w:firstLine="640"/>
        <w:jc w:val="both"/>
        <w:rPr>
          <w:del w:id="223" w:author="信仰" w:date="2026-10-15T21:50:44Z"/>
          <w:rFonts w:hint="eastAsia" w:ascii="华文仿宋" w:hAnsi="华文仿宋" w:eastAsia="华文仿宋" w:cs="华文仿宋"/>
          <w:color w:val="000000"/>
          <w:kern w:val="0"/>
          <w:sz w:val="32"/>
          <w:szCs w:val="32"/>
          <w:woUserID w:val="6"/>
        </w:rPr>
      </w:pPr>
      <w:del w:id="224" w:author="信仰" w:date="2026-10-15T21:50:44Z">
        <w:r>
          <w:rPr>
            <w:rFonts w:hint="eastAsia" w:ascii="华文仿宋" w:hAnsi="华文仿宋" w:eastAsia="华文仿宋" w:cs="华文仿宋"/>
            <w:color w:val="000000"/>
            <w:kern w:val="0"/>
            <w:sz w:val="32"/>
            <w:szCs w:val="32"/>
            <w:lang w:val="en-US" w:eastAsia="zh-CN" w:bidi="ar"/>
            <w:woUserID w:val="6"/>
          </w:rPr>
          <w:delText>三、禁止事项</w:delText>
        </w:r>
      </w:del>
    </w:p>
    <w:p w14:paraId="66A047E2">
      <w:pPr>
        <w:keepNext w:val="0"/>
        <w:keepLines w:val="0"/>
        <w:widowControl/>
        <w:suppressLineNumbers w:val="0"/>
        <w:snapToGrid w:val="0"/>
        <w:spacing w:before="0" w:beforeAutospacing="0" w:after="0" w:afterAutospacing="0" w:line="560" w:lineRule="exact"/>
        <w:ind w:left="0" w:right="0" w:firstLine="640"/>
        <w:jc w:val="both"/>
        <w:rPr>
          <w:del w:id="225" w:author="信仰" w:date="2026-10-15T21:50:44Z"/>
          <w:rFonts w:hint="eastAsia" w:ascii="华文仿宋" w:hAnsi="华文仿宋" w:eastAsia="华文仿宋" w:cs="华文仿宋"/>
          <w:color w:val="000000"/>
          <w:kern w:val="0"/>
          <w:sz w:val="32"/>
          <w:szCs w:val="32"/>
          <w:woUserID w:val="6"/>
        </w:rPr>
      </w:pPr>
      <w:del w:id="226" w:author="信仰" w:date="2026-10-15T21:50:44Z">
        <w:r>
          <w:rPr>
            <w:rFonts w:hint="eastAsia" w:ascii="华文仿宋" w:hAnsi="华文仿宋" w:eastAsia="华文仿宋" w:cs="华文仿宋"/>
            <w:color w:val="000000"/>
            <w:kern w:val="0"/>
            <w:sz w:val="32"/>
            <w:szCs w:val="32"/>
            <w:lang w:val="en-US" w:eastAsia="zh-CN" w:bidi="ar"/>
            <w:woUserID w:val="6"/>
          </w:rPr>
          <w:delText>不得仅凭岗位名称或职责描述中的普通动作词推断角色。</w:delText>
        </w:r>
      </w:del>
    </w:p>
    <w:p w14:paraId="4EC244C7">
      <w:pPr>
        <w:keepNext w:val="0"/>
        <w:keepLines w:val="0"/>
        <w:widowControl/>
        <w:suppressLineNumbers w:val="0"/>
        <w:snapToGrid w:val="0"/>
        <w:spacing w:before="0" w:beforeAutospacing="0" w:after="0" w:afterAutospacing="0" w:line="560" w:lineRule="exact"/>
        <w:ind w:left="0" w:right="0" w:firstLine="640"/>
        <w:jc w:val="both"/>
        <w:rPr>
          <w:del w:id="227" w:author="信仰" w:date="2026-10-15T21:50:44Z"/>
          <w:rFonts w:hint="eastAsia" w:ascii="华文仿宋" w:hAnsi="华文仿宋" w:eastAsia="华文仿宋" w:cs="华文仿宋"/>
          <w:color w:val="000000"/>
          <w:kern w:val="0"/>
          <w:sz w:val="32"/>
          <w:szCs w:val="32"/>
          <w:woUserID w:val="6"/>
        </w:rPr>
      </w:pPr>
      <w:del w:id="228" w:author="信仰" w:date="2026-10-15T21:50:44Z">
        <w:r>
          <w:rPr>
            <w:rFonts w:hint="eastAsia" w:ascii="华文仿宋" w:hAnsi="华文仿宋" w:eastAsia="华文仿宋" w:cs="华文仿宋"/>
            <w:color w:val="000000"/>
            <w:kern w:val="0"/>
            <w:sz w:val="32"/>
            <w:szCs w:val="32"/>
            <w:lang w:val="en-US" w:eastAsia="zh-CN" w:bidi="ar"/>
            <w:woUserID w:val="6"/>
          </w:rPr>
          <w:delText>四、同一岗位存在多个责任类型</w:delText>
        </w:r>
      </w:del>
    </w:p>
    <w:p w14:paraId="69B7742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del w:id="229" w:author="信仰" w:date="2026-10-15T21:50:44Z">
        <w:r>
          <w:rPr>
            <w:rFonts w:hint="eastAsia" w:ascii="华文仿宋" w:hAnsi="华文仿宋" w:eastAsia="华文仿宋" w:cs="华文仿宋"/>
            <w:color w:val="000000"/>
            <w:kern w:val="0"/>
            <w:sz w:val="32"/>
            <w:szCs w:val="32"/>
            <w:lang w:val="en-US" w:eastAsia="zh-CN" w:bidi="ar"/>
            <w:woUserID w:val="6"/>
          </w:rPr>
          <w:delText>同一岗位存在多个责任类型混杂、且无法明确区分的，只要满足经办对应主体责任、审核对应审核责任、审批对应审批责任之一就不再提示。</w:delText>
        </w:r>
      </w:del>
    </w:p>
    <w:p w14:paraId="0FEE2122">
      <w:pPr>
        <w:pStyle w:val="3"/>
        <w:keepNext/>
        <w:keepLines/>
        <w:widowControl/>
        <w:numPr>
          <w:ilvl w:val="1"/>
          <w:numId w:val="0"/>
        </w:numPr>
        <w:suppressLineNumbers w:val="0"/>
        <w:snapToGrid w:val="0"/>
        <w:spacing w:before="0" w:beforeAutospacing="0" w:after="0" w:afterAutospacing="0"/>
        <w:ind w:right="0" w:firstLine="0"/>
        <w:outlineLvl w:val="1"/>
        <w:rPr>
          <w:rFonts w:hint="eastAsia"/>
          <w:woUserID w:val="6"/>
        </w:rPr>
      </w:pPr>
      <w:ins w:id="230" w:author="信仰" w:date="2026-10-15T22:02:25Z">
        <w:r>
          <w:rPr>
            <w:rFonts w:hint="eastAsia" w:ascii="Arial" w:hAnsi="Arial" w:eastAsia="微软雅黑" w:cs="Times New Roman"/>
            <w:b/>
            <w:kern w:val="2"/>
            <w:sz w:val="32"/>
            <w:szCs w:val="24"/>
            <w:lang w:val="en-US" w:eastAsia="zh-CN" w:bidi="ar-SA"/>
            <w:woUserID w:val="6"/>
          </w:rPr>
          <w:t>（十）</w:t>
        </w:r>
      </w:ins>
      <w:del w:id="231" w:author="你说的都对" w:date="2026-10-15T12:38:39Z">
        <w:r>
          <w:rPr>
            <w:rFonts w:hint="eastAsia"/>
            <w:lang w:val="en-US" w:eastAsia="zh-CN"/>
            <w:woUserID w:val="6"/>
          </w:rPr>
          <w:delText>（十</w:delText>
        </w:r>
      </w:del>
      <w:ins w:id="232" w:author="信仰" w:date="2026-10-14T22:12:09Z">
        <w:del w:id="233" w:author="你说的都对" w:date="2026-10-15T12:38:39Z">
          <w:r>
            <w:rPr>
              <w:rFonts w:hint="eastAsia"/>
              <w:lang w:val="en-US" w:eastAsia="zh"/>
              <w:woUserID w:val="3"/>
            </w:rPr>
            <w:delText>二</w:delText>
          </w:r>
        </w:del>
      </w:ins>
      <w:del w:id="234" w:author="信仰" w:date="2026-10-14T22:12:09Z">
        <w:r>
          <w:rPr>
            <w:rFonts w:hint="eastAsia"/>
            <w:lang w:val="en-US" w:eastAsia="zh-CN"/>
            <w:woUserID w:val="6"/>
          </w:rPr>
          <w:delText>五</w:delText>
        </w:r>
      </w:del>
      <w:del w:id="235" w:author="你说的都对" w:date="2026-10-15T12:38:39Z">
        <w:r>
          <w:rPr>
            <w:rFonts w:hint="eastAsia"/>
            <w:lang w:val="en-US" w:eastAsia="zh-CN"/>
            <w:woUserID w:val="6"/>
          </w:rPr>
          <w:delText>）</w:delText>
        </w:r>
      </w:del>
      <w:r>
        <w:rPr>
          <w:rFonts w:hint="eastAsia"/>
          <w:lang w:val="en-US" w:eastAsia="zh-CN"/>
          <w:woUserID w:val="6"/>
        </w:rPr>
        <w:t>岗位</w:t>
      </w:r>
      <w:del w:id="236" w:author="信仰" w:date="2026-10-15T22:11:39Z">
        <w:r>
          <w:rPr>
            <w:rFonts w:hint="eastAsia"/>
            <w:lang w:val="en-US" w:eastAsia="zh-CN"/>
            <w:woUserID w:val="6"/>
          </w:rPr>
          <w:delText>职责</w:delText>
        </w:r>
      </w:del>
      <w:r>
        <w:rPr>
          <w:rFonts w:hint="eastAsia"/>
          <w:lang w:val="en-US" w:eastAsia="zh-CN"/>
          <w:woUserID w:val="6"/>
        </w:rPr>
        <w:t>清单中重复项筛查</w:t>
      </w:r>
    </w:p>
    <w:p w14:paraId="76360AC8">
      <w:pPr>
        <w:keepNext w:val="0"/>
        <w:keepLines w:val="0"/>
        <w:widowControl/>
        <w:suppressLineNumbers w:val="0"/>
        <w:snapToGrid w:val="0"/>
        <w:spacing w:before="0" w:beforeAutospacing="0" w:after="0" w:afterAutospacing="0" w:line="560" w:lineRule="exact"/>
        <w:ind w:left="0" w:right="0" w:firstLine="640" w:firstLineChars="200"/>
        <w:jc w:val="both"/>
        <w:rPr>
          <w:ins w:id="237" w:author="信仰" w:date="2026-10-15T21:54:16Z"/>
          <w:rFonts w:hint="eastAsia" w:ascii="华文仿宋" w:hAnsi="华文仿宋" w:eastAsia="华文仿宋" w:cs="华文仿宋"/>
          <w:color w:val="000000"/>
          <w:kern w:val="0"/>
          <w:sz w:val="32"/>
          <w:szCs w:val="32"/>
          <w:lang w:val="en-US" w:eastAsia="zh-CN" w:bidi="ar"/>
          <w:woUserID w:val="6"/>
        </w:rPr>
      </w:pPr>
      <w:r>
        <w:rPr>
          <w:rFonts w:hint="eastAsia" w:ascii="华文仿宋" w:hAnsi="华文仿宋" w:eastAsia="华文仿宋" w:cs="华文仿宋"/>
          <w:color w:val="000000"/>
          <w:kern w:val="0"/>
          <w:sz w:val="32"/>
          <w:szCs w:val="32"/>
          <w:lang w:val="en-US" w:eastAsia="zh-CN" w:bidi="ar"/>
          <w:woUserID w:val="6"/>
        </w:rPr>
        <w:t>在岗位职责清单同一个sheet中筛选重复项，同一控制措施编号，同样的岗位职责描述，同样的部门，同样的岗位名称，同样的人员姓名，同样的角色，提示“重复项保留一个即可”。</w:t>
      </w:r>
    </w:p>
    <w:p w14:paraId="1730F768">
      <w:pPr>
        <w:pStyle w:val="3"/>
        <w:keepNext/>
        <w:keepLines/>
        <w:widowControl/>
        <w:numPr>
          <w:ilvl w:val="1"/>
          <w:numId w:val="0"/>
        </w:numPr>
        <w:suppressLineNumbers w:val="0"/>
        <w:snapToGrid w:val="0"/>
        <w:spacing w:before="0" w:beforeAutospacing="0" w:after="0" w:afterAutospacing="0"/>
        <w:ind w:right="0" w:firstLine="0"/>
        <w:outlineLvl w:val="1"/>
        <w:rPr>
          <w:ins w:id="238" w:author="信仰" w:date="2026-10-15T21:54:17Z"/>
          <w:rFonts w:hint="eastAsia"/>
          <w:lang w:val="en-US" w:eastAsia="zh-CN"/>
          <w:woUserID w:val="3"/>
        </w:rPr>
      </w:pPr>
      <w:ins w:id="239" w:author="信仰" w:date="2026-10-15T22:02:25Z">
        <w:r>
          <w:rPr>
            <w:rFonts w:hint="eastAsia" w:ascii="Arial" w:hAnsi="Arial" w:eastAsia="微软雅黑" w:cs="Times New Roman"/>
            <w:b/>
            <w:kern w:val="2"/>
            <w:sz w:val="32"/>
            <w:szCs w:val="24"/>
            <w:lang w:val="en-US" w:eastAsia="zh-CN" w:bidi="ar-SA"/>
            <w:woUserID w:val="3"/>
          </w:rPr>
          <w:t>（十一）</w:t>
        </w:r>
      </w:ins>
      <w:ins w:id="240" w:author="信仰" w:date="2026-10-15T21:54:17Z">
        <w:r>
          <w:rPr>
            <w:rFonts w:hint="eastAsia"/>
            <w:lang w:val="en-US" w:eastAsia="zh-CN"/>
            <w:woUserID w:val="3"/>
          </w:rPr>
          <w:t>岗位清单与矩阵一致性审核</w:t>
        </w:r>
      </w:ins>
    </w:p>
    <w:p w14:paraId="3A1A798A">
      <w:pPr>
        <w:keepNext w:val="0"/>
        <w:keepLines w:val="0"/>
        <w:widowControl/>
        <w:suppressLineNumbers w:val="0"/>
        <w:snapToGrid w:val="0"/>
        <w:spacing w:before="0" w:beforeAutospacing="0" w:after="0" w:afterAutospacing="0" w:line="560" w:lineRule="exact"/>
        <w:ind w:left="0" w:right="0" w:firstLine="640" w:firstLineChars="200"/>
        <w:jc w:val="both"/>
        <w:rPr>
          <w:ins w:id="241" w:author="信仰" w:date="2026-10-15T21:54:17Z"/>
          <w:rFonts w:hint="eastAsia" w:ascii="华文仿宋" w:hAnsi="华文仿宋" w:eastAsia="华文仿宋" w:cs="华文仿宋"/>
          <w:color w:val="000000"/>
          <w:kern w:val="0"/>
          <w:sz w:val="32"/>
          <w:szCs w:val="32"/>
          <w:lang w:val="en-US" w:bidi="ar"/>
          <w:woUserID w:val="6"/>
        </w:rPr>
      </w:pPr>
      <w:ins w:id="242" w:author="信仰" w:date="2026-10-15T21:54:17Z">
        <w:r>
          <w:rPr>
            <w:rFonts w:hint="eastAsia" w:ascii="华文仿宋" w:hAnsi="华文仿宋" w:eastAsia="华文仿宋" w:cs="华文仿宋"/>
            <w:color w:val="000000"/>
            <w:kern w:val="0"/>
            <w:sz w:val="32"/>
            <w:szCs w:val="32"/>
            <w:lang w:val="en-US" w:eastAsia="zh-CN" w:bidi="ar"/>
            <w:woUserID w:val="6"/>
          </w:rPr>
          <w:t>将岗位内控责任清单中的控制措施编号与矩阵中的控制措施编号相互比对。如果矩阵中有的控制措施编号在岗位内控责任清单中没有，则在矩阵中提示“请核实岗位内控责任清单编制是否完整”；如果岗位内控责任清单中有的控制措施编号在矩阵中没有，则在岗位内控责任清单中提示“矩阵中没有该条控制措施请核实是否需要保留”。</w:t>
        </w:r>
      </w:ins>
    </w:p>
    <w:p w14:paraId="7088B977">
      <w:pPr>
        <w:pStyle w:val="3"/>
        <w:keepNext/>
        <w:keepLines/>
        <w:widowControl/>
        <w:numPr>
          <w:ilvl w:val="1"/>
          <w:numId w:val="0"/>
        </w:numPr>
        <w:suppressLineNumbers w:val="0"/>
        <w:snapToGrid w:val="0"/>
        <w:spacing w:before="0" w:beforeAutospacing="0" w:after="0" w:afterAutospacing="0"/>
        <w:ind w:right="0" w:firstLine="0"/>
        <w:outlineLvl w:val="1"/>
        <w:rPr>
          <w:ins w:id="243" w:author="信仰" w:date="2026-10-15T21:55:14Z"/>
          <w:rFonts w:hint="eastAsia"/>
          <w:lang w:val="en-US"/>
          <w:woUserID w:val="3"/>
        </w:rPr>
      </w:pPr>
      <w:ins w:id="244" w:author="信仰" w:date="2026-10-15T22:02:25Z">
        <w:r>
          <w:rPr>
            <w:rFonts w:hint="eastAsia" w:ascii="Arial" w:hAnsi="Arial" w:eastAsia="微软雅黑" w:cs="Times New Roman"/>
            <w:b/>
            <w:kern w:val="2"/>
            <w:sz w:val="32"/>
            <w:szCs w:val="24"/>
            <w:lang w:val="en-US" w:eastAsia="zh-CN" w:bidi="ar-SA"/>
            <w:woUserID w:val="3"/>
          </w:rPr>
          <w:t>（十二）</w:t>
        </w:r>
      </w:ins>
      <w:ins w:id="245" w:author="信仰" w:date="2026-10-15T21:55:14Z">
        <w:r>
          <w:rPr>
            <w:rFonts w:hint="eastAsia"/>
            <w:lang w:val="en-US" w:eastAsia="zh-CN"/>
            <w:woUserID w:val="3"/>
          </w:rPr>
          <w:t>矩阵中责任主体与岗位清单一致性审核</w:t>
        </w:r>
      </w:ins>
    </w:p>
    <w:p w14:paraId="29CDF915">
      <w:pPr>
        <w:keepNext w:val="0"/>
        <w:keepLines w:val="0"/>
        <w:widowControl/>
        <w:suppressLineNumbers w:val="0"/>
        <w:spacing w:before="0" w:beforeAutospacing="0" w:after="0" w:afterAutospacing="0" w:line="560" w:lineRule="exact"/>
        <w:ind w:left="0" w:right="0" w:firstLine="640"/>
        <w:jc w:val="both"/>
        <w:rPr>
          <w:ins w:id="246" w:author="信仰" w:date="2026-10-15T21:55:14Z"/>
          <w:rFonts w:hint="eastAsia" w:ascii="华文仿宋" w:hAnsi="华文仿宋" w:eastAsia="华文仿宋" w:cs="华文仿宋"/>
          <w:color w:val="FF0000"/>
          <w:kern w:val="0"/>
          <w:sz w:val="32"/>
          <w:szCs w:val="32"/>
          <w:lang w:val="en-US" w:bidi="ar"/>
          <w:woUserID w:val="3"/>
        </w:rPr>
      </w:pPr>
      <w:ins w:id="247" w:author="信仰" w:date="2026-10-15T21:55:14Z">
        <w:r>
          <w:rPr>
            <w:rFonts w:hint="eastAsia" w:ascii="华文仿宋" w:hAnsi="华文仿宋" w:eastAsia="华文仿宋" w:cs="华文仿宋"/>
            <w:color w:val="FF0000"/>
            <w:kern w:val="0"/>
            <w:sz w:val="32"/>
            <w:szCs w:val="32"/>
            <w:lang w:val="en-US" w:eastAsia="zh-CN" w:bidi="ar"/>
            <w:woUserID w:val="3"/>
          </w:rPr>
          <w:t>将岗位内控责任清单中的部门和岗位名称与矩阵中责任主体比对。将岗位内控责任清单中的部门名称与矩阵责任主体中的部门名称进行相互比对，如果矩阵中有的部门名称在岗位内控责任清单中没有，则在矩阵中提示“请核实岗位内控责任清单中的部门名称是否完整”；如果岗位内控责任清单中有的部门名称在矩阵中没有，则在岗位内控责任清单中提示“请核实矩阵中的部门名称是否完整”；如果矩阵中部门名称包含以下部门名称（项目管理部门、实物资产管理部门、资产使用保管部门、资产实物管理部门、办公用品管理部门、各部门、牵头管理部门、归口管理部门、因公出国（境）经费归口管理部门、公务车辆管理部门、会议承办部门、会议管理部门、接待承办部门、资金支付发起部门、迁改工程项目管理部门、设备部门、配网项目管理部门、物资需求部门、科技部门、科技项目承担部门、项目承担部门、实物管理部门、用工管理部门、员工管理部门、职工教育经费管理部门、职工疗养实施部门、社保管理部门、其他福利管理部门、其他福利实施部门、食堂经费管理部门、食堂经费实施部门、行政公章管理部门、合同承办部门、业务部门），则不予提示。</w:t>
        </w:r>
      </w:ins>
    </w:p>
    <w:p w14:paraId="321B8A4B">
      <w:pPr>
        <w:keepNext w:val="0"/>
        <w:keepLines w:val="0"/>
        <w:widowControl/>
        <w:suppressLineNumbers w:val="0"/>
        <w:spacing w:before="0" w:beforeAutospacing="0" w:after="0" w:afterAutospacing="0" w:line="560" w:lineRule="exact"/>
        <w:ind w:left="0" w:right="0" w:firstLine="640"/>
        <w:jc w:val="both"/>
        <w:rPr>
          <w:ins w:id="248" w:author="信仰" w:date="2026-10-15T21:55:14Z"/>
          <w:rFonts w:hint="eastAsia" w:ascii="华文仿宋" w:hAnsi="华文仿宋" w:eastAsia="华文仿宋" w:cs="华文仿宋"/>
          <w:color w:val="FF0000"/>
          <w:kern w:val="0"/>
          <w:sz w:val="32"/>
          <w:szCs w:val="32"/>
          <w:lang w:val="en-US" w:bidi="ar"/>
          <w:woUserID w:val="3"/>
        </w:rPr>
      </w:pPr>
      <w:ins w:id="249" w:author="信仰" w:date="2026-10-15T21:55:14Z">
        <w:r>
          <w:rPr>
            <w:rFonts w:hint="eastAsia" w:ascii="华文仿宋" w:hAnsi="华文仿宋" w:eastAsia="华文仿宋" w:cs="华文仿宋"/>
            <w:color w:val="FF0000"/>
            <w:kern w:val="0"/>
            <w:sz w:val="32"/>
            <w:szCs w:val="32"/>
            <w:lang w:val="en-US" w:eastAsia="zh-CN" w:bidi="ar"/>
            <w:woUserID w:val="3"/>
          </w:rPr>
          <w:t>将岗位内控责任清单中的岗位名称与矩阵责任主体中的岗位名称进行相互比对，如果矩阵中有的岗位名称在岗位内控责任清单中没有，则在矩阵中提示“请核实岗位内控责任清单中的岗位名称是否完整”；如果岗位内控责任清单中有的岗位名称在矩阵中没有，则在岗位内控责任清单中提示“请核实矩阵中的岗位名称是否完整”；如果矩阵中岗位名称包含以下岗位名称（业务受理人员、业扩报装管理人员、现场勘查人员、业务审核人员、合同签订人员、合同管理人员、合同结算人员、合同经办人员、合同审核人员、计量管理人员、计量管理复核人员、计量装表人员、电费管理人员、购电费结算人员、电费电价与购电管理人员、资金管理人员、稽查监控人员、项目管理人员、实物资产管理人员、资产使用保管人员、工程财务管理人员、工程管理人员、工程财务人员、设备资产管理人员、设备资产运维人员、资产实物管理人员、办公用品管理人员、电商采购执行与监督人员、出差人员、预算管理人员、成本管理人员、报账人员、负责人、部门负责人、消防与安保管理人员、纪检管理人员、出差报销审核人、车辆管理人员、劳动保护管理人员、审批人员、计划管理人员、可研核准管理人员、计划人员、前期规划人员、投资管理人员、法律合规人员、技经人员、项目经理、履约管理人员、物资管理人员、迁改工程管理人员、项目前期人员、工程管理人员及设备资产管理人员、招投标管理人员、质量监督人员、物资招标人员、往来管理人员、归口费用审核人员、招标采购管理人员、采购计划管理人员、供应管理人员、仓储管理人员、专业仓管理人员、电商管理人员、物资上架人员、废旧物资管理人员、物资配送人员、协议匹配人员、物资履约人员、物资调拨人员、招标采购人员、物资收货人员、需求提报人员、管理人员、保险管理人员、纪检管理人员、职工疗养管理人员、绩效管理人员、薪酬管理人员、劳动组织管理人员、员工管理人员、员工奖惩管理人员、培训管理人员、职工疗养实施人员、社保公积金管理人员、财务信息化管理人员、会计核算管理人员、行政公章管理人员、授权管理人员、相关业务管理人员、报表管理人员、财税管理人员、档案管理人员、支付审核人员、电价管理人员、对账编制人员、会计档案管理人员、会计岗位人员、经办人、经办人员、财务负责人、密钥持有人员、票据管理人员、融资管理人员、收入管理人员、印鉴持有人、税务管理人员、财税管理人员、税收管理人员、资金审核人员、资金预算人员、总账管理人员、产权管理人员、资产与产权管理人员），则不予提示。</w:t>
        </w:r>
      </w:ins>
    </w:p>
    <w:p w14:paraId="77C718C9">
      <w:pPr>
        <w:keepNext w:val="0"/>
        <w:keepLines w:val="0"/>
        <w:widowControl/>
        <w:numPr>
          <w:ilvl w:val="0"/>
          <w:numId w:val="0"/>
        </w:numPr>
        <w:suppressLineNumbers w:val="0"/>
        <w:snapToGrid/>
        <w:spacing w:before="0" w:beforeAutospacing="0" w:after="0" w:afterAutospacing="0" w:line="560" w:lineRule="exact"/>
        <w:ind w:left="0" w:right="0" w:firstLine="640" w:firstLineChars="0"/>
        <w:jc w:val="both"/>
        <w:outlineLvl w:val="9"/>
        <w:rPr>
          <w:ins w:id="250" w:author="信仰" w:date="2026-10-15T21:53:37Z"/>
          <w:rFonts w:hint="eastAsia" w:ascii="华文仿宋" w:hAnsi="华文仿宋" w:eastAsia="华文仿宋" w:cs="华文仿宋"/>
          <w:color w:val="000000"/>
          <w:kern w:val="0"/>
          <w:sz w:val="32"/>
          <w:szCs w:val="32"/>
          <w:lang w:val="en-US" w:eastAsia="zh-CN" w:bidi="ar"/>
          <w:woUserID w:val="6"/>
        </w:rPr>
      </w:pPr>
      <w:ins w:id="251" w:author="信仰" w:date="2026-10-15T21:55:14Z">
        <w:r>
          <w:rPr>
            <w:rFonts w:hint="eastAsia" w:ascii="华文仿宋" w:hAnsi="华文仿宋" w:eastAsia="华文仿宋" w:cs="华文仿宋"/>
            <w:color w:val="FF0000"/>
            <w:kern w:val="0"/>
            <w:sz w:val="32"/>
            <w:szCs w:val="32"/>
            <w:lang w:val="en-US" w:eastAsia="zh-CN" w:bidi="ar"/>
            <w:woUserID w:val="3"/>
          </w:rPr>
          <w:t>检查岗位内控责任清单中是否包含以下部门名称</w:t>
        </w:r>
      </w:ins>
      <w:ins w:id="252" w:author="信仰" w:date="2026-10-15T21:55:14Z">
        <w:r>
          <w:rPr>
            <w:rFonts w:hint="eastAsia" w:ascii="华文仿宋" w:hAnsi="华文仿宋" w:eastAsia="华文仿宋" w:cs="华文仿宋"/>
            <w:color w:val="FF0000"/>
            <w:kern w:val="0"/>
            <w:sz w:val="32"/>
            <w:szCs w:val="32"/>
            <w:highlight w:val="none"/>
            <w:lang w:val="en-US" w:eastAsia="zh-CN" w:bidi="ar"/>
            <w:woUserID w:val="3"/>
          </w:rPr>
          <w:t>（</w:t>
        </w:r>
      </w:ins>
      <w:ins w:id="253" w:author="信仰" w:date="2026-10-15T21:55:14Z">
        <w:r>
          <w:rPr>
            <w:rFonts w:hint="eastAsia" w:ascii="华文仿宋" w:hAnsi="华文仿宋" w:eastAsia="华文仿宋" w:cs="华文仿宋"/>
            <w:color w:val="FF0000"/>
            <w:kern w:val="0"/>
            <w:sz w:val="32"/>
            <w:szCs w:val="32"/>
            <w:lang w:val="en-US" w:eastAsia="zh-CN" w:bidi="ar"/>
            <w:woUserID w:val="3"/>
          </w:rPr>
          <w:t>项目管理部门、实物资产管理部门、资产使用保管部门、资产实物管理部门、办公用品管理部门、各部门、牵头管理部门、归口管理部门、因公出国（境）经费归口管理部门、公务车辆管理部门、会议承办部门、会议管理部门、接待承办部门、资金支付发起部门、迁改工程项目管理部门、设备部门、配网项目管理部门、物资需求部门、科技部门、科技项目承担部门、项目承担部门、实物管理部门、用工管理部门、员工管理部门、职工教育经费管理部门、职工疗养实施部门、社保管理部门、其他福利管理部门、其他福利实施部门、食堂经费管理部门、食堂经费实施部门、行政公章管理部门、合同承办部门、业务部门</w:t>
        </w:r>
      </w:ins>
      <w:ins w:id="254" w:author="信仰" w:date="2026-10-15T21:55:14Z">
        <w:r>
          <w:rPr>
            <w:rFonts w:hint="eastAsia" w:ascii="华文仿宋" w:hAnsi="华文仿宋" w:eastAsia="华文仿宋" w:cs="华文仿宋"/>
            <w:color w:val="FF0000"/>
            <w:kern w:val="0"/>
            <w:sz w:val="32"/>
            <w:szCs w:val="32"/>
            <w:highlight w:val="none"/>
            <w:lang w:val="en-US" w:eastAsia="zh-CN" w:bidi="ar"/>
            <w:woUserID w:val="3"/>
          </w:rPr>
          <w:t>）</w:t>
        </w:r>
      </w:ins>
      <w:ins w:id="255" w:author="信仰" w:date="2026-10-15T21:55:14Z">
        <w:r>
          <w:rPr>
            <w:rFonts w:hint="eastAsia" w:ascii="华文仿宋" w:hAnsi="华文仿宋" w:eastAsia="华文仿宋" w:cs="华文仿宋"/>
            <w:color w:val="FF0000"/>
            <w:kern w:val="0"/>
            <w:sz w:val="32"/>
            <w:szCs w:val="32"/>
            <w:lang w:val="en-US" w:eastAsia="zh-CN" w:bidi="ar"/>
            <w:woUserID w:val="3"/>
          </w:rPr>
          <w:t>，如果包含则提示“请明确到具体部门”；检查岗位内控责任清单中是否包含以下岗位名称</w:t>
        </w:r>
      </w:ins>
      <w:ins w:id="256" w:author="信仰" w:date="2026-10-15T21:55:14Z">
        <w:r>
          <w:rPr>
            <w:rFonts w:hint="eastAsia" w:ascii="华文仿宋" w:hAnsi="华文仿宋" w:eastAsia="华文仿宋" w:cs="华文仿宋"/>
            <w:color w:val="FF0000"/>
            <w:kern w:val="0"/>
            <w:sz w:val="32"/>
            <w:szCs w:val="32"/>
            <w:highlight w:val="none"/>
            <w:lang w:val="en-US" w:eastAsia="zh-CN" w:bidi="ar"/>
            <w:woUserID w:val="3"/>
          </w:rPr>
          <w:t>（</w:t>
        </w:r>
      </w:ins>
      <w:ins w:id="257" w:author="信仰" w:date="2026-10-15T21:55:14Z">
        <w:r>
          <w:rPr>
            <w:rFonts w:hint="eastAsia" w:ascii="华文仿宋" w:hAnsi="华文仿宋" w:eastAsia="华文仿宋" w:cs="华文仿宋"/>
            <w:color w:val="FF0000"/>
            <w:kern w:val="0"/>
            <w:sz w:val="32"/>
            <w:szCs w:val="32"/>
            <w:lang w:val="en-US" w:eastAsia="zh-CN" w:bidi="ar"/>
            <w:woUserID w:val="3"/>
          </w:rPr>
          <w:t>业务受理人员、业扩报装管理人员、现场勘查人员、业务审核人员、合同签订人员、合同管理人员、合同结算人员、合同经办人员、合同审核人员、计量管理人员、计量管理复核人员、计量装表人员、电费管理人员、购电费结算人员、电费电价与购电管理人员、资金管理人员、稽查监控人员、项目管理人员、实物资产管理人员、资产使用保管人员、工程财务管理人员、工程管理人员、工程财务人员、设备资产管理人员、设备资产运维人员、资产实物管理人员、办公用品管理人员、电商采购执行与监督人员、出差人员、预算管理人员、成本管理人员、报账人员、负责人、部门负责人、消防与安保管理人员、纪检管理人员、出差报销审核人、车辆管理人员、劳动保护管理人员、审批人员、计划管理人员、可研核准管理人员、计划人员、前期规划人员、投资管理人员、法律合规人员、技经人员、项目经理、履约管理人员、物资管理人员、迁改工程管理人员、项目前期人员、工程管理人员及设备资产管理人员、招投标管理人员、质量监督人员、物资招标人员、往来管理人员、归口费用审核人员、招标采购管理人员、采购计划管理人员、供应管理人员、仓储管理人员、专业仓管理人员、电商管理人员、物资上架人员、废旧物资管理人员、物资配送人员、协议匹配人员、物资履约人员、物资调拨人员、招标采购人员、物资收货人员、需求提报人员、管理人员、保险管理人员、纪检管理人员、职工疗养管理人员、绩效管理人员、薪酬管理人员、劳动组织管理人员、员工管理人员、员工奖惩管理人员、培训管理人员、职工疗养实施人员、社保公积金管理人员、财务信息化管理人员、会计核算管理人员、行政公章管理人员、授权管理人员、相关业务管理人员、报表管理人员、财税管理人员、档案管理人员、支付审核人员、电价管理人员、对账编制人员、会计档案管理人员、会计岗位人员、经办人、经办人员、财务负责人、密钥持有人员、票据管理人员、融资管理人员、收入管理人员、印鉴持有人、税务管理人员、财税管理人员、税收管理人员、资金审核人员、资金预算人员、总账管理人员、产权管理人员、资产与产权管理人员</w:t>
        </w:r>
      </w:ins>
      <w:ins w:id="258" w:author="信仰" w:date="2026-10-15T21:55:14Z">
        <w:r>
          <w:rPr>
            <w:rFonts w:hint="eastAsia" w:ascii="华文仿宋" w:hAnsi="华文仿宋" w:eastAsia="华文仿宋" w:cs="华文仿宋"/>
            <w:color w:val="FF0000"/>
            <w:kern w:val="0"/>
            <w:sz w:val="32"/>
            <w:szCs w:val="32"/>
            <w:highlight w:val="none"/>
            <w:lang w:val="en-US" w:eastAsia="zh-CN" w:bidi="ar"/>
            <w:woUserID w:val="3"/>
          </w:rPr>
          <w:t>）</w:t>
        </w:r>
      </w:ins>
      <w:ins w:id="259" w:author="信仰" w:date="2026-10-15T21:55:14Z">
        <w:r>
          <w:rPr>
            <w:rFonts w:hint="eastAsia" w:ascii="华文仿宋" w:hAnsi="华文仿宋" w:eastAsia="华文仿宋" w:cs="华文仿宋"/>
            <w:color w:val="FF0000"/>
            <w:kern w:val="0"/>
            <w:sz w:val="32"/>
            <w:szCs w:val="32"/>
            <w:lang w:val="en-US" w:eastAsia="zh-CN" w:bidi="ar"/>
            <w:woUserID w:val="3"/>
          </w:rPr>
          <w:t>，如果包含则提示“请明确到具体岗位”。</w:t>
        </w:r>
      </w:ins>
    </w:p>
    <w:p w14:paraId="063AADAD">
      <w:pPr>
        <w:pStyle w:val="3"/>
        <w:keepNext/>
        <w:keepLines/>
        <w:widowControl/>
        <w:numPr>
          <w:ilvl w:val="1"/>
          <w:numId w:val="0"/>
        </w:numPr>
        <w:suppressLineNumbers w:val="0"/>
        <w:snapToGrid w:val="0"/>
        <w:spacing w:before="0" w:beforeAutospacing="0" w:after="0" w:afterAutospacing="0"/>
        <w:ind w:right="0" w:firstLine="0"/>
        <w:outlineLvl w:val="1"/>
        <w:rPr>
          <w:ins w:id="260" w:author="信仰" w:date="2026-10-15T21:53:38Z"/>
          <w:rFonts w:hint="eastAsia" w:eastAsia="微软雅黑"/>
          <w:lang w:eastAsia="zh"/>
          <w:woUserID w:val="3"/>
        </w:rPr>
      </w:pPr>
      <w:ins w:id="261" w:author="信仰" w:date="2026-10-15T22:02:25Z">
        <w:r>
          <w:rPr>
            <w:rFonts w:hint="eastAsia" w:ascii="Arial" w:hAnsi="Arial" w:eastAsia="微软雅黑" w:cs="Times New Roman"/>
            <w:b/>
            <w:kern w:val="2"/>
            <w:sz w:val="32"/>
            <w:szCs w:val="24"/>
            <w:lang w:val="en-US" w:eastAsia="zh-CN" w:bidi="ar-SA"/>
            <w:woUserID w:val="3"/>
          </w:rPr>
          <w:t>（十三）</w:t>
        </w:r>
      </w:ins>
      <w:ins w:id="262" w:author="信仰" w:date="2026-10-15T21:53:38Z">
        <w:r>
          <w:rPr>
            <w:rFonts w:hint="eastAsia"/>
            <w:lang w:val="en-US" w:eastAsia="zh-CN"/>
            <w:woUserID w:val="3"/>
          </w:rPr>
          <w:t>不相容岗位清单</w:t>
        </w:r>
      </w:ins>
      <w:ins w:id="263" w:author="信仰" w:date="2026-10-15T22:04:37Z">
        <w:r>
          <w:rPr>
            <w:rFonts w:hint="eastAsia"/>
            <w:lang w:val="en-US" w:eastAsia="zh"/>
            <w:woUserID w:val="3"/>
          </w:rPr>
          <w:t>审核</w:t>
        </w:r>
      </w:ins>
    </w:p>
    <w:p w14:paraId="60C85FC9">
      <w:pPr>
        <w:keepNext w:val="0"/>
        <w:keepLines w:val="0"/>
        <w:widowControl/>
        <w:suppressLineNumbers w:val="0"/>
        <w:snapToGrid w:val="0"/>
        <w:spacing w:before="0" w:beforeAutospacing="0" w:after="0" w:afterAutospacing="0" w:line="560" w:lineRule="exact"/>
        <w:ind w:left="0" w:right="0" w:firstLine="640"/>
        <w:jc w:val="both"/>
        <w:rPr>
          <w:ins w:id="264" w:author="信仰" w:date="2026-10-15T21:53:38Z"/>
          <w:rFonts w:hint="eastAsia" w:ascii="华文仿宋" w:hAnsi="华文仿宋" w:eastAsia="华文仿宋" w:cs="华文仿宋"/>
          <w:color w:val="000000"/>
          <w:kern w:val="0"/>
          <w:sz w:val="32"/>
          <w:szCs w:val="32"/>
          <w:woUserID w:val="3"/>
        </w:rPr>
      </w:pPr>
      <w:ins w:id="265" w:author="信仰" w:date="2026-10-15T21:53:38Z">
        <w:r>
          <w:rPr>
            <w:rFonts w:hint="eastAsia" w:ascii="华文仿宋" w:hAnsi="华文仿宋" w:eastAsia="华文仿宋" w:cs="华文仿宋"/>
            <w:color w:val="000000"/>
            <w:kern w:val="0"/>
            <w:sz w:val="32"/>
            <w:szCs w:val="32"/>
            <w:lang w:val="en-US" w:eastAsia="zh-CN" w:bidi="ar"/>
            <w:woUserID w:val="3"/>
          </w:rPr>
          <w:t>检查范围：仅检查是否提供了独立的不相容岗位清单（可以是单独文件、独立工作表，或在原表中有明确划分的填报区域）。</w:t>
        </w:r>
      </w:ins>
    </w:p>
    <w:p w14:paraId="698079C0">
      <w:pPr>
        <w:keepNext w:val="0"/>
        <w:keepLines w:val="0"/>
        <w:widowControl/>
        <w:suppressLineNumbers w:val="0"/>
        <w:snapToGrid w:val="0"/>
        <w:spacing w:before="0" w:beforeAutospacing="0" w:after="0" w:afterAutospacing="0" w:line="560" w:lineRule="exact"/>
        <w:ind w:left="0" w:right="0" w:firstLine="640"/>
        <w:jc w:val="both"/>
        <w:rPr>
          <w:ins w:id="266" w:author="信仰" w:date="2026-10-15T22:12:39Z"/>
          <w:rFonts w:hint="eastAsia" w:ascii="华文仿宋" w:hAnsi="华文仿宋" w:eastAsia="华文仿宋" w:cs="华文仿宋"/>
          <w:color w:val="000000"/>
          <w:kern w:val="0"/>
          <w:sz w:val="32"/>
          <w:szCs w:val="32"/>
          <w:lang w:val="en-US" w:eastAsia="zh-CN" w:bidi="ar"/>
          <w:woUserID w:val="3"/>
        </w:rPr>
      </w:pPr>
    </w:p>
    <w:p w14:paraId="0AD7098D">
      <w:pPr>
        <w:keepNext w:val="0"/>
        <w:keepLines w:val="0"/>
        <w:widowControl/>
        <w:suppressLineNumbers w:val="0"/>
        <w:snapToGrid w:val="0"/>
        <w:spacing w:before="0" w:beforeAutospacing="0" w:after="0" w:afterAutospacing="0" w:line="560" w:lineRule="exact"/>
        <w:ind w:left="0" w:right="0" w:firstLine="640"/>
        <w:jc w:val="both"/>
        <w:rPr>
          <w:ins w:id="267" w:author="信仰" w:date="2026-10-15T22:12:50Z"/>
          <w:rFonts w:hint="eastAsia" w:ascii="华文仿宋" w:hAnsi="华文仿宋" w:eastAsia="华文仿宋" w:cs="华文仿宋"/>
          <w:color w:val="000000"/>
          <w:kern w:val="0"/>
          <w:sz w:val="32"/>
          <w:szCs w:val="32"/>
          <w:lang w:val="en-US" w:bidi="ar"/>
          <w:woUserID w:val="3"/>
        </w:rPr>
      </w:pPr>
      <w:ins w:id="268" w:author="信仰" w:date="2026-10-15T22:12:50Z">
        <w:r>
          <w:rPr>
            <w:rFonts w:hint="eastAsia" w:ascii="华文仿宋" w:hAnsi="华文仿宋" w:eastAsia="华文仿宋" w:cs="华文仿宋"/>
            <w:color w:val="000000"/>
            <w:kern w:val="0"/>
            <w:sz w:val="32"/>
            <w:szCs w:val="32"/>
            <w:lang w:val="en-US" w:eastAsia="zh-CN" w:bidi="ar"/>
            <w:woUserID w:val="3"/>
          </w:rPr>
          <w:t>矩阵中“不相容岗位”列有“√”的控制措施编号，应该在不相容岗位清单有对应的控制措施编号且岗位A、岗位B不能为空，否则在矩阵中提示“请补充不相容岗位清单”；不相容岗位清单中已有的控制措施编号在矩阵中对应的控制措施编号行的“不相容岗位”列应当有“√”，否则在矩阵中提示“请核实是否存在不相容岗位”。</w:t>
        </w:r>
      </w:ins>
    </w:p>
    <w:p w14:paraId="5A4F8803">
      <w:pPr>
        <w:keepNext w:val="0"/>
        <w:keepLines w:val="0"/>
        <w:widowControl/>
        <w:suppressLineNumbers w:val="0"/>
        <w:snapToGrid w:val="0"/>
        <w:spacing w:before="0" w:beforeAutospacing="0" w:after="0" w:afterAutospacing="0" w:line="560" w:lineRule="exact"/>
        <w:ind w:left="0" w:right="0" w:firstLine="640"/>
        <w:jc w:val="both"/>
        <w:rPr>
          <w:ins w:id="269" w:author="信仰" w:date="2026-10-15T22:12:50Z"/>
          <w:rFonts w:hint="eastAsia" w:ascii="华文仿宋" w:hAnsi="华文仿宋" w:eastAsia="华文仿宋" w:cs="华文仿宋"/>
          <w:color w:val="000000"/>
          <w:kern w:val="0"/>
          <w:sz w:val="32"/>
          <w:szCs w:val="32"/>
          <w:lang w:val="en-US" w:bidi="ar"/>
          <w:woUserID w:val="3"/>
        </w:rPr>
      </w:pPr>
      <w:ins w:id="270" w:author="信仰" w:date="2026-10-15T22:12:50Z">
        <w:r>
          <w:rPr>
            <w:rFonts w:hint="eastAsia" w:ascii="华文仿宋" w:hAnsi="华文仿宋" w:eastAsia="华文仿宋" w:cs="华文仿宋"/>
            <w:color w:val="000000"/>
            <w:kern w:val="0"/>
            <w:sz w:val="32"/>
            <w:szCs w:val="32"/>
            <w:lang w:val="en-US" w:eastAsia="zh-CN" w:bidi="ar"/>
            <w:woUserID w:val="3"/>
          </w:rPr>
          <w:t>不相容岗位清单中，岗位以“部门-岗位”的形式填写，同一控制措施下，岗位A、岗位B等岗位名称中的部门应当是同一部门，否则在不相容岗位清单中提示“跨部门岗位天然不相容无需填写，请核实矩阵不相容岗位标记是否准确”。</w:t>
        </w:r>
      </w:ins>
    </w:p>
    <w:p w14:paraId="40524278">
      <w:pPr>
        <w:keepNext w:val="0"/>
        <w:keepLines w:val="0"/>
        <w:widowControl/>
        <w:suppressLineNumbers w:val="0"/>
        <w:snapToGrid w:val="0"/>
        <w:spacing w:before="0" w:beforeAutospacing="0" w:after="0" w:afterAutospacing="0" w:line="560" w:lineRule="exact"/>
        <w:ind w:left="0" w:right="0" w:firstLine="640"/>
        <w:jc w:val="both"/>
        <w:rPr>
          <w:ins w:id="271" w:author="信仰" w:date="2026-10-15T22:12:41Z"/>
          <w:rFonts w:hint="eastAsia" w:ascii="华文仿宋" w:hAnsi="华文仿宋" w:eastAsia="华文仿宋" w:cs="华文仿宋"/>
          <w:color w:val="000000"/>
          <w:kern w:val="0"/>
          <w:sz w:val="32"/>
          <w:szCs w:val="32"/>
          <w:lang w:val="en-US" w:eastAsia="zh-CN" w:bidi="ar"/>
          <w:woUserID w:val="3"/>
        </w:rPr>
      </w:pPr>
      <w:ins w:id="272" w:author="信仰" w:date="2026-10-15T22:12:50Z">
        <w:r>
          <w:rPr>
            <w:rFonts w:hint="eastAsia" w:ascii="华文仿宋" w:hAnsi="华文仿宋" w:eastAsia="华文仿宋" w:cs="华文仿宋"/>
            <w:color w:val="000000"/>
            <w:sz w:val="32"/>
            <w:szCs w:val="32"/>
            <w:lang w:val="en-US" w:eastAsia="zh-CN" w:bidi="ar"/>
            <w:woUserID w:val="3"/>
          </w:rPr>
          <w:t>不相容岗位清单中，同一控制措施下，岗位A、岗位B等岗位名称不能相同，否则在不相容岗位清单中提示“岗位名称相同，请确认是否为不相容岗位”。</w:t>
        </w:r>
      </w:ins>
    </w:p>
    <w:p w14:paraId="734C298C">
      <w:pPr>
        <w:keepNext w:val="0"/>
        <w:keepLines w:val="0"/>
        <w:widowControl/>
        <w:suppressLineNumbers w:val="0"/>
        <w:snapToGrid w:val="0"/>
        <w:spacing w:before="0" w:beforeAutospacing="0" w:after="0" w:afterAutospacing="0" w:line="560" w:lineRule="exact"/>
        <w:ind w:left="0" w:right="0" w:firstLine="640"/>
        <w:jc w:val="both"/>
        <w:rPr>
          <w:ins w:id="273" w:author="信仰" w:date="2026-10-15T21:53:38Z"/>
          <w:rFonts w:hint="eastAsia" w:ascii="华文仿宋" w:hAnsi="华文仿宋" w:eastAsia="华文仿宋" w:cs="华文仿宋"/>
          <w:color w:val="000000"/>
          <w:kern w:val="0"/>
          <w:sz w:val="32"/>
          <w:szCs w:val="32"/>
          <w:woUserID w:val="3"/>
        </w:rPr>
      </w:pPr>
      <w:ins w:id="274" w:author="信仰" w:date="2026-10-15T21:53:38Z">
        <w:r>
          <w:rPr>
            <w:rFonts w:hint="eastAsia" w:ascii="华文仿宋" w:hAnsi="华文仿宋" w:eastAsia="华文仿宋" w:cs="华文仿宋"/>
            <w:color w:val="000000"/>
            <w:kern w:val="0"/>
            <w:sz w:val="32"/>
            <w:szCs w:val="32"/>
            <w:lang w:val="en-US" w:eastAsia="zh-CN" w:bidi="ar"/>
            <w:woUserID w:val="3"/>
          </w:rPr>
          <w:t>容忍情形：清单虽已提供但无明细内容，或填写“无”“不涉及”的，不因内容空白而提出问题。</w:t>
        </w:r>
      </w:ins>
    </w:p>
    <w:p w14:paraId="6E73D712">
      <w:pPr>
        <w:keepNext w:val="0"/>
        <w:keepLines w:val="0"/>
        <w:widowControl/>
        <w:suppressLineNumbers w:val="0"/>
        <w:snapToGrid w:val="0"/>
        <w:spacing w:before="0" w:beforeAutospacing="0" w:after="0" w:afterAutospacing="0" w:line="560" w:lineRule="exact"/>
        <w:ind w:left="0" w:right="0" w:firstLine="0"/>
        <w:jc w:val="both"/>
        <w:rPr>
          <w:ins w:id="275" w:author="信仰" w:date="2026-10-15T21:53:38Z"/>
          <w:rFonts w:hint="eastAsia" w:ascii="华文仿宋" w:hAnsi="华文仿宋" w:eastAsia="华文仿宋" w:cs="华文仿宋"/>
          <w:color w:val="000000"/>
          <w:kern w:val="0"/>
          <w:sz w:val="32"/>
          <w:szCs w:val="32"/>
          <w:woUserID w:val="3"/>
        </w:rPr>
      </w:pPr>
      <w:ins w:id="276" w:author="信仰" w:date="2026-10-15T21:53:38Z">
        <w:r>
          <w:rPr>
            <w:rFonts w:hint="eastAsia" w:ascii="华文仿宋" w:hAnsi="华文仿宋" w:eastAsia="华文仿宋" w:cs="华文仿宋"/>
            <w:color w:val="000000"/>
            <w:kern w:val="0"/>
            <w:sz w:val="32"/>
            <w:szCs w:val="32"/>
            <w:lang w:val="en-US" w:eastAsia="zh-CN" w:bidi="ar"/>
            <w:woUserID w:val="3"/>
          </w:rPr>
          <w:t>应提问题情形：如缺失上述清单（无独立文件、无独立工作表、亦无明确填报区域），则提出问题。</w:t>
        </w:r>
      </w:ins>
    </w:p>
    <w:p w14:paraId="59EC9CB3">
      <w:pPr>
        <w:keepNext w:val="0"/>
        <w:keepLines w:val="0"/>
        <w:widowControl/>
        <w:suppressLineNumbers w:val="0"/>
        <w:snapToGrid w:val="0"/>
        <w:spacing w:before="0" w:beforeAutospacing="0" w:after="0" w:afterAutospacing="0" w:line="560" w:lineRule="exact"/>
        <w:ind w:left="0" w:right="0" w:firstLine="640"/>
        <w:jc w:val="both"/>
        <w:rPr>
          <w:ins w:id="277" w:author="信仰" w:date="2026-10-15T22:04:52Z"/>
          <w:rFonts w:hint="eastAsia" w:ascii="华文仿宋" w:hAnsi="华文仿宋" w:eastAsia="华文仿宋" w:cs="华文仿宋"/>
          <w:color w:val="000000"/>
          <w:kern w:val="0"/>
          <w:sz w:val="32"/>
          <w:szCs w:val="32"/>
          <w:lang w:val="en-US" w:eastAsia="zh-CN" w:bidi="ar"/>
          <w:woUserID w:val="3"/>
        </w:rPr>
      </w:pPr>
      <w:ins w:id="278" w:author="信仰" w:date="2026-10-15T21:53:38Z">
        <w:r>
          <w:rPr>
            <w:rFonts w:hint="eastAsia" w:ascii="华文仿宋" w:hAnsi="华文仿宋" w:eastAsia="华文仿宋" w:cs="华文仿宋"/>
            <w:color w:val="000000"/>
            <w:kern w:val="0"/>
            <w:sz w:val="32"/>
            <w:szCs w:val="32"/>
            <w:lang w:val="en-US" w:eastAsia="zh-CN" w:bidi="ar"/>
            <w:woUserID w:val="3"/>
          </w:rPr>
          <w:t>例外事项：第</w:t>
        </w:r>
      </w:ins>
      <w:ins w:id="279" w:author="信仰" w:date="2026-10-15T23:34:46Z">
        <w:r>
          <w:rPr>
            <w:rFonts w:hint="eastAsia" w:ascii="华文仿宋" w:hAnsi="华文仿宋" w:eastAsia="华文仿宋" w:cs="华文仿宋"/>
            <w:color w:val="000000"/>
            <w:kern w:val="0"/>
            <w:sz w:val="32"/>
            <w:szCs w:val="32"/>
            <w:lang w:val="en-US" w:eastAsia="zh" w:bidi="ar"/>
            <w:woUserID w:val="3"/>
          </w:rPr>
          <w:t>八</w:t>
        </w:r>
      </w:ins>
      <w:ins w:id="280" w:author="信仰" w:date="2026-10-15T21:53:38Z">
        <w:r>
          <w:rPr>
            <w:rFonts w:hint="eastAsia" w:ascii="华文仿宋" w:hAnsi="华文仿宋" w:eastAsia="华文仿宋" w:cs="华文仿宋"/>
            <w:color w:val="000000"/>
            <w:kern w:val="0"/>
            <w:sz w:val="32"/>
            <w:szCs w:val="32"/>
            <w:lang w:val="en-US" w:eastAsia="zh-CN" w:bidi="ar"/>
            <w:woUserID w:val="3"/>
          </w:rPr>
          <w:t>项人员冲突检查仍按原要求正常执行，不受上述口径影响。</w:t>
        </w:r>
      </w:ins>
    </w:p>
    <w:p w14:paraId="53325B27">
      <w:pPr>
        <w:pStyle w:val="3"/>
        <w:keepNext/>
        <w:keepLines/>
        <w:widowControl/>
        <w:numPr>
          <w:ilvl w:val="1"/>
          <w:numId w:val="0"/>
        </w:numPr>
        <w:suppressLineNumbers w:val="0"/>
        <w:snapToGrid w:val="0"/>
        <w:spacing w:before="0" w:beforeAutospacing="0" w:after="0" w:afterAutospacing="0"/>
        <w:ind w:right="0" w:firstLine="0"/>
        <w:outlineLvl w:val="1"/>
        <w:rPr>
          <w:ins w:id="281" w:author="信仰" w:date="2026-10-15T22:04:57Z"/>
          <w:rFonts w:hint="eastAsia" w:eastAsia="微软雅黑"/>
          <w:lang w:eastAsia="zh"/>
          <w:woUserID w:val="3"/>
        </w:rPr>
      </w:pPr>
      <w:ins w:id="282" w:author="信仰" w:date="2026-10-15T22:04:57Z">
        <w:r>
          <w:rPr>
            <w:rFonts w:hint="eastAsia" w:ascii="Arial" w:hAnsi="Arial" w:eastAsia="微软雅黑" w:cs="Times New Roman"/>
            <w:b/>
            <w:kern w:val="2"/>
            <w:sz w:val="32"/>
            <w:szCs w:val="24"/>
            <w:lang w:val="en-US" w:eastAsia="zh-CN" w:bidi="ar-SA"/>
            <w:woUserID w:val="3"/>
          </w:rPr>
          <w:t>（十</w:t>
        </w:r>
      </w:ins>
      <w:ins w:id="283" w:author="信仰" w:date="2026-10-15T22:05:43Z">
        <w:r>
          <w:rPr>
            <w:rFonts w:hint="eastAsia" w:cs="Times New Roman"/>
            <w:b/>
            <w:kern w:val="2"/>
            <w:sz w:val="32"/>
            <w:szCs w:val="24"/>
            <w:lang w:val="en-US" w:eastAsia="zh" w:bidi="ar-SA"/>
            <w:woUserID w:val="3"/>
          </w:rPr>
          <w:t>四</w:t>
        </w:r>
      </w:ins>
      <w:ins w:id="284" w:author="信仰" w:date="2026-10-15T22:04:57Z">
        <w:r>
          <w:rPr>
            <w:rFonts w:hint="eastAsia" w:ascii="Arial" w:hAnsi="Arial" w:eastAsia="微软雅黑" w:cs="Times New Roman"/>
            <w:b/>
            <w:kern w:val="2"/>
            <w:sz w:val="32"/>
            <w:szCs w:val="24"/>
            <w:lang w:val="en-US" w:eastAsia="zh-CN" w:bidi="ar-SA"/>
            <w:woUserID w:val="3"/>
          </w:rPr>
          <w:t>）</w:t>
        </w:r>
      </w:ins>
      <w:ins w:id="285" w:author="信仰" w:date="2026-10-15T22:06:04Z">
        <w:r>
          <w:rPr>
            <w:rFonts w:hint="eastAsia" w:ascii="Arial" w:hAnsi="Arial" w:eastAsia="微软雅黑" w:cs="Times New Roman"/>
            <w:b/>
            <w:kern w:val="2"/>
            <w:sz w:val="32"/>
            <w:szCs w:val="24"/>
            <w:lang w:val="en-US" w:eastAsia="zh-CN" w:bidi="ar-SA"/>
            <w:woUserID w:val="3"/>
          </w:rPr>
          <w:t>系统控制规则清单控制方式匹配性审核</w:t>
        </w:r>
      </w:ins>
    </w:p>
    <w:p w14:paraId="6B90C193">
      <w:pPr>
        <w:keepNext w:val="0"/>
        <w:keepLines w:val="0"/>
        <w:widowControl/>
        <w:suppressLineNumbers w:val="0"/>
        <w:spacing w:before="0" w:beforeAutospacing="0" w:after="0" w:afterAutospacing="0" w:line="560" w:lineRule="exact"/>
        <w:ind w:left="0" w:right="0" w:firstLine="0"/>
        <w:jc w:val="both"/>
        <w:rPr>
          <w:ins w:id="286" w:author="你说的都对" w:date="2026-10-20T16:26:36Z"/>
          <w:rFonts w:hint="eastAsia" w:ascii="华文仿宋" w:hAnsi="华文仿宋" w:eastAsia="华文仿宋" w:cs="华文仿宋"/>
          <w:color w:val="FF0000"/>
          <w:kern w:val="0"/>
          <w:sz w:val="32"/>
          <w:szCs w:val="32"/>
          <w:woUserID w:val="6"/>
        </w:rPr>
      </w:pPr>
      <w:ins w:id="287" w:author="你说的都对" w:date="2026-10-20T16:26:36Z">
        <w:bookmarkStart w:id="0" w:name="_GoBack"/>
        <w:r>
          <w:rPr>
            <w:rFonts w:hint="eastAsia" w:ascii="华文仿宋" w:hAnsi="华文仿宋" w:eastAsia="华文仿宋" w:cs="华文仿宋"/>
            <w:b/>
            <w:bCs/>
            <w:color w:val="FF0000"/>
            <w:kern w:val="0"/>
            <w:sz w:val="32"/>
            <w:szCs w:val="32"/>
            <w:lang w:val="en-US" w:eastAsia="zh-CN" w:bidi="ar"/>
            <w:woUserID w:val="6"/>
          </w:rPr>
          <w:t>1. 控制措施编号匹配校验</w:t>
        </w:r>
      </w:ins>
    </w:p>
    <w:p w14:paraId="5B361CD9">
      <w:pPr>
        <w:keepNext w:val="0"/>
        <w:keepLines w:val="0"/>
        <w:widowControl/>
        <w:suppressLineNumbers w:val="0"/>
        <w:spacing w:before="0" w:beforeAutospacing="0" w:after="0" w:afterAutospacing="0" w:line="560" w:lineRule="exact"/>
        <w:ind w:left="0" w:right="0" w:firstLine="640"/>
        <w:jc w:val="both"/>
        <w:rPr>
          <w:ins w:id="288" w:author="你说的都对" w:date="2026-10-20T16:26:36Z"/>
          <w:rFonts w:hint="eastAsia" w:ascii="华文仿宋" w:hAnsi="华文仿宋" w:eastAsia="华文仿宋" w:cs="华文仿宋"/>
          <w:color w:val="FF0000"/>
          <w:kern w:val="0"/>
          <w:sz w:val="32"/>
          <w:szCs w:val="32"/>
          <w:woUserID w:val="6"/>
        </w:rPr>
      </w:pPr>
      <w:ins w:id="289" w:author="你说的都对" w:date="2026-10-20T16:26:36Z">
        <w:r>
          <w:rPr>
            <w:rFonts w:hint="eastAsia" w:ascii="华文仿宋" w:hAnsi="华文仿宋" w:eastAsia="华文仿宋" w:cs="华文仿宋"/>
            <w:color w:val="FF0000"/>
            <w:kern w:val="0"/>
            <w:sz w:val="32"/>
            <w:szCs w:val="32"/>
            <w:lang w:val="en-US" w:eastAsia="zh-CN" w:bidi="ar"/>
            <w:woUserID w:val="6"/>
          </w:rPr>
          <w:t>（1）</w:t>
        </w:r>
      </w:ins>
      <w:ins w:id="290" w:author="你说的都对" w:date="2026-10-20T16:26:36Z">
        <w:r>
          <w:rPr>
            <w:rFonts w:hint="eastAsia" w:ascii="华文仿宋" w:hAnsi="华文仿宋" w:eastAsia="华文仿宋" w:cs="华文仿宋"/>
            <w:b/>
            <w:bCs/>
            <w:color w:val="FF0000"/>
            <w:kern w:val="0"/>
            <w:sz w:val="32"/>
            <w:szCs w:val="32"/>
            <w:lang w:val="en-US" w:eastAsia="zh-CN" w:bidi="ar"/>
            <w:woUserID w:val="6"/>
          </w:rPr>
          <w:t>矩阵与系统控制规则清单的双向匹配校验。</w:t>
        </w:r>
      </w:ins>
      <w:ins w:id="291" w:author="你说的都对" w:date="2026-10-20T16:26:36Z">
        <w:r>
          <w:rPr>
            <w:rFonts w:hint="eastAsia" w:ascii="华文仿宋" w:hAnsi="华文仿宋" w:eastAsia="华文仿宋" w:cs="华文仿宋"/>
            <w:color w:val="FF0000"/>
            <w:kern w:val="0"/>
            <w:sz w:val="32"/>
            <w:szCs w:val="32"/>
            <w:lang w:val="en-US" w:eastAsia="zh-CN" w:bidi="ar"/>
            <w:woUserID w:val="6"/>
          </w:rPr>
          <w:t>矩阵中控制方式为“系统待建”“系统已建”“线上管控-待建”或“线上管控-已建”的控制措施编号，应在系统控制规则清单中存在对应行项目；若不存在，则在矩阵中提示：“需核实系统控制规则清单是否完整”。</w:t>
        </w:r>
      </w:ins>
    </w:p>
    <w:p w14:paraId="62E6BAFD">
      <w:pPr>
        <w:keepNext w:val="0"/>
        <w:keepLines w:val="0"/>
        <w:widowControl/>
        <w:suppressLineNumbers w:val="0"/>
        <w:spacing w:before="0" w:beforeAutospacing="0" w:after="0" w:afterAutospacing="0" w:line="560" w:lineRule="exact"/>
        <w:ind w:left="0" w:right="0" w:firstLine="640"/>
        <w:jc w:val="both"/>
        <w:rPr>
          <w:ins w:id="292" w:author="你说的都对" w:date="2026-10-20T16:26:36Z"/>
          <w:rFonts w:hint="eastAsia" w:ascii="华文仿宋" w:hAnsi="华文仿宋" w:eastAsia="华文仿宋" w:cs="华文仿宋"/>
          <w:color w:val="FF0000"/>
          <w:kern w:val="0"/>
          <w:sz w:val="32"/>
          <w:szCs w:val="32"/>
          <w:woUserID w:val="6"/>
        </w:rPr>
      </w:pPr>
      <w:ins w:id="293" w:author="你说的都对" w:date="2026-10-20T16:26:36Z">
        <w:r>
          <w:rPr>
            <w:rFonts w:hint="eastAsia" w:ascii="华文仿宋" w:hAnsi="华文仿宋" w:eastAsia="华文仿宋" w:cs="华文仿宋"/>
            <w:color w:val="FF0000"/>
            <w:kern w:val="0"/>
            <w:sz w:val="32"/>
            <w:szCs w:val="32"/>
            <w:lang w:val="en-US" w:eastAsia="zh-CN" w:bidi="ar"/>
            <w:woUserID w:val="6"/>
          </w:rPr>
          <w:t>（2）系统控制规则清单中建设状态为“系统待建”“系统已建”“线上管控-待建”或“线上管控-已建”的控制措施编号，应在矩阵中存在对应行项目；若不存在，则在系统控制规则清单中提示：“需核实矩阵中是否有该条措施或控制方式是否正确”。</w:t>
        </w:r>
      </w:ins>
    </w:p>
    <w:p w14:paraId="36FFF83F">
      <w:pPr>
        <w:keepNext w:val="0"/>
        <w:keepLines w:val="0"/>
        <w:widowControl/>
        <w:suppressLineNumbers w:val="0"/>
        <w:spacing w:before="0" w:beforeAutospacing="0" w:after="0" w:afterAutospacing="0" w:line="560" w:lineRule="exact"/>
        <w:ind w:left="0" w:right="0" w:firstLine="0"/>
        <w:jc w:val="both"/>
        <w:rPr>
          <w:ins w:id="294" w:author="你说的都对" w:date="2026-10-20T16:26:36Z"/>
          <w:rFonts w:hint="eastAsia" w:ascii="华文仿宋" w:hAnsi="华文仿宋" w:eastAsia="华文仿宋" w:cs="华文仿宋"/>
          <w:color w:val="FF0000"/>
          <w:kern w:val="0"/>
          <w:sz w:val="32"/>
          <w:szCs w:val="32"/>
          <w:woUserID w:val="6"/>
        </w:rPr>
      </w:pPr>
      <w:ins w:id="295" w:author="你说的都对" w:date="2026-10-20T16:26:36Z">
        <w:r>
          <w:rPr>
            <w:rFonts w:hint="eastAsia" w:ascii="华文仿宋" w:hAnsi="华文仿宋" w:eastAsia="华文仿宋" w:cs="华文仿宋"/>
            <w:b/>
            <w:bCs/>
            <w:color w:val="FF0000"/>
            <w:kern w:val="0"/>
            <w:sz w:val="32"/>
            <w:szCs w:val="32"/>
            <w:lang w:val="en-US" w:eastAsia="zh-CN" w:bidi="ar"/>
            <w:woUserID w:val="6"/>
          </w:rPr>
          <w:t>2. 建设状态与控制方式一致性校验</w:t>
        </w:r>
      </w:ins>
    </w:p>
    <w:p w14:paraId="2DA1D1B8">
      <w:pPr>
        <w:keepNext w:val="0"/>
        <w:keepLines w:val="0"/>
        <w:widowControl/>
        <w:suppressLineNumbers w:val="0"/>
        <w:spacing w:before="0" w:beforeAutospacing="0" w:after="0" w:afterAutospacing="0" w:line="560" w:lineRule="exact"/>
        <w:ind w:left="0" w:right="0" w:firstLine="640"/>
        <w:jc w:val="both"/>
        <w:rPr>
          <w:ins w:id="296" w:author="你说的都对" w:date="2026-10-20T16:26:36Z"/>
          <w:rFonts w:hint="eastAsia" w:ascii="华文仿宋" w:hAnsi="华文仿宋" w:eastAsia="华文仿宋" w:cs="华文仿宋"/>
          <w:color w:val="FF0000"/>
          <w:kern w:val="0"/>
          <w:sz w:val="32"/>
          <w:szCs w:val="32"/>
          <w:woUserID w:val="6"/>
        </w:rPr>
      </w:pPr>
      <w:ins w:id="297" w:author="你说的都对" w:date="2026-10-20T16:26:36Z">
        <w:r>
          <w:rPr>
            <w:rFonts w:hint="eastAsia" w:ascii="华文仿宋" w:hAnsi="华文仿宋" w:eastAsia="华文仿宋" w:cs="华文仿宋"/>
            <w:color w:val="FF0000"/>
            <w:kern w:val="0"/>
            <w:sz w:val="32"/>
            <w:szCs w:val="32"/>
            <w:lang w:val="en-US" w:eastAsia="zh-CN" w:bidi="ar"/>
            <w:woUserID w:val="6"/>
          </w:rPr>
          <w:t>（1）</w:t>
        </w:r>
      </w:ins>
      <w:ins w:id="298" w:author="你说的都对" w:date="2026-10-20T16:26:36Z">
        <w:r>
          <w:rPr>
            <w:rFonts w:hint="eastAsia" w:ascii="华文仿宋" w:hAnsi="华文仿宋" w:eastAsia="华文仿宋" w:cs="华文仿宋"/>
            <w:b/>
            <w:bCs/>
            <w:color w:val="FF0000"/>
            <w:kern w:val="0"/>
            <w:sz w:val="32"/>
            <w:szCs w:val="32"/>
            <w:lang w:val="en-US" w:eastAsia="zh-CN" w:bidi="ar"/>
            <w:woUserID w:val="6"/>
          </w:rPr>
          <w:t>建设状态与控制方式的对应关系校验。</w:t>
        </w:r>
      </w:ins>
      <w:ins w:id="299" w:author="你说的都对" w:date="2026-10-20T16:26:36Z">
        <w:r>
          <w:rPr>
            <w:rFonts w:hint="eastAsia" w:ascii="华文仿宋" w:hAnsi="华文仿宋" w:eastAsia="华文仿宋" w:cs="华文仿宋"/>
            <w:color w:val="FF0000"/>
            <w:kern w:val="0"/>
            <w:sz w:val="32"/>
            <w:szCs w:val="32"/>
            <w:lang w:val="en-US" w:eastAsia="zh-CN" w:bidi="ar"/>
            <w:woUserID w:val="6"/>
          </w:rPr>
          <w:t>系统控制规则清单中的建设状态与矩阵中的控制方式应保持一致，具体规则如下：</w:t>
        </w:r>
      </w:ins>
    </w:p>
    <w:p w14:paraId="023FDF40">
      <w:pPr>
        <w:keepNext w:val="0"/>
        <w:keepLines w:val="0"/>
        <w:widowControl/>
        <w:suppressLineNumbers w:val="0"/>
        <w:snapToGrid w:val="0"/>
        <w:spacing w:before="0" w:beforeAutospacing="0" w:after="0" w:afterAutospacing="0" w:line="560" w:lineRule="exact"/>
        <w:ind w:left="960" w:right="0" w:hanging="480"/>
        <w:jc w:val="both"/>
        <w:rPr>
          <w:ins w:id="300" w:author="你说的都对" w:date="2026-10-20T16:26:36Z"/>
          <w:rFonts w:hint="eastAsia" w:ascii="华文仿宋" w:hAnsi="华文仿宋" w:eastAsia="华文仿宋" w:cs="华文仿宋"/>
          <w:color w:val="000000"/>
          <w:kern w:val="0"/>
          <w:sz w:val="32"/>
          <w:szCs w:val="32"/>
          <w:woUserID w:val="6"/>
        </w:rPr>
      </w:pPr>
      <w:ins w:id="301" w:author="你说的都对" w:date="2026-10-20T16:26:36Z">
        <w:r>
          <w:rPr>
            <w:rFonts w:hint="eastAsia" w:ascii="华文仿宋" w:hAnsi="华文仿宋" w:eastAsia="华文仿宋" w:cs="华文仿宋"/>
            <w:color w:val="000000"/>
            <w:kern w:val="0"/>
            <w:sz w:val="32"/>
            <w:szCs w:val="32"/>
            <w:lang w:val="en-US" w:eastAsia="zh-CN" w:bidi="ar"/>
            <w:woUserID w:val="6"/>
          </w:rPr>
          <w:t>• 建设状态为“系统待建”或“线上管控-待建”的，矩阵中的控制方式应为“系统待建”或“线上管控-待建”。</w:t>
        </w:r>
      </w:ins>
    </w:p>
    <w:p w14:paraId="47F2CE42">
      <w:pPr>
        <w:keepNext w:val="0"/>
        <w:keepLines w:val="0"/>
        <w:widowControl/>
        <w:suppressLineNumbers w:val="0"/>
        <w:snapToGrid w:val="0"/>
        <w:spacing w:before="0" w:beforeAutospacing="0" w:after="0" w:afterAutospacing="0" w:line="560" w:lineRule="exact"/>
        <w:ind w:left="960" w:right="0" w:hanging="480"/>
        <w:jc w:val="both"/>
        <w:rPr>
          <w:ins w:id="302" w:author="你说的都对" w:date="2026-10-20T16:26:36Z"/>
          <w:rFonts w:hint="eastAsia" w:ascii="华文仿宋" w:hAnsi="华文仿宋" w:eastAsia="华文仿宋" w:cs="华文仿宋"/>
          <w:color w:val="000000"/>
          <w:kern w:val="0"/>
          <w:sz w:val="32"/>
          <w:szCs w:val="32"/>
          <w:woUserID w:val="6"/>
        </w:rPr>
      </w:pPr>
      <w:ins w:id="303" w:author="你说的都对" w:date="2026-10-20T16:26:36Z">
        <w:r>
          <w:rPr>
            <w:rFonts w:hint="eastAsia" w:ascii="华文仿宋" w:hAnsi="华文仿宋" w:eastAsia="华文仿宋" w:cs="华文仿宋"/>
            <w:color w:val="000000"/>
            <w:kern w:val="0"/>
            <w:sz w:val="32"/>
            <w:szCs w:val="32"/>
            <w:lang w:val="en-US" w:eastAsia="zh-CN" w:bidi="ar"/>
            <w:woUserID w:val="6"/>
          </w:rPr>
          <w:t>• 建设状态为“系统已建”或“线上管控-已建”的，矩阵中的控制方式应为“系统已建”或“线上管控-已建”。</w:t>
        </w:r>
      </w:ins>
    </w:p>
    <w:p w14:paraId="38D4B67B">
      <w:pPr>
        <w:keepNext w:val="0"/>
        <w:keepLines w:val="0"/>
        <w:widowControl/>
        <w:suppressLineNumbers w:val="0"/>
        <w:spacing w:before="0" w:beforeAutospacing="0" w:after="0" w:afterAutospacing="0" w:line="560" w:lineRule="exact"/>
        <w:ind w:left="0" w:right="0" w:firstLine="640"/>
        <w:jc w:val="both"/>
        <w:rPr>
          <w:ins w:id="304" w:author="你说的都对" w:date="2026-10-20T16:26:36Z"/>
          <w:rFonts w:hint="eastAsia" w:ascii="华文仿宋" w:hAnsi="华文仿宋" w:eastAsia="华文仿宋" w:cs="华文仿宋"/>
          <w:color w:val="FF0000"/>
          <w:kern w:val="0"/>
          <w:sz w:val="32"/>
          <w:szCs w:val="32"/>
          <w:woUserID w:val="6"/>
        </w:rPr>
      </w:pPr>
      <w:ins w:id="305" w:author="你说的都对" w:date="2026-10-20T16:26:36Z">
        <w:r>
          <w:rPr>
            <w:rFonts w:hint="eastAsia" w:ascii="华文仿宋" w:hAnsi="华文仿宋" w:eastAsia="华文仿宋" w:cs="华文仿宋"/>
            <w:color w:val="FF0000"/>
            <w:kern w:val="0"/>
            <w:sz w:val="32"/>
            <w:szCs w:val="32"/>
            <w:lang w:val="en-US" w:eastAsia="zh-CN" w:bidi="ar"/>
            <w:woUserID w:val="6"/>
          </w:rPr>
          <w:t>不符合上述对应关系的，提示：“需核实建设状态是否正确”。</w:t>
        </w:r>
      </w:ins>
    </w:p>
    <w:p w14:paraId="518C6BC5">
      <w:pPr>
        <w:keepNext w:val="0"/>
        <w:keepLines w:val="0"/>
        <w:widowControl/>
        <w:suppressLineNumbers w:val="0"/>
        <w:spacing w:before="0" w:beforeAutospacing="0" w:after="0" w:afterAutospacing="0" w:line="560" w:lineRule="exact"/>
        <w:ind w:left="0" w:right="0" w:firstLine="640"/>
        <w:jc w:val="both"/>
        <w:rPr>
          <w:ins w:id="306" w:author="你说的都对" w:date="2026-10-20T16:26:36Z"/>
          <w:rFonts w:hint="eastAsia" w:ascii="华文仿宋" w:hAnsi="华文仿宋" w:eastAsia="华文仿宋" w:cs="华文仿宋"/>
          <w:color w:val="FF0000"/>
          <w:kern w:val="0"/>
          <w:sz w:val="32"/>
          <w:szCs w:val="32"/>
          <w:woUserID w:val="6"/>
        </w:rPr>
      </w:pPr>
      <w:ins w:id="307" w:author="你说的都对" w:date="2026-10-20T16:26:36Z">
        <w:r>
          <w:rPr>
            <w:rFonts w:hint="eastAsia" w:ascii="华文仿宋" w:hAnsi="华文仿宋" w:eastAsia="华文仿宋" w:cs="华文仿宋"/>
            <w:color w:val="FF0000"/>
            <w:kern w:val="0"/>
            <w:sz w:val="32"/>
            <w:szCs w:val="32"/>
            <w:lang w:val="en-US" w:eastAsia="zh-CN" w:bidi="ar"/>
            <w:woUserID w:val="6"/>
          </w:rPr>
          <w:t>（2）</w:t>
        </w:r>
      </w:ins>
      <w:ins w:id="308" w:author="你说的都对" w:date="2026-10-20T16:26:36Z">
        <w:r>
          <w:rPr>
            <w:rFonts w:hint="eastAsia" w:ascii="华文仿宋" w:hAnsi="华文仿宋" w:eastAsia="华文仿宋" w:cs="华文仿宋"/>
            <w:b/>
            <w:bCs/>
            <w:color w:val="FF0000"/>
            <w:kern w:val="0"/>
            <w:sz w:val="32"/>
            <w:szCs w:val="32"/>
            <w:lang w:val="en-US" w:eastAsia="zh-CN" w:bidi="ar"/>
            <w:woUserID w:val="6"/>
          </w:rPr>
          <w:t>已纳入系统控制规则清单的措施校验。</w:t>
        </w:r>
      </w:ins>
      <w:ins w:id="309" w:author="你说的都对" w:date="2026-10-20T16:26:36Z">
        <w:r>
          <w:rPr>
            <w:rFonts w:hint="eastAsia" w:ascii="华文仿宋" w:hAnsi="华文仿宋" w:eastAsia="华文仿宋" w:cs="华文仿宋"/>
            <w:color w:val="FF0000"/>
            <w:kern w:val="0"/>
            <w:sz w:val="32"/>
            <w:szCs w:val="32"/>
            <w:lang w:val="en-US" w:eastAsia="zh-CN" w:bidi="ar"/>
            <w:woUserID w:val="6"/>
          </w:rPr>
          <w:t>对于系统控制规则清单中已有控制措施编号的措施，矩阵中对应的控制方式应为“系统待建”“系统已建”“线上管控-待建”或“线上管控-已建”。若不符合上述要求，则提示：“需核实系统规则清单中建设状态与矩阵中控制方式的一致性”。</w:t>
        </w:r>
      </w:ins>
    </w:p>
    <w:p w14:paraId="5633F1E3">
      <w:pPr>
        <w:keepNext w:val="0"/>
        <w:keepLines w:val="0"/>
        <w:widowControl/>
        <w:suppressLineNumbers w:val="0"/>
        <w:spacing w:before="0" w:beforeAutospacing="0" w:after="0" w:afterAutospacing="0" w:line="560" w:lineRule="exact"/>
        <w:ind w:left="0" w:right="0" w:firstLine="640"/>
        <w:jc w:val="both"/>
        <w:rPr>
          <w:ins w:id="310" w:author="信仰" w:date="2026-10-15T22:06:24Z"/>
          <w:del w:id="311" w:author="你说的都对" w:date="2026-10-20T16:26:36Z"/>
          <w:rFonts w:hint="eastAsia" w:ascii="华文仿宋" w:hAnsi="华文仿宋" w:eastAsia="华文仿宋" w:cs="华文仿宋"/>
          <w:color w:val="FF0000"/>
          <w:kern w:val="0"/>
          <w:sz w:val="32"/>
          <w:szCs w:val="32"/>
          <w:lang w:val="en-US" w:bidi="ar"/>
          <w:woUserID w:val="6"/>
        </w:rPr>
      </w:pPr>
      <w:ins w:id="312" w:author="信仰" w:date="2026-10-15T22:06:24Z">
        <w:del w:id="313" w:author="你说的都对" w:date="2026-10-20T16:26:36Z">
          <w:r>
            <w:rPr>
              <w:rFonts w:hint="eastAsia" w:ascii="华文仿宋" w:hAnsi="华文仿宋" w:eastAsia="华文仿宋" w:cs="华文仿宋"/>
              <w:color w:val="FF0000"/>
              <w:kern w:val="0"/>
              <w:sz w:val="32"/>
              <w:szCs w:val="32"/>
              <w:lang w:val="en-US" w:eastAsia="zh-CN" w:bidi="ar"/>
              <w:woUserID w:val="6"/>
            </w:rPr>
            <w:delText>将矩阵中控制方式与系统控制规则清单中建设状态比对。矩阵中控制方式为“系统待建”</w:delText>
          </w:r>
        </w:del>
      </w:ins>
      <w:ins w:id="314" w:author="信仰" w:date="2026-10-20T15:35:54Z">
        <w:del w:id="315" w:author="你说的都对" w:date="2026-10-20T16:26:36Z">
          <w:r>
            <w:rPr>
              <w:rFonts w:hint="eastAsia" w:ascii="华文仿宋" w:hAnsi="华文仿宋" w:eastAsia="华文仿宋" w:cs="华文仿宋"/>
              <w:color w:val="000000"/>
              <w:sz w:val="32"/>
              <w:szCs w:val="32"/>
              <w:lang w:val="en-US" w:eastAsia="zh-CN" w:bidi="ar"/>
              <w:woUserID w:val="6"/>
            </w:rPr>
            <w:delText>、</w:delText>
          </w:r>
        </w:del>
      </w:ins>
      <w:ins w:id="316" w:author="信仰" w:date="2026-10-15T22:06:24Z">
        <w:del w:id="317" w:author="你说的都对" w:date="2026-10-20T16:26:36Z">
          <w:r>
            <w:rPr>
              <w:rFonts w:hint="eastAsia" w:ascii="华文仿宋" w:hAnsi="华文仿宋" w:eastAsia="华文仿宋" w:cs="华文仿宋"/>
              <w:color w:val="FF0000"/>
              <w:kern w:val="0"/>
              <w:sz w:val="32"/>
              <w:szCs w:val="32"/>
              <w:lang w:val="en-US" w:eastAsia="zh-CN" w:bidi="ar"/>
              <w:woUserID w:val="6"/>
            </w:rPr>
            <w:delText>“系统已建”</w:delText>
          </w:r>
        </w:del>
      </w:ins>
      <w:ins w:id="318" w:author="信仰" w:date="2026-10-20T15:36:15Z">
        <w:del w:id="319" w:author="你说的都对" w:date="2026-10-20T16:26:36Z">
          <w:r>
            <w:rPr>
              <w:rFonts w:hint="eastAsia" w:ascii="华文仿宋" w:hAnsi="华文仿宋" w:eastAsia="华文仿宋" w:cs="华文仿宋"/>
              <w:color w:val="000000"/>
              <w:sz w:val="32"/>
              <w:szCs w:val="32"/>
              <w:lang w:val="en-US" w:eastAsia="zh-CN" w:bidi="ar"/>
              <w:woUserID w:val="6"/>
            </w:rPr>
            <w:delText>、“线上管控-待建”</w:delText>
          </w:r>
        </w:del>
      </w:ins>
      <w:ins w:id="320" w:author="信仰" w:date="2026-10-20T15:38:26Z">
        <w:del w:id="321" w:author="你说的都对" w:date="2026-10-20T16:26:36Z">
          <w:r>
            <w:rPr>
              <w:rFonts w:hint="eastAsia" w:ascii="华文仿宋" w:hAnsi="华文仿宋" w:eastAsia="华文仿宋" w:cs="华文仿宋"/>
              <w:color w:val="000000"/>
              <w:sz w:val="32"/>
              <w:szCs w:val="32"/>
              <w:lang w:val="en-US" w:eastAsia="zh" w:bidi="ar"/>
              <w:woUserID w:val="6"/>
            </w:rPr>
            <w:delText>或</w:delText>
          </w:r>
        </w:del>
      </w:ins>
      <w:ins w:id="322" w:author="信仰" w:date="2026-10-20T15:36:15Z">
        <w:del w:id="323" w:author="你说的都对" w:date="2026-10-20T16:26:36Z">
          <w:r>
            <w:rPr>
              <w:rFonts w:hint="eastAsia" w:ascii="华文仿宋" w:hAnsi="华文仿宋" w:eastAsia="华文仿宋" w:cs="华文仿宋"/>
              <w:color w:val="000000"/>
              <w:sz w:val="32"/>
              <w:szCs w:val="32"/>
              <w:lang w:val="en-US" w:eastAsia="zh-CN" w:bidi="ar"/>
              <w:woUserID w:val="6"/>
            </w:rPr>
            <w:delText>“线上管控-已建”</w:delText>
          </w:r>
        </w:del>
      </w:ins>
      <w:ins w:id="324" w:author="信仰" w:date="2026-10-15T22:06:24Z">
        <w:del w:id="325" w:author="你说的都对" w:date="2026-10-20T16:26:36Z">
          <w:r>
            <w:rPr>
              <w:rFonts w:hint="eastAsia" w:ascii="华文仿宋" w:hAnsi="华文仿宋" w:eastAsia="华文仿宋" w:cs="华文仿宋"/>
              <w:color w:val="FF0000"/>
              <w:kern w:val="0"/>
              <w:sz w:val="32"/>
              <w:szCs w:val="32"/>
              <w:lang w:val="en-US" w:eastAsia="zh-CN" w:bidi="ar"/>
              <w:woUserID w:val="6"/>
            </w:rPr>
            <w:delText>的控制措施编号，在系统控制规则清单中该控制措施编号应有对应的行项目，如果没有则在矩阵中提示“需核实系统控制规则清单是否完整”。系统控制规则清单中建设状态为“系统待建”</w:delText>
          </w:r>
        </w:del>
      </w:ins>
      <w:ins w:id="326" w:author="信仰" w:date="2026-10-20T15:36:34Z">
        <w:del w:id="327" w:author="你说的都对" w:date="2026-10-20T16:26:36Z">
          <w:r>
            <w:rPr>
              <w:rFonts w:hint="eastAsia" w:ascii="华文仿宋" w:hAnsi="华文仿宋" w:eastAsia="华文仿宋" w:cs="华文仿宋"/>
              <w:color w:val="FF0000"/>
              <w:kern w:val="0"/>
              <w:sz w:val="32"/>
              <w:szCs w:val="32"/>
              <w:lang w:val="en-US" w:eastAsia="zh" w:bidi="ar"/>
              <w:woUserID w:val="6"/>
            </w:rPr>
            <w:delText>、</w:delText>
          </w:r>
        </w:del>
      </w:ins>
      <w:ins w:id="328" w:author="信仰" w:date="2026-10-15T22:06:24Z">
        <w:del w:id="329" w:author="你说的都对" w:date="2026-10-20T16:26:36Z">
          <w:r>
            <w:rPr>
              <w:rFonts w:hint="eastAsia" w:ascii="华文仿宋" w:hAnsi="华文仿宋" w:eastAsia="华文仿宋" w:cs="华文仿宋"/>
              <w:color w:val="FF0000"/>
              <w:kern w:val="0"/>
              <w:sz w:val="32"/>
              <w:szCs w:val="32"/>
              <w:lang w:val="en-US" w:eastAsia="zh-CN" w:bidi="ar"/>
              <w:woUserID w:val="6"/>
            </w:rPr>
            <w:delText>“系统已建”</w:delText>
          </w:r>
        </w:del>
      </w:ins>
      <w:ins w:id="330" w:author="信仰" w:date="2026-10-20T15:36:35Z">
        <w:del w:id="331" w:author="你说的都对" w:date="2026-10-20T16:26:36Z">
          <w:r>
            <w:rPr>
              <w:rFonts w:hint="eastAsia" w:ascii="华文仿宋" w:hAnsi="华文仿宋" w:eastAsia="华文仿宋" w:cs="华文仿宋"/>
              <w:color w:val="000000"/>
              <w:sz w:val="32"/>
              <w:szCs w:val="32"/>
              <w:lang w:val="en-US" w:eastAsia="zh-CN" w:bidi="ar"/>
              <w:woUserID w:val="6"/>
            </w:rPr>
            <w:delText>、“线上管控-待建”</w:delText>
          </w:r>
        </w:del>
      </w:ins>
      <w:ins w:id="332" w:author="信仰" w:date="2026-10-20T15:38:36Z">
        <w:del w:id="333" w:author="你说的都对" w:date="2026-10-20T16:26:36Z">
          <w:r>
            <w:rPr>
              <w:rFonts w:hint="eastAsia" w:ascii="华文仿宋" w:hAnsi="华文仿宋" w:eastAsia="华文仿宋" w:cs="华文仿宋"/>
              <w:color w:val="000000"/>
              <w:sz w:val="32"/>
              <w:szCs w:val="32"/>
              <w:lang w:val="en-US" w:eastAsia="zh" w:bidi="ar"/>
              <w:woUserID w:val="6"/>
            </w:rPr>
            <w:delText>或</w:delText>
          </w:r>
        </w:del>
      </w:ins>
      <w:ins w:id="334" w:author="信仰" w:date="2026-10-20T15:36:35Z">
        <w:del w:id="335" w:author="你说的都对" w:date="2026-10-20T16:26:36Z">
          <w:r>
            <w:rPr>
              <w:rFonts w:hint="eastAsia" w:ascii="华文仿宋" w:hAnsi="华文仿宋" w:eastAsia="华文仿宋" w:cs="华文仿宋"/>
              <w:color w:val="000000"/>
              <w:sz w:val="32"/>
              <w:szCs w:val="32"/>
              <w:lang w:val="en-US" w:eastAsia="zh-CN" w:bidi="ar"/>
              <w:woUserID w:val="6"/>
            </w:rPr>
            <w:delText>“线上管控-已建”</w:delText>
          </w:r>
        </w:del>
      </w:ins>
      <w:ins w:id="336" w:author="信仰" w:date="2026-10-15T22:06:24Z">
        <w:del w:id="337" w:author="你说的都对" w:date="2026-10-20T16:26:36Z">
          <w:r>
            <w:rPr>
              <w:rFonts w:hint="eastAsia" w:ascii="华文仿宋" w:hAnsi="华文仿宋" w:eastAsia="华文仿宋" w:cs="华文仿宋"/>
              <w:color w:val="FF0000"/>
              <w:kern w:val="0"/>
              <w:sz w:val="32"/>
              <w:szCs w:val="32"/>
              <w:lang w:val="en-US" w:eastAsia="zh-CN" w:bidi="ar"/>
              <w:woUserID w:val="6"/>
            </w:rPr>
            <w:delText>的控制措施编号，在矩阵中该控制措施编号应有对应的行项目，如果没有则在系统控制规则清单中提示“需核实矩阵中</w:delText>
          </w:r>
        </w:del>
      </w:ins>
      <w:ins w:id="338" w:author="信仰" w:date="2026-10-15T22:06:24Z">
        <w:del w:id="339" w:author="你说的都对" w:date="2026-10-20T16:26:36Z">
          <w:r>
            <w:rPr>
              <w:rFonts w:hint="eastAsia" w:ascii="华文仿宋" w:hAnsi="华文仿宋" w:eastAsia="华文仿宋" w:cs="华文仿宋"/>
              <w:color w:val="FF0000"/>
              <w:kern w:val="0"/>
              <w:sz w:val="32"/>
              <w:szCs w:val="32"/>
              <w:highlight w:val="yellow"/>
              <w:lang w:val="en-US" w:eastAsia="zh-CN" w:bidi="ar"/>
              <w:woUserID w:val="6"/>
            </w:rPr>
            <w:delText>是否有该条措施或</w:delText>
          </w:r>
        </w:del>
      </w:ins>
      <w:ins w:id="340" w:author="信仰" w:date="2026-10-15T22:06:24Z">
        <w:del w:id="341" w:author="你说的都对" w:date="2026-10-20T16:26:36Z">
          <w:r>
            <w:rPr>
              <w:rFonts w:hint="eastAsia" w:ascii="华文仿宋" w:hAnsi="华文仿宋" w:eastAsia="华文仿宋" w:cs="华文仿宋"/>
              <w:color w:val="FF0000"/>
              <w:kern w:val="0"/>
              <w:sz w:val="32"/>
              <w:szCs w:val="32"/>
              <w:lang w:val="en-US" w:eastAsia="zh-CN" w:bidi="ar"/>
              <w:woUserID w:val="6"/>
            </w:rPr>
            <w:delText>控制方式是否正确”。</w:delText>
          </w:r>
        </w:del>
      </w:ins>
    </w:p>
    <w:p w14:paraId="600062CA">
      <w:pPr>
        <w:keepNext w:val="0"/>
        <w:keepLines w:val="0"/>
        <w:widowControl/>
        <w:suppressLineNumbers w:val="0"/>
        <w:snapToGrid/>
        <w:spacing w:before="0" w:beforeAutospacing="0" w:after="0" w:afterAutospacing="0" w:line="560" w:lineRule="exact"/>
        <w:ind w:left="0" w:right="0" w:firstLine="640"/>
        <w:jc w:val="both"/>
        <w:outlineLvl w:val="9"/>
        <w:rPr>
          <w:ins w:id="343" w:author="信仰" w:date="2026-10-16T01:04:40Z"/>
          <w:del w:id="344" w:author="你说的都对" w:date="2026-10-20T16:26:36Z"/>
          <w:rFonts w:hint="eastAsia" w:ascii="华文仿宋" w:hAnsi="华文仿宋" w:eastAsia="华文仿宋" w:cs="华文仿宋"/>
          <w:color w:val="FF0000"/>
          <w:kern w:val="0"/>
          <w:sz w:val="32"/>
          <w:szCs w:val="32"/>
          <w:lang w:val="en-US" w:eastAsia="zh-CN" w:bidi="ar"/>
          <w:rPrChange w:id="345" w:author="信仰" w:date="2026-10-16T01:05:28Z">
            <w:rPr>
              <w:ins w:id="346" w:author="信仰" w:date="2026-10-16T01:04:40Z"/>
              <w:del w:id="347" w:author="你说的都对" w:date="2026-10-20T16:26:36Z"/>
              <w:rFonts w:hint="eastAsia" w:ascii="华文仿宋" w:hAnsi="华文仿宋" w:eastAsia="华文仿宋" w:cs="华文仿宋"/>
              <w:color w:val="FF0000"/>
              <w:kern w:val="2"/>
              <w:sz w:val="32"/>
              <w:szCs w:val="32"/>
              <w:lang w:val="en-US" w:eastAsia="zh-CN" w:bidi="ar"/>
              <w:woUserID w:val="3"/>
            </w:rPr>
          </w:rPrChange>
          <w:woUserID w:val="6"/>
        </w:rPr>
        <w:pPrChange w:id="342" w:author="信仰" w:date="2026-10-16T01:05:35Z">
          <w:pPr>
            <w:keepNext w:val="0"/>
            <w:keepLines w:val="0"/>
            <w:widowControl/>
            <w:suppressLineNumbers w:val="0"/>
            <w:snapToGrid/>
            <w:spacing w:before="0" w:beforeAutospacing="0" w:after="0" w:afterAutospacing="0" w:line="560" w:lineRule="exact"/>
            <w:ind w:left="0" w:right="0" w:firstLine="640"/>
            <w:jc w:val="both"/>
            <w:outlineLvl w:val="9"/>
          </w:pPr>
        </w:pPrChange>
      </w:pPr>
      <w:ins w:id="348" w:author="信仰" w:date="2026-10-15T22:06:24Z">
        <w:del w:id="349" w:author="你说的都对" w:date="2026-10-20T16:26:36Z">
          <w:r>
            <w:rPr>
              <w:rFonts w:hint="eastAsia" w:ascii="华文仿宋" w:hAnsi="华文仿宋" w:eastAsia="华文仿宋" w:cs="华文仿宋"/>
              <w:color w:val="FF0000"/>
              <w:kern w:val="0"/>
              <w:sz w:val="32"/>
              <w:szCs w:val="32"/>
              <w:lang w:val="en-US" w:eastAsia="zh-CN" w:bidi="ar"/>
              <w:rPrChange w:id="350" w:author="信仰" w:date="2026-10-16T01:05:28Z">
                <w:rPr>
                  <w:rFonts w:hint="eastAsia" w:ascii="华文仿宋" w:hAnsi="华文仿宋" w:eastAsia="华文仿宋" w:cs="华文仿宋"/>
                  <w:color w:val="FF0000"/>
                  <w:kern w:val="2"/>
                  <w:sz w:val="32"/>
                  <w:szCs w:val="32"/>
                  <w:lang w:val="en-US" w:eastAsia="zh-CN" w:bidi="ar"/>
                  <w:woUserID w:val="3"/>
                </w:rPr>
              </w:rPrChange>
              <w:woUserID w:val="6"/>
            </w:rPr>
            <w:delText>系统控制规则清单中建设状态为“系统待建”</w:delText>
          </w:r>
        </w:del>
      </w:ins>
      <w:ins w:id="353" w:author="信仰" w:date="2026-10-20T15:37:04Z">
        <w:del w:id="354" w:author="你说的都对" w:date="2026-10-20T16:26:36Z">
          <w:r>
            <w:rPr>
              <w:rFonts w:hint="eastAsia" w:ascii="华文仿宋" w:hAnsi="华文仿宋" w:eastAsia="华文仿宋" w:cs="华文仿宋"/>
              <w:color w:val="000000"/>
              <w:sz w:val="32"/>
              <w:szCs w:val="32"/>
              <w:lang w:val="en-US" w:eastAsia="zh-CN" w:bidi="ar"/>
              <w:woUserID w:val="6"/>
            </w:rPr>
            <w:delText>或“线上管控-待建”</w:delText>
          </w:r>
        </w:del>
      </w:ins>
      <w:ins w:id="355" w:author="信仰" w:date="2026-10-15T22:06:24Z">
        <w:del w:id="356" w:author="你说的都对" w:date="2026-10-20T16:26:36Z">
          <w:r>
            <w:rPr>
              <w:rFonts w:hint="eastAsia" w:ascii="华文仿宋" w:hAnsi="华文仿宋" w:eastAsia="华文仿宋" w:cs="华文仿宋"/>
              <w:color w:val="FF0000"/>
              <w:kern w:val="0"/>
              <w:sz w:val="32"/>
              <w:szCs w:val="32"/>
              <w:lang w:val="en-US" w:eastAsia="zh-CN" w:bidi="ar"/>
              <w:rPrChange w:id="357" w:author="信仰" w:date="2026-10-16T01:05:28Z">
                <w:rPr>
                  <w:rFonts w:hint="eastAsia" w:ascii="华文仿宋" w:hAnsi="华文仿宋" w:eastAsia="华文仿宋" w:cs="华文仿宋"/>
                  <w:color w:val="FF0000"/>
                  <w:kern w:val="2"/>
                  <w:sz w:val="32"/>
                  <w:szCs w:val="32"/>
                  <w:lang w:val="en-US" w:eastAsia="zh-CN" w:bidi="ar"/>
                  <w:woUserID w:val="3"/>
                </w:rPr>
              </w:rPrChange>
              <w:woUserID w:val="6"/>
            </w:rPr>
            <w:delText>的在矩阵中控制方式应当为“系统待建”</w:delText>
          </w:r>
        </w:del>
      </w:ins>
      <w:ins w:id="360" w:author="信仰" w:date="2026-10-20T15:37:13Z">
        <w:del w:id="361" w:author="你说的都对" w:date="2026-10-20T16:26:36Z">
          <w:r>
            <w:rPr>
              <w:rFonts w:hint="eastAsia" w:ascii="华文仿宋" w:hAnsi="华文仿宋" w:eastAsia="华文仿宋" w:cs="华文仿宋"/>
              <w:color w:val="000000"/>
              <w:sz w:val="32"/>
              <w:szCs w:val="32"/>
              <w:lang w:val="en-US" w:eastAsia="zh-CN" w:bidi="ar"/>
              <w:woUserID w:val="6"/>
            </w:rPr>
            <w:delText>或“线上管控-待建”</w:delText>
          </w:r>
        </w:del>
      </w:ins>
      <w:ins w:id="362" w:author="信仰" w:date="2026-10-15T22:06:24Z">
        <w:del w:id="363" w:author="你说的都对" w:date="2026-10-20T16:26:36Z">
          <w:r>
            <w:rPr>
              <w:rFonts w:hint="eastAsia" w:ascii="华文仿宋" w:hAnsi="华文仿宋" w:eastAsia="华文仿宋" w:cs="华文仿宋"/>
              <w:color w:val="FF0000"/>
              <w:kern w:val="0"/>
              <w:sz w:val="32"/>
              <w:szCs w:val="32"/>
              <w:lang w:val="en-US" w:eastAsia="zh-CN" w:bidi="ar"/>
              <w:rPrChange w:id="364" w:author="信仰" w:date="2026-10-16T01:05:28Z">
                <w:rPr>
                  <w:rFonts w:hint="eastAsia" w:ascii="华文仿宋" w:hAnsi="华文仿宋" w:eastAsia="华文仿宋" w:cs="华文仿宋"/>
                  <w:color w:val="FF0000"/>
                  <w:kern w:val="2"/>
                  <w:sz w:val="32"/>
                  <w:szCs w:val="32"/>
                  <w:lang w:val="en-US" w:eastAsia="zh-CN" w:bidi="ar"/>
                  <w:woUserID w:val="3"/>
                </w:rPr>
              </w:rPrChange>
              <w:woUserID w:val="6"/>
            </w:rPr>
            <w:delText>，系统控制规则清单中建设状态为“系统已建”</w:delText>
          </w:r>
        </w:del>
      </w:ins>
      <w:ins w:id="367" w:author="信仰" w:date="2026-10-20T15:37:30Z">
        <w:del w:id="368" w:author="你说的都对" w:date="2026-10-20T16:26:36Z">
          <w:r>
            <w:rPr>
              <w:rFonts w:hint="eastAsia" w:ascii="华文仿宋" w:hAnsi="华文仿宋" w:eastAsia="华文仿宋" w:cs="华文仿宋"/>
              <w:color w:val="000000"/>
              <w:sz w:val="32"/>
              <w:szCs w:val="32"/>
              <w:lang w:val="en-US" w:eastAsia="zh-CN" w:bidi="ar"/>
              <w:woUserID w:val="6"/>
            </w:rPr>
            <w:delText>或“线上管控-已建”</w:delText>
          </w:r>
        </w:del>
      </w:ins>
      <w:ins w:id="369" w:author="信仰" w:date="2026-10-15T22:06:24Z">
        <w:del w:id="370" w:author="你说的都对" w:date="2026-10-20T16:26:36Z">
          <w:r>
            <w:rPr>
              <w:rFonts w:hint="eastAsia" w:ascii="华文仿宋" w:hAnsi="华文仿宋" w:eastAsia="华文仿宋" w:cs="华文仿宋"/>
              <w:color w:val="FF0000"/>
              <w:kern w:val="0"/>
              <w:sz w:val="32"/>
              <w:szCs w:val="32"/>
              <w:lang w:val="en-US" w:eastAsia="zh-CN" w:bidi="ar"/>
              <w:rPrChange w:id="371" w:author="信仰" w:date="2026-10-16T01:05:28Z">
                <w:rPr>
                  <w:rFonts w:hint="eastAsia" w:ascii="华文仿宋" w:hAnsi="华文仿宋" w:eastAsia="华文仿宋" w:cs="华文仿宋"/>
                  <w:color w:val="FF0000"/>
                  <w:kern w:val="2"/>
                  <w:sz w:val="32"/>
                  <w:szCs w:val="32"/>
                  <w:lang w:val="en-US" w:eastAsia="zh-CN" w:bidi="ar"/>
                  <w:woUserID w:val="3"/>
                </w:rPr>
              </w:rPrChange>
              <w:woUserID w:val="6"/>
            </w:rPr>
            <w:delText>的在矩阵中控制方式应当为“系统已建”</w:delText>
          </w:r>
        </w:del>
      </w:ins>
      <w:ins w:id="374" w:author="信仰" w:date="2026-10-20T15:37:33Z">
        <w:del w:id="375" w:author="你说的都对" w:date="2026-10-20T16:26:36Z">
          <w:r>
            <w:rPr>
              <w:rFonts w:hint="eastAsia" w:ascii="华文仿宋" w:hAnsi="华文仿宋" w:eastAsia="华文仿宋" w:cs="华文仿宋"/>
              <w:color w:val="000000"/>
              <w:sz w:val="32"/>
              <w:szCs w:val="32"/>
              <w:lang w:val="en-US" w:eastAsia="zh-CN" w:bidi="ar"/>
              <w:woUserID w:val="6"/>
            </w:rPr>
            <w:delText>或“线上管控-已建”</w:delText>
          </w:r>
        </w:del>
      </w:ins>
      <w:ins w:id="376" w:author="信仰" w:date="2026-10-15T22:06:24Z">
        <w:del w:id="377" w:author="你说的都对" w:date="2026-10-20T16:26:36Z">
          <w:r>
            <w:rPr>
              <w:rFonts w:hint="eastAsia" w:ascii="华文仿宋" w:hAnsi="华文仿宋" w:eastAsia="华文仿宋" w:cs="华文仿宋"/>
              <w:color w:val="FF0000"/>
              <w:kern w:val="0"/>
              <w:sz w:val="32"/>
              <w:szCs w:val="32"/>
              <w:lang w:val="en-US" w:eastAsia="zh-CN" w:bidi="ar"/>
              <w:rPrChange w:id="378" w:author="信仰" w:date="2026-10-16T01:05:28Z">
                <w:rPr>
                  <w:rFonts w:hint="eastAsia" w:ascii="华文仿宋" w:hAnsi="华文仿宋" w:eastAsia="华文仿宋" w:cs="华文仿宋"/>
                  <w:color w:val="FF0000"/>
                  <w:kern w:val="2"/>
                  <w:sz w:val="32"/>
                  <w:szCs w:val="32"/>
                  <w:lang w:val="en-US" w:eastAsia="zh-CN" w:bidi="ar"/>
                  <w:woUserID w:val="3"/>
                </w:rPr>
              </w:rPrChange>
              <w:woUserID w:val="6"/>
            </w:rPr>
            <w:delText>，否则提示“需核实建设状态是否正确”。</w:delText>
          </w:r>
        </w:del>
      </w:ins>
      <w:ins w:id="381" w:author="信仰" w:date="2026-10-15T22:06:24Z">
        <w:del w:id="382" w:author="你说的都对" w:date="2026-10-20T16:26:36Z">
          <w:r>
            <w:rPr>
              <w:rFonts w:hint="eastAsia" w:ascii="华文仿宋" w:hAnsi="华文仿宋" w:eastAsia="华文仿宋" w:cs="华文仿宋"/>
              <w:color w:val="FF0000"/>
              <w:kern w:val="0"/>
              <w:sz w:val="32"/>
              <w:szCs w:val="32"/>
              <w:highlight w:val="none"/>
              <w:lang w:val="en-US" w:eastAsia="zh-CN" w:bidi="ar"/>
              <w:rPrChange w:id="383" w:author="信仰" w:date="2026-10-16T01:05:28Z">
                <w:rPr>
                  <w:rFonts w:hint="eastAsia" w:ascii="华文仿宋" w:hAnsi="华文仿宋" w:eastAsia="华文仿宋" w:cs="华文仿宋"/>
                  <w:color w:val="FF0000"/>
                  <w:kern w:val="2"/>
                  <w:sz w:val="32"/>
                  <w:szCs w:val="32"/>
                  <w:highlight w:val="yellow"/>
                  <w:lang w:val="en-US" w:eastAsia="zh-CN" w:bidi="ar"/>
                  <w:woUserID w:val="3"/>
                </w:rPr>
              </w:rPrChange>
              <w:woUserID w:val="6"/>
            </w:rPr>
            <w:delText>系统控制规则清单中</w:delText>
          </w:r>
        </w:del>
      </w:ins>
      <w:ins w:id="386" w:author="信仰" w:date="2026-10-15T22:06:24Z">
        <w:del w:id="387" w:author="你说的都对" w:date="2026-10-20T16:26:36Z">
          <w:r>
            <w:rPr>
              <w:rFonts w:hint="eastAsia" w:ascii="华文仿宋" w:hAnsi="华文仿宋" w:eastAsia="华文仿宋" w:cs="华文仿宋"/>
              <w:color w:val="FF0000"/>
              <w:kern w:val="0"/>
              <w:sz w:val="32"/>
              <w:szCs w:val="32"/>
              <w:lang w:val="en-US" w:eastAsia="zh-CN" w:bidi="ar"/>
              <w:rPrChange w:id="388" w:author="信仰" w:date="2026-10-16T01:05:28Z">
                <w:rPr>
                  <w:rFonts w:hint="eastAsia" w:ascii="华文仿宋" w:hAnsi="华文仿宋" w:eastAsia="华文仿宋" w:cs="华文仿宋"/>
                  <w:color w:val="FF0000"/>
                  <w:kern w:val="2"/>
                  <w:sz w:val="32"/>
                  <w:szCs w:val="32"/>
                  <w:lang w:val="en-US" w:eastAsia="zh-CN" w:bidi="ar"/>
                  <w:woUserID w:val="3"/>
                </w:rPr>
              </w:rPrChange>
              <w:woUserID w:val="6"/>
            </w:rPr>
            <w:delText>已有控制措施编号的，在矩阵中对应控制方式应当为“系统待建”</w:delText>
          </w:r>
        </w:del>
      </w:ins>
      <w:ins w:id="391" w:author="信仰" w:date="2026-10-20T15:37:44Z">
        <w:del w:id="392" w:author="你说的都对" w:date="2026-10-20T16:26:36Z">
          <w:r>
            <w:rPr>
              <w:rFonts w:hint="eastAsia" w:ascii="华文仿宋" w:hAnsi="华文仿宋" w:eastAsia="华文仿宋" w:cs="华文仿宋"/>
              <w:color w:val="FF0000"/>
              <w:kern w:val="0"/>
              <w:sz w:val="32"/>
              <w:szCs w:val="32"/>
              <w:lang w:val="en-US" w:eastAsia="zh" w:bidi="ar"/>
              <w:woUserID w:val="6"/>
            </w:rPr>
            <w:delText>、</w:delText>
          </w:r>
        </w:del>
      </w:ins>
      <w:ins w:id="393" w:author="信仰" w:date="2026-10-15T22:06:24Z">
        <w:del w:id="394" w:author="你说的都对" w:date="2026-10-20T16:26:36Z">
          <w:r>
            <w:rPr>
              <w:rFonts w:hint="eastAsia" w:ascii="华文仿宋" w:hAnsi="华文仿宋" w:eastAsia="华文仿宋" w:cs="华文仿宋"/>
              <w:color w:val="FF0000"/>
              <w:kern w:val="0"/>
              <w:sz w:val="32"/>
              <w:szCs w:val="32"/>
              <w:lang w:val="en-US" w:eastAsia="zh-CN" w:bidi="ar"/>
              <w:rPrChange w:id="395" w:author="信仰" w:date="2026-10-16T01:05:28Z">
                <w:rPr>
                  <w:rFonts w:hint="eastAsia" w:ascii="华文仿宋" w:hAnsi="华文仿宋" w:eastAsia="华文仿宋" w:cs="华文仿宋"/>
                  <w:color w:val="FF0000"/>
                  <w:kern w:val="2"/>
                  <w:sz w:val="32"/>
                  <w:szCs w:val="32"/>
                  <w:lang w:val="en-US" w:eastAsia="zh-CN" w:bidi="ar"/>
                  <w:woUserID w:val="3"/>
                </w:rPr>
              </w:rPrChange>
              <w:woUserID w:val="6"/>
            </w:rPr>
            <w:delText>“系统已建”</w:delText>
          </w:r>
        </w:del>
      </w:ins>
      <w:ins w:id="398" w:author="信仰" w:date="2026-10-20T15:37:45Z">
        <w:del w:id="399" w:author="你说的都对" w:date="2026-10-20T16:26:36Z">
          <w:r>
            <w:rPr>
              <w:rFonts w:hint="eastAsia" w:ascii="华文仿宋" w:hAnsi="华文仿宋" w:eastAsia="华文仿宋" w:cs="华文仿宋"/>
              <w:color w:val="000000"/>
              <w:sz w:val="32"/>
              <w:szCs w:val="32"/>
              <w:lang w:val="en-US" w:eastAsia="zh-CN" w:bidi="ar"/>
              <w:woUserID w:val="6"/>
            </w:rPr>
            <w:delText>、“线上管控-待建”</w:delText>
          </w:r>
        </w:del>
      </w:ins>
      <w:ins w:id="400" w:author="信仰" w:date="2026-10-20T15:38:59Z">
        <w:del w:id="401" w:author="你说的都对" w:date="2026-10-20T16:26:36Z">
          <w:r>
            <w:rPr>
              <w:rFonts w:hint="eastAsia" w:ascii="华文仿宋" w:hAnsi="华文仿宋" w:eastAsia="华文仿宋" w:cs="华文仿宋"/>
              <w:color w:val="000000"/>
              <w:sz w:val="32"/>
              <w:szCs w:val="32"/>
              <w:lang w:val="en-US" w:eastAsia="zh" w:bidi="ar"/>
              <w:woUserID w:val="6"/>
            </w:rPr>
            <w:delText>或</w:delText>
          </w:r>
        </w:del>
      </w:ins>
      <w:ins w:id="402" w:author="信仰" w:date="2026-10-20T15:37:45Z">
        <w:del w:id="403" w:author="你说的都对" w:date="2026-10-20T16:26:36Z">
          <w:r>
            <w:rPr>
              <w:rFonts w:hint="eastAsia" w:ascii="华文仿宋" w:hAnsi="华文仿宋" w:eastAsia="华文仿宋" w:cs="华文仿宋"/>
              <w:color w:val="000000"/>
              <w:sz w:val="32"/>
              <w:szCs w:val="32"/>
              <w:lang w:val="en-US" w:eastAsia="zh-CN" w:bidi="ar"/>
              <w:woUserID w:val="6"/>
            </w:rPr>
            <w:delText>“线上管控-已建”</w:delText>
          </w:r>
        </w:del>
      </w:ins>
      <w:ins w:id="404" w:author="信仰" w:date="2026-10-15T22:06:24Z">
        <w:del w:id="405" w:author="你说的都对" w:date="2026-10-20T16:26:36Z">
          <w:r>
            <w:rPr>
              <w:rFonts w:hint="eastAsia" w:ascii="华文仿宋" w:hAnsi="华文仿宋" w:eastAsia="华文仿宋" w:cs="华文仿宋"/>
              <w:color w:val="FF0000"/>
              <w:kern w:val="0"/>
              <w:sz w:val="32"/>
              <w:szCs w:val="32"/>
              <w:lang w:val="en-US" w:eastAsia="zh-CN" w:bidi="ar"/>
              <w:rPrChange w:id="406" w:author="信仰" w:date="2026-10-16T01:05:28Z">
                <w:rPr>
                  <w:rFonts w:hint="eastAsia" w:ascii="华文仿宋" w:hAnsi="华文仿宋" w:eastAsia="华文仿宋" w:cs="华文仿宋"/>
                  <w:color w:val="FF0000"/>
                  <w:kern w:val="2"/>
                  <w:sz w:val="32"/>
                  <w:szCs w:val="32"/>
                  <w:lang w:val="en-US" w:eastAsia="zh-CN" w:bidi="ar"/>
                  <w:woUserID w:val="3"/>
                </w:rPr>
              </w:rPrChange>
              <w:woUserID w:val="6"/>
            </w:rPr>
            <w:delText>，如果不是则提示“需核实系统规则清单中建设状态与矩阵中控制方式的一致性”。</w:delText>
          </w:r>
        </w:del>
      </w:ins>
    </w:p>
    <w:bookmarkEnd w:id="0"/>
    <w:p w14:paraId="35B6BF2B">
      <w:pPr>
        <w:keepNext/>
        <w:keepLines/>
        <w:widowControl/>
        <w:suppressLineNumbers w:val="0"/>
        <w:snapToGrid w:val="0"/>
        <w:spacing w:before="0" w:beforeAutospacing="0" w:after="0" w:afterAutospacing="0" w:line="560" w:lineRule="exact"/>
        <w:ind w:left="0" w:right="0" w:firstLine="640"/>
        <w:jc w:val="both"/>
        <w:outlineLvl w:val="0"/>
        <w:rPr>
          <w:rFonts w:hint="default" w:ascii="Heiti SC" w:hAnsi="Heiti SC" w:eastAsia="Heiti SC" w:cs="Heiti SC"/>
          <w:bCs/>
          <w:color w:val="000000"/>
          <w:kern w:val="2"/>
          <w:sz w:val="32"/>
          <w:szCs w:val="32"/>
          <w:woUserID w:val="6"/>
        </w:rPr>
      </w:pPr>
      <w:r>
        <w:rPr>
          <w:rFonts w:hint="default" w:ascii="Heiti SC" w:hAnsi="Heiti SC" w:eastAsia="Heiti SC" w:cs="Heiti SC"/>
          <w:bCs/>
          <w:color w:val="000000"/>
          <w:kern w:val="2"/>
          <w:sz w:val="32"/>
          <w:szCs w:val="32"/>
          <w:lang w:val="en-US" w:eastAsia="zh-CN" w:bidi="ar"/>
          <w:woUserID w:val="6"/>
        </w:rPr>
        <w:t>三、审核意见填写要求</w:t>
      </w:r>
    </w:p>
    <w:p w14:paraId="564F9AF2">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（一）统一追加审核意见列</w:t>
      </w:r>
    </w:p>
    <w:p w14:paraId="04E9DF8F">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全部审核意见填写在风控矩阵和相应清单业务工作表最右侧新增的一列，列名统一为“审核意见”。每张业务表仅设一列，已有明确的同用途列时复用，不重复追加。三清单分为多个工作表的，各工作表分别设置；字典、历史核对等辅助工作表不追加。</w:t>
      </w:r>
    </w:p>
    <w:p w14:paraId="0A2FF087">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有问题填写具体问题，没有问题保持单元格为空，不填写“通过”“正常”“无问题”“不适用”或“未审核”等文字。本期不审核及不适用的检查不产生意见；缺件、字段缺失、归属不明等导致无法检查的，应明确写出缺失内容或事项，避免以空白掩盖问题。</w:t>
      </w:r>
    </w:p>
    <w:p w14:paraId="5C786D9B">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（二）按问题位置对应填写</w:t>
      </w:r>
    </w:p>
    <w:p w14:paraId="68435C84">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能够定位到明细行的，在该行审核意见单元格填写。跨表问题以需核实或修改的记录为落点，并注明对应文件、工作表、单元格或措施编号；需要两表分别核实的，在各自相关行填写。同一行存在多个问题的，按规则顺序在同一单元格内分条换行，不另设意见列或以批注替代。</w:t>
      </w:r>
    </w:p>
    <w:p w14:paraId="4D4E2A47">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（三）明确资料级问题承载位置</w:t>
      </w:r>
    </w:p>
    <w:p w14:paraId="6EA04211">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缺少配套文件、说明材料或整表字段等无法定位到具体措施的问题，写入该主体已提交矩阵或清单首条有效数据行的审核意见单元格，并以“【资料级】”标明，不归责于该行措施。空表可使用表头下首个可填写单元格，不向业务字段补造记录。</w:t>
      </w:r>
    </w:p>
    <w:p w14:paraId="6FEA4CA2">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县公司或其他所属主体的矩阵、清单全部缺失时，将意见写入所属市公司报送包内可用矩阵或清单的上述位置，明确标注实际缺件主体全称。若整个报送包没有可写入的表格，保留待回填事项，待取得可用表格后写入审核意见列；未回填前不得将本次审核标记为已完成。</w:t>
      </w:r>
    </w:p>
    <w:p w14:paraId="716AE986">
      <w:pPr>
        <w:keepNext/>
        <w:keepLines/>
        <w:widowControl/>
        <w:suppressLineNumbers w:val="0"/>
        <w:snapToGrid w:val="0"/>
        <w:spacing w:before="0" w:beforeAutospacing="0" w:after="0" w:afterAutospacing="0" w:line="560" w:lineRule="exact"/>
        <w:ind w:left="0" w:right="0" w:firstLine="640"/>
        <w:jc w:val="both"/>
        <w:outlineLvl w:val="1"/>
        <w:rPr>
          <w:rFonts w:hint="eastAsia" w:ascii="华文楷体" w:hAnsi="华文楷体" w:eastAsia="华文楷体" w:cs="华文楷体"/>
          <w:b/>
          <w:bCs/>
          <w:color w:val="000000"/>
          <w:kern w:val="2"/>
          <w:sz w:val="32"/>
          <w:szCs w:val="32"/>
          <w:woUserID w:val="6"/>
        </w:rPr>
      </w:pPr>
      <w:r>
        <w:rPr>
          <w:rFonts w:hint="eastAsia" w:ascii="华文楷体" w:hAnsi="华文楷体" w:eastAsia="华文楷体" w:cs="华文楷体"/>
          <w:b/>
          <w:bCs/>
          <w:color w:val="000000"/>
          <w:kern w:val="2"/>
          <w:sz w:val="32"/>
          <w:szCs w:val="32"/>
          <w:lang w:val="en-US" w:eastAsia="zh-CN" w:bidi="ar"/>
          <w:woUserID w:val="6"/>
        </w:rPr>
        <w:t>（四）统一意见表述和更新方式</w:t>
      </w:r>
    </w:p>
    <w:p w14:paraId="76F74758">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意见应说明适用规则、实际问题及需补充或核实的事项。问题使用“”表述，不直接写成已确认错误。涉及其他主体时必须写明主体名称，避免将县公司问题误记为市公司本部问题。</w:t>
      </w:r>
    </w:p>
    <w:p w14:paraId="0559938B">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填写示例：“【资料级】【第1条】××县公司物资采购业务未检索到三清单Excel材料，请补充或明确文件位置。”；“【第</w:t>
      </w:r>
      <w:ins w:id="409" w:author="信仰" w:date="2026-10-16T00:26:08Z">
        <w:r>
          <w:rPr>
            <w:rFonts w:hint="eastAsia" w:ascii="华文仿宋" w:hAnsi="华文仿宋" w:eastAsia="华文仿宋" w:cs="华文仿宋"/>
            <w:color w:val="000000"/>
            <w:kern w:val="0"/>
            <w:sz w:val="32"/>
            <w:szCs w:val="32"/>
            <w:lang w:val="en-US" w:eastAsia="zh" w:bidi="ar"/>
            <w:woUserID w:val="3"/>
          </w:rPr>
          <w:t>4</w:t>
        </w:r>
      </w:ins>
      <w:del w:id="410" w:author="信仰" w:date="2026-10-16T00:26:08Z">
        <w:r>
          <w:rPr>
            <w:rFonts w:hint="eastAsia" w:ascii="华文仿宋" w:hAnsi="华文仿宋" w:eastAsia="华文仿宋" w:cs="华文仿宋"/>
            <w:color w:val="000000"/>
            <w:kern w:val="0"/>
            <w:sz w:val="32"/>
            <w:szCs w:val="32"/>
            <w:lang w:val="en-US" w:eastAsia="zh-CN" w:bidi="ar"/>
            <w:woUserID w:val="6"/>
          </w:rPr>
          <w:delText>5</w:delText>
        </w:r>
      </w:del>
      <w:r>
        <w:rPr>
          <w:rFonts w:hint="eastAsia" w:ascii="华文仿宋" w:hAnsi="华文仿宋" w:eastAsia="华文仿宋" w:cs="华文仿宋"/>
          <w:color w:val="000000"/>
          <w:kern w:val="0"/>
          <w:sz w:val="32"/>
          <w:szCs w:val="32"/>
          <w:lang w:val="en-US" w:eastAsia="zh-CN" w:bidi="ar"/>
          <w:woUserID w:val="6"/>
        </w:rPr>
        <w:t>条】本措施已填写岗位职责及岗位名称，未填写实际执行人姓名，请补充。”</w:t>
      </w:r>
      <w:del w:id="411" w:author="信仰" w:date="2026-10-16T00:26:34Z">
        <w:r>
          <w:rPr>
            <w:rFonts w:hint="eastAsia" w:ascii="华文仿宋" w:hAnsi="华文仿宋" w:eastAsia="华文仿宋" w:cs="华文仿宋"/>
            <w:color w:val="000000"/>
            <w:kern w:val="0"/>
            <w:sz w:val="32"/>
            <w:szCs w:val="32"/>
            <w:lang w:val="en-US" w:eastAsia="zh-CN" w:bidi="ar"/>
            <w:woUserID w:val="6"/>
          </w:rPr>
          <w:delText>；“【第9条】本行引用的控制措施编号在本主体当前矩阵中不存在，请核对。”</w:delText>
        </w:r>
      </w:del>
    </w:p>
    <w:p w14:paraId="50912713">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保留原有业务数据、修订格式及人工意见。复核时更新可识别的本次代码审核意见，避免重复累加；已整改的问题应清除相应代码审核意见，不擅自删除人工意见。</w:t>
      </w:r>
    </w:p>
    <w:p w14:paraId="380BC26D">
      <w:pPr>
        <w:keepNext w:val="0"/>
        <w:keepLines w:val="0"/>
        <w:widowControl/>
        <w:suppressLineNumbers w:val="0"/>
        <w:snapToGrid w:val="0"/>
        <w:spacing w:before="0" w:beforeAutospacing="0" w:after="0" w:afterAutospacing="0" w:line="560" w:lineRule="exact"/>
        <w:ind w:left="0" w:right="0" w:firstLine="640"/>
        <w:jc w:val="both"/>
        <w:rPr>
          <w:rFonts w:hint="eastAsia" w:ascii="华文仿宋" w:hAnsi="华文仿宋" w:eastAsia="华文仿宋" w:cs="华文仿宋"/>
          <w:color w:val="000000"/>
          <w:kern w:val="0"/>
          <w:sz w:val="32"/>
          <w:szCs w:val="32"/>
          <w:woUserID w:val="6"/>
        </w:rPr>
      </w:pPr>
      <w:r>
        <w:rPr>
          <w:rFonts w:hint="eastAsia" w:ascii="华文仿宋" w:hAnsi="华文仿宋" w:eastAsia="华文仿宋" w:cs="华文仿宋"/>
          <w:color w:val="000000"/>
          <w:kern w:val="0"/>
          <w:sz w:val="32"/>
          <w:szCs w:val="32"/>
          <w:lang w:val="en-US" w:eastAsia="zh-CN" w:bidi="ar"/>
          <w:woUserID w:val="6"/>
        </w:rPr>
        <w:t xml:space="preserve"> </w:t>
      </w:r>
    </w:p>
    <w:p w14:paraId="360C6172">
      <w:pPr>
        <w:keepNext w:val="0"/>
        <w:keepLines w:val="0"/>
        <w:widowControl w:val="0"/>
        <w:suppressLineNumbers w:val="0"/>
        <w:spacing w:before="0" w:beforeAutospacing="0" w:after="0" w:afterAutospacing="0"/>
        <w:ind w:left="0" w:right="0"/>
        <w:jc w:val="both"/>
        <w:rPr>
          <w:rFonts w:hint="default" w:ascii="Arial" w:hAnsi="Arial" w:eastAsia="微软雅黑" w:cs="Times New Roman"/>
          <w:kern w:val="2"/>
          <w:sz w:val="21"/>
          <w:szCs w:val="21"/>
          <w:woUserID w:val="6"/>
        </w:rPr>
      </w:pPr>
    </w:p>
    <w:p w14:paraId="22BD9A65">
      <w:pPr>
        <w:rPr>
          <w:rFonts w:hint="default"/>
          <w:lang w:eastAsia="zh-CN"/>
        </w:rPr>
      </w:pPr>
    </w:p>
    <w:sectPr>
      <w:footerReference r:id="rId3" w:type="default"/>
      <w:pgSz w:w="11906" w:h="16838"/>
      <w:pgMar w:top="2098" w:right="1474" w:bottom="1984" w:left="1587" w:header="850" w:footer="130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Songti SC">
    <w:altName w:val="汉仪书宋二KW"/>
    <w:panose1 w:val="00000000000000000000"/>
    <w:charset w:val="00"/>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 w:name="Heiti SC">
    <w:altName w:val="汉仪书宋二KW"/>
    <w:panose1 w:val="00000000000000000000"/>
    <w:charset w:val="00"/>
    <w:family w:val="auto"/>
    <w:pitch w:val="default"/>
    <w:sig w:usb0="00000000" w:usb1="00000000" w:usb2="00000000" w:usb3="00000000" w:csb0="00000000" w:csb1="00000000"/>
  </w:font>
  <w:font w:name="方正仿宋_GB2312">
    <w:altName w:val="Times New Roman"/>
    <w:panose1 w:val="00000000000000000000"/>
    <w:charset w:val="00"/>
    <w:family w:val="auto"/>
    <w:pitch w:val="default"/>
    <w:sig w:usb0="00000000" w:usb1="00000000" w:usb2="00000000" w:usb3="00000000" w:csb0="00000000" w:csb1="00000000"/>
  </w:font>
  <w:font w:name="仿宋_GB2312">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微软雅黑">
    <w:altName w:val="汉仪旗黑KW 55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17A22">
    <w:pPr>
      <w:pStyle w:val="12"/>
      <w:spacing w:line="400" w:lineRule="exact"/>
      <w:ind w:firstLine="0"/>
      <w:jc w:val="center"/>
    </w:pPr>
    <w:r>
      <w:t xml:space="preserve">— </w:t>
    </w:r>
    <w:r>
      <w:fldChar w:fldCharType="begin"/>
    </w:r>
    <w:r>
      <w:instrText xml:space="preserve">PAGE</w:instrText>
    </w:r>
    <w:r>
      <w:fldChar w:fldCharType="separate"/>
    </w:r>
    <w:r>
      <w:t>1</w:t>
    </w:r>
    <w:r>
      <w:fldChar w:fldCharType="end"/>
    </w:r>
    <w: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BF23D8"/>
    <w:multiLevelType w:val="multilevel"/>
    <w:tmpl w:val="FDBF23D8"/>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1">
    <w:nsid w:val="6ADA38EA"/>
    <w:multiLevelType w:val="multilevel"/>
    <w:tmpl w:val="6ADA38EA"/>
    <w:lvl w:ilvl="0" w:tentative="0">
      <w:start w:val="2"/>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你说的都对">
    <w15:presenceInfo w15:providerId="WPS Office" w15:userId="2412295570"/>
  </w15:person>
  <w15:person w15:author="信仰">
    <w15:presenceInfo w15:providerId="WPS Office" w15:userId="31557518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trackRevisions w:val="1"/>
  <w:documentProtection w:enforcement="0"/>
  <w:defaultTabStop w:val="420"/>
  <w:drawingGridHorizontalSpacing w:val="210"/>
  <w:drawingGridVerticalSpacing w:val="194"/>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78CAE9C"/>
    <w:rsid w:val="181F60E8"/>
    <w:rsid w:val="183C240D"/>
    <w:rsid w:val="1AA24D9F"/>
    <w:rsid w:val="1DAFCF77"/>
    <w:rsid w:val="28DA2E89"/>
    <w:rsid w:val="2A4254F9"/>
    <w:rsid w:val="2D1F32F4"/>
    <w:rsid w:val="323B4D81"/>
    <w:rsid w:val="34B70380"/>
    <w:rsid w:val="36D316CB"/>
    <w:rsid w:val="3AE174A3"/>
    <w:rsid w:val="3BB74643"/>
    <w:rsid w:val="3FFD0B26"/>
    <w:rsid w:val="43446334"/>
    <w:rsid w:val="44A84E71"/>
    <w:rsid w:val="477DCE1E"/>
    <w:rsid w:val="573E1E21"/>
    <w:rsid w:val="5A9DF965"/>
    <w:rsid w:val="5B487E91"/>
    <w:rsid w:val="5CF9550F"/>
    <w:rsid w:val="5EFD7597"/>
    <w:rsid w:val="5EFEBDE8"/>
    <w:rsid w:val="5F8E2D69"/>
    <w:rsid w:val="5FBE59B6"/>
    <w:rsid w:val="5FFD9FA8"/>
    <w:rsid w:val="63F3E806"/>
    <w:rsid w:val="68CA2609"/>
    <w:rsid w:val="68CC1AED"/>
    <w:rsid w:val="69BB0F42"/>
    <w:rsid w:val="6A637494"/>
    <w:rsid w:val="6BCF62E6"/>
    <w:rsid w:val="6CD3A16D"/>
    <w:rsid w:val="6D535020"/>
    <w:rsid w:val="6E5EED84"/>
    <w:rsid w:val="6E5F49A6"/>
    <w:rsid w:val="6F79ECDA"/>
    <w:rsid w:val="6FFF37D2"/>
    <w:rsid w:val="70DE2EF1"/>
    <w:rsid w:val="73F3B672"/>
    <w:rsid w:val="77BF2EF5"/>
    <w:rsid w:val="77FB8E0C"/>
    <w:rsid w:val="77FF26D8"/>
    <w:rsid w:val="7AFFE4B7"/>
    <w:rsid w:val="7BDF71BB"/>
    <w:rsid w:val="7BFF8B0F"/>
    <w:rsid w:val="7C5F4108"/>
    <w:rsid w:val="7CFFBC51"/>
    <w:rsid w:val="7D65F84D"/>
    <w:rsid w:val="7EF6FC03"/>
    <w:rsid w:val="7F76FA2C"/>
    <w:rsid w:val="7F79C282"/>
    <w:rsid w:val="7F7B6CAE"/>
    <w:rsid w:val="7F7E878E"/>
    <w:rsid w:val="7F9E7968"/>
    <w:rsid w:val="7FBDDB73"/>
    <w:rsid w:val="7FBF6DD0"/>
    <w:rsid w:val="7FCD17FE"/>
    <w:rsid w:val="7FD7E9A0"/>
    <w:rsid w:val="7FE9FBB2"/>
    <w:rsid w:val="7FEBF115"/>
    <w:rsid w:val="7FF31755"/>
    <w:rsid w:val="7FFFD4F6"/>
    <w:rsid w:val="8FFFA67E"/>
    <w:rsid w:val="A97F623E"/>
    <w:rsid w:val="AFBF8780"/>
    <w:rsid w:val="B372DDE0"/>
    <w:rsid w:val="B72634B1"/>
    <w:rsid w:val="B77D4C1B"/>
    <w:rsid w:val="B7FDAD4C"/>
    <w:rsid w:val="B7FF9F51"/>
    <w:rsid w:val="BB7C2F2B"/>
    <w:rsid w:val="BBFF6A8F"/>
    <w:rsid w:val="BEEFCB4B"/>
    <w:rsid w:val="BFB7082D"/>
    <w:rsid w:val="BFE6F841"/>
    <w:rsid w:val="D1EBC6B3"/>
    <w:rsid w:val="D5DE8897"/>
    <w:rsid w:val="D5FFAE00"/>
    <w:rsid w:val="D6F7037C"/>
    <w:rsid w:val="D7B68323"/>
    <w:rsid w:val="DFD7A1E4"/>
    <w:rsid w:val="E3DFD5C0"/>
    <w:rsid w:val="E7BFCA8A"/>
    <w:rsid w:val="E7FE3684"/>
    <w:rsid w:val="EB835D62"/>
    <w:rsid w:val="EDFB7145"/>
    <w:rsid w:val="EFFF70E4"/>
    <w:rsid w:val="F17A0D6C"/>
    <w:rsid w:val="F3F10108"/>
    <w:rsid w:val="F5EEB1BC"/>
    <w:rsid w:val="F5EF82B1"/>
    <w:rsid w:val="F7EEC240"/>
    <w:rsid w:val="F7FE2179"/>
    <w:rsid w:val="FABFE9F3"/>
    <w:rsid w:val="FB8DD111"/>
    <w:rsid w:val="FBDFDF4F"/>
    <w:rsid w:val="FBF75102"/>
    <w:rsid w:val="FDDC5620"/>
    <w:rsid w:val="FDEA700A"/>
    <w:rsid w:val="FEF7A33E"/>
    <w:rsid w:val="FF1FD969"/>
    <w:rsid w:val="FF23C037"/>
    <w:rsid w:val="FF65A182"/>
    <w:rsid w:val="FF6F4E97"/>
    <w:rsid w:val="FFBCCC7B"/>
    <w:rsid w:val="FFBFCE42"/>
    <w:rsid w:val="FFCFA88F"/>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link w:val="26"/>
    <w:qFormat/>
    <w:uiPriority w:val="0"/>
    <w:pPr>
      <w:keepNext/>
      <w:keepLines/>
      <w:numPr>
        <w:ilvl w:val="0"/>
        <w:numId w:val="1"/>
      </w:numPr>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link w:val="27"/>
    <w:unhideWhenUsed/>
    <w:qFormat/>
    <w:uiPriority w:val="0"/>
    <w:pPr>
      <w:keepNext/>
      <w:keepLines/>
      <w:numPr>
        <w:ilvl w:val="1"/>
        <w:numId w:val="1"/>
      </w:numPr>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link w:val="34"/>
    <w:unhideWhenUsed/>
    <w:qFormat/>
    <w:uiPriority w:val="0"/>
    <w:pPr>
      <w:keepNext/>
      <w:keepLines/>
      <w:numPr>
        <w:ilvl w:val="2"/>
        <w:numId w:val="1"/>
      </w:numPr>
      <w:spacing w:before="260" w:beforeLines="0" w:beforeAutospacing="0" w:after="180" w:afterLines="0" w:afterAutospacing="0" w:line="240" w:lineRule="auto"/>
      <w:ind w:firstLine="400"/>
      <w:outlineLvl w:val="2"/>
    </w:pPr>
    <w:rPr>
      <w:rFonts w:ascii="Arial" w:hAnsi="Arial"/>
      <w:b/>
      <w:sz w:val="30"/>
    </w:rPr>
  </w:style>
  <w:style w:type="paragraph" w:styleId="5">
    <w:name w:val="heading 4"/>
    <w:basedOn w:val="1"/>
    <w:next w:val="1"/>
    <w:link w:val="31"/>
    <w:unhideWhenUsed/>
    <w:qFormat/>
    <w:uiPriority w:val="0"/>
    <w:pPr>
      <w:keepNext/>
      <w:keepLines/>
      <w:numPr>
        <w:ilvl w:val="3"/>
        <w:numId w:val="1"/>
      </w:numPr>
      <w:spacing w:before="240" w:beforeLines="0" w:beforeAutospacing="0" w:after="160" w:afterLines="0" w:afterAutospacing="0" w:line="240" w:lineRule="auto"/>
      <w:ind w:firstLine="402"/>
      <w:outlineLvl w:val="3"/>
    </w:pPr>
    <w:rPr>
      <w:rFonts w:ascii="Arial" w:hAnsi="Arial"/>
      <w:b/>
      <w:sz w:val="28"/>
    </w:rPr>
  </w:style>
  <w:style w:type="paragraph" w:styleId="6">
    <w:name w:val="heading 5"/>
    <w:basedOn w:val="1"/>
    <w:next w:val="1"/>
    <w:link w:val="22"/>
    <w:unhideWhenUsed/>
    <w:qFormat/>
    <w:uiPriority w:val="0"/>
    <w:pPr>
      <w:keepNext/>
      <w:keepLines/>
      <w:numPr>
        <w:ilvl w:val="4"/>
        <w:numId w:val="1"/>
      </w:numPr>
      <w:spacing w:before="240" w:beforeLines="0" w:beforeAutospacing="0" w:after="160" w:afterLines="0" w:afterAutospacing="0" w:line="240" w:lineRule="auto"/>
      <w:ind w:firstLine="402"/>
      <w:outlineLvl w:val="4"/>
    </w:pPr>
    <w:rPr>
      <w:rFonts w:ascii="Arial" w:hAnsi="Arial"/>
      <w:b/>
      <w:sz w:val="28"/>
    </w:rPr>
  </w:style>
  <w:style w:type="paragraph" w:styleId="7">
    <w:name w:val="heading 6"/>
    <w:basedOn w:val="1"/>
    <w:next w:val="1"/>
    <w:link w:val="28"/>
    <w:unhideWhenUsed/>
    <w:qFormat/>
    <w:uiPriority w:val="0"/>
    <w:pPr>
      <w:keepNext/>
      <w:keepLines/>
      <w:numPr>
        <w:ilvl w:val="5"/>
        <w:numId w:val="1"/>
      </w:numPr>
      <w:spacing w:before="240" w:beforeLines="0" w:beforeAutospacing="0" w:after="120" w:afterLines="0" w:afterAutospacing="0" w:line="240" w:lineRule="auto"/>
      <w:ind w:firstLine="402"/>
      <w:outlineLvl w:val="5"/>
    </w:pPr>
    <w:rPr>
      <w:rFonts w:ascii="Arial" w:hAnsi="Arial"/>
      <w:b/>
      <w:sz w:val="24"/>
    </w:rPr>
  </w:style>
  <w:style w:type="paragraph" w:styleId="8">
    <w:name w:val="heading 7"/>
    <w:basedOn w:val="1"/>
    <w:next w:val="1"/>
    <w:link w:val="24"/>
    <w:unhideWhenUsed/>
    <w:qFormat/>
    <w:uiPriority w:val="0"/>
    <w:pPr>
      <w:keepNext/>
      <w:keepLines/>
      <w:numPr>
        <w:ilvl w:val="6"/>
        <w:numId w:val="1"/>
      </w:numPr>
      <w:spacing w:before="240" w:beforeLines="0" w:beforeAutospacing="0" w:after="120" w:afterLines="0" w:afterAutospacing="0" w:line="240" w:lineRule="auto"/>
      <w:ind w:firstLine="402"/>
      <w:outlineLvl w:val="6"/>
    </w:pPr>
    <w:rPr>
      <w:rFonts w:ascii="Arial" w:hAnsi="Arial"/>
      <w:b/>
      <w:sz w:val="24"/>
    </w:rPr>
  </w:style>
  <w:style w:type="paragraph" w:styleId="9">
    <w:name w:val="heading 8"/>
    <w:basedOn w:val="1"/>
    <w:next w:val="1"/>
    <w:link w:val="25"/>
    <w:unhideWhenUsed/>
    <w:qFormat/>
    <w:uiPriority w:val="0"/>
    <w:pPr>
      <w:keepNext/>
      <w:keepLines/>
      <w:numPr>
        <w:ilvl w:val="7"/>
        <w:numId w:val="1"/>
      </w:numPr>
      <w:spacing w:before="180" w:beforeLines="0" w:beforeAutospacing="0" w:after="64" w:afterLines="0" w:afterAutospacing="0" w:line="240" w:lineRule="auto"/>
      <w:ind w:firstLine="402"/>
      <w:outlineLvl w:val="7"/>
    </w:pPr>
    <w:rPr>
      <w:rFonts w:ascii="Arial" w:hAnsi="Arial"/>
      <w:sz w:val="24"/>
    </w:rPr>
  </w:style>
  <w:style w:type="paragraph" w:styleId="10">
    <w:name w:val="heading 9"/>
    <w:basedOn w:val="1"/>
    <w:next w:val="1"/>
    <w:link w:val="32"/>
    <w:unhideWhenUsed/>
    <w:qFormat/>
    <w:uiPriority w:val="0"/>
    <w:pPr>
      <w:keepNext/>
      <w:keepLines/>
      <w:numPr>
        <w:ilvl w:val="8"/>
        <w:numId w:val="1"/>
      </w:numPr>
      <w:spacing w:before="180" w:beforeLines="0" w:beforeAutospacing="0" w:after="64" w:afterLines="0" w:afterAutospacing="0" w:line="240" w:lineRule="auto"/>
      <w:ind w:firstLine="402"/>
      <w:outlineLvl w:val="8"/>
    </w:pPr>
    <w:rPr>
      <w:rFonts w:ascii="Arial" w:hAnsi="Arial"/>
    </w:rPr>
  </w:style>
  <w:style w:type="character" w:default="1" w:styleId="18">
    <w:name w:val="Default Paragraph Font"/>
    <w:qFormat/>
    <w:uiPriority w:val="0"/>
    <w:rPr>
      <w:rFonts w:eastAsia="微软雅黑" w:asciiTheme="minorAscii" w:hAnsiTheme="minorAscii"/>
    </w:rPr>
  </w:style>
  <w:style w:type="table" w:default="1" w:styleId="1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annotation text"/>
    <w:basedOn w:val="1"/>
    <w:link w:val="33"/>
    <w:semiHidden/>
    <w:unhideWhenUsed/>
    <w:qFormat/>
    <w:uiPriority w:val="99"/>
    <w:pPr>
      <w:jc w:val="left"/>
    </w:pPr>
  </w:style>
  <w:style w:type="paragraph" w:styleId="12">
    <w:name w:val="footer"/>
    <w:basedOn w:val="1"/>
    <w:link w:val="30"/>
    <w:unhideWhenUsed/>
    <w:qFormat/>
    <w:uiPriority w:val="99"/>
    <w:pPr>
      <w:widowControl/>
      <w:tabs>
        <w:tab w:val="center" w:pos="4680"/>
        <w:tab w:val="right" w:pos="9360"/>
      </w:tabs>
      <w:spacing w:before="0" w:after="0" w:line="560" w:lineRule="exact"/>
    </w:pPr>
    <w:rPr>
      <w:rFonts w:ascii="华文宋体" w:hAnsi="华文宋体" w:eastAsia="华文宋体" w:cs="华文宋体"/>
      <w:color w:val="000000"/>
      <w:sz w:val="28"/>
      <w:lang w:val="zh-CN" w:eastAsia="zh-CN"/>
    </w:rPr>
  </w:style>
  <w:style w:type="paragraph" w:styleId="13">
    <w:name w:val="Subtitle"/>
    <w:basedOn w:val="1"/>
    <w:next w:val="1"/>
    <w:link w:val="23"/>
    <w:qFormat/>
    <w:uiPriority w:val="11"/>
    <w:pPr>
      <w:keepNext/>
      <w:widowControl/>
      <w:spacing w:before="0" w:after="280" w:line="560" w:lineRule="exact"/>
      <w:jc w:val="center"/>
    </w:pPr>
    <w:rPr>
      <w:rFonts w:ascii="华文楷体" w:hAnsi="华文楷体" w:eastAsia="华文楷体" w:cs="华文楷体"/>
      <w:iCs/>
      <w:color w:val="000000"/>
      <w:spacing w:val="15"/>
      <w:sz w:val="32"/>
      <w:szCs w:val="24"/>
      <w:lang w:val="zh-CN" w:eastAsia="zh-CN"/>
    </w:rPr>
  </w:style>
  <w:style w:type="paragraph" w:styleId="14">
    <w:name w:val="Normal (Web)"/>
    <w:basedOn w:val="1"/>
    <w:semiHidden/>
    <w:unhideWhenUsed/>
    <w:uiPriority w:val="99"/>
    <w:rPr>
      <w:sz w:val="24"/>
    </w:rPr>
  </w:style>
  <w:style w:type="paragraph" w:styleId="15">
    <w:name w:val="Title"/>
    <w:basedOn w:val="1"/>
    <w:next w:val="1"/>
    <w:link w:val="29"/>
    <w:qFormat/>
    <w:uiPriority w:val="10"/>
    <w:pPr>
      <w:keepNext/>
      <w:widowControl/>
      <w:spacing w:before="0" w:after="0" w:line="680" w:lineRule="exact"/>
      <w:contextualSpacing/>
      <w:jc w:val="center"/>
    </w:pPr>
    <w:rPr>
      <w:rFonts w:ascii="Songti SC" w:hAnsi="Songti SC" w:eastAsia="Songti SC" w:cs="Songti SC"/>
      <w:b/>
      <w:color w:val="000000"/>
      <w:spacing w:val="5"/>
      <w:kern w:val="28"/>
      <w:sz w:val="44"/>
      <w:szCs w:val="52"/>
      <w:lang w:val="zh-CN" w:eastAsia="zh-CN"/>
    </w:rPr>
  </w:style>
  <w:style w:type="table" w:styleId="17">
    <w:name w:val="Table Grid"/>
    <w:basedOn w:val="16"/>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FollowedHyperlink"/>
    <w:basedOn w:val="18"/>
    <w:uiPriority w:val="0"/>
    <w:rPr>
      <w:color w:val="954F72"/>
      <w:u w:val="single"/>
    </w:rPr>
  </w:style>
  <w:style w:type="character" w:styleId="20">
    <w:name w:val="Hyperlink"/>
    <w:basedOn w:val="18"/>
    <w:uiPriority w:val="0"/>
    <w:rPr>
      <w:color w:val="0563C1"/>
      <w:u w:val="single"/>
    </w:rPr>
  </w:style>
  <w:style w:type="character" w:styleId="21">
    <w:name w:val="annotation reference"/>
    <w:basedOn w:val="18"/>
    <w:uiPriority w:val="0"/>
    <w:rPr>
      <w:sz w:val="21"/>
      <w:szCs w:val="21"/>
    </w:rPr>
  </w:style>
  <w:style w:type="character" w:customStyle="1" w:styleId="22">
    <w:name w:val="标题 5 字符"/>
    <w:basedOn w:val="18"/>
    <w:link w:val="6"/>
    <w:uiPriority w:val="0"/>
    <w:rPr>
      <w:rFonts w:hint="default" w:ascii="Arial" w:hAnsi="Arial" w:eastAsia="微软雅黑" w:cs="Arial"/>
      <w:b/>
      <w:kern w:val="2"/>
      <w:sz w:val="28"/>
      <w:szCs w:val="24"/>
    </w:rPr>
  </w:style>
  <w:style w:type="character" w:customStyle="1" w:styleId="23">
    <w:name w:val="副标题 字符"/>
    <w:basedOn w:val="18"/>
    <w:link w:val="13"/>
    <w:uiPriority w:val="0"/>
    <w:rPr>
      <w:rFonts w:hint="eastAsia" w:ascii="华文楷体" w:hAnsi="华文楷体" w:eastAsia="华文楷体" w:cs="华文楷体"/>
      <w:iCs/>
      <w:color w:val="000000"/>
      <w:spacing w:val="15"/>
      <w:kern w:val="2"/>
      <w:sz w:val="32"/>
      <w:szCs w:val="24"/>
      <w:lang w:val="zh-CN"/>
    </w:rPr>
  </w:style>
  <w:style w:type="character" w:customStyle="1" w:styleId="24">
    <w:name w:val="标题 7 字符"/>
    <w:basedOn w:val="18"/>
    <w:link w:val="8"/>
    <w:uiPriority w:val="0"/>
    <w:rPr>
      <w:rFonts w:hint="default" w:ascii="Arial" w:hAnsi="Arial" w:eastAsia="微软雅黑" w:cs="Arial"/>
      <w:b/>
      <w:kern w:val="2"/>
      <w:sz w:val="24"/>
      <w:szCs w:val="24"/>
    </w:rPr>
  </w:style>
  <w:style w:type="character" w:customStyle="1" w:styleId="25">
    <w:name w:val="标题 8 字符"/>
    <w:basedOn w:val="18"/>
    <w:link w:val="9"/>
    <w:uiPriority w:val="0"/>
    <w:rPr>
      <w:rFonts w:hint="default" w:ascii="Arial" w:hAnsi="Arial" w:eastAsia="微软雅黑" w:cs="Arial"/>
      <w:kern w:val="2"/>
      <w:sz w:val="24"/>
      <w:szCs w:val="24"/>
    </w:rPr>
  </w:style>
  <w:style w:type="character" w:customStyle="1" w:styleId="26">
    <w:name w:val="标题 1 字符"/>
    <w:basedOn w:val="18"/>
    <w:link w:val="2"/>
    <w:uiPriority w:val="0"/>
    <w:rPr>
      <w:rFonts w:hint="default" w:ascii="Arial" w:hAnsi="Arial" w:eastAsia="微软雅黑" w:cs="Arial"/>
      <w:b/>
      <w:kern w:val="44"/>
      <w:sz w:val="36"/>
      <w:szCs w:val="24"/>
    </w:rPr>
  </w:style>
  <w:style w:type="character" w:customStyle="1" w:styleId="27">
    <w:name w:val="标题 2 字符"/>
    <w:basedOn w:val="18"/>
    <w:link w:val="3"/>
    <w:uiPriority w:val="0"/>
    <w:rPr>
      <w:rFonts w:hint="default" w:ascii="Arial" w:hAnsi="Arial" w:eastAsia="微软雅黑" w:cs="Arial"/>
      <w:b/>
      <w:kern w:val="2"/>
      <w:sz w:val="32"/>
      <w:szCs w:val="24"/>
    </w:rPr>
  </w:style>
  <w:style w:type="character" w:customStyle="1" w:styleId="28">
    <w:name w:val="标题 6 字符"/>
    <w:basedOn w:val="18"/>
    <w:link w:val="7"/>
    <w:uiPriority w:val="0"/>
    <w:rPr>
      <w:rFonts w:hint="default" w:ascii="Arial" w:hAnsi="Arial" w:eastAsia="微软雅黑" w:cs="Arial"/>
      <w:b/>
      <w:kern w:val="2"/>
      <w:sz w:val="24"/>
      <w:szCs w:val="24"/>
    </w:rPr>
  </w:style>
  <w:style w:type="character" w:customStyle="1" w:styleId="29">
    <w:name w:val="标题 字符"/>
    <w:basedOn w:val="18"/>
    <w:link w:val="15"/>
    <w:uiPriority w:val="0"/>
    <w:rPr>
      <w:rFonts w:hint="default" w:ascii="Songti SC" w:hAnsi="Songti SC" w:eastAsia="Songti SC" w:cs="Songti SC"/>
      <w:b/>
      <w:color w:val="000000"/>
      <w:spacing w:val="5"/>
      <w:kern w:val="28"/>
      <w:sz w:val="44"/>
      <w:szCs w:val="52"/>
      <w:lang w:val="zh-CN"/>
    </w:rPr>
  </w:style>
  <w:style w:type="character" w:customStyle="1" w:styleId="30">
    <w:name w:val="页脚 字符"/>
    <w:basedOn w:val="18"/>
    <w:link w:val="12"/>
    <w:uiPriority w:val="0"/>
    <w:rPr>
      <w:rFonts w:hint="eastAsia" w:ascii="华文宋体" w:hAnsi="华文宋体" w:eastAsia="华文宋体" w:cs="华文宋体"/>
      <w:color w:val="000000"/>
      <w:kern w:val="2"/>
      <w:sz w:val="28"/>
      <w:szCs w:val="24"/>
      <w:lang w:val="zh-CN"/>
    </w:rPr>
  </w:style>
  <w:style w:type="character" w:customStyle="1" w:styleId="31">
    <w:name w:val="标题 4 字符"/>
    <w:basedOn w:val="18"/>
    <w:link w:val="5"/>
    <w:uiPriority w:val="0"/>
    <w:rPr>
      <w:rFonts w:hint="default" w:ascii="Arial" w:hAnsi="Arial" w:eastAsia="微软雅黑" w:cs="Arial"/>
      <w:b/>
      <w:kern w:val="2"/>
      <w:sz w:val="28"/>
      <w:szCs w:val="24"/>
    </w:rPr>
  </w:style>
  <w:style w:type="character" w:customStyle="1" w:styleId="32">
    <w:name w:val="标题 9 字符"/>
    <w:basedOn w:val="18"/>
    <w:link w:val="10"/>
    <w:uiPriority w:val="0"/>
    <w:rPr>
      <w:rFonts w:hint="default" w:ascii="Arial" w:hAnsi="Arial" w:eastAsia="微软雅黑" w:cs="Arial"/>
      <w:kern w:val="2"/>
      <w:sz w:val="21"/>
      <w:szCs w:val="24"/>
    </w:rPr>
  </w:style>
  <w:style w:type="character" w:customStyle="1" w:styleId="33">
    <w:name w:val="批注文字 字符"/>
    <w:basedOn w:val="18"/>
    <w:link w:val="11"/>
    <w:uiPriority w:val="0"/>
    <w:rPr>
      <w:rFonts w:hint="default" w:ascii="Arial" w:hAnsi="Arial" w:eastAsia="微软雅黑" w:cs="Arial"/>
      <w:kern w:val="2"/>
      <w:sz w:val="21"/>
      <w:szCs w:val="24"/>
    </w:rPr>
  </w:style>
  <w:style w:type="character" w:customStyle="1" w:styleId="34">
    <w:name w:val="标题 3 字符"/>
    <w:basedOn w:val="18"/>
    <w:link w:val="4"/>
    <w:uiPriority w:val="0"/>
    <w:rPr>
      <w:rFonts w:hint="default" w:ascii="Arial" w:hAnsi="Arial" w:eastAsia="微软雅黑" w:cs="Arial"/>
      <w:b/>
      <w:kern w:val="2"/>
      <w:sz w:val="30"/>
      <w:szCs w:val="24"/>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0</Words>
  <Characters>0</Characters>
  <Lines>1</Lines>
  <Paragraphs>1</Paragraphs>
  <TotalTime>0</TotalTime>
  <ScaleCrop>false</ScaleCrop>
  <LinksUpToDate>false</LinksUpToDate>
  <CharactersWithSpaces>0</CharactersWithSpaces>
  <Application>WPS Office WWO_wpscloud_20261009125621-c73fd9270f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2018-06-05T01:24:00Z</dcterms:created>
  <dcterms:modified xsi:type="dcterms:W3CDTF">2026-10-20T16:26:55Z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2052-12.9.0.29208</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F001FE443D7B3BCACF25D76A587C3CA1_43</vt:lpwstr>
  </property>
</Properties>
</file>