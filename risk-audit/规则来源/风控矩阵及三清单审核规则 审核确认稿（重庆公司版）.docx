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以下十二项规则与原十二条审核要点对应。发现明确问题或因资料不足无法完成检查的，按第三部分要求填写审核意见；无问题的，审核意见留空。</w:t>
      </w:r>
    </w:p>
    <w:p w14:paraId="7BCE8383">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0" w:author="信仰" w:date="2026-10-12T23:33:48Z">
        <w:bookmarkStart w:id="0" w:name="_GoBack"/>
        <w:bookmarkEnd w:id="0"/>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del w:id="1" w:author="信仰" w:date="2026-10-12T23:33:26Z"/>
          <w:rFonts w:hint="eastAsia" w:ascii="华文仿宋" w:hAnsi="华文仿宋" w:eastAsia="华文仿宋" w:cs="华文仿宋"/>
          <w:color w:val="000000"/>
          <w:kern w:val="0"/>
          <w:sz w:val="32"/>
          <w:szCs w:val="32"/>
          <w:woUserID w:val="6"/>
        </w:rPr>
      </w:pPr>
      <w:del w:id="2"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（五）岗位清单中部门、岗位名称和人员姓名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（六）不相容岗位清单存在性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（八）经办与审核人员分离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三个角色中的一个，如果不是这三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缺少姓名或无法识别角色时，填写具体缺失及事项，不能认定不存在冲突。本期只检查经办与审核，不自动扩大为所有角色之间禁止兼任。</w:t>
      </w:r>
    </w:p>
    <w:p w14:paraId="0D79B6B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（九）措施编号及载体引用一致性</w:t>
      </w:r>
    </w:p>
    <w:p w14:paraId="3226A67C">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t>
      </w:r>
    </w:p>
    <w:p w14:paraId="3236051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0239A1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t>
      </w:r>
    </w:p>
    <w:p w14:paraId="4560EA40">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负主体/审核/审批责任。”。</w:t>
      </w:r>
    </w:p>
    <w:p w14:paraId="2F7888E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（十一）角色与责任类型对应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同一岗位存在多个责任类型混杂、且无法明确区分的，只要满足经办对应主体责任、审核对应审核责任、审批对应审批责任之一就不再提示。</w:t>
      </w:r>
    </w:p>
    <w:p w14:paraId="0FEE212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（十五）岗位职责清单中重复项筛查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17FCBDFC">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在矩阵最后一列单独列出岗位清单中已有的控制措施编号及适用性判断</w:t>
      </w:r>
    </w:p>
    <w:p w14:paraId="24328607">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矩阵对应的位置中单独列出一列显示岗位责任清单中已有的控制措施编号，请注意提取编号中的数字部分。</w:t>
      </w:r>
    </w:p>
    <w:p w14:paraId="2839CB7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1）当“岗位清单已有的控制措施编号”列存在值时：</w:t>
      </w:r>
    </w:p>
    <w:p w14:paraId="0C364FE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若“是否适用”列的值为“是”“适用”或其他表达相同含义的值，则“审核意见”列留空。</w:t>
      </w:r>
    </w:p>
    <w:p w14:paraId="17A62A0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若“是否适用”列为空，审核意见列不做任何提示，为空即可。若值为“否”“不适用”或其他表达相同含义的值，则“审核意见”列提示：“请结合业务实际再次核实适用性。”</w:t>
      </w:r>
    </w:p>
    <w:p w14:paraId="50EEF7D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2）当“岗位清单已有的控制措施编号”列不存在值时：</w:t>
      </w:r>
    </w:p>
    <w:p w14:paraId="77A5556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若“是否适用”列的值为“是”“适用”或其他表达相同含义的值，则“审核意见”列提示：“请结合业务实际再次核实适用性。”</w:t>
      </w:r>
    </w:p>
    <w:p w14:paraId="00EEED2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若“是否适用”列为空，或值为“否”“不适用”或其他表达相同含义的值，则“审核意见”列留空。</w:t>
      </w:r>
    </w:p>
    <w:p w14:paraId="75A8CD9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系统控制清单控制方式匹配性判断</w:t>
      </w:r>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175EFB8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供电分公司适用关键控制点审核</w:t>
      </w:r>
    </w:p>
    <w:p w14:paraId="7BCACC1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重庆公司供电分工适用的关键控制点（模板）</w:t>
            </w:r>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矩阵名称</w:t>
            </w:r>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关键控制点</w:t>
            </w:r>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1.系统客户信息创建</w:t>
            </w:r>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2.客户用电容量的确定</w:t>
            </w:r>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3.系统客户信息变更</w:t>
            </w:r>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5.供用电合同审核</w:t>
            </w:r>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7.客户电价执行管控</w:t>
            </w:r>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16.营财账务协同管理</w:t>
            </w:r>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17.电费发票开具</w:t>
            </w:r>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18.价外基金上交</w:t>
            </w:r>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20.代收渠道在途资金管理</w:t>
            </w:r>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21.柜台收费在途资金管理</w:t>
            </w:r>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22.电费销账标准制定</w:t>
            </w:r>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24.电费账龄与客户信用管理</w:t>
            </w:r>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25.电费坏账计提与核销</w:t>
            </w:r>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27.不明款确认与核销</w:t>
            </w:r>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29.退费审批权限及流程设置</w:t>
            </w:r>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32.异常事项闭环销号</w:t>
            </w:r>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33.出库出账标准</w:t>
            </w:r>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34.计量表计安装</w:t>
            </w:r>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35.欠费停电催收</w:t>
            </w:r>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1.发电机组电力业务许可证的核实</w:t>
            </w:r>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3.合同(协议)的签订、解除</w:t>
            </w:r>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4.发电客户新建信息的确定</w:t>
            </w:r>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5.发电客户的变更</w:t>
            </w:r>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6.新能源项目档案的管理</w:t>
            </w:r>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8.计量点设置</w:t>
            </w:r>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9.计量和采集周期</w:t>
            </w:r>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12.结算依据的传递</w:t>
            </w:r>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14.结算数据的退补</w:t>
            </w:r>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16.电网代开发票范围</w:t>
            </w:r>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17.电费支付时限管控</w:t>
            </w:r>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18.银行账号的确定与变更</w:t>
            </w:r>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20.支付失败的处理</w:t>
            </w:r>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23.营财凭证的传递</w:t>
            </w:r>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24.可再生项目档案的管理</w:t>
            </w:r>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25.补贴电量双控</w:t>
            </w:r>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26.补贴需求的统计</w:t>
            </w:r>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27.补贴资金的分配与转付</w:t>
            </w:r>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1.严格禁止类、特别监管类项目投资决策审批</w:t>
            </w:r>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2.可研报告（估算）准确性、完整性审核控制</w:t>
            </w:r>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3.可研经济性评审、财务合规性审核控制</w:t>
            </w:r>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4.前期费用列支范围、规模审核控制</w:t>
            </w:r>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5.长期挂账前期费用清理</w:t>
            </w:r>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6.储备项目合规性、金额准确性的审批控制</w:t>
            </w:r>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7.概算审核控制</w:t>
            </w:r>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8.工程计划与预算的规模控制</w:t>
            </w:r>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9.施工图预算控制</w:t>
            </w:r>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10.施工合同合规性、时效性控制</w:t>
            </w:r>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13.征地社会稳定风险评估合规性控制</w:t>
            </w:r>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14.划拨用地合规性控制</w:t>
            </w:r>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15.耕地占用税合规性控制</w:t>
            </w:r>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16.城镇土地使用税免税合规性控制</w:t>
            </w:r>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17.项目开工合规性审核</w:t>
            </w:r>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18.施工安全控制</w:t>
            </w:r>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19.施工质量控制</w:t>
            </w:r>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20.项目施工环水保控制</w:t>
            </w:r>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21.设计变更与现场签证真实性审核控制</w:t>
            </w:r>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22.物资现场到货与采购一致性控制</w:t>
            </w:r>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23.物资成本报账与现场实物到货一致性控制</w:t>
            </w:r>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24.施工成本报账与现场进度一致性控制</w:t>
            </w:r>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25.长期挂账在建工程清理</w:t>
            </w:r>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26.现场实际工程量与验收报告一致性控制</w:t>
            </w:r>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27.竣工资产移交闭环控制</w:t>
            </w:r>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28.暂估转资节点刚性控制</w:t>
            </w:r>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29.已领未用物资退库控制</w:t>
            </w:r>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30.拆旧物资处置控制</w:t>
            </w:r>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31.项目竣工合规性管理</w:t>
            </w:r>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32.房产税计税依据合规性控制</w:t>
            </w:r>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33.预留尾工时限与规模控制</w:t>
            </w:r>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34.工程量真实性、一致性管控</w:t>
            </w:r>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35.合同计价的合规性控制</w:t>
            </w:r>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36.项目结算时效管控</w:t>
            </w:r>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37.工程质保金支付合规性控制</w:t>
            </w:r>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38.工程竣工决算报告编制时效性管控</w:t>
            </w:r>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39.工程竣工决算分级审核控制</w:t>
            </w:r>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40.工程投后管理</w:t>
            </w:r>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41.档案管理</w:t>
            </w:r>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1.被迁改资产价值控制</w:t>
            </w:r>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2.电网功能适应性控制</w:t>
            </w:r>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3.补偿金额与回收时间控制</w:t>
            </w:r>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4.迁改业务类型的审核控制</w:t>
            </w:r>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5.拆旧资产归属控制</w:t>
            </w:r>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6.资产拆旧时点控制</w:t>
            </w:r>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7.农民工工资支付控制</w:t>
            </w:r>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8.增值税风险控制</w:t>
            </w:r>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9.新建资产税金房产土地税缴纳控制</w:t>
            </w:r>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10.新建资产功能性验证</w:t>
            </w:r>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11.新建资产价值确定</w:t>
            </w:r>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12.技术鉴定控制</w:t>
            </w:r>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14.迁改资金清算控制</w:t>
            </w:r>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1.估算准确性、完整性审核控制</w:t>
            </w:r>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2.项目储备经济性评审、财务合规性审核控制</w:t>
            </w:r>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3.配网项目储备入库和评审</w:t>
            </w:r>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4.配网项目立项规范性审核</w:t>
            </w:r>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5.储备项目必要性、可行性、投资准确性的审批控制</w:t>
            </w:r>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6.项目概（预）算审核控制</w:t>
            </w:r>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7.工程预算与计划的规模控制</w:t>
            </w:r>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8.招标采购合规及防舞弊控制</w:t>
            </w:r>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9.合同合规性、时效性控制</w:t>
            </w:r>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10.合同签订及审核</w:t>
            </w:r>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13.物资现场到货与采购一致性控制</w:t>
            </w:r>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14.施工方案评审控制</w:t>
            </w:r>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15.配网项目工程结算审计</w:t>
            </w:r>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16.配网项目开工报告和进度确认</w:t>
            </w:r>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17.配网项目监理人员履职控制</w:t>
            </w:r>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18.配网项目竣工验收及结算审计</w:t>
            </w:r>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19.配网项目建卡清册核对</w:t>
            </w:r>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20.配网项目暂估转资流程提交</w:t>
            </w:r>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21.已领未用物资退库控制</w:t>
            </w:r>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22.拆旧计划执行和物资处置控制</w:t>
            </w:r>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23.配网项目结算报账</w:t>
            </w:r>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24.工程质保金支付合规性控制</w:t>
            </w:r>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25.工程竣工决算报告编制时效性管控</w:t>
            </w:r>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1.设备验收盘点与转资新增管控</w:t>
            </w:r>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2.委托运维资产新增设备台账信息维护与资产卡片创建</w:t>
            </w:r>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3.接收资产审核</w:t>
            </w:r>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4.用户资产卡片创建</w:t>
            </w:r>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5.资产调拨办理</w:t>
            </w:r>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6.资产权属变更</w:t>
            </w:r>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7.设备资产盘点与处置</w:t>
            </w:r>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8.修理项目立项审核</w:t>
            </w:r>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9.设备资产备品维保与消纳管理</w:t>
            </w:r>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10.设备资产保险报案与索赔</w:t>
            </w:r>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11.退役设备资产技术鉴定</w:t>
            </w:r>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12.退役设备资产拆除与足额回收管控</w:t>
            </w:r>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13.设备资产报废流程审批办理</w:t>
            </w:r>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14.资产调拨手续办理</w:t>
            </w:r>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15.委托运维资产技术鉴定及审批手续办理</w:t>
            </w:r>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16.委托运维资产房产土地税金申报缴纳</w:t>
            </w:r>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17.设备资产报废决策程序</w:t>
            </w:r>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1.需求计划优先利库</w:t>
            </w:r>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2.采购计划与项目需求匹配</w:t>
            </w:r>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3.招标采购合规控制</w:t>
            </w:r>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4.应急采购规范性及合理性控制</w:t>
            </w:r>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5.供应商履约风险控制</w:t>
            </w:r>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6.合同关键条款控制</w:t>
            </w:r>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7.合同变更合理性控制</w:t>
            </w:r>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8.履约保险（保函）有效性控制</w:t>
            </w:r>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9.物资结算真实性与进度准确性控制</w:t>
            </w:r>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10.协议执行规范性控制</w:t>
            </w:r>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11.应付清理及时性控制</w:t>
            </w:r>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13.集货商履约控制</w:t>
            </w:r>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15.电商采购物资到货验收控制</w:t>
            </w:r>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16.物资到货验收一致性控制</w:t>
            </w:r>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17.物资出库真实性控制</w:t>
            </w:r>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18.直发现场物资使用规范性控制</w:t>
            </w:r>
            <w:r>
              <w:rPr>
                <w:rFonts w:hint="default" w:ascii="方正仿宋_GBK" w:hAnsi="等线" w:eastAsia="方正仿宋_GBK" w:cs="宋体"/>
                <w:color w:val="EE0000"/>
                <w:kern w:val="0"/>
                <w:sz w:val="22"/>
                <w:szCs w:val="22"/>
                <w:lang w:val="en-US" w:eastAsia="zh-CN" w:bidi="ar"/>
                <w:woUserID w:val="6"/>
              </w:rPr>
              <w:br w:type="textWrapping"/>
            </w:r>
            <w:r>
              <w:rPr>
                <w:rFonts w:hint="default" w:ascii="方正仿宋_GBK" w:hAnsi="方正仿宋_GBK" w:eastAsia="方正仿宋_GBK" w:cs="方正仿宋_GBK"/>
                <w:color w:val="EE0000"/>
                <w:kern w:val="0"/>
                <w:sz w:val="22"/>
                <w:szCs w:val="22"/>
                <w:lang w:val="en-US" w:eastAsia="zh-CN" w:bidi="ar"/>
                <w:woUserID w:val="6"/>
              </w:rPr>
              <w:t>（特高压工程物资管理参照特高压矩阵执行）</w:t>
            </w:r>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19.寄存物资出库一致性审核</w:t>
            </w:r>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20.结余物资退库控制</w:t>
            </w:r>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21.专业仓设置及审批控制</w:t>
            </w:r>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22.物资入仓准确性控制</w:t>
            </w:r>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23.物资出仓准确性控制</w:t>
            </w:r>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24.物资盘点准确性控制</w:t>
            </w:r>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25.利库及时性控制</w:t>
            </w:r>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26.拆旧物资退役控制</w:t>
            </w:r>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27.销售回款及物资出库准确性控制</w:t>
            </w:r>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28.采购计划与项目需求匹配</w:t>
            </w:r>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29.招标采购合规控制</w:t>
            </w:r>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30.服务商履约风险控制</w:t>
            </w:r>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31.合同关键条款控制</w:t>
            </w:r>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32.合同变更合理性控制</w:t>
            </w:r>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33.服务结算真实性与进度准确性控制</w:t>
            </w:r>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34.应付清理及时性控制</w:t>
            </w:r>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1.储备立项的程序控制</w:t>
            </w:r>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2.计划预算安排合规性</w:t>
            </w:r>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3.入账成本准确性</w:t>
            </w:r>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4.专业分包比例合规性</w:t>
            </w:r>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5.资产信息真实性</w:t>
            </w:r>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6.项目验收质量</w:t>
            </w:r>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7.项目转资合规性</w:t>
            </w:r>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8.储备立项的程序</w:t>
            </w:r>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9.计划调整及时性</w:t>
            </w:r>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10.入账成本准确性</w:t>
            </w:r>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11.研发项目加计扣除合规性</w:t>
            </w:r>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12.研发费用核算与分摊准确性</w:t>
            </w:r>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13.内部受托研发项目三方信息一致性控制</w:t>
            </w:r>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14.项目验收质量</w:t>
            </w:r>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15.科研成果权属保护有效性</w:t>
            </w:r>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1.员工信息管理</w:t>
            </w:r>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2.工资总额计划管理</w:t>
            </w:r>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3.工资明细管理</w:t>
            </w:r>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4.员工用工管理</w:t>
            </w:r>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5.工资发放</w:t>
            </w:r>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6.社保公积金计提缴纳</w:t>
            </w:r>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7.企业年金及补充医疗保险拨付运作</w:t>
            </w:r>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8.食堂经费使用</w:t>
            </w:r>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9.职工疗养组织</w:t>
            </w:r>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10.职工体检费使用</w:t>
            </w:r>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11.其他福利费使用</w:t>
            </w:r>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12.工会经费计提拨缴</w:t>
            </w:r>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13.职工教育经费列支</w:t>
            </w:r>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14.食材价格管控</w:t>
            </w:r>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1.出差申请发起</w:t>
            </w:r>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2.出差申请审批</w:t>
            </w:r>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3.出差申请流程控制</w:t>
            </w:r>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5.单体酒店上架及价格定价管控</w:t>
            </w:r>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6.酒店预订</w:t>
            </w:r>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7.差旅标准执行</w:t>
            </w:r>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8.差旅报销合规性控制</w:t>
            </w:r>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9.自付单据审核</w:t>
            </w:r>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10.报销事项合规性控制</w:t>
            </w:r>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11.报销发票审核</w:t>
            </w:r>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12.公务接待范围、执行制度、费用报销</w:t>
            </w:r>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13.公务车辆单车核算管理</w:t>
            </w:r>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14.因公出国（境）经费使用</w:t>
            </w:r>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15.会议规模、费用报销</w:t>
            </w:r>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16.办公费使用</w:t>
            </w:r>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17.办公用品采购、发放</w:t>
            </w:r>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18.党组织工作经费报销</w:t>
            </w:r>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19.安全费报销</w:t>
            </w:r>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20.劳动保护费报销</w:t>
            </w:r>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21.现场青苗赔偿类型、数量的确定</w:t>
            </w:r>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22.青苗赔偿支付对象的确定</w:t>
            </w:r>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23.资金支付管理</w:t>
            </w:r>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24.软科学课题经费报销</w:t>
            </w:r>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25.车辆油料费用申请</w:t>
            </w:r>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26.车辆油料费用报销</w:t>
            </w:r>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27.车辆油耗合规性控制</w:t>
            </w:r>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28.车辆维修保养费用申请</w:t>
            </w:r>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29.车辆维修保养费用报销</w:t>
            </w:r>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30.车辆维修保养费用合规性控制</w:t>
            </w:r>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1.会计主体完整性管控</w:t>
            </w:r>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2.业务完整性管控</w:t>
            </w:r>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6.会计政策和会计估计执行管控</w:t>
            </w:r>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7.会计政策和会计估计变更审批</w:t>
            </w:r>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8.会计不相容岗位管控</w:t>
            </w:r>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9.会计岗位交接管控</w:t>
            </w:r>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10.银行账户合规开立控制</w:t>
            </w:r>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11.银行账户办理监控控制</w:t>
            </w:r>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12.商户号合规开立控制</w:t>
            </w:r>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13.商户号办理监控控制</w:t>
            </w:r>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14.数字钱包合规开立控制</w:t>
            </w:r>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15.数字钱包监控控制</w:t>
            </w:r>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16.银行账户变更及时性、必要性控制</w:t>
            </w:r>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17.商户号变更及时性、必要性控制</w:t>
            </w:r>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18.数字钱包变更及时性、必要性控制</w:t>
            </w:r>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19.银行账户注销及时性、规范性控制</w:t>
            </w:r>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20.商户号注销及时性、规范性控制</w:t>
            </w:r>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21.数字钱包注销及时性、规范性控制</w:t>
            </w:r>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22.账户完整性管控</w:t>
            </w:r>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24.预算决策程序审核</w:t>
            </w:r>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25.资源配置精准性管控</w:t>
            </w:r>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26.预算执行情况分析</w:t>
            </w:r>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27.各会计科目、项目预算系统编制及控制</w:t>
            </w:r>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28.重点单项费用预算编制及控制</w:t>
            </w:r>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29.项目可研经济性、财务合规性检查</w:t>
            </w:r>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30.项目预算执行控制</w:t>
            </w:r>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31.预算编制与输配电成本一致性审核</w:t>
            </w:r>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32.售电收入管控</w:t>
            </w:r>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33.非电收入管控</w:t>
            </w:r>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34.成本真实性管控</w:t>
            </w:r>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35.成本合规性、完整性管控</w:t>
            </w:r>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36.收入成本匹配性管控</w:t>
            </w:r>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37.往来挂账规范性管控</w:t>
            </w:r>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38.往来清账及时性管控</w:t>
            </w:r>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39.往来对账规范性管控</w:t>
            </w:r>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40.长期挂账款项管理</w:t>
            </w:r>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41.坏账准备及往来款项处置管理</w:t>
            </w:r>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42.税基溯源管理控制</w:t>
            </w:r>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43.发票合规管理控制</w:t>
            </w:r>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44.合规纳税申报控制</w:t>
            </w:r>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45.现金收费解缴控制</w:t>
            </w:r>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46.账户资金到账确认控制</w:t>
            </w:r>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47.应收票据可靠性、合规性管控</w:t>
            </w:r>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48.资金支付审批权限控制</w:t>
            </w:r>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49.传统结算事前审批控制</w:t>
            </w:r>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50.付款结算合规性控制</w:t>
            </w:r>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52.保函合规性控制</w:t>
            </w:r>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53.银企对账及时性、准确性控制</w:t>
            </w:r>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54.数字钱包“零余额”控制</w:t>
            </w:r>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57.密钥新增配置控制</w:t>
            </w:r>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58.网银权限配置控制</w:t>
            </w:r>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59.密钥变更合规性控制</w:t>
            </w:r>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60.密钥注销合规性控制</w:t>
            </w:r>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61.密钥授权使用控制</w:t>
            </w:r>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62.密钥账实盘点一致性控制</w:t>
            </w:r>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63.密钥交接手续规范性控制</w:t>
            </w:r>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64.印鉴新增配置</w:t>
            </w:r>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65.印鉴变更合规性控制</w:t>
            </w:r>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66.印鉴注销合规性控制</w:t>
            </w:r>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67.印鉴授权使用控制</w:t>
            </w:r>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68.印鉴交接手续规范性控制</w:t>
            </w:r>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74.关联交易协同管控</w:t>
            </w:r>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75.期末结账规范性管控</w:t>
            </w:r>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76.银行账户余额准确性管控</w:t>
            </w:r>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77.资产账实一致性核查</w:t>
            </w:r>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78.期初调整规范性管控</w:t>
            </w:r>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79.财务报告编报及报出</w:t>
            </w:r>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80.投入产出分析评价</w:t>
            </w:r>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82.会计档案归档</w:t>
            </w:r>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83.无纸化存档管控</w:t>
            </w:r>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84.税务档案归档控制</w:t>
            </w:r>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86.资金归集合规性管控</w:t>
            </w:r>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1.统一合同文本审查</w:t>
            </w:r>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2.合同对方当事人资信审查</w:t>
            </w:r>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3.合同关键信息一致性管控</w:t>
            </w:r>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4.分包业务合同管控</w:t>
            </w:r>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5.贸易业务合同管控</w:t>
            </w:r>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6.合同会签流转管控</w:t>
            </w:r>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7.合同签署授权管控</w:t>
            </w:r>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8.数字化法治平台审定版本与线下盖章版本一致性审查</w:t>
            </w:r>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9.合同用印管控</w:t>
            </w:r>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10.合同未签先履管控</w:t>
            </w:r>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11.框架合同履约管控</w:t>
            </w:r>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12.合同成果真实性管控</w:t>
            </w:r>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13.合同款项支付管控</w:t>
            </w:r>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14.合同变更或解除管控</w:t>
            </w:r>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6.服务采购计划与项目需求匹配</w:t>
            </w:r>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7.服务合同关键条款审核</w:t>
            </w:r>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13.服务类合同成本报账与服务进度、合同进度一致性审核</w:t>
            </w:r>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1.差旅标准执行及差旅规则管控</w:t>
            </w:r>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2.差旅业务功能配置控制</w:t>
            </w:r>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3.资源在线预订规则控制</w:t>
            </w:r>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4.资源谈判及引入流程签约</w:t>
            </w:r>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5.酒店资源入驻上架管控</w:t>
            </w:r>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9.商品价格管控</w:t>
            </w:r>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11.到货验收及出入库管理</w:t>
            </w:r>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12.支付结算管理</w:t>
            </w:r>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1.项目维护</w:t>
            </w:r>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2.成本测算</w:t>
            </w:r>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3.合同审批</w:t>
            </w:r>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4.履约管控</w:t>
            </w:r>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5.履约评价</w:t>
            </w:r>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6.付款结算</w:t>
            </w:r>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7.代垫水电费</w:t>
            </w:r>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8.岗位设置</w:t>
            </w:r>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9.供应商履约评价</w:t>
            </w:r>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10.到货验收</w:t>
            </w:r>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11.领用出库</w:t>
            </w:r>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12.库存盘点</w:t>
            </w:r>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13.出租定价</w:t>
            </w:r>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14.出租审批</w:t>
            </w:r>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15.房产租赁合同签订</w:t>
            </w:r>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16.房屋到期收回</w:t>
            </w:r>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17.税费计缴</w:t>
            </w:r>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18.租赁资产核算</w:t>
            </w:r>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1.运维问题、需求收集、汇总</w:t>
            </w:r>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2.项目必要性、经济性、技术方案合理性初步评审</w:t>
            </w:r>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3.项目的必要性、经济性、技术方案合理性专业评审</w:t>
            </w:r>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4.项目储备审查</w:t>
            </w:r>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5.项目预算管控</w:t>
            </w:r>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6.项目服务采购</w:t>
            </w:r>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7.供应商匹配</w:t>
            </w:r>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8.项目合同起草、会签</w:t>
            </w:r>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9.施工（设计）方案评审</w:t>
            </w:r>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10.设计变更审批</w:t>
            </w:r>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11.项目监理履职控制</w:t>
            </w:r>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12.项目完工验收</w:t>
            </w:r>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13.项目验收评价</w:t>
            </w:r>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14.物资采购申请审核</w:t>
            </w:r>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15.物资入账</w:t>
            </w:r>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16.物资现场到货验收</w:t>
            </w:r>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17.项目结算审核审计</w:t>
            </w:r>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18.项目合同签订</w:t>
            </w:r>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19.项目结算审核</w:t>
            </w:r>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20.项目结算控制</w:t>
            </w:r>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21.项目成本报销</w:t>
            </w:r>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22.项目工程款支付</w:t>
            </w:r>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23.项目质保金支付</w:t>
            </w:r>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1.违章业务准确性审核</w:t>
            </w:r>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2.风控系统信息录入</w:t>
            </w:r>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3.违章业务规范性审核</w:t>
            </w:r>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4.通知被考核人节点管控</w:t>
            </w:r>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5.资金回收节点管控</w:t>
            </w:r>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6.款项回收情况管控</w:t>
            </w:r>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7.违章考核业务账务管控</w:t>
            </w:r>
          </w:p>
        </w:tc>
      </w:tr>
    </w:tbl>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692CB4F0">
      <w:pPr>
        <w:keepNext/>
        <w:keepLines/>
        <w:widowControl/>
        <w:numPr>
          <w:ilvl w:val="0"/>
          <w:numId w:val="2"/>
          <w:ins w:id="4" w:author="信仰" w:date="2026-10-12T21:04:35Z"/>
        </w:numPr>
        <w:suppressLineNumbers w:val="0"/>
        <w:snapToGrid w:val="0"/>
        <w:spacing w:before="0" w:beforeAutospacing="0" w:after="0" w:afterAutospacing="0" w:line="560" w:lineRule="exact"/>
        <w:ind w:left="0" w:right="0" w:firstLine="640"/>
        <w:jc w:val="both"/>
        <w:outlineLvl w:val="1"/>
        <w:rPr>
          <w:ins w:id="5" w:author="信仰" w:date="2026-10-12T21:04:15Z"/>
          <w:rFonts w:hint="eastAsia" w:ascii="华文楷体" w:hAnsi="华文楷体" w:eastAsia="华文楷体" w:cs="华文楷体"/>
          <w:b/>
          <w:bCs/>
          <w:color w:val="FF0000"/>
          <w:sz w:val="32"/>
          <w:szCs w:val="32"/>
          <w:lang w:val="en-US" w:bidi="ar"/>
          <w:rPrChange w:id="6" w:author="信仰" w:date="2026-10-12T21:04:35Z">
            <w:rPr>
              <w:ins w:id="7" w:author="信仰" w:date="2026-10-12T21:04:15Z"/>
              <w:rFonts w:hint="eastAsia" w:ascii="华文楷体" w:hAnsi="华文楷体" w:eastAsia="华文楷体" w:cs="华文楷体"/>
              <w:b/>
              <w:bCs/>
              <w:color w:val="FF0000"/>
              <w:sz w:val="32"/>
              <w:szCs w:val="32"/>
              <w:lang w:val="en-US" w:bidi="ar"/>
              <w:woUserID w:val="3"/>
            </w:rPr>
          </w:rPrChange>
          <w:woUserID w:val="6"/>
        </w:rPr>
        <w:pPrChange w:id="3" w:author="信仰" w:date="2026-10-12T21:04:35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8" w:author="信仰" w:date="2026-10-12T21:04:15Z">
        <w:r>
          <w:rPr>
            <w:rFonts w:hint="eastAsia" w:ascii="华文楷体" w:hAnsi="华文楷体" w:eastAsia="华文楷体" w:cs="华文楷体"/>
            <w:b/>
            <w:bCs/>
            <w:color w:val="FF0000"/>
            <w:kern w:val="2"/>
            <w:sz w:val="32"/>
            <w:szCs w:val="32"/>
            <w:lang w:val="en-US" w:eastAsia="zh-CN" w:bidi="ar"/>
            <w:rPrChange w:id="9" w:author="信仰" w:date="2026-10-12T21:04:35Z">
              <w:rPr>
                <w:rFonts w:hint="eastAsia" w:ascii="华文楷体" w:hAnsi="华文楷体" w:eastAsia="华文楷体" w:cs="华文楷体"/>
                <w:b/>
                <w:bCs/>
                <w:color w:val="FF0000"/>
                <w:kern w:val="2"/>
                <w:sz w:val="32"/>
                <w:szCs w:val="32"/>
                <w:lang w:val="en-US" w:eastAsia="zh-CN" w:bidi="ar"/>
                <w:woUserID w:val="3"/>
              </w:rPr>
            </w:rPrChange>
            <w:woUserID w:val="6"/>
          </w:rPr>
          <w:t>矩阵中责任主体与岗位内控责任清单一致性审核</w:t>
        </w:r>
      </w:ins>
    </w:p>
    <w:p w14:paraId="449714AF">
      <w:pPr>
        <w:keepNext w:val="0"/>
        <w:keepLines w:val="0"/>
        <w:widowControl/>
        <w:suppressLineNumbers w:val="0"/>
        <w:spacing w:before="0" w:beforeAutospacing="0" w:after="0" w:afterAutospacing="0" w:line="560" w:lineRule="exact"/>
        <w:ind w:left="0" w:right="0" w:firstLine="640"/>
        <w:jc w:val="both"/>
        <w:rPr>
          <w:ins w:id="10" w:author="信仰" w:date="2026-10-12T21:04:15Z"/>
          <w:rFonts w:hint="eastAsia" w:ascii="华文仿宋" w:hAnsi="华文仿宋" w:eastAsia="华文仿宋" w:cs="华文仿宋"/>
          <w:color w:val="FF0000"/>
          <w:kern w:val="0"/>
          <w:sz w:val="32"/>
          <w:szCs w:val="32"/>
          <w:lang w:val="en-US" w:bidi="ar"/>
          <w:woUserID w:val="3"/>
        </w:rPr>
      </w:pPr>
      <w:ins w:id="11" w:author="信仰" w:date="2026-10-12T21:04:15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w:t>
        </w:r>
      </w:ins>
      <w:ins w:id="12" w:author="信仰" w:date="2026-10-12T21:12:59Z">
        <w:r>
          <w:rPr>
            <w:rFonts w:hint="eastAsia" w:ascii="华文仿宋" w:hAnsi="华文仿宋" w:eastAsia="华文仿宋" w:cs="华文仿宋"/>
            <w:color w:val="FF0000"/>
            <w:kern w:val="0"/>
            <w:sz w:val="32"/>
            <w:szCs w:val="32"/>
            <w:lang w:val="en-US" w:eastAsia="zh" w:bidi="ar"/>
            <w:woUserID w:val="3"/>
          </w:rPr>
          <w:t>。</w:t>
        </w:r>
      </w:ins>
      <w:ins w:id="13" w:author="信仰" w:date="2026-10-12T21:04:15Z">
        <w:r>
          <w:rPr>
            <w:rFonts w:hint="eastAsia" w:ascii="华文仿宋" w:hAnsi="华文仿宋" w:eastAsia="华文仿宋" w:cs="华文仿宋"/>
            <w:color w:val="FF0000"/>
            <w:kern w:val="0"/>
            <w:sz w:val="32"/>
            <w:szCs w:val="32"/>
            <w:lang w:val="en-US" w:eastAsia="zh-CN" w:bidi="ar"/>
            <w:woUserID w:val="3"/>
          </w:rPr>
          <w:t>如果填写为</w:t>
        </w:r>
      </w:ins>
      <w:ins w:id="14" w:author="信仰" w:date="2026-10-12T21:11:20Z">
        <w:r>
          <w:rPr>
            <w:rFonts w:hint="eastAsia" w:ascii="华文仿宋" w:hAnsi="华文仿宋" w:eastAsia="华文仿宋" w:cs="华文仿宋"/>
            <w:color w:val="FF0000"/>
            <w:kern w:val="0"/>
            <w:sz w:val="32"/>
            <w:szCs w:val="32"/>
            <w:lang w:val="en-US" w:eastAsia="zh-CN" w:bidi="ar"/>
            <w:woUserID w:val="3"/>
          </w:rPr>
          <w:t>“各级单位-部门名称-岗位名称”</w:t>
        </w:r>
      </w:ins>
      <w:ins w:id="15" w:author="信仰" w:date="2026-10-12T21:12:51Z">
        <w:r>
          <w:rPr>
            <w:rFonts w:hint="eastAsia" w:ascii="华文仿宋" w:hAnsi="华文仿宋" w:eastAsia="华文仿宋" w:cs="华文仿宋"/>
            <w:color w:val="FF0000"/>
            <w:kern w:val="0"/>
            <w:sz w:val="32"/>
            <w:szCs w:val="32"/>
            <w:lang w:val="en-US" w:eastAsia="zh-CN" w:bidi="ar"/>
            <w:woUserID w:val="3"/>
          </w:rPr>
          <w:t>则提示“</w:t>
        </w:r>
      </w:ins>
      <w:ins w:id="16" w:author="信仰" w:date="2026-10-12T21:13:16Z">
        <w:r>
          <w:rPr>
            <w:rFonts w:hint="eastAsia" w:ascii="华文仿宋" w:hAnsi="华文仿宋" w:eastAsia="华文仿宋" w:cs="华文仿宋"/>
            <w:color w:val="FF0000"/>
            <w:kern w:val="0"/>
            <w:sz w:val="32"/>
            <w:szCs w:val="32"/>
            <w:lang w:val="en-US" w:eastAsia="zh" w:bidi="ar"/>
            <w:woUserID w:val="3"/>
          </w:rPr>
          <w:t>请</w:t>
        </w:r>
      </w:ins>
      <w:ins w:id="17" w:author="信仰" w:date="2026-10-12T21:13:17Z">
        <w:r>
          <w:rPr>
            <w:rFonts w:hint="eastAsia" w:ascii="华文仿宋" w:hAnsi="华文仿宋" w:eastAsia="华文仿宋" w:cs="华文仿宋"/>
            <w:color w:val="FF0000"/>
            <w:kern w:val="0"/>
            <w:sz w:val="32"/>
            <w:szCs w:val="32"/>
            <w:lang w:val="en-US" w:eastAsia="zh" w:bidi="ar"/>
            <w:woUserID w:val="3"/>
          </w:rPr>
          <w:t>将</w:t>
        </w:r>
      </w:ins>
      <w:ins w:id="18" w:author="信仰" w:date="2026-10-12T21:13:18Z">
        <w:r>
          <w:rPr>
            <w:rFonts w:hint="eastAsia" w:ascii="华文仿宋" w:hAnsi="华文仿宋" w:eastAsia="华文仿宋" w:cs="华文仿宋"/>
            <w:color w:val="FF0000"/>
            <w:kern w:val="0"/>
            <w:sz w:val="32"/>
            <w:szCs w:val="32"/>
            <w:lang w:val="en-US" w:eastAsia="zh" w:bidi="ar"/>
            <w:woUserID w:val="3"/>
          </w:rPr>
          <w:t>责任</w:t>
        </w:r>
      </w:ins>
      <w:ins w:id="19" w:author="信仰" w:date="2026-10-12T21:13:22Z">
        <w:r>
          <w:rPr>
            <w:rFonts w:hint="eastAsia" w:ascii="华文仿宋" w:hAnsi="华文仿宋" w:eastAsia="华文仿宋" w:cs="华文仿宋"/>
            <w:color w:val="FF0000"/>
            <w:kern w:val="0"/>
            <w:sz w:val="32"/>
            <w:szCs w:val="32"/>
            <w:lang w:val="en-US" w:eastAsia="zh" w:bidi="ar"/>
            <w:woUserID w:val="3"/>
          </w:rPr>
          <w:t>主体</w:t>
        </w:r>
      </w:ins>
      <w:ins w:id="20" w:author="信仰" w:date="2026-10-12T21:13:25Z">
        <w:r>
          <w:rPr>
            <w:rFonts w:hint="eastAsia" w:ascii="华文仿宋" w:hAnsi="华文仿宋" w:eastAsia="华文仿宋" w:cs="华文仿宋"/>
            <w:color w:val="FF0000"/>
            <w:kern w:val="0"/>
            <w:sz w:val="32"/>
            <w:szCs w:val="32"/>
            <w:lang w:val="en-US" w:eastAsia="zh" w:bidi="ar"/>
            <w:woUserID w:val="3"/>
          </w:rPr>
          <w:t>修改</w:t>
        </w:r>
      </w:ins>
      <w:ins w:id="21" w:author="信仰" w:date="2026-10-12T21:13:26Z">
        <w:r>
          <w:rPr>
            <w:rFonts w:hint="eastAsia" w:ascii="华文仿宋" w:hAnsi="华文仿宋" w:eastAsia="华文仿宋" w:cs="华文仿宋"/>
            <w:color w:val="FF0000"/>
            <w:kern w:val="0"/>
            <w:sz w:val="32"/>
            <w:szCs w:val="32"/>
            <w:lang w:val="en-US" w:eastAsia="zh" w:bidi="ar"/>
            <w:woUserID w:val="3"/>
          </w:rPr>
          <w:t>为</w:t>
        </w:r>
      </w:ins>
      <w:ins w:id="22" w:author="信仰" w:date="2026-10-12T21:13:13Z">
        <w:r>
          <w:rPr>
            <w:rFonts w:hint="eastAsia" w:ascii="华文仿宋" w:hAnsi="华文仿宋" w:eastAsia="华文仿宋" w:cs="华文仿宋"/>
            <w:color w:val="FF0000"/>
            <w:kern w:val="0"/>
            <w:sz w:val="32"/>
            <w:szCs w:val="32"/>
            <w:lang w:val="en-US" w:eastAsia="zh-CN" w:bidi="ar"/>
            <w:woUserID w:val="3"/>
          </w:rPr>
          <w:t>“公司名称-部门名称-岗位名称”</w:t>
        </w:r>
      </w:ins>
      <w:ins w:id="23" w:author="信仰" w:date="2026-10-12T21:13:36Z">
        <w:r>
          <w:rPr>
            <w:rFonts w:hint="eastAsia" w:ascii="华文仿宋" w:hAnsi="华文仿宋" w:eastAsia="华文仿宋" w:cs="华文仿宋"/>
            <w:color w:val="FF0000"/>
            <w:kern w:val="0"/>
            <w:sz w:val="32"/>
            <w:szCs w:val="32"/>
            <w:lang w:val="en-US" w:eastAsia="zh" w:bidi="ar"/>
            <w:woUserID w:val="3"/>
          </w:rPr>
          <w:t>的</w:t>
        </w:r>
      </w:ins>
      <w:ins w:id="24" w:author="信仰" w:date="2026-10-12T21:13:37Z">
        <w:r>
          <w:rPr>
            <w:rFonts w:hint="eastAsia" w:ascii="华文仿宋" w:hAnsi="华文仿宋" w:eastAsia="华文仿宋" w:cs="华文仿宋"/>
            <w:color w:val="FF0000"/>
            <w:kern w:val="0"/>
            <w:sz w:val="32"/>
            <w:szCs w:val="32"/>
            <w:lang w:val="en-US" w:eastAsia="zh" w:bidi="ar"/>
            <w:woUserID w:val="3"/>
          </w:rPr>
          <w:t>形式</w:t>
        </w:r>
      </w:ins>
      <w:ins w:id="25" w:author="信仰" w:date="2026-10-12T21:14:00Z">
        <w:r>
          <w:rPr>
            <w:rFonts w:hint="eastAsia" w:ascii="华文仿宋" w:hAnsi="华文仿宋" w:eastAsia="华文仿宋" w:cs="华文仿宋"/>
            <w:color w:val="FF0000"/>
            <w:kern w:val="0"/>
            <w:sz w:val="32"/>
            <w:szCs w:val="32"/>
            <w:lang w:val="en-US" w:eastAsia="zh" w:bidi="ar"/>
            <w:woUserID w:val="3"/>
          </w:rPr>
          <w:t>；</w:t>
        </w:r>
      </w:ins>
      <w:ins w:id="26" w:author="信仰" w:date="2026-10-12T21:13:45Z">
        <w:r>
          <w:rPr>
            <w:rFonts w:hint="eastAsia" w:ascii="华文仿宋" w:hAnsi="华文仿宋" w:eastAsia="华文仿宋" w:cs="华文仿宋"/>
            <w:color w:val="FF0000"/>
            <w:kern w:val="0"/>
            <w:sz w:val="32"/>
            <w:szCs w:val="32"/>
            <w:lang w:val="en-US" w:eastAsia="zh-CN" w:bidi="ar"/>
            <w:woUserID w:val="3"/>
          </w:rPr>
          <w:t>如果填写为</w:t>
        </w:r>
      </w:ins>
      <w:ins w:id="27" w:author="信仰" w:date="2026-10-12T21:12:30Z">
        <w:r>
          <w:rPr>
            <w:rFonts w:hint="eastAsia" w:ascii="华文仿宋" w:hAnsi="华文仿宋" w:eastAsia="华文仿宋" w:cs="华文仿宋"/>
            <w:color w:val="FF0000"/>
            <w:kern w:val="0"/>
            <w:sz w:val="32"/>
            <w:szCs w:val="32"/>
            <w:lang w:val="en-US" w:eastAsia="zh-CN" w:bidi="ar"/>
            <w:woUserID w:val="3"/>
          </w:rPr>
          <w:t>“部门名称-岗位名称”</w:t>
        </w:r>
      </w:ins>
      <w:ins w:id="28" w:author="信仰" w:date="2026-10-12T21:04:15Z">
        <w:r>
          <w:rPr>
            <w:rFonts w:hint="eastAsia" w:ascii="华文仿宋" w:hAnsi="华文仿宋" w:eastAsia="华文仿宋" w:cs="华文仿宋"/>
            <w:color w:val="FF0000"/>
            <w:kern w:val="0"/>
            <w:sz w:val="32"/>
            <w:szCs w:val="32"/>
            <w:lang w:val="en-US" w:eastAsia="zh-CN" w:bidi="ar"/>
            <w:woUserID w:val="3"/>
          </w:rPr>
          <w:t>则提示“需在矩阵责任主体中补充公司名称”。</w:t>
        </w:r>
      </w:ins>
    </w:p>
    <w:p w14:paraId="5BDAA878">
      <w:pPr>
        <w:keepNext w:val="0"/>
        <w:keepLines w:val="0"/>
        <w:widowControl/>
        <w:suppressLineNumbers w:val="0"/>
        <w:spacing w:before="0" w:beforeAutospacing="0" w:after="0" w:afterAutospacing="0" w:line="560" w:lineRule="exact"/>
        <w:ind w:left="0" w:right="0" w:firstLine="640"/>
        <w:jc w:val="both"/>
        <w:rPr>
          <w:ins w:id="29" w:author="信仰" w:date="2026-10-12T21:04:15Z"/>
          <w:rFonts w:hint="eastAsia" w:ascii="华文仿宋" w:hAnsi="华文仿宋" w:eastAsia="华文仿宋" w:cs="华文仿宋"/>
          <w:color w:val="FF0000"/>
          <w:kern w:val="0"/>
          <w:sz w:val="32"/>
          <w:szCs w:val="32"/>
          <w:lang w:val="en-US" w:bidi="ar"/>
          <w:woUserID w:val="3"/>
        </w:rPr>
      </w:pPr>
      <w:ins w:id="30" w:author="信仰" w:date="2026-10-12T21:04:15Z">
        <w:r>
          <w:rPr>
            <w:rFonts w:hint="eastAsia" w:ascii="华文仿宋" w:hAnsi="华文仿宋" w:eastAsia="华文仿宋" w:cs="华文仿宋"/>
            <w:color w:val="FF0000"/>
            <w:kern w:val="0"/>
            <w:sz w:val="32"/>
            <w:szCs w:val="32"/>
            <w:lang w:val="en-US" w:eastAsia="zh-CN" w:bidi="ar"/>
            <w:woUserID w:val="3"/>
          </w:rPr>
          <w:t>将岗位责任清单中的部门和岗位名称与矩阵中责任主体比对。将岗位内控责任清单中的部门与矩阵责任主体中的部门名称进行比对，如果不一致，则提示“请核实岗位责任清单中的部门名称与矩阵责任主体中的部门名称是否一致”；将岗位责任清单中的岗位名称与矩阵责任主体中的岗位名称进行比对，如果不一致，则提示“请核实岗位责任清单中的岗位名称与矩阵责任主体中的岗位名称是否一致。</w:t>
        </w:r>
      </w:ins>
    </w:p>
    <w:p w14:paraId="729BFDE0">
      <w:pPr>
        <w:keepNext/>
        <w:keepLines/>
        <w:widowControl/>
        <w:numPr>
          <w:ilvl w:val="0"/>
          <w:numId w:val="2"/>
          <w:ins w:id="32" w:author="信仰" w:date="2026-10-12T21:04:40Z"/>
        </w:numPr>
        <w:suppressLineNumbers w:val="0"/>
        <w:snapToGrid w:val="0"/>
        <w:spacing w:before="0" w:beforeAutospacing="0" w:after="0" w:afterAutospacing="0" w:line="560" w:lineRule="exact"/>
        <w:ind w:left="0" w:right="0" w:firstLine="640"/>
        <w:jc w:val="both"/>
        <w:outlineLvl w:val="1"/>
        <w:rPr>
          <w:ins w:id="33" w:author="信仰" w:date="2026-10-12T21:04:15Z"/>
          <w:rFonts w:hint="eastAsia" w:ascii="华文楷体" w:hAnsi="华文楷体" w:eastAsia="华文楷体" w:cs="华文楷体"/>
          <w:b/>
          <w:bCs/>
          <w:color w:val="FF0000"/>
          <w:sz w:val="32"/>
          <w:szCs w:val="32"/>
          <w:lang w:val="en-US" w:bidi="ar"/>
          <w:rPrChange w:id="34" w:author="信仰" w:date="2026-10-12T21:04:40Z">
            <w:rPr>
              <w:ins w:id="35" w:author="信仰" w:date="2026-10-12T21:04:15Z"/>
              <w:rFonts w:hint="eastAsia" w:ascii="华文楷体" w:hAnsi="华文楷体" w:eastAsia="华文楷体" w:cs="华文楷体"/>
              <w:b/>
              <w:bCs/>
              <w:color w:val="FF0000"/>
              <w:sz w:val="32"/>
              <w:szCs w:val="32"/>
              <w:lang w:val="en-US" w:bidi="ar"/>
              <w:woUserID w:val="3"/>
            </w:rPr>
          </w:rPrChange>
          <w:woUserID w:val="6"/>
        </w:rPr>
        <w:pPrChange w:id="31" w:author="信仰" w:date="2026-10-12T21:04:40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36" w:author="信仰" w:date="2026-10-12T21:04:15Z">
        <w:r>
          <w:rPr>
            <w:rFonts w:hint="eastAsia" w:ascii="华文楷体" w:hAnsi="华文楷体" w:eastAsia="华文楷体" w:cs="华文楷体"/>
            <w:b/>
            <w:bCs/>
            <w:color w:val="FF0000"/>
            <w:kern w:val="2"/>
            <w:sz w:val="32"/>
            <w:szCs w:val="32"/>
            <w:lang w:val="en-US" w:eastAsia="zh-CN" w:bidi="ar"/>
            <w:rPrChange w:id="37" w:author="信仰" w:date="2026-10-12T21:04:40Z">
              <w:rPr>
                <w:rFonts w:hint="eastAsia" w:ascii="华文楷体" w:hAnsi="华文楷体" w:eastAsia="华文楷体" w:cs="华文楷体"/>
                <w:b/>
                <w:bCs/>
                <w:color w:val="FF0000"/>
                <w:kern w:val="2"/>
                <w:sz w:val="32"/>
                <w:szCs w:val="32"/>
                <w:lang w:val="en-US" w:eastAsia="zh-CN" w:bidi="ar"/>
                <w:woUserID w:val="3"/>
              </w:rPr>
            </w:rPrChange>
            <w:woUserID w:val="6"/>
          </w:rPr>
          <w:t>控制措施完整性审核</w:t>
        </w:r>
      </w:ins>
    </w:p>
    <w:p w14:paraId="1A7C19B2">
      <w:pPr>
        <w:keepNext w:val="0"/>
        <w:keepLines w:val="0"/>
        <w:widowControl/>
        <w:suppressLineNumbers w:val="0"/>
        <w:spacing w:before="0" w:beforeAutospacing="0" w:after="0" w:afterAutospacing="0" w:line="560" w:lineRule="exact"/>
        <w:ind w:left="0" w:right="0" w:firstLine="640"/>
        <w:jc w:val="both"/>
        <w:rPr>
          <w:ins w:id="38" w:author="信仰" w:date="2026-10-12T21:04:15Z"/>
          <w:del w:id="39" w:author="你说的都对" w:date="2026-10-12T22:03:17Z"/>
          <w:rFonts w:hint="eastAsia" w:ascii="华文仿宋" w:hAnsi="华文仿宋" w:eastAsia="华文仿宋" w:cs="华文仿宋"/>
          <w:color w:val="FF0000"/>
          <w:kern w:val="0"/>
          <w:sz w:val="32"/>
          <w:szCs w:val="32"/>
          <w:lang w:val="en-US"/>
          <w:woUserID w:val="3"/>
        </w:rPr>
      </w:pPr>
      <w:ins w:id="40" w:author="信仰" w:date="2026-10-12T21:04:15Z">
        <w:r>
          <w:rPr>
            <w:rFonts w:hint="eastAsia" w:ascii="华文仿宋" w:hAnsi="华文仿宋" w:eastAsia="华文仿宋" w:cs="华文仿宋"/>
            <w:color w:val="FF0000"/>
            <w:kern w:val="0"/>
            <w:sz w:val="32"/>
            <w:szCs w:val="32"/>
            <w:lang w:val="en-US" w:eastAsia="zh-CN" w:bidi="ar"/>
            <w:woUserID w:val="3"/>
          </w:rPr>
          <w:t>将各单位选择的关键控制下控制措施的条数与重庆公司同一关键控制点下控制措施条数比对。各单位选择的关键控制下控制措施的条数应大于等于重庆公司同一关键控制点下责任主体包含“各级单位的”控制措施条数，否则提示“请核实该关键控制点下控制措施是否完整”。</w:t>
        </w:r>
      </w:ins>
    </w:p>
    <w:p w14:paraId="3ECB6A3D">
      <w:pPr>
        <w:keepNext w:val="0"/>
        <w:keepLines w:val="0"/>
        <w:widowControl/>
        <w:suppressLineNumbers w:val="0"/>
        <w:snapToGrid/>
        <w:spacing w:before="0" w:beforeAutospacing="0" w:after="0" w:afterAutospacing="0" w:line="560" w:lineRule="exact"/>
        <w:ind w:left="0" w:right="0" w:firstLine="640"/>
        <w:jc w:val="both"/>
        <w:outlineLvl w:val="9"/>
        <w:rPr>
          <w:ins w:id="42" w:author="信仰" w:date="2026-10-12T21:04:14Z"/>
          <w:rFonts w:hint="default" w:ascii="Heiti SC" w:hAnsi="Heiti SC" w:eastAsia="Heiti SC" w:cs="Heiti SC"/>
          <w:bCs/>
          <w:color w:val="000000"/>
          <w:kern w:val="2"/>
          <w:sz w:val="32"/>
          <w:szCs w:val="32"/>
          <w:lang w:val="en-US" w:eastAsia="zh-CN" w:bidi="ar"/>
          <w:woUserID w:val="6"/>
        </w:rPr>
        <w:pPrChange w:id="41" w:author="你说的都对" w:date="2026-10-12T22:03:17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7F778753"/>
    <w:multiLevelType w:val="multilevel"/>
    <w:tmpl w:val="7F77875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6D316CB"/>
    <w:rsid w:val="3AE174A3"/>
    <w:rsid w:val="43446334"/>
    <w:rsid w:val="44A84E71"/>
    <w:rsid w:val="477DCE1E"/>
    <w:rsid w:val="573E1E21"/>
    <w:rsid w:val="5A9DF965"/>
    <w:rsid w:val="5B487E91"/>
    <w:rsid w:val="5CF9550F"/>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BFF8B0F"/>
    <w:rsid w:val="7C5F4108"/>
    <w:rsid w:val="7D65F84D"/>
    <w:rsid w:val="7EF6FC03"/>
    <w:rsid w:val="7F79C282"/>
    <w:rsid w:val="7F7B6CAE"/>
    <w:rsid w:val="7FBF6DD0"/>
    <w:rsid w:val="7FCD17FE"/>
    <w:rsid w:val="7FD7E9A0"/>
    <w:rsid w:val="7FE9FBB2"/>
    <w:rsid w:val="7FFFD4F6"/>
    <w:rsid w:val="8FFFA67E"/>
    <w:rsid w:val="A97F623E"/>
    <w:rsid w:val="AFBF8780"/>
    <w:rsid w:val="B72634B1"/>
    <w:rsid w:val="B7FF9F51"/>
    <w:rsid w:val="BEEFCB4B"/>
    <w:rsid w:val="BFE6F841"/>
    <w:rsid w:val="D5DE8897"/>
    <w:rsid w:val="D5FFAE00"/>
    <w:rsid w:val="E7BFCA8A"/>
    <w:rsid w:val="E7FE3684"/>
    <w:rsid w:val="EFFF70E4"/>
    <w:rsid w:val="F17A0D6C"/>
    <w:rsid w:val="F7EEC240"/>
    <w:rsid w:val="F7FE2179"/>
    <w:rsid w:val="FBF75102"/>
    <w:rsid w:val="FDDC5620"/>
    <w:rsid w:val="FDEA700A"/>
    <w:rsid w:val="FEF7A33E"/>
    <w:rsid w:val="FF6F4E97"/>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2018-05-30T01:24:00Z</dcterms:created>
  <dcterms:modified xsi:type="dcterms:W3CDTF">2026-10-12T23:34:52Z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D7FE60FB039C83261CFECC6ADCD9F4D8_43</vt:lpwstr>
  </property>
</Properties>
</file>