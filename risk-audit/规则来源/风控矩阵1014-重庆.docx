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1"/>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以下十二项规则与原十二条审核要点对应。发现明确问题或因资料不足无法完成检查的，按第三部分要求填写审核意见；无问题的，审核意见留空。</w:t>
      </w:r>
    </w:p>
    <w:p w14:paraId="7BCE8383">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（二）会计主体与提交资料对应情况</w:t>
      </w:r>
    </w:p>
    <w:p w14:paraId="4657060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以会计主体清单逐项核对主体材料，检查主体缺失、主体名称无法对应、多个主体合并提交及清单外主体等差异。按主体对应关系判断，不直接以主体数量与文件数量相比较。</w:t>
      </w:r>
    </w:p>
    <w:p w14:paraId="139D2A2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t>
      </w:r>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t>
      </w:r>
    </w:p>
    <w:p w14:paraId="31C3E8F8">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（三）基准字段及适用性填写情况</w:t>
      </w:r>
    </w:p>
    <w:p w14:paraId="624B413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0"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p>
    <w:p w14:paraId="04BE453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匹配、匹配不唯一或模板无法读取时，不比较基准字段，不新增上述责任主体辅助列；在“审核意见”列注明“未匹配到对应模板，请确认模板对应关系。”送审资料仍执行适用性及其他不依赖模板的审核规则。</w:t>
      </w:r>
    </w:p>
    <w:p w14:paraId="4CCB1587">
      <w:pPr>
        <w:keepNext w:val="0"/>
        <w:keepLines w:val="0"/>
        <w:widowControl/>
        <w:suppressLineNumbers w:val="0"/>
        <w:snapToGrid w:val="0"/>
        <w:spacing w:before="0" w:beforeAutospacing="0" w:after="0" w:afterAutospacing="0" w:line="560" w:lineRule="exact"/>
        <w:ind w:left="0" w:right="0" w:firstLine="640"/>
        <w:jc w:val="both"/>
        <w:rPr>
          <w:del w:id="1" w:author="信仰" w:date="2026-10-12T23:33:26Z"/>
          <w:rFonts w:hint="eastAsia" w:ascii="华文仿宋" w:hAnsi="华文仿宋" w:eastAsia="华文仿宋" w:cs="华文仿宋"/>
          <w:color w:val="000000"/>
          <w:kern w:val="0"/>
          <w:sz w:val="32"/>
          <w:szCs w:val="32"/>
          <w:woUserID w:val="6"/>
        </w:rPr>
      </w:pPr>
      <w:del w:id="2"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7AAA29C5">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（五）岗位清单中部门、岗位名称和人员姓名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但是“****部门-****部”不作未具体到具体部门的情况，比如株洲公司会写项目管理部门-建设部、项目管理部门-配网管理部、资产使用保管部门-变检公司等类似表述已经。</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p>
    <w:p w14:paraId="05C75AD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人员姓名列，没有人员字段，出现含等……、待定等关键词指出“请具体到人员”。</w:t>
      </w:r>
    </w:p>
    <w:p w14:paraId="33771D2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（六）不相容岗位清单存在性</w:t>
      </w:r>
    </w:p>
    <w:p w14:paraId="30DE4D5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检查范围：仅检查是否提供了独立的不相容岗位清单（可以是单独文件、独立工作表，或在原表中有明确划分的填报区域）。</w:t>
      </w:r>
    </w:p>
    <w:p w14:paraId="0225A78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容忍情形：清单虽已提供但无明细内容，或填写“无”“不涉及”的，不因内容空白而提出问题。</w:t>
      </w:r>
    </w:p>
    <w:p w14:paraId="5EFA78D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不审核事项：按照“跨部门岗位天然不相容、无需填写”以及“经办与审核岗位无需列举”的口径；不审核以下内容：清单覆盖是否全面；岗位组合是否合理；清单与矩阵是否逐项对应。</w:t>
      </w:r>
    </w:p>
    <w:p w14:paraId="21562DBD">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应提问题情形：如缺失上述清单（无独立文件、无独立工作表、亦无明确填报区域），则提出问题。</w:t>
      </w:r>
    </w:p>
    <w:p w14:paraId="0AE64D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例外事项：第八项人员冲突检查、第十二项已有明细的排序检查仍按原要求正常执行，不受上述口径影响。</w:t>
      </w:r>
    </w:p>
    <w:p w14:paraId="75019684">
      <w:pPr>
        <w:keepNext w:val="0"/>
        <w:keepLines w:val="0"/>
        <w:widowControl/>
        <w:suppressLineNumbers w:val="0"/>
        <w:snapToGrid w:val="0"/>
        <w:spacing w:before="0" w:beforeAutospacing="0" w:after="0" w:afterAutospacing="0" w:line="560" w:lineRule="exact"/>
        <w:ind w:left="0" w:right="0" w:firstLine="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6808C36D">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（八）经办与审核人员分离</w:t>
      </w:r>
    </w:p>
    <w:p w14:paraId="23393765">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p>
    <w:p w14:paraId="667EFBB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矩阵找不到“会计主体＋业务类别＋控制措施编号”的情况下，再从控制措施列内容上对应核查。</w:t>
      </w:r>
    </w:p>
    <w:p w14:paraId="537EDB6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角色字段有值时，只能是“经办”“审核”“审批”三个角色中的一个，如果不是这三个中的一个需要提示“请核实角色。”，没有值时，提示词“请补充明确角色”。确认同一人同时经办和审核的，指出冲突岗位和人员。</w:t>
      </w:r>
    </w:p>
    <w:p w14:paraId="50ECDF9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缺少姓名或无法识别角色时，填写具体缺失及事项，不能认定不存在冲突。本期只检查经办与审核，不自动扩大为所有角色之间禁止兼任。</w:t>
      </w:r>
    </w:p>
    <w:p w14:paraId="0D79B6B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（九）措施编号及载体引用一致性</w:t>
      </w:r>
    </w:p>
    <w:p w14:paraId="3226A67C">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本项仅实施两项检查：一是岗位清单引用的控制措施编号，是否在同一会计主体、同一业务类别的当前矩阵中存在</w:t>
      </w:r>
      <w:del w:id="3" w:author="信仰" w:date="2026-10-13T10:26:44Z">
        <w:r>
          <w:rPr>
            <w:rFonts w:hint="eastAsia" w:ascii="华文仿宋" w:hAnsi="华文仿宋" w:eastAsia="华文仿宋" w:cs="华文仿宋"/>
            <w:color w:val="000000"/>
            <w:kern w:val="0"/>
            <w:sz w:val="32"/>
            <w:szCs w:val="32"/>
            <w:lang w:val="en-US" w:eastAsia="zh-CN" w:bidi="ar"/>
            <w:woUserID w:val="6"/>
          </w:rPr>
          <w:delText>，并检查矩阵中“是否适用”列为“是”或者“适用”</w:delText>
        </w:r>
      </w:del>
      <w:r>
        <w:rPr>
          <w:rFonts w:hint="eastAsia" w:ascii="华文仿宋" w:hAnsi="华文仿宋" w:eastAsia="华文仿宋" w:cs="华文仿宋"/>
          <w:color w:val="000000"/>
          <w:kern w:val="0"/>
          <w:sz w:val="32"/>
          <w:szCs w:val="32"/>
          <w:lang w:val="en-US" w:eastAsia="zh-CN" w:bidi="ar"/>
          <w:woUserID w:val="6"/>
        </w:rPr>
        <w:t>；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t>
      </w:r>
    </w:p>
    <w:p w14:paraId="3236051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t>
      </w:r>
    </w:p>
    <w:p w14:paraId="0239A1C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t>
      </w:r>
    </w:p>
    <w:p w14:paraId="4560EA40">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（十）岗位职责基本责任表述</w:t>
      </w:r>
    </w:p>
    <w:p w14:paraId="104C7647">
      <w:pPr>
        <w:keepNext w:val="0"/>
        <w:keepLines w:val="0"/>
        <w:widowControl/>
        <w:suppressLineNumbers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检查每条有效岗位职责是否同时满足以下两个条件：</w:t>
      </w:r>
    </w:p>
    <w:p w14:paraId="01F35A41">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至少包含“一致性、准确性、真实性、完整性、有效性、及时性、合规性”中的任一项；</w:t>
      </w:r>
    </w:p>
    <w:p w14:paraId="2F3EDD33">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ab/>
      </w:r>
      <w:r>
        <w:rPr>
          <w:rFonts w:hint="eastAsia" w:ascii="华文仿宋" w:hAnsi="华文仿宋" w:eastAsia="华文仿宋" w:cs="华文仿宋"/>
          <w:color w:val="000000"/>
          <w:kern w:val="0"/>
          <w:sz w:val="32"/>
          <w:szCs w:val="32"/>
          <w:lang w:val="en-US" w:eastAsia="zh-CN" w:bidi="ar"/>
          <w:woUserID w:val="6"/>
        </w:rPr>
        <w:t>至少包含“主体责任、审核责任、审批责任”中的任一项。</w:t>
      </w:r>
    </w:p>
    <w:p w14:paraId="5BB610BC">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如果没有满足条件，请提示“岗位职责请按照国网标准句式编制，“对……的</w:t>
      </w:r>
      <w:r>
        <w:rPr>
          <w:rFonts w:hint="eastAsia" w:ascii="华文仿宋" w:hAnsi="华文仿宋" w:eastAsia="华文仿宋" w:cs="华文仿宋"/>
          <w:b w:val="0"/>
          <w:bCs w:val="0"/>
          <w:color w:val="000000"/>
          <w:kern w:val="0"/>
          <w:sz w:val="32"/>
          <w:szCs w:val="32"/>
          <w:lang w:val="en-US" w:eastAsia="zh-CN" w:bidi="ar"/>
          <w:woUserID w:val="6"/>
        </w:rPr>
        <w:t>一致性/准确性/</w:t>
      </w:r>
      <w:r>
        <w:rPr>
          <w:rFonts w:hint="default" w:ascii="仿宋_GB2312" w:hAnsi="宋体" w:eastAsia="仿宋_GB2312" w:cs="仿宋_GB2312"/>
          <w:b w:val="0"/>
          <w:bCs w:val="0"/>
          <w:color w:val="000000"/>
          <w:kern w:val="0"/>
          <w:sz w:val="32"/>
          <w:szCs w:val="32"/>
          <w:lang w:val="en-US" w:eastAsia="zh-CN" w:bidi="ar"/>
          <w:woUserID w:val="6"/>
        </w:rPr>
        <w:t>真实</w:t>
      </w:r>
      <w:r>
        <w:rPr>
          <w:rFonts w:hint="eastAsia" w:ascii="华文仿宋" w:hAnsi="华文仿宋" w:eastAsia="华文仿宋" w:cs="华文仿宋"/>
          <w:b w:val="0"/>
          <w:bCs w:val="0"/>
          <w:color w:val="000000"/>
          <w:kern w:val="0"/>
          <w:sz w:val="32"/>
          <w:szCs w:val="32"/>
          <w:lang w:val="en-US" w:eastAsia="zh-CN" w:bidi="ar"/>
          <w:woUserID w:val="6"/>
        </w:rPr>
        <w:t>性/</w:t>
      </w:r>
      <w:r>
        <w:rPr>
          <w:rFonts w:hint="eastAsia" w:ascii="宋体" w:hAnsi="宋体" w:eastAsia="宋体" w:cs="宋体"/>
          <w:b w:val="0"/>
          <w:bCs w:val="0"/>
          <w:color w:val="000000"/>
          <w:kern w:val="0"/>
          <w:sz w:val="31"/>
          <w:szCs w:val="31"/>
          <w:lang w:val="en-US" w:eastAsia="zh-CN" w:bidi="ar"/>
          <w:woUserID w:val="6"/>
        </w:rPr>
        <w:t>完整性/有效性/及时性/</w:t>
      </w:r>
      <w:r>
        <w:rPr>
          <w:rFonts w:hint="eastAsia" w:ascii="华文仿宋" w:hAnsi="华文仿宋" w:eastAsia="华文仿宋" w:cs="华文仿宋"/>
          <w:b w:val="0"/>
          <w:bCs w:val="0"/>
          <w:color w:val="000000"/>
          <w:kern w:val="0"/>
          <w:sz w:val="32"/>
          <w:szCs w:val="32"/>
          <w:lang w:val="en-US" w:eastAsia="zh-CN" w:bidi="ar"/>
          <w:woUserID w:val="6"/>
        </w:rPr>
        <w:t>合规性</w:t>
      </w:r>
      <w:r>
        <w:rPr>
          <w:rFonts w:hint="eastAsia" w:ascii="华文仿宋" w:hAnsi="华文仿宋" w:eastAsia="华文仿宋" w:cs="华文仿宋"/>
          <w:color w:val="000000"/>
          <w:kern w:val="0"/>
          <w:sz w:val="32"/>
          <w:szCs w:val="32"/>
          <w:lang w:val="en-US" w:eastAsia="zh-CN" w:bidi="ar"/>
          <w:woUserID w:val="6"/>
        </w:rPr>
        <w:t>负主体/审核/审批责任。”。</w:t>
      </w:r>
    </w:p>
    <w:p w14:paraId="2F7888E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（十一）角色与责任类型对应</w:t>
      </w:r>
    </w:p>
    <w:p w14:paraId="3A04612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检查口径：按“经办对应主体责任、审核对应审核责任、审批对应审批责任”的对应关系执行检查。</w:t>
      </w:r>
    </w:p>
    <w:p w14:paraId="043EF49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一、岗位清单存在明确角色字段时</w:t>
      </w:r>
    </w:p>
    <w:p w14:paraId="6D7B539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将角色字段与岗位职责中的责任类型进行比对，存在明确不一致的，指出具体角色与责任表述之间的冲突，并给出提示词：“经办对应主体责任、审核对应审核责任、审批对应审批责任。”，不需要多的提示词。</w:t>
      </w:r>
    </w:p>
    <w:p w14:paraId="60AA07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二、岗位清单无角色字段时</w:t>
      </w:r>
    </w:p>
    <w:p w14:paraId="0E164632">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可从“负主体责任”“负审核责任”“负审批责任”等明确表述中提取角色，提取结果仅供第八项检查使用，但不得据此声称已完成独立的一致性验证。</w:t>
      </w:r>
    </w:p>
    <w:p w14:paraId="6EDB9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三、禁止事项</w:t>
      </w:r>
    </w:p>
    <w:p w14:paraId="03E57D7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不得仅凭岗位名称或职责描述中的普通动作词推断角色。</w:t>
      </w:r>
    </w:p>
    <w:p w14:paraId="62815D9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四、同一岗位存在多个责任类型</w:t>
      </w:r>
    </w:p>
    <w:p w14:paraId="263A9B3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同一岗位存在多个责任类型混杂、且无法明确区分的，只要满足经办对应主体责任、审核对应审核责任、审批对应审批责任之一就不再提示。</w:t>
      </w:r>
    </w:p>
    <w:p w14:paraId="0FEE212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（十五）岗位职责清单中重复项筛查</w:t>
      </w:r>
    </w:p>
    <w:p w14:paraId="76360AC8">
      <w:pPr>
        <w:keepNext w:val="0"/>
        <w:keepLines w:val="0"/>
        <w:widowControl/>
        <w:suppressLineNumbers w:val="0"/>
        <w:snapToGrid w:val="0"/>
        <w:spacing w:before="0" w:beforeAutospacing="0" w:after="0" w:afterAutospacing="0" w:line="560" w:lineRule="exact"/>
        <w:ind w:left="0" w:right="0" w:firstLine="0" w:firstLineChars="0"/>
        <w:jc w:val="both"/>
        <w:rPr>
          <w:del w:id="4" w:author="信仰" w:date="2026-10-13T10:27:20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559B4AA4">
      <w:pPr>
        <w:keepNext w:val="0"/>
        <w:keepLines w:val="0"/>
        <w:widowControl/>
        <w:numPr>
          <w:ilvl w:val="-1"/>
          <w:numId w:val="0"/>
        </w:numPr>
        <w:suppressLineNumbers w:val="0"/>
        <w:snapToGrid w:val="0"/>
        <w:spacing w:before="0" w:beforeAutospacing="0" w:after="0" w:afterAutospacing="0" w:line="560" w:lineRule="exact"/>
        <w:ind w:left="0" w:right="0" w:firstLine="0"/>
        <w:jc w:val="both"/>
        <w:outlineLvl w:val="9"/>
        <w:rPr>
          <w:del w:id="6" w:author="信仰" w:date="2026-10-13T10:27:04Z"/>
          <w:rFonts w:hint="eastAsia" w:ascii="华文楷体" w:hAnsi="华文楷体" w:eastAsia="华文楷体" w:cs="华文楷体"/>
          <w:b/>
          <w:bCs/>
          <w:color w:val="000000"/>
          <w:kern w:val="2"/>
          <w:sz w:val="32"/>
          <w:szCs w:val="32"/>
          <w:woUserID w:val="6"/>
        </w:rPr>
        <w:pPrChange w:id="5" w:author="信仰" w:date="2026-10-13T10:27:20Z">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pPr>
        </w:pPrChange>
      </w:pPr>
      <w:del w:id="7" w:author="信仰" w:date="2026-10-13T10:27:04Z">
        <w:r>
          <w:rPr>
            <w:rFonts w:hint="eastAsia" w:ascii="华文楷体" w:hAnsi="华文楷体" w:eastAsia="华文楷体" w:cs="华文楷体"/>
            <w:b/>
            <w:bCs/>
            <w:color w:val="000000"/>
            <w:kern w:val="2"/>
            <w:sz w:val="32"/>
            <w:szCs w:val="32"/>
            <w:lang w:val="en-US" w:eastAsia="zh-CN" w:bidi="ar"/>
            <w:woUserID w:val="6"/>
          </w:rPr>
          <w:delText>在矩阵最后一列单独列出岗位清单中已有的控制措施编号及适用性判断</w:delText>
        </w:r>
      </w:del>
    </w:p>
    <w:p w14:paraId="24328607">
      <w:pPr>
        <w:keepNext w:val="0"/>
        <w:keepLines w:val="0"/>
        <w:widowControl/>
        <w:suppressLineNumbers w:val="0"/>
        <w:snapToGrid w:val="0"/>
        <w:spacing w:before="0" w:beforeAutospacing="0" w:after="0" w:afterAutospacing="0" w:line="560" w:lineRule="exact"/>
        <w:ind w:left="0" w:right="0" w:firstLine="0"/>
        <w:jc w:val="both"/>
        <w:rPr>
          <w:del w:id="8" w:author="信仰" w:date="2026-10-13T10:27:04Z"/>
          <w:rFonts w:hint="eastAsia" w:ascii="华文仿宋" w:hAnsi="华文仿宋" w:eastAsia="华文仿宋" w:cs="华文仿宋"/>
          <w:color w:val="000000"/>
          <w:kern w:val="0"/>
          <w:sz w:val="32"/>
          <w:szCs w:val="32"/>
          <w:woUserID w:val="6"/>
        </w:rPr>
      </w:pPr>
      <w:del w:id="9" w:author="信仰" w:date="2026-10-13T10:27:04Z">
        <w:r>
          <w:rPr>
            <w:rFonts w:hint="eastAsia" w:ascii="华文仿宋" w:hAnsi="华文仿宋" w:eastAsia="华文仿宋" w:cs="华文仿宋"/>
            <w:color w:val="000000"/>
            <w:kern w:val="0"/>
            <w:sz w:val="32"/>
            <w:szCs w:val="32"/>
            <w:lang w:val="en-US" w:eastAsia="zh-CN" w:bidi="ar"/>
            <w:woUserID w:val="6"/>
          </w:rPr>
          <w:delText>矩阵对应的位置中单独列出一列显示岗位责任清单中已有的控制措施编号，请注意提取编号中的数字部分。</w:delText>
        </w:r>
      </w:del>
    </w:p>
    <w:p w14:paraId="2839CB76">
      <w:pPr>
        <w:keepNext w:val="0"/>
        <w:keepLines w:val="0"/>
        <w:widowControl/>
        <w:suppressLineNumbers w:val="0"/>
        <w:snapToGrid w:val="0"/>
        <w:spacing w:before="0" w:beforeAutospacing="0" w:after="0" w:afterAutospacing="0" w:line="560" w:lineRule="exact"/>
        <w:ind w:left="0" w:right="0" w:firstLine="0"/>
        <w:jc w:val="both"/>
        <w:rPr>
          <w:del w:id="10" w:author="信仰" w:date="2026-10-13T10:27:04Z"/>
          <w:rFonts w:hint="eastAsia" w:ascii="华文仿宋" w:hAnsi="华文仿宋" w:eastAsia="华文仿宋" w:cs="华文仿宋"/>
          <w:color w:val="000000"/>
          <w:kern w:val="0"/>
          <w:sz w:val="32"/>
          <w:szCs w:val="32"/>
          <w:woUserID w:val="6"/>
        </w:rPr>
      </w:pPr>
      <w:del w:id="11" w:author="信仰" w:date="2026-10-13T10:27:04Z">
        <w:r>
          <w:rPr>
            <w:rFonts w:hint="eastAsia" w:ascii="华文仿宋" w:hAnsi="华文仿宋" w:eastAsia="华文仿宋" w:cs="华文仿宋"/>
            <w:color w:val="000000"/>
            <w:kern w:val="0"/>
            <w:sz w:val="32"/>
            <w:szCs w:val="32"/>
            <w:lang w:val="en-US" w:eastAsia="zh-CN" w:bidi="ar"/>
            <w:woUserID w:val="6"/>
          </w:rPr>
          <w:delText>1）当“岗位清单已有的控制措施编号”列存在值时：</w:delText>
        </w:r>
      </w:del>
    </w:p>
    <w:p w14:paraId="0C364FE2">
      <w:pPr>
        <w:keepNext w:val="0"/>
        <w:keepLines w:val="0"/>
        <w:widowControl/>
        <w:suppressLineNumbers w:val="0"/>
        <w:snapToGrid w:val="0"/>
        <w:spacing w:before="0" w:beforeAutospacing="0" w:after="0" w:afterAutospacing="0" w:line="560" w:lineRule="exact"/>
        <w:ind w:left="0" w:right="0" w:firstLine="0"/>
        <w:jc w:val="both"/>
        <w:rPr>
          <w:del w:id="12" w:author="信仰" w:date="2026-10-13T10:27:04Z"/>
          <w:rFonts w:hint="eastAsia" w:ascii="华文仿宋" w:hAnsi="华文仿宋" w:eastAsia="华文仿宋" w:cs="华文仿宋"/>
          <w:color w:val="000000"/>
          <w:kern w:val="0"/>
          <w:sz w:val="32"/>
          <w:szCs w:val="32"/>
          <w:woUserID w:val="6"/>
        </w:rPr>
      </w:pPr>
      <w:del w:id="13"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若“是否适用”列的值为“是”“适用”或其他表达相同含义的值，则“审核意见”列留空。</w:delText>
        </w:r>
      </w:del>
    </w:p>
    <w:p w14:paraId="17A62A09">
      <w:pPr>
        <w:keepNext w:val="0"/>
        <w:keepLines w:val="0"/>
        <w:widowControl/>
        <w:suppressLineNumbers w:val="0"/>
        <w:snapToGrid w:val="0"/>
        <w:spacing w:before="0" w:beforeAutospacing="0" w:after="0" w:afterAutospacing="0" w:line="560" w:lineRule="exact"/>
        <w:ind w:left="0" w:right="0" w:firstLine="0"/>
        <w:jc w:val="both"/>
        <w:rPr>
          <w:del w:id="14" w:author="信仰" w:date="2026-10-13T10:27:04Z"/>
          <w:rFonts w:hint="eastAsia" w:ascii="华文仿宋" w:hAnsi="华文仿宋" w:eastAsia="华文仿宋" w:cs="华文仿宋"/>
          <w:color w:val="000000"/>
          <w:kern w:val="0"/>
          <w:sz w:val="32"/>
          <w:szCs w:val="32"/>
          <w:woUserID w:val="6"/>
        </w:rPr>
      </w:pPr>
      <w:del w:id="15"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若“是否适用”列为空，审核意见列不做任何提示，为空即可。若值为“否”“不适用”或其他表达相同含义的值，则“审核意见”列提示：“请结合业务实际再次核实适用性。”</w:delText>
        </w:r>
      </w:del>
    </w:p>
    <w:p w14:paraId="50EEF7D9">
      <w:pPr>
        <w:keepNext w:val="0"/>
        <w:keepLines w:val="0"/>
        <w:widowControl/>
        <w:suppressLineNumbers w:val="0"/>
        <w:snapToGrid w:val="0"/>
        <w:spacing w:before="0" w:beforeAutospacing="0" w:after="0" w:afterAutospacing="0" w:line="560" w:lineRule="exact"/>
        <w:ind w:left="0" w:right="0" w:firstLine="0"/>
        <w:jc w:val="both"/>
        <w:rPr>
          <w:del w:id="16" w:author="信仰" w:date="2026-10-13T10:27:04Z"/>
          <w:rFonts w:hint="eastAsia" w:ascii="华文仿宋" w:hAnsi="华文仿宋" w:eastAsia="华文仿宋" w:cs="华文仿宋"/>
          <w:color w:val="000000"/>
          <w:kern w:val="0"/>
          <w:sz w:val="32"/>
          <w:szCs w:val="32"/>
          <w:woUserID w:val="6"/>
        </w:rPr>
      </w:pPr>
      <w:del w:id="17" w:author="信仰" w:date="2026-10-13T10:27:04Z">
        <w:r>
          <w:rPr>
            <w:rFonts w:hint="eastAsia" w:ascii="华文仿宋" w:hAnsi="华文仿宋" w:eastAsia="华文仿宋" w:cs="华文仿宋"/>
            <w:color w:val="000000"/>
            <w:kern w:val="0"/>
            <w:sz w:val="32"/>
            <w:szCs w:val="32"/>
            <w:lang w:val="en-US" w:eastAsia="zh-CN" w:bidi="ar"/>
            <w:woUserID w:val="6"/>
          </w:rPr>
          <w:delText>2）当“岗位清单已有的控制措施编号”列不存在值时：</w:delText>
        </w:r>
      </w:del>
    </w:p>
    <w:p w14:paraId="77A5556D">
      <w:pPr>
        <w:keepNext w:val="0"/>
        <w:keepLines w:val="0"/>
        <w:widowControl/>
        <w:suppressLineNumbers w:val="0"/>
        <w:snapToGrid w:val="0"/>
        <w:spacing w:before="0" w:beforeAutospacing="0" w:after="0" w:afterAutospacing="0" w:line="560" w:lineRule="exact"/>
        <w:ind w:left="0" w:right="0" w:firstLine="0"/>
        <w:jc w:val="both"/>
        <w:rPr>
          <w:del w:id="18" w:author="信仰" w:date="2026-10-13T10:27:04Z"/>
          <w:rFonts w:hint="eastAsia" w:ascii="华文仿宋" w:hAnsi="华文仿宋" w:eastAsia="华文仿宋" w:cs="华文仿宋"/>
          <w:color w:val="000000"/>
          <w:kern w:val="0"/>
          <w:sz w:val="32"/>
          <w:szCs w:val="32"/>
          <w:woUserID w:val="6"/>
        </w:rPr>
      </w:pPr>
      <w:del w:id="19"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若“是否适用”列的值为“是”“适用”或其他表达相同含义的值，则“审核意见”列提示：“请结合业务实际再次核实适用性。”</w:delText>
        </w:r>
      </w:del>
    </w:p>
    <w:p w14:paraId="00EEED29">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Change w:id="20" w:author="信仰" w:date="2026-10-13T10:27:19Z">
          <w:pPr>
            <w:keepNext w:val="0"/>
            <w:keepLines w:val="0"/>
            <w:widowControl/>
            <w:suppressLineNumbers w:val="0"/>
            <w:snapToGrid w:val="0"/>
            <w:spacing w:before="0" w:beforeAutospacing="0" w:after="0" w:afterAutospacing="0" w:line="560" w:lineRule="exact"/>
            <w:ind w:left="0" w:right="0" w:firstLine="640"/>
            <w:jc w:val="both"/>
          </w:pPr>
        </w:pPrChange>
      </w:pPr>
      <w:del w:id="21" w:author="信仰" w:date="2026-10-13T10:27:04Z">
        <w:r>
          <w:rPr>
            <w:rFonts w:hint="eastAsia" w:ascii="华文仿宋" w:hAnsi="华文仿宋" w:eastAsia="华文仿宋" w:cs="华文仿宋"/>
            <w:color w:val="000000"/>
            <w:kern w:val="0"/>
            <w:sz w:val="32"/>
            <w:szCs w:val="32"/>
            <w:lang w:val="en-US" w:eastAsia="zh-CN" w:bidi="ar"/>
            <w:woUserID w:val="6"/>
          </w:rPr>
          <w:delText>若“是否适用”列为空，或值为“否”“不适用”或其他表达相同含义的值，则“审核意见”列留空。</w:delText>
        </w:r>
      </w:del>
    </w:p>
    <w:p w14:paraId="75A8CD9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系统控制清单控制方式匹配性判断</w:t>
      </w:r>
    </w:p>
    <w:p w14:paraId="6002A802">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矩阵中控制方式与系统控制规则清单中建设状态比对。矩阵中控制方式为“系统待建”和“系统已建”的控制措施编号，在系统控制清单中该控制措施编号应有对应的行项目，其中，系统控制规则清单中的“建设状态”应与矩阵中的“控制方式”保持一致，如不一致则提示“需核实系统规则清单中建设状态与矩阵中控制方式的一致性”；系统控制规则清单中分开或合并列示的系统名称应当与矩阵中的控制系统保持一致，如不一致则提示“需核实系统规则清单中系统名称与矩阵中控制系统的一致性”。系统控制规则清单中已有控制措施编号的，在矩阵中对应控制方式应当为“系统待建”或“系统已建”，如果不是则提示“需核实系统规则清单中建设状态与矩阵中控制方式的一致性”。</w:t>
      </w:r>
    </w:p>
    <w:p w14:paraId="175EFB80">
      <w:pPr>
        <w:keepNext/>
        <w:keepLines/>
        <w:widowControl/>
        <w:numPr>
          <w:ilvl w:val="0"/>
          <w:numId w:val="2"/>
        </w:numPr>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FF0000"/>
          <w:kern w:val="2"/>
          <w:sz w:val="32"/>
          <w:szCs w:val="32"/>
          <w:woUserID w:val="6"/>
        </w:rPr>
      </w:pPr>
      <w:r>
        <w:rPr>
          <w:rFonts w:hint="eastAsia" w:ascii="华文楷体" w:hAnsi="华文楷体" w:eastAsia="华文楷体" w:cs="华文楷体"/>
          <w:b/>
          <w:bCs/>
          <w:color w:val="FF0000"/>
          <w:kern w:val="2"/>
          <w:sz w:val="32"/>
          <w:szCs w:val="32"/>
          <w:lang w:val="en-US" w:eastAsia="zh-CN" w:bidi="ar"/>
          <w:woUserID w:val="6"/>
        </w:rPr>
        <w:t>供电分公司适用关键控制点审核</w:t>
      </w:r>
    </w:p>
    <w:p w14:paraId="7BCACC1D">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将各供电分公司（公司名称中含有供电分公司的单位）矩阵中的关键控制点与模板中的矩阵和关键控制点比对。如果模板中有的矩阵或关键控制点在供电分公司中没有，则提示“需核实适用的矩阵或关键控制点是否完整”；如果供电分公司提交的矩阵或关键控制点在模板中没有，则提示“需核实该矩阵或关键控制点是否适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131"/>
        <w:gridCol w:w="5930"/>
      </w:tblGrid>
      <w:tr w14:paraId="2B6E5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000" w:type="pct"/>
            <w:gridSpan w:val="2"/>
            <w:tcBorders>
              <w:top w:val="single" w:color="auto" w:sz="4" w:space="0"/>
              <w:left w:val="single" w:color="auto" w:sz="4" w:space="0"/>
              <w:bottom w:val="single" w:color="auto" w:sz="4" w:space="0"/>
              <w:right w:val="single" w:color="auto" w:sz="4" w:space="0"/>
            </w:tcBorders>
            <w:shd w:val="clear" w:color="auto" w:fill="FFFFFF"/>
            <w:noWrap/>
            <w:vAlign w:val="center"/>
          </w:tcPr>
          <w:p w14:paraId="1286CB9B">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重庆公司供电分工适用的关键控制点（模板）</w:t>
            </w:r>
          </w:p>
        </w:tc>
      </w:tr>
      <w:tr w14:paraId="0833D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vAlign w:val="center"/>
          </w:tcPr>
          <w:p w14:paraId="4E9FB1C7">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矩阵名称</w:t>
            </w:r>
          </w:p>
        </w:tc>
        <w:tc>
          <w:tcPr>
            <w:tcW w:w="3271" w:type="pct"/>
            <w:tcBorders>
              <w:top w:val="nil"/>
              <w:left w:val="nil"/>
              <w:bottom w:val="single" w:color="auto" w:sz="4" w:space="0"/>
              <w:right w:val="single" w:color="auto" w:sz="4" w:space="0"/>
            </w:tcBorders>
            <w:shd w:val="clear" w:color="auto" w:fill="FFFFFF"/>
            <w:noWrap/>
            <w:vAlign w:val="center"/>
          </w:tcPr>
          <w:p w14:paraId="6CC31482">
            <w:pPr>
              <w:keepNext w:val="0"/>
              <w:keepLines w:val="0"/>
              <w:widowControl/>
              <w:suppressLineNumbers w:val="0"/>
              <w:spacing w:before="0" w:beforeAutospacing="0" w:after="0" w:afterAutospacing="0"/>
              <w:ind w:left="0" w:right="0"/>
              <w:jc w:val="center"/>
              <w:rPr>
                <w:rFonts w:hint="default" w:ascii="方正仿宋_GBK" w:hAnsi="等线" w:eastAsia="方正仿宋_GBK" w:cs="宋体"/>
                <w:b/>
                <w:bCs/>
                <w:color w:val="EE0000"/>
                <w:kern w:val="0"/>
                <w:sz w:val="22"/>
                <w:szCs w:val="22"/>
                <w:woUserID w:val="6"/>
              </w:rPr>
            </w:pPr>
            <w:r>
              <w:rPr>
                <w:rFonts w:hint="default" w:ascii="方正仿宋_GBK" w:hAnsi="方正仿宋_GBK" w:eastAsia="方正仿宋_GBK" w:cs="方正仿宋_GBK"/>
                <w:b/>
                <w:bCs/>
                <w:color w:val="EE0000"/>
                <w:kern w:val="0"/>
                <w:sz w:val="22"/>
                <w:szCs w:val="22"/>
                <w:lang w:val="en-US" w:eastAsia="zh-CN" w:bidi="ar"/>
                <w:woUserID w:val="6"/>
              </w:rPr>
              <w:t>关键控制点</w:t>
            </w:r>
          </w:p>
        </w:tc>
      </w:tr>
      <w:tr w14:paraId="10B7C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F759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5D15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1.系统客户信息创建</w:t>
            </w:r>
          </w:p>
        </w:tc>
      </w:tr>
      <w:tr w14:paraId="0D211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8815A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E7E41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2.客户用电容量的确定</w:t>
            </w:r>
          </w:p>
        </w:tc>
      </w:tr>
      <w:tr w14:paraId="3E6F6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A45B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56180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3.系统客户信息变更</w:t>
            </w:r>
          </w:p>
        </w:tc>
      </w:tr>
      <w:tr w14:paraId="65BD1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FCD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22AD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5.供用电合同审核</w:t>
            </w:r>
          </w:p>
        </w:tc>
      </w:tr>
      <w:tr w14:paraId="01CBC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C27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4DF91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7.客户电价执行管控</w:t>
            </w:r>
          </w:p>
        </w:tc>
      </w:tr>
      <w:tr w14:paraId="51EB4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1EF7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CEA8C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16.营财账务协同管理</w:t>
            </w:r>
          </w:p>
        </w:tc>
      </w:tr>
      <w:tr w14:paraId="46C7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C70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4539D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17.电费发票开具</w:t>
            </w:r>
          </w:p>
        </w:tc>
      </w:tr>
      <w:tr w14:paraId="5A82C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7995C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B9FBB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18.价外基金上交</w:t>
            </w:r>
          </w:p>
        </w:tc>
      </w:tr>
      <w:tr w14:paraId="26272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4AD8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D77B9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20.代收渠道在途资金管理</w:t>
            </w:r>
          </w:p>
        </w:tc>
      </w:tr>
      <w:tr w14:paraId="5538E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EB0F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1DDCDD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21.柜台收费在途资金管理</w:t>
            </w:r>
          </w:p>
        </w:tc>
      </w:tr>
      <w:tr w14:paraId="68EDF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5D012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0D9110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22.电费销账标准制定</w:t>
            </w:r>
          </w:p>
        </w:tc>
      </w:tr>
      <w:tr w14:paraId="00DD5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5A6B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E6D84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24.电费账龄与客户信用管理</w:t>
            </w:r>
          </w:p>
        </w:tc>
      </w:tr>
      <w:tr w14:paraId="46DC1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B24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136F9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25.电费坏账计提与核销</w:t>
            </w:r>
          </w:p>
        </w:tc>
      </w:tr>
      <w:tr w14:paraId="5D479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8ECD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20DF22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27.不明款确认与核销</w:t>
            </w:r>
          </w:p>
        </w:tc>
      </w:tr>
      <w:tr w14:paraId="239BF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6FC5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7D2F51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29.退费审批权限及流程设置</w:t>
            </w:r>
          </w:p>
        </w:tc>
      </w:tr>
      <w:tr w14:paraId="04D3E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7A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3E0F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32.异常事项闭环销号</w:t>
            </w:r>
          </w:p>
        </w:tc>
      </w:tr>
      <w:tr w14:paraId="5A7B9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66CE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5005AD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33.出库出账标准</w:t>
            </w:r>
          </w:p>
        </w:tc>
      </w:tr>
      <w:tr w14:paraId="07CB7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E7C7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3CFE90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34.计量表计安装</w:t>
            </w:r>
          </w:p>
        </w:tc>
      </w:tr>
      <w:tr w14:paraId="63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4F24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营销售电</w:t>
            </w:r>
          </w:p>
        </w:tc>
        <w:tc>
          <w:tcPr>
            <w:tcW w:w="3271" w:type="pct"/>
            <w:tcBorders>
              <w:top w:val="nil"/>
              <w:left w:val="nil"/>
              <w:bottom w:val="single" w:color="auto" w:sz="4" w:space="0"/>
              <w:right w:val="single" w:color="auto" w:sz="4" w:space="0"/>
            </w:tcBorders>
            <w:shd w:val="clear" w:color="auto" w:fill="FFFFFF"/>
            <w:noWrap/>
            <w:vAlign w:val="center"/>
          </w:tcPr>
          <w:p w14:paraId="66A21D0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35.欠费停电催收</w:t>
            </w:r>
          </w:p>
        </w:tc>
      </w:tr>
      <w:tr w14:paraId="3056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BD8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A9D529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1.发电机组电力业务许可证的核实</w:t>
            </w:r>
          </w:p>
        </w:tc>
      </w:tr>
      <w:tr w14:paraId="4DD4F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0A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94818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3.合同(协议)的签订、解除</w:t>
            </w:r>
          </w:p>
        </w:tc>
      </w:tr>
      <w:tr w14:paraId="6F8A6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D86F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63E0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4.发电客户新建信息的确定</w:t>
            </w:r>
          </w:p>
        </w:tc>
      </w:tr>
      <w:tr w14:paraId="6B2D8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CA5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023C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5.发电客户的变更</w:t>
            </w:r>
          </w:p>
        </w:tc>
      </w:tr>
      <w:tr w14:paraId="6D325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4DD6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72AEB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6.新能源项目档案的管理</w:t>
            </w:r>
          </w:p>
        </w:tc>
      </w:tr>
      <w:tr w14:paraId="5DF4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1C71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D1669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8.计量点设置</w:t>
            </w:r>
          </w:p>
        </w:tc>
      </w:tr>
      <w:tr w14:paraId="581CB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39CD0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B9FF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9.计量和采集周期</w:t>
            </w:r>
          </w:p>
        </w:tc>
      </w:tr>
      <w:tr w14:paraId="1D48B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93F95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DF885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12.结算依据的传递</w:t>
            </w:r>
          </w:p>
        </w:tc>
      </w:tr>
      <w:tr w14:paraId="43192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4234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390F167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14.结算数据的退补</w:t>
            </w:r>
          </w:p>
        </w:tc>
      </w:tr>
      <w:tr w14:paraId="1767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C2E0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DEF60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16.电网代开发票范围</w:t>
            </w:r>
          </w:p>
        </w:tc>
      </w:tr>
      <w:tr w14:paraId="1213C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6F1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65B0AD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17.电费支付时限管控</w:t>
            </w:r>
          </w:p>
        </w:tc>
      </w:tr>
      <w:tr w14:paraId="28815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962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156B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18.银行账号的确定与变更</w:t>
            </w:r>
          </w:p>
        </w:tc>
      </w:tr>
      <w:tr w14:paraId="755D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69350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155AA4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20.支付失败的处理</w:t>
            </w:r>
          </w:p>
        </w:tc>
      </w:tr>
      <w:tr w14:paraId="79B3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935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7B8247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23.营财凭证的传递</w:t>
            </w:r>
          </w:p>
        </w:tc>
      </w:tr>
      <w:tr w14:paraId="6E47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7DB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5F24F1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24.可再生项目档案的管理</w:t>
            </w:r>
          </w:p>
        </w:tc>
      </w:tr>
      <w:tr w14:paraId="5C3B3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F65C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2A9850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25.补贴电量双控</w:t>
            </w:r>
          </w:p>
        </w:tc>
      </w:tr>
      <w:tr w14:paraId="12B2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808A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7B4E4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26.补贴需求的统计</w:t>
            </w:r>
          </w:p>
        </w:tc>
      </w:tr>
      <w:tr w14:paraId="1B058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6947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交易与购电</w:t>
            </w:r>
          </w:p>
        </w:tc>
        <w:tc>
          <w:tcPr>
            <w:tcW w:w="3271" w:type="pct"/>
            <w:tcBorders>
              <w:top w:val="nil"/>
              <w:left w:val="nil"/>
              <w:bottom w:val="single" w:color="auto" w:sz="4" w:space="0"/>
              <w:right w:val="single" w:color="auto" w:sz="4" w:space="0"/>
            </w:tcBorders>
            <w:shd w:val="clear" w:color="auto" w:fill="FFFFFF"/>
            <w:noWrap/>
            <w:vAlign w:val="center"/>
          </w:tcPr>
          <w:p w14:paraId="4AE44D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27.补贴资金的分配与转付</w:t>
            </w:r>
          </w:p>
        </w:tc>
      </w:tr>
      <w:tr w14:paraId="2C1E8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60D7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AC57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1.严格禁止类、特别监管类项目投资决策审批</w:t>
            </w:r>
          </w:p>
        </w:tc>
      </w:tr>
      <w:tr w14:paraId="00F3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D6D4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79F0B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2.可研报告（估算）准确性、完整性审核控制</w:t>
            </w:r>
          </w:p>
        </w:tc>
      </w:tr>
      <w:tr w14:paraId="5C63F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4801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1A67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3.可研经济性评审、财务合规性审核控制</w:t>
            </w:r>
          </w:p>
        </w:tc>
      </w:tr>
      <w:tr w14:paraId="13AEC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7D8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2D531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4.前期费用列支范围、规模审核控制</w:t>
            </w:r>
          </w:p>
        </w:tc>
      </w:tr>
      <w:tr w14:paraId="3B196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08D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CFE05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5.长期挂账前期费用清理</w:t>
            </w:r>
          </w:p>
        </w:tc>
      </w:tr>
      <w:tr w14:paraId="4EF9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2D85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DFD43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6.储备项目合规性、金额准确性的审批控制</w:t>
            </w:r>
          </w:p>
        </w:tc>
      </w:tr>
      <w:tr w14:paraId="378D5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E55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D0C2B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7.概算审核控制</w:t>
            </w:r>
          </w:p>
        </w:tc>
      </w:tr>
      <w:tr w14:paraId="254AD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1D8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5ED9B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8.工程计划与预算的规模控制</w:t>
            </w:r>
          </w:p>
        </w:tc>
      </w:tr>
      <w:tr w14:paraId="5235F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731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48AF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9.施工图预算控制</w:t>
            </w:r>
          </w:p>
        </w:tc>
      </w:tr>
      <w:tr w14:paraId="1B7E5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49F2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8E19D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10.施工合同合规性、时效性控制</w:t>
            </w:r>
          </w:p>
        </w:tc>
      </w:tr>
      <w:tr w14:paraId="12D4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FF06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92FE9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6BF11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D42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85460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0A13F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56FD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A1BA6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13.征地社会稳定风险评估合规性控制</w:t>
            </w:r>
          </w:p>
        </w:tc>
      </w:tr>
      <w:tr w14:paraId="65634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B412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9C607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14.划拨用地合规性控制</w:t>
            </w:r>
          </w:p>
        </w:tc>
      </w:tr>
      <w:tr w14:paraId="2D0AF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F52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640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15.耕地占用税合规性控制</w:t>
            </w:r>
          </w:p>
        </w:tc>
      </w:tr>
      <w:tr w14:paraId="53454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5500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4A2A4D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16.城镇土地使用税免税合规性控制</w:t>
            </w:r>
          </w:p>
        </w:tc>
      </w:tr>
      <w:tr w14:paraId="1185A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540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3E524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17.项目开工合规性审核</w:t>
            </w:r>
          </w:p>
        </w:tc>
      </w:tr>
      <w:tr w14:paraId="2F191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D5A4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67F95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18.施工安全控制</w:t>
            </w:r>
          </w:p>
        </w:tc>
      </w:tr>
      <w:tr w14:paraId="468FA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F6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18C5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19.施工质量控制</w:t>
            </w:r>
          </w:p>
        </w:tc>
      </w:tr>
      <w:tr w14:paraId="2C8D6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972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48ED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20.项目施工环水保控制</w:t>
            </w:r>
          </w:p>
        </w:tc>
      </w:tr>
      <w:tr w14:paraId="4B5B0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491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07BC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21.设计变更与现场签证真实性审核控制</w:t>
            </w:r>
          </w:p>
        </w:tc>
      </w:tr>
      <w:tr w14:paraId="40745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3744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C09A4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22.物资现场到货与采购一致性控制</w:t>
            </w:r>
          </w:p>
        </w:tc>
      </w:tr>
      <w:tr w14:paraId="7E91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28A0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25D73C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23.物资成本报账与现场实物到货一致性控制</w:t>
            </w:r>
          </w:p>
        </w:tc>
      </w:tr>
      <w:tr w14:paraId="370A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F0E4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5354B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24.施工成本报账与现场进度一致性控制</w:t>
            </w:r>
          </w:p>
        </w:tc>
      </w:tr>
      <w:tr w14:paraId="2A1E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79D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FB222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25.长期挂账在建工程清理</w:t>
            </w:r>
          </w:p>
        </w:tc>
      </w:tr>
      <w:tr w14:paraId="2498A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4A02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73F98B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26.现场实际工程量与验收报告一致性控制</w:t>
            </w:r>
          </w:p>
        </w:tc>
      </w:tr>
      <w:tr w14:paraId="0E00B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7CD0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0B56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27.竣工资产移交闭环控制</w:t>
            </w:r>
          </w:p>
        </w:tc>
      </w:tr>
      <w:tr w14:paraId="04403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BE5F77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C5D26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28.暂估转资节点刚性控制</w:t>
            </w:r>
          </w:p>
        </w:tc>
      </w:tr>
      <w:tr w14:paraId="561AA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8E3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8951F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29.已领未用物资退库控制</w:t>
            </w:r>
          </w:p>
        </w:tc>
      </w:tr>
      <w:tr w14:paraId="37184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A27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06C1E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30.拆旧物资处置控制</w:t>
            </w:r>
          </w:p>
        </w:tc>
      </w:tr>
      <w:tr w14:paraId="44F9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3626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2ABE7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31.项目竣工合规性管理</w:t>
            </w:r>
          </w:p>
        </w:tc>
      </w:tr>
      <w:tr w14:paraId="7191E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2F576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D85D5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32.房产税计税依据合规性控制</w:t>
            </w:r>
          </w:p>
        </w:tc>
      </w:tr>
      <w:tr w14:paraId="33108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5FCE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EA4FC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33.预留尾工时限与规模控制</w:t>
            </w:r>
          </w:p>
        </w:tc>
      </w:tr>
      <w:tr w14:paraId="296CE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85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6E619F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34.工程量真实性、一致性管控</w:t>
            </w:r>
          </w:p>
        </w:tc>
      </w:tr>
      <w:tr w14:paraId="2DBAD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C0B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05F548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35.合同计价的合规性控制</w:t>
            </w:r>
          </w:p>
        </w:tc>
      </w:tr>
      <w:tr w14:paraId="473AE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3149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CB0EF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36.项目结算时效管控</w:t>
            </w:r>
          </w:p>
        </w:tc>
      </w:tr>
      <w:tr w14:paraId="0B3E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8AA7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32A104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37.工程质保金支付合规性控制</w:t>
            </w:r>
          </w:p>
        </w:tc>
      </w:tr>
      <w:tr w14:paraId="47FC8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B701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5B063D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38.工程竣工决算报告编制时效性管控</w:t>
            </w:r>
          </w:p>
        </w:tc>
      </w:tr>
      <w:tr w14:paraId="65932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3DDC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35E52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39.工程竣工决算分级审核控制</w:t>
            </w:r>
          </w:p>
        </w:tc>
      </w:tr>
      <w:tr w14:paraId="46450B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57C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121CFD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40.工程投后管理</w:t>
            </w:r>
          </w:p>
        </w:tc>
      </w:tr>
      <w:tr w14:paraId="1BDC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663B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35千伏-750千伏电网基建</w:t>
            </w:r>
          </w:p>
        </w:tc>
        <w:tc>
          <w:tcPr>
            <w:tcW w:w="3271" w:type="pct"/>
            <w:tcBorders>
              <w:top w:val="nil"/>
              <w:left w:val="nil"/>
              <w:bottom w:val="single" w:color="auto" w:sz="4" w:space="0"/>
              <w:right w:val="single" w:color="auto" w:sz="4" w:space="0"/>
            </w:tcBorders>
            <w:shd w:val="clear" w:color="auto" w:fill="FFFFFF"/>
            <w:noWrap/>
            <w:vAlign w:val="center"/>
          </w:tcPr>
          <w:p w14:paraId="4FEF15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41.档案管理</w:t>
            </w:r>
          </w:p>
        </w:tc>
      </w:tr>
      <w:tr w14:paraId="7575B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0C72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1B383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1.被迁改资产价值控制</w:t>
            </w:r>
          </w:p>
        </w:tc>
      </w:tr>
      <w:tr w14:paraId="3E34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1B24B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0ADFE5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2.电网功能适应性控制</w:t>
            </w:r>
          </w:p>
        </w:tc>
      </w:tr>
      <w:tr w14:paraId="6F2F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D24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45792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3.补偿金额与回收时间控制</w:t>
            </w:r>
          </w:p>
        </w:tc>
      </w:tr>
      <w:tr w14:paraId="70CF3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5DD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031DDC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4.迁改业务类型的审核控制</w:t>
            </w:r>
          </w:p>
        </w:tc>
      </w:tr>
      <w:tr w14:paraId="246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19CB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F50BF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5.拆旧资产归属控制</w:t>
            </w:r>
          </w:p>
        </w:tc>
      </w:tr>
      <w:tr w14:paraId="6C94F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FEE59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3F90E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6.资产拆旧时点控制</w:t>
            </w:r>
          </w:p>
        </w:tc>
      </w:tr>
      <w:tr w14:paraId="4FD5A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82A4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6E07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7.农民工工资支付控制</w:t>
            </w:r>
          </w:p>
        </w:tc>
      </w:tr>
      <w:tr w14:paraId="6102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F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5F76C0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8.增值税风险控制</w:t>
            </w:r>
          </w:p>
        </w:tc>
      </w:tr>
      <w:tr w14:paraId="3D209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A9D5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10702B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9.新建资产税金房产土地税缴纳控制</w:t>
            </w:r>
          </w:p>
        </w:tc>
      </w:tr>
      <w:tr w14:paraId="511CF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C7C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242254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10.新建资产功能性验证</w:t>
            </w:r>
          </w:p>
        </w:tc>
      </w:tr>
      <w:tr w14:paraId="296A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5237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3A3364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11.新建资产价值确定</w:t>
            </w:r>
          </w:p>
        </w:tc>
      </w:tr>
      <w:tr w14:paraId="3B4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559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4ABF51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12.技术鉴定控制</w:t>
            </w:r>
          </w:p>
        </w:tc>
      </w:tr>
      <w:tr w14:paraId="2513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C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迁改工程管理</w:t>
            </w:r>
          </w:p>
        </w:tc>
        <w:tc>
          <w:tcPr>
            <w:tcW w:w="3271" w:type="pct"/>
            <w:tcBorders>
              <w:top w:val="nil"/>
              <w:left w:val="nil"/>
              <w:bottom w:val="single" w:color="auto" w:sz="4" w:space="0"/>
              <w:right w:val="single" w:color="auto" w:sz="4" w:space="0"/>
            </w:tcBorders>
            <w:shd w:val="clear" w:color="auto" w:fill="FFFFFF"/>
            <w:noWrap/>
            <w:vAlign w:val="center"/>
          </w:tcPr>
          <w:p w14:paraId="0FFBEC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14.迁改资金清算控制</w:t>
            </w:r>
          </w:p>
        </w:tc>
      </w:tr>
      <w:tr w14:paraId="3026A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0758A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5306F5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1.估算准确性、完整性审核控制</w:t>
            </w:r>
          </w:p>
        </w:tc>
      </w:tr>
      <w:tr w14:paraId="3C4A9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40ED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1CEA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2.项目储备经济性评审、财务合规性审核控制</w:t>
            </w:r>
          </w:p>
        </w:tc>
      </w:tr>
      <w:tr w14:paraId="7E70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0E5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75FFE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3.配网项目储备入库和评审</w:t>
            </w:r>
          </w:p>
        </w:tc>
      </w:tr>
      <w:tr w14:paraId="177AD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7F8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21AD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4.配网项目立项规范性审核</w:t>
            </w:r>
          </w:p>
        </w:tc>
      </w:tr>
      <w:tr w14:paraId="1F562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A5F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62FB9B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5.储备项目必要性、可行性、投资准确性的审批控制</w:t>
            </w:r>
          </w:p>
        </w:tc>
      </w:tr>
      <w:tr w14:paraId="5AF0B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0EE2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870142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6.项目概（预）算审核控制</w:t>
            </w:r>
          </w:p>
        </w:tc>
      </w:tr>
      <w:tr w14:paraId="477A1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8021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9C530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7.工程预算与计划的规模控制</w:t>
            </w:r>
          </w:p>
        </w:tc>
      </w:tr>
      <w:tr w14:paraId="532C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09A7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057A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8.招标采购合规及防舞弊控制</w:t>
            </w:r>
          </w:p>
        </w:tc>
      </w:tr>
      <w:tr w14:paraId="43E9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A018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20778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9.合同合规性、时效性控制</w:t>
            </w:r>
          </w:p>
        </w:tc>
      </w:tr>
      <w:tr w14:paraId="304A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ED5C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6B6DB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10.合同签订及审核</w:t>
            </w:r>
          </w:p>
        </w:tc>
      </w:tr>
      <w:tr w14:paraId="2A259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961A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37243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11.对系统内总包单位转分包行为控制</w:t>
            </w:r>
          </w:p>
        </w:tc>
      </w:tr>
      <w:tr w14:paraId="73F08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F539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1306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12.农民工工资总包代发控制</w:t>
            </w:r>
          </w:p>
        </w:tc>
      </w:tr>
      <w:tr w14:paraId="566BA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333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085D7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13.物资现场到货与采购一致性控制</w:t>
            </w:r>
          </w:p>
        </w:tc>
      </w:tr>
      <w:tr w14:paraId="07777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9FCA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3FFA92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14.施工方案评审控制</w:t>
            </w:r>
          </w:p>
        </w:tc>
      </w:tr>
      <w:tr w14:paraId="5A42F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FED95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E4D91F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15.配网项目工程结算审计</w:t>
            </w:r>
          </w:p>
        </w:tc>
      </w:tr>
      <w:tr w14:paraId="5AFB7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3F01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7DD4EB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16.配网项目开工报告和进度确认</w:t>
            </w:r>
          </w:p>
        </w:tc>
      </w:tr>
      <w:tr w14:paraId="023B6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00BCB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83F8A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17.配网项目监理人员履职控制</w:t>
            </w:r>
          </w:p>
        </w:tc>
      </w:tr>
      <w:tr w14:paraId="61E1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9350B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49542D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18.配网项目竣工验收及结算审计</w:t>
            </w:r>
          </w:p>
        </w:tc>
      </w:tr>
      <w:tr w14:paraId="169E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389C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5B9B4D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19.配网项目建卡清册核对</w:t>
            </w:r>
          </w:p>
        </w:tc>
      </w:tr>
      <w:tr w14:paraId="300D6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2C83C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1DFEA4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20.配网项目暂估转资流程提交</w:t>
            </w:r>
          </w:p>
        </w:tc>
      </w:tr>
      <w:tr w14:paraId="76966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F14F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23D07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21.已领未用物资退库控制</w:t>
            </w:r>
          </w:p>
        </w:tc>
      </w:tr>
      <w:tr w14:paraId="70C44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F830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1A640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22.拆旧计划执行和物资处置控制</w:t>
            </w:r>
          </w:p>
        </w:tc>
      </w:tr>
      <w:tr w14:paraId="5DFEC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446B4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308D48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23.配网项目结算报账</w:t>
            </w:r>
          </w:p>
        </w:tc>
      </w:tr>
      <w:tr w14:paraId="5FE84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6B86C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90B85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24.工程质保金支付合规性控制</w:t>
            </w:r>
          </w:p>
        </w:tc>
      </w:tr>
      <w:tr w14:paraId="332CA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8BA53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配网工程管理</w:t>
            </w:r>
          </w:p>
        </w:tc>
        <w:tc>
          <w:tcPr>
            <w:tcW w:w="3271" w:type="pct"/>
            <w:tcBorders>
              <w:top w:val="nil"/>
              <w:left w:val="nil"/>
              <w:bottom w:val="single" w:color="auto" w:sz="4" w:space="0"/>
              <w:right w:val="single" w:color="auto" w:sz="4" w:space="0"/>
            </w:tcBorders>
            <w:shd w:val="clear" w:color="auto" w:fill="FFFFFF"/>
            <w:noWrap/>
            <w:vAlign w:val="center"/>
          </w:tcPr>
          <w:p w14:paraId="0F16A6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25.工程竣工决算报告编制时效性管控</w:t>
            </w:r>
          </w:p>
        </w:tc>
      </w:tr>
      <w:tr w14:paraId="1A027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0AF7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4A1C9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1.设备验收盘点与转资新增管控</w:t>
            </w:r>
          </w:p>
        </w:tc>
      </w:tr>
      <w:tr w14:paraId="607E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DA3A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1E93E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2.委托运维资产新增设备台账信息维护与资产卡片创建</w:t>
            </w:r>
          </w:p>
        </w:tc>
      </w:tr>
      <w:tr w14:paraId="135C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842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75DB9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3.接收资产审核</w:t>
            </w:r>
          </w:p>
        </w:tc>
      </w:tr>
      <w:tr w14:paraId="5216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D10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6CC2D0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4.用户资产卡片创建</w:t>
            </w:r>
          </w:p>
        </w:tc>
      </w:tr>
      <w:tr w14:paraId="36BA7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63E8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D2C93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5.资产调拨办理</w:t>
            </w:r>
          </w:p>
        </w:tc>
      </w:tr>
      <w:tr w14:paraId="3BC7B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B3399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6E3E3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6.资产权属变更</w:t>
            </w:r>
          </w:p>
        </w:tc>
      </w:tr>
      <w:tr w14:paraId="1B7D1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8B7F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7769EF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7.设备资产盘点与处置</w:t>
            </w:r>
          </w:p>
        </w:tc>
      </w:tr>
      <w:tr w14:paraId="7A1D0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9B88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D98D2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8.修理项目立项审核</w:t>
            </w:r>
          </w:p>
        </w:tc>
      </w:tr>
      <w:tr w14:paraId="3F120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DB05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631CF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9.设备资产备品维保与消纳管理</w:t>
            </w:r>
          </w:p>
        </w:tc>
      </w:tr>
      <w:tr w14:paraId="07E5A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EF42C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7830C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10.设备资产保险报案与索赔</w:t>
            </w:r>
          </w:p>
        </w:tc>
      </w:tr>
      <w:tr w14:paraId="3A8F8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B235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50050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11.退役设备资产技术鉴定</w:t>
            </w:r>
          </w:p>
        </w:tc>
      </w:tr>
      <w:tr w14:paraId="792C7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41DF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90189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12.退役设备资产拆除与足额回收管控</w:t>
            </w:r>
          </w:p>
        </w:tc>
      </w:tr>
      <w:tr w14:paraId="03264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D774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2349BC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13.设备资产报废流程审批办理</w:t>
            </w:r>
          </w:p>
        </w:tc>
      </w:tr>
      <w:tr w14:paraId="719B6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CB85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0FE7C5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14.资产调拨手续办理</w:t>
            </w:r>
          </w:p>
        </w:tc>
      </w:tr>
      <w:tr w14:paraId="3B2BD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A0EC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3CEA6D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15.委托运维资产技术鉴定及审批手续办理</w:t>
            </w:r>
          </w:p>
        </w:tc>
      </w:tr>
      <w:tr w14:paraId="0633D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968AD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16D53E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16.委托运维资产房产土地税金申报缴纳</w:t>
            </w:r>
          </w:p>
        </w:tc>
      </w:tr>
      <w:tr w14:paraId="50226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DF774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设备（资产）管理</w:t>
            </w:r>
          </w:p>
        </w:tc>
        <w:tc>
          <w:tcPr>
            <w:tcW w:w="3271" w:type="pct"/>
            <w:tcBorders>
              <w:top w:val="nil"/>
              <w:left w:val="nil"/>
              <w:bottom w:val="single" w:color="auto" w:sz="4" w:space="0"/>
              <w:right w:val="single" w:color="auto" w:sz="4" w:space="0"/>
            </w:tcBorders>
            <w:shd w:val="clear" w:color="auto" w:fill="FFFFFF"/>
            <w:noWrap/>
            <w:vAlign w:val="center"/>
          </w:tcPr>
          <w:p w14:paraId="5D7D64F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17.设备资产报废决策程序</w:t>
            </w:r>
          </w:p>
        </w:tc>
      </w:tr>
      <w:tr w14:paraId="00CB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4D604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4D6F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1.需求计划优先利库</w:t>
            </w:r>
          </w:p>
        </w:tc>
      </w:tr>
      <w:tr w14:paraId="4105F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4734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AE3A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2.采购计划与项目需求匹配</w:t>
            </w:r>
          </w:p>
        </w:tc>
      </w:tr>
      <w:tr w14:paraId="10A22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69CB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87248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3.招标采购合规控制</w:t>
            </w:r>
          </w:p>
        </w:tc>
      </w:tr>
      <w:tr w14:paraId="3AAF7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5B71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3ED2C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4.应急采购规范性及合理性控制</w:t>
            </w:r>
          </w:p>
        </w:tc>
      </w:tr>
      <w:tr w14:paraId="34F4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E54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8F72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5.供应商履约风险控制</w:t>
            </w:r>
          </w:p>
        </w:tc>
      </w:tr>
      <w:tr w14:paraId="2B860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9D4F4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834A5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6.合同关键条款控制</w:t>
            </w:r>
          </w:p>
        </w:tc>
      </w:tr>
      <w:tr w14:paraId="404CD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324E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A08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7.合同变更合理性控制</w:t>
            </w:r>
          </w:p>
        </w:tc>
      </w:tr>
      <w:tr w14:paraId="6C807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D34E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29B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8.履约保险（保函）有效性控制</w:t>
            </w:r>
          </w:p>
        </w:tc>
      </w:tr>
      <w:tr w14:paraId="5C55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4B78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56E9FF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9.物资结算真实性与进度准确性控制</w:t>
            </w:r>
          </w:p>
        </w:tc>
      </w:tr>
      <w:tr w14:paraId="6B16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E3C87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391D8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10.协议执行规范性控制</w:t>
            </w:r>
          </w:p>
        </w:tc>
      </w:tr>
      <w:tr w14:paraId="3ECB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973A0A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BB6FE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11.应付清理及时性控制</w:t>
            </w:r>
          </w:p>
        </w:tc>
      </w:tr>
      <w:tr w14:paraId="2160E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C9C4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6B8C3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13.集货商履约控制</w:t>
            </w:r>
          </w:p>
        </w:tc>
      </w:tr>
      <w:tr w14:paraId="51246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47A3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47F9AD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15.电商采购物资到货验收控制</w:t>
            </w:r>
          </w:p>
        </w:tc>
      </w:tr>
      <w:tr w14:paraId="242F2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A4FD8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F38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16.物资到货验收一致性控制</w:t>
            </w:r>
          </w:p>
        </w:tc>
      </w:tr>
      <w:tr w14:paraId="216CB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FDCB7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049F9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17.物资出库真实性控制</w:t>
            </w:r>
          </w:p>
        </w:tc>
      </w:tr>
      <w:tr w14:paraId="57BF4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77EB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F9327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18.直发现场物资使用规范性控制</w:t>
            </w:r>
            <w:r>
              <w:rPr>
                <w:rFonts w:hint="default" w:ascii="方正仿宋_GBK" w:hAnsi="等线" w:eastAsia="方正仿宋_GBK" w:cs="宋体"/>
                <w:color w:val="EE0000"/>
                <w:kern w:val="0"/>
                <w:sz w:val="22"/>
                <w:szCs w:val="22"/>
                <w:lang w:val="en-US" w:eastAsia="zh-CN" w:bidi="ar"/>
                <w:woUserID w:val="6"/>
              </w:rPr>
              <w:br w:type="textWrapping"/>
            </w:r>
            <w:r>
              <w:rPr>
                <w:rFonts w:hint="default" w:ascii="方正仿宋_GBK" w:hAnsi="方正仿宋_GBK" w:eastAsia="方正仿宋_GBK" w:cs="方正仿宋_GBK"/>
                <w:color w:val="EE0000"/>
                <w:kern w:val="0"/>
                <w:sz w:val="22"/>
                <w:szCs w:val="22"/>
                <w:lang w:val="en-US" w:eastAsia="zh-CN" w:bidi="ar"/>
                <w:woUserID w:val="6"/>
              </w:rPr>
              <w:t>（特高压工程物资管理参照特高压矩阵执行）</w:t>
            </w:r>
          </w:p>
        </w:tc>
      </w:tr>
      <w:tr w14:paraId="2120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7192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16C8F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19.寄存物资出库一致性审核</w:t>
            </w:r>
          </w:p>
        </w:tc>
      </w:tr>
      <w:tr w14:paraId="13E3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A80F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19E6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20.结余物资退库控制</w:t>
            </w:r>
          </w:p>
        </w:tc>
      </w:tr>
      <w:tr w14:paraId="0D6C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DFB1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C63399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21.专业仓设置及审批控制</w:t>
            </w:r>
          </w:p>
        </w:tc>
      </w:tr>
      <w:tr w14:paraId="7CB17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30B9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1CDBCD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22.物资入仓准确性控制</w:t>
            </w:r>
          </w:p>
        </w:tc>
      </w:tr>
      <w:tr w14:paraId="0008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43B6A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C11A97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23.物资出仓准确性控制</w:t>
            </w:r>
          </w:p>
        </w:tc>
      </w:tr>
      <w:tr w14:paraId="222F9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1D0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43B6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24.物资盘点准确性控制</w:t>
            </w:r>
          </w:p>
        </w:tc>
      </w:tr>
      <w:tr w14:paraId="1FF59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9756D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1472113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25.利库及时性控制</w:t>
            </w:r>
          </w:p>
        </w:tc>
      </w:tr>
      <w:tr w14:paraId="5CFC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1F3E3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46CE9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26.拆旧物资退役控制</w:t>
            </w:r>
          </w:p>
        </w:tc>
      </w:tr>
      <w:tr w14:paraId="38F0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4D92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3A73E7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27.销售回款及物资出库准确性控制</w:t>
            </w:r>
          </w:p>
        </w:tc>
      </w:tr>
      <w:tr w14:paraId="719C3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9A09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712853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28.采购计划与项目需求匹配</w:t>
            </w:r>
          </w:p>
        </w:tc>
      </w:tr>
      <w:tr w14:paraId="03CE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E243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797C5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29.招标采购合规控制</w:t>
            </w:r>
          </w:p>
        </w:tc>
      </w:tr>
      <w:tr w14:paraId="4D9AE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6D73F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29149F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30.服务商履约风险控制</w:t>
            </w:r>
          </w:p>
        </w:tc>
      </w:tr>
      <w:tr w14:paraId="48305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369F8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5A0D00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31.合同关键条款控制</w:t>
            </w:r>
          </w:p>
        </w:tc>
      </w:tr>
      <w:tr w14:paraId="23A4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BD1AB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030A5D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32.合同变更合理性控制</w:t>
            </w:r>
          </w:p>
        </w:tc>
      </w:tr>
      <w:tr w14:paraId="1B9A3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8273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F4D515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33.服务结算真实性与进度准确性控制</w:t>
            </w:r>
          </w:p>
        </w:tc>
      </w:tr>
      <w:tr w14:paraId="5FB1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2299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物资（服务）采购与实施</w:t>
            </w:r>
          </w:p>
        </w:tc>
        <w:tc>
          <w:tcPr>
            <w:tcW w:w="3271" w:type="pct"/>
            <w:tcBorders>
              <w:top w:val="nil"/>
              <w:left w:val="nil"/>
              <w:bottom w:val="single" w:color="auto" w:sz="4" w:space="0"/>
              <w:right w:val="single" w:color="auto" w:sz="4" w:space="0"/>
            </w:tcBorders>
            <w:shd w:val="clear" w:color="auto" w:fill="FFFFFF"/>
            <w:noWrap/>
            <w:vAlign w:val="center"/>
          </w:tcPr>
          <w:p w14:paraId="6B566B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34.应付清理及时性控制</w:t>
            </w:r>
          </w:p>
        </w:tc>
      </w:tr>
      <w:tr w14:paraId="24C9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A4994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C15D83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1.储备立项的程序控制</w:t>
            </w:r>
          </w:p>
        </w:tc>
      </w:tr>
      <w:tr w14:paraId="3108F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65B13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D2C0E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2.计划预算安排合规性</w:t>
            </w:r>
          </w:p>
        </w:tc>
      </w:tr>
      <w:tr w14:paraId="18CF3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2F76E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96ED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3.入账成本准确性</w:t>
            </w:r>
          </w:p>
        </w:tc>
      </w:tr>
      <w:tr w14:paraId="19EC4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BC7D6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CE4E5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4.专业分包比例合规性</w:t>
            </w:r>
          </w:p>
        </w:tc>
      </w:tr>
      <w:tr w14:paraId="65B67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EBE7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844FB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5.资产信息真实性</w:t>
            </w:r>
          </w:p>
        </w:tc>
      </w:tr>
      <w:tr w14:paraId="7339B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2ED19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DBDAE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6.项目验收质量</w:t>
            </w:r>
          </w:p>
        </w:tc>
      </w:tr>
      <w:tr w14:paraId="3B978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E9FC2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411B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7.项目转资合规性</w:t>
            </w:r>
          </w:p>
        </w:tc>
      </w:tr>
      <w:tr w14:paraId="0A633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DA3A0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F5AC3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8.储备立项的程序</w:t>
            </w:r>
          </w:p>
        </w:tc>
      </w:tr>
      <w:tr w14:paraId="6692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7DFF0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47D077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9.计划调整及时性</w:t>
            </w:r>
          </w:p>
        </w:tc>
      </w:tr>
      <w:tr w14:paraId="57442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17F56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5A2EED2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10.入账成本准确性</w:t>
            </w:r>
          </w:p>
        </w:tc>
      </w:tr>
      <w:tr w14:paraId="485F0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FB58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7EF8A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11.研发项目加计扣除合规性</w:t>
            </w:r>
          </w:p>
        </w:tc>
      </w:tr>
      <w:tr w14:paraId="456B1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5884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1ACDA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12.研发费用核算与分摊准确性</w:t>
            </w:r>
          </w:p>
        </w:tc>
      </w:tr>
      <w:tr w14:paraId="317A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37EB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36304D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13.内部受托研发项目三方信息一致性控制</w:t>
            </w:r>
          </w:p>
        </w:tc>
      </w:tr>
      <w:tr w14:paraId="21A0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CE692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024EA2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14.项目验收质量</w:t>
            </w:r>
          </w:p>
        </w:tc>
      </w:tr>
      <w:tr w14:paraId="528F0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CC97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数字化与研发投入</w:t>
            </w:r>
          </w:p>
        </w:tc>
        <w:tc>
          <w:tcPr>
            <w:tcW w:w="3271" w:type="pct"/>
            <w:tcBorders>
              <w:top w:val="nil"/>
              <w:left w:val="nil"/>
              <w:bottom w:val="single" w:color="auto" w:sz="4" w:space="0"/>
              <w:right w:val="single" w:color="auto" w:sz="4" w:space="0"/>
            </w:tcBorders>
            <w:shd w:val="clear" w:color="auto" w:fill="FFFFFF"/>
            <w:noWrap/>
            <w:vAlign w:val="center"/>
          </w:tcPr>
          <w:p w14:paraId="74F223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15.科研成果权属保护有效性</w:t>
            </w:r>
          </w:p>
        </w:tc>
      </w:tr>
      <w:tr w14:paraId="38093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A57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3D2A43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1.员工信息管理</w:t>
            </w:r>
          </w:p>
        </w:tc>
      </w:tr>
      <w:tr w14:paraId="204FB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E7B5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1BD7F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2.工资总额计划管理</w:t>
            </w:r>
          </w:p>
        </w:tc>
      </w:tr>
      <w:tr w14:paraId="6F226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EEFF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555AC8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3.工资明细管理</w:t>
            </w:r>
          </w:p>
        </w:tc>
      </w:tr>
      <w:tr w14:paraId="65100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0282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6C25A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4.员工用工管理</w:t>
            </w:r>
          </w:p>
        </w:tc>
      </w:tr>
      <w:tr w14:paraId="658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48E8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6E039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5.工资发放</w:t>
            </w:r>
          </w:p>
        </w:tc>
      </w:tr>
      <w:tr w14:paraId="1160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3BE9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4EBDC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6.社保公积金计提缴纳</w:t>
            </w:r>
          </w:p>
        </w:tc>
      </w:tr>
      <w:tr w14:paraId="4CFD3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39E6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CA9A1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7.企业年金及补充医疗保险拨付运作</w:t>
            </w:r>
          </w:p>
        </w:tc>
      </w:tr>
      <w:tr w14:paraId="5BE3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EE089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84C7C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8.食堂经费使用</w:t>
            </w:r>
          </w:p>
        </w:tc>
      </w:tr>
      <w:tr w14:paraId="68B14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E8E38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4AD5FE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9.职工疗养组织</w:t>
            </w:r>
          </w:p>
        </w:tc>
      </w:tr>
      <w:tr w14:paraId="657A2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D7AE67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60D0AB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10.职工体检费使用</w:t>
            </w:r>
          </w:p>
        </w:tc>
      </w:tr>
      <w:tr w14:paraId="3970E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0ABB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1755266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11.其他福利费使用</w:t>
            </w:r>
          </w:p>
        </w:tc>
      </w:tr>
      <w:tr w14:paraId="69A1D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86E90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291033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12.工会经费计提拨缴</w:t>
            </w:r>
          </w:p>
        </w:tc>
      </w:tr>
      <w:tr w14:paraId="45BB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53C2A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7C47C78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13.职工教育经费列支</w:t>
            </w:r>
          </w:p>
        </w:tc>
      </w:tr>
      <w:tr w14:paraId="3F1E6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FB383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职工福利保障与薪酬管理</w:t>
            </w:r>
          </w:p>
        </w:tc>
        <w:tc>
          <w:tcPr>
            <w:tcW w:w="3271" w:type="pct"/>
            <w:tcBorders>
              <w:top w:val="nil"/>
              <w:left w:val="nil"/>
              <w:bottom w:val="single" w:color="auto" w:sz="4" w:space="0"/>
              <w:right w:val="single" w:color="auto" w:sz="4" w:space="0"/>
            </w:tcBorders>
            <w:shd w:val="clear" w:color="auto" w:fill="FFFFFF"/>
            <w:noWrap/>
            <w:vAlign w:val="center"/>
          </w:tcPr>
          <w:p w14:paraId="00F34D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14.食材价格管控</w:t>
            </w:r>
          </w:p>
        </w:tc>
      </w:tr>
      <w:tr w14:paraId="5FE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6F3E8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50B7F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1.出差申请发起</w:t>
            </w:r>
          </w:p>
        </w:tc>
      </w:tr>
      <w:tr w14:paraId="3C5C6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CE4E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10176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2.出差申请审批</w:t>
            </w:r>
          </w:p>
        </w:tc>
      </w:tr>
      <w:tr w14:paraId="58D2C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79B6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980738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3.出差申请流程控制</w:t>
            </w:r>
          </w:p>
        </w:tc>
      </w:tr>
      <w:tr w14:paraId="6B190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3F601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C422A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5.单体酒店上架及价格定价管控</w:t>
            </w:r>
          </w:p>
        </w:tc>
      </w:tr>
      <w:tr w14:paraId="6FCB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AE1AD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C920A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6.酒店预订</w:t>
            </w:r>
          </w:p>
        </w:tc>
      </w:tr>
      <w:tr w14:paraId="7E1E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955A3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E85313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7.差旅标准执行</w:t>
            </w:r>
          </w:p>
        </w:tc>
      </w:tr>
      <w:tr w14:paraId="20E3B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A9C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63E7A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8.差旅报销合规性控制</w:t>
            </w:r>
          </w:p>
        </w:tc>
      </w:tr>
      <w:tr w14:paraId="39AE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6A5F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F50D1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9.自付单据审核</w:t>
            </w:r>
          </w:p>
        </w:tc>
      </w:tr>
      <w:tr w14:paraId="40FAD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8ACE2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5071B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10.报销事项合规性控制</w:t>
            </w:r>
          </w:p>
        </w:tc>
      </w:tr>
      <w:tr w14:paraId="75C35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A6BD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47AEC61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11.报销发票审核</w:t>
            </w:r>
          </w:p>
        </w:tc>
      </w:tr>
      <w:tr w14:paraId="5FBD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8BFD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EA9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12.公务接待范围、执行制度、费用报销</w:t>
            </w:r>
          </w:p>
        </w:tc>
      </w:tr>
      <w:tr w14:paraId="32F7B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54C8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79E82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13.公务车辆单车核算管理</w:t>
            </w:r>
          </w:p>
        </w:tc>
      </w:tr>
      <w:tr w14:paraId="0E33D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3E1D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0F18F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14.因公出国（境）经费使用</w:t>
            </w:r>
          </w:p>
        </w:tc>
      </w:tr>
      <w:tr w14:paraId="04254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464B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BE309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15.会议规模、费用报销</w:t>
            </w:r>
          </w:p>
        </w:tc>
      </w:tr>
      <w:tr w14:paraId="3CB85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657F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048C2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16.办公费使用</w:t>
            </w:r>
          </w:p>
        </w:tc>
      </w:tr>
      <w:tr w14:paraId="17C5E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B2C1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04E9F7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17.办公用品采购、发放</w:t>
            </w:r>
          </w:p>
        </w:tc>
      </w:tr>
      <w:tr w14:paraId="6BA21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2D0E9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5D2817D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18.党组织工作经费报销</w:t>
            </w:r>
          </w:p>
        </w:tc>
      </w:tr>
      <w:tr w14:paraId="4127A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1FCD61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3758A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19.安全费报销</w:t>
            </w:r>
          </w:p>
        </w:tc>
      </w:tr>
      <w:tr w14:paraId="0D452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3D0C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8D655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20.劳动保护费报销</w:t>
            </w:r>
          </w:p>
        </w:tc>
      </w:tr>
      <w:tr w14:paraId="6FAF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2110C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79D05B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21.现场青苗赔偿类型、数量的确定</w:t>
            </w:r>
          </w:p>
        </w:tc>
      </w:tr>
      <w:tr w14:paraId="4EC0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CF8D01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60C11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22.青苗赔偿支付对象的确定</w:t>
            </w:r>
          </w:p>
        </w:tc>
      </w:tr>
      <w:tr w14:paraId="33059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D931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69134C2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23.资金支付管理</w:t>
            </w:r>
          </w:p>
        </w:tc>
      </w:tr>
      <w:tr w14:paraId="0DA6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97F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9F7A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24.软科学课题经费报销</w:t>
            </w:r>
          </w:p>
        </w:tc>
      </w:tr>
      <w:tr w14:paraId="038A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8819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C6AEF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25.车辆油料费用申请</w:t>
            </w:r>
          </w:p>
        </w:tc>
      </w:tr>
      <w:tr w14:paraId="216B6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0695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33B74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26.车辆油料费用报销</w:t>
            </w:r>
          </w:p>
        </w:tc>
      </w:tr>
      <w:tr w14:paraId="46CDA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B244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1E99AF2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27.车辆油耗合规性控制</w:t>
            </w:r>
          </w:p>
        </w:tc>
      </w:tr>
      <w:tr w14:paraId="66E2B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3866E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7B4EF0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28.车辆维修保养费用申请</w:t>
            </w:r>
          </w:p>
        </w:tc>
      </w:tr>
      <w:tr w14:paraId="27237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0C32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3BAD57E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29.车辆维修保养费用报销</w:t>
            </w:r>
          </w:p>
        </w:tc>
      </w:tr>
      <w:tr w14:paraId="3337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3951B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员工报账</w:t>
            </w:r>
          </w:p>
        </w:tc>
        <w:tc>
          <w:tcPr>
            <w:tcW w:w="3271" w:type="pct"/>
            <w:tcBorders>
              <w:top w:val="nil"/>
              <w:left w:val="nil"/>
              <w:bottom w:val="single" w:color="auto" w:sz="4" w:space="0"/>
              <w:right w:val="single" w:color="auto" w:sz="4" w:space="0"/>
            </w:tcBorders>
            <w:shd w:val="clear" w:color="auto" w:fill="FFFFFF"/>
            <w:noWrap/>
            <w:vAlign w:val="center"/>
          </w:tcPr>
          <w:p w14:paraId="2B2D483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30.车辆维修保养费用合规性控制</w:t>
            </w:r>
          </w:p>
        </w:tc>
      </w:tr>
      <w:tr w14:paraId="41F35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C0A50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AD82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1.会计主体完整性管控</w:t>
            </w:r>
          </w:p>
        </w:tc>
      </w:tr>
      <w:tr w14:paraId="5439C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BCB3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788E8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2.业务完整性管控</w:t>
            </w:r>
          </w:p>
        </w:tc>
      </w:tr>
      <w:tr w14:paraId="43E2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8CC6C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166FD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6.会计政策和会计估计执行管控</w:t>
            </w:r>
          </w:p>
        </w:tc>
      </w:tr>
      <w:tr w14:paraId="7C0DB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94B9DA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EECE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7.会计政策和会计估计变更审批</w:t>
            </w:r>
          </w:p>
        </w:tc>
      </w:tr>
      <w:tr w14:paraId="13A4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555439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0DC7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8.会计不相容岗位管控</w:t>
            </w:r>
          </w:p>
        </w:tc>
      </w:tr>
      <w:tr w14:paraId="7A71F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BD3B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04831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9.会计岗位交接管控</w:t>
            </w:r>
          </w:p>
        </w:tc>
      </w:tr>
      <w:tr w14:paraId="281DE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AD9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D3BC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10.银行账户合规开立控制</w:t>
            </w:r>
          </w:p>
        </w:tc>
      </w:tr>
      <w:tr w14:paraId="5DB9D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779200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EF63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11.银行账户办理监控控制</w:t>
            </w:r>
          </w:p>
        </w:tc>
      </w:tr>
      <w:tr w14:paraId="499F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6BC0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CDCD0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12.商户号合规开立控制</w:t>
            </w:r>
          </w:p>
        </w:tc>
      </w:tr>
      <w:tr w14:paraId="42F1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1AD18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A7F5B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13.商户号办理监控控制</w:t>
            </w:r>
          </w:p>
        </w:tc>
      </w:tr>
      <w:tr w14:paraId="2333B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1E52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43431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14.数字钱包合规开立控制</w:t>
            </w:r>
          </w:p>
        </w:tc>
      </w:tr>
      <w:tr w14:paraId="08F34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F505B8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CD67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15.数字钱包监控控制</w:t>
            </w:r>
          </w:p>
        </w:tc>
      </w:tr>
      <w:tr w14:paraId="292E2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E10D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F771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16.银行账户变更及时性、必要性控制</w:t>
            </w:r>
          </w:p>
        </w:tc>
      </w:tr>
      <w:tr w14:paraId="3C3BC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A006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75F1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17.商户号变更及时性、必要性控制</w:t>
            </w:r>
          </w:p>
        </w:tc>
      </w:tr>
      <w:tr w14:paraId="4313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DC214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024CF3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18.数字钱包变更及时性、必要性控制</w:t>
            </w:r>
          </w:p>
        </w:tc>
      </w:tr>
      <w:tr w14:paraId="105F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8DCDE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8023CD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19.银行账户注销及时性、规范性控制</w:t>
            </w:r>
          </w:p>
        </w:tc>
      </w:tr>
      <w:tr w14:paraId="4E1A7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C62B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72CB0D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20.商户号注销及时性、规范性控制</w:t>
            </w:r>
          </w:p>
        </w:tc>
      </w:tr>
      <w:tr w14:paraId="2E60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5A3D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BE104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21.数字钱包注销及时性、规范性控制</w:t>
            </w:r>
          </w:p>
        </w:tc>
      </w:tr>
      <w:tr w14:paraId="4A67D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46BCF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A4827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22.账户完整性管控</w:t>
            </w:r>
          </w:p>
        </w:tc>
      </w:tr>
      <w:tr w14:paraId="2A8F1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773B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F9A91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24.预算决策程序审核</w:t>
            </w:r>
          </w:p>
        </w:tc>
      </w:tr>
      <w:tr w14:paraId="71D7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8E43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CAE39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25.资源配置精准性管控</w:t>
            </w:r>
          </w:p>
        </w:tc>
      </w:tr>
      <w:tr w14:paraId="7E3FE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FF133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69A664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26.预算执行情况分析</w:t>
            </w:r>
          </w:p>
        </w:tc>
      </w:tr>
      <w:tr w14:paraId="7FE7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3CEB82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554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27.各会计科目、项目预算系统编制及控制</w:t>
            </w:r>
          </w:p>
        </w:tc>
      </w:tr>
      <w:tr w14:paraId="6F2FC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C2427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D91F3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28.重点单项费用预算编制及控制</w:t>
            </w:r>
          </w:p>
        </w:tc>
      </w:tr>
      <w:tr w14:paraId="1517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6511F6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85EB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29.项目可研经济性、财务合规性检查</w:t>
            </w:r>
          </w:p>
        </w:tc>
      </w:tr>
      <w:tr w14:paraId="4CE2E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9568E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955E6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30.项目预算执行控制</w:t>
            </w:r>
          </w:p>
        </w:tc>
      </w:tr>
      <w:tr w14:paraId="61490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69E9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C583DC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31.预算编制与输配电成本一致性审核</w:t>
            </w:r>
          </w:p>
        </w:tc>
      </w:tr>
      <w:tr w14:paraId="75DCC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39E0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3CCECE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32.售电收入管控</w:t>
            </w:r>
          </w:p>
        </w:tc>
      </w:tr>
      <w:tr w14:paraId="52384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EEBA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978C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33.非电收入管控</w:t>
            </w:r>
          </w:p>
        </w:tc>
      </w:tr>
      <w:tr w14:paraId="1DF96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DB8A9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CB9F6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34.成本真实性管控</w:t>
            </w:r>
          </w:p>
        </w:tc>
      </w:tr>
      <w:tr w14:paraId="6125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F992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0C4EF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35.成本合规性、完整性管控</w:t>
            </w:r>
          </w:p>
        </w:tc>
      </w:tr>
      <w:tr w14:paraId="48E7A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11DD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165AEF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36.收入成本匹配性管控</w:t>
            </w:r>
          </w:p>
        </w:tc>
      </w:tr>
      <w:tr w14:paraId="7C902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879A4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6315F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37.往来挂账规范性管控</w:t>
            </w:r>
          </w:p>
        </w:tc>
      </w:tr>
      <w:tr w14:paraId="616F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5867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A9178C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38.往来清账及时性管控</w:t>
            </w:r>
          </w:p>
        </w:tc>
      </w:tr>
      <w:tr w14:paraId="2E52E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3B7C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E12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39.往来对账规范性管控</w:t>
            </w:r>
          </w:p>
        </w:tc>
      </w:tr>
      <w:tr w14:paraId="33030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D741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FB668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40.长期挂账款项管理</w:t>
            </w:r>
          </w:p>
        </w:tc>
      </w:tr>
      <w:tr w14:paraId="69FE4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F95E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72BDF2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41.坏账准备及往来款项处置管理</w:t>
            </w:r>
          </w:p>
        </w:tc>
      </w:tr>
      <w:tr w14:paraId="0C79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8E23A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BF5E4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42.税基溯源管理控制</w:t>
            </w:r>
          </w:p>
        </w:tc>
      </w:tr>
      <w:tr w14:paraId="0DD1F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B97DC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DDC00C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43.发票合规管理控制</w:t>
            </w:r>
          </w:p>
        </w:tc>
      </w:tr>
      <w:tr w14:paraId="31A55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E3D5E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9EBC7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44.合规纳税申报控制</w:t>
            </w:r>
          </w:p>
        </w:tc>
      </w:tr>
      <w:tr w14:paraId="678D2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0960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1B3529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45.现金收费解缴控制</w:t>
            </w:r>
          </w:p>
        </w:tc>
      </w:tr>
      <w:tr w14:paraId="65F93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E9C4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C802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46.账户资金到账确认控制</w:t>
            </w:r>
          </w:p>
        </w:tc>
      </w:tr>
      <w:tr w14:paraId="22705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67FA8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31CF5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47.应收票据可靠性、合规性管控</w:t>
            </w:r>
          </w:p>
        </w:tc>
      </w:tr>
      <w:tr w14:paraId="1A87E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211E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CA8A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48.资金支付审批权限控制</w:t>
            </w:r>
          </w:p>
        </w:tc>
      </w:tr>
      <w:tr w14:paraId="60C4D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DDF2E2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5815A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49.传统结算事前审批控制</w:t>
            </w:r>
          </w:p>
        </w:tc>
      </w:tr>
      <w:tr w14:paraId="461AE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E09470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2174F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50.付款结算合规性控制</w:t>
            </w:r>
          </w:p>
        </w:tc>
      </w:tr>
      <w:tr w14:paraId="3939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ACE06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6B9025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52.保函合规性控制</w:t>
            </w:r>
          </w:p>
        </w:tc>
      </w:tr>
      <w:tr w14:paraId="05D6A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D0CC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9ABE05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53.银企对账及时性、准确性控制</w:t>
            </w:r>
          </w:p>
        </w:tc>
      </w:tr>
      <w:tr w14:paraId="56B20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D0BC2D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097F0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54.数字钱包“零余额”控制</w:t>
            </w:r>
          </w:p>
        </w:tc>
      </w:tr>
      <w:tr w14:paraId="754C8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B5278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27347A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57.密钥新增配置控制</w:t>
            </w:r>
          </w:p>
        </w:tc>
      </w:tr>
      <w:tr w14:paraId="70D21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C20E1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DBEE18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58.网银权限配置控制</w:t>
            </w:r>
          </w:p>
        </w:tc>
      </w:tr>
      <w:tr w14:paraId="63556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454AF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96410B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59.密钥变更合规性控制</w:t>
            </w:r>
          </w:p>
        </w:tc>
      </w:tr>
      <w:tr w14:paraId="340B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AD66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8003E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60.密钥注销合规性控制</w:t>
            </w:r>
          </w:p>
        </w:tc>
      </w:tr>
      <w:tr w14:paraId="786B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3D2DA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2F02E3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61.密钥授权使用控制</w:t>
            </w:r>
          </w:p>
        </w:tc>
      </w:tr>
      <w:tr w14:paraId="5651F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723F5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411FAA8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62.密钥账实盘点一致性控制</w:t>
            </w:r>
          </w:p>
        </w:tc>
      </w:tr>
      <w:tr w14:paraId="20CF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01026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1E65975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63.密钥交接手续规范性控制</w:t>
            </w:r>
          </w:p>
        </w:tc>
      </w:tr>
      <w:tr w14:paraId="7C45A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D397C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78FE5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64.印鉴新增配置</w:t>
            </w:r>
          </w:p>
        </w:tc>
      </w:tr>
      <w:tr w14:paraId="57A74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82E07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63922E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65.印鉴变更合规性控制</w:t>
            </w:r>
          </w:p>
        </w:tc>
      </w:tr>
      <w:tr w14:paraId="73C4A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503EEE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2B9D95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66.印鉴注销合规性控制</w:t>
            </w:r>
          </w:p>
        </w:tc>
      </w:tr>
      <w:tr w14:paraId="6CCF3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46776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AC7E15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67.印鉴授权使用控制</w:t>
            </w:r>
          </w:p>
        </w:tc>
      </w:tr>
      <w:tr w14:paraId="6607E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6E738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F01E92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68.印鉴交接手续规范性控制</w:t>
            </w:r>
          </w:p>
        </w:tc>
      </w:tr>
      <w:tr w14:paraId="22F6C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408C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BEFF0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74.关联交易协同管控</w:t>
            </w:r>
          </w:p>
        </w:tc>
      </w:tr>
      <w:tr w14:paraId="3D281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DD99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327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75.期末结账规范性管控</w:t>
            </w:r>
          </w:p>
        </w:tc>
      </w:tr>
      <w:tr w14:paraId="7E09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2A17E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87F184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76.银行账户余额准确性管控</w:t>
            </w:r>
          </w:p>
        </w:tc>
      </w:tr>
      <w:tr w14:paraId="72A42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B3A2A3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39261F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77.资产账实一致性核查</w:t>
            </w:r>
          </w:p>
        </w:tc>
      </w:tr>
      <w:tr w14:paraId="59CD7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28E0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654721A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78.期初调整规范性管控</w:t>
            </w:r>
          </w:p>
        </w:tc>
      </w:tr>
      <w:tr w14:paraId="54D1F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92FCF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2B52B60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79.财务报告编报及报出</w:t>
            </w:r>
          </w:p>
        </w:tc>
      </w:tr>
      <w:tr w14:paraId="1BA92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04CC0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3DD77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80.投入产出分析评价</w:t>
            </w:r>
          </w:p>
        </w:tc>
      </w:tr>
      <w:tr w14:paraId="7AB6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38BFA2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561B561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82.会计档案归档</w:t>
            </w:r>
          </w:p>
        </w:tc>
      </w:tr>
      <w:tr w14:paraId="1A479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8ABFA8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A6668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83.无纸化存档管控</w:t>
            </w:r>
          </w:p>
        </w:tc>
      </w:tr>
      <w:tr w14:paraId="46A7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A67675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0F98DD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84.税务档案归档控制</w:t>
            </w:r>
          </w:p>
        </w:tc>
      </w:tr>
      <w:tr w14:paraId="05D42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BB3F7B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财务管理</w:t>
            </w:r>
          </w:p>
        </w:tc>
        <w:tc>
          <w:tcPr>
            <w:tcW w:w="3271" w:type="pct"/>
            <w:tcBorders>
              <w:top w:val="nil"/>
              <w:left w:val="nil"/>
              <w:bottom w:val="single" w:color="auto" w:sz="4" w:space="0"/>
              <w:right w:val="single" w:color="auto" w:sz="4" w:space="0"/>
            </w:tcBorders>
            <w:shd w:val="clear" w:color="auto" w:fill="FFFFFF"/>
            <w:noWrap/>
            <w:vAlign w:val="center"/>
          </w:tcPr>
          <w:p w14:paraId="75F8EC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86.资金归集合规性管控</w:t>
            </w:r>
          </w:p>
        </w:tc>
      </w:tr>
      <w:tr w14:paraId="2577C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85E1B1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13EFC4B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1.统一合同文本审查</w:t>
            </w:r>
          </w:p>
        </w:tc>
      </w:tr>
      <w:tr w14:paraId="6985A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5F077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CFFCD7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2.合同对方当事人资信审查</w:t>
            </w:r>
          </w:p>
        </w:tc>
      </w:tr>
      <w:tr w14:paraId="362F2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9CE2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907430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3.合同关键信息一致性管控</w:t>
            </w:r>
          </w:p>
        </w:tc>
      </w:tr>
      <w:tr w14:paraId="24C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AB6F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6B328D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4.分包业务合同管控</w:t>
            </w:r>
          </w:p>
        </w:tc>
      </w:tr>
      <w:tr w14:paraId="49DEB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336B5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871CB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5.贸易业务合同管控</w:t>
            </w:r>
          </w:p>
        </w:tc>
      </w:tr>
      <w:tr w14:paraId="5F6CE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9C1B07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F771B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6.合同会签流转管控</w:t>
            </w:r>
          </w:p>
        </w:tc>
      </w:tr>
      <w:tr w14:paraId="1C38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1BB6D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29A0C88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7.合同签署授权管控</w:t>
            </w:r>
          </w:p>
        </w:tc>
      </w:tr>
      <w:tr w14:paraId="41E69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B7053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010D886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8.数字化法治平台审定版本与线下盖章版本一致性审查</w:t>
            </w:r>
          </w:p>
        </w:tc>
      </w:tr>
      <w:tr w14:paraId="163D9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F2EB5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0CA8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9.合同用印管控</w:t>
            </w:r>
          </w:p>
        </w:tc>
      </w:tr>
      <w:tr w14:paraId="56FE9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6DA3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9A85BE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10.合同未签先履管控</w:t>
            </w:r>
          </w:p>
        </w:tc>
      </w:tr>
      <w:tr w14:paraId="491D0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C77F45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6BF9C5C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11.框架合同履约管控</w:t>
            </w:r>
          </w:p>
        </w:tc>
      </w:tr>
      <w:tr w14:paraId="5B30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03086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3858BB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12.合同成果真实性管控</w:t>
            </w:r>
          </w:p>
        </w:tc>
      </w:tr>
      <w:tr w14:paraId="56D5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DA7424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4F0EA5B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13.合同款项支付管控</w:t>
            </w:r>
          </w:p>
        </w:tc>
      </w:tr>
      <w:tr w14:paraId="3BB65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ACEE5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合同管理</w:t>
            </w:r>
          </w:p>
        </w:tc>
        <w:tc>
          <w:tcPr>
            <w:tcW w:w="3271" w:type="pct"/>
            <w:tcBorders>
              <w:top w:val="nil"/>
              <w:left w:val="nil"/>
              <w:bottom w:val="single" w:color="auto" w:sz="4" w:space="0"/>
              <w:right w:val="single" w:color="auto" w:sz="4" w:space="0"/>
            </w:tcBorders>
            <w:shd w:val="clear" w:color="auto" w:fill="FFFFFF"/>
            <w:noWrap/>
            <w:vAlign w:val="center"/>
          </w:tcPr>
          <w:p w14:paraId="5C9694F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14.合同变更或解除管控</w:t>
            </w:r>
          </w:p>
        </w:tc>
      </w:tr>
      <w:tr w14:paraId="2BBA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95B7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61627B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6.服务采购计划与项目需求匹配</w:t>
            </w:r>
          </w:p>
        </w:tc>
      </w:tr>
      <w:tr w14:paraId="09D84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7F601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1A940E4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7.服务合同关键条款审核</w:t>
            </w:r>
          </w:p>
        </w:tc>
      </w:tr>
      <w:tr w14:paraId="396AD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B348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特高压建设</w:t>
            </w:r>
          </w:p>
        </w:tc>
        <w:tc>
          <w:tcPr>
            <w:tcW w:w="3271" w:type="pct"/>
            <w:tcBorders>
              <w:top w:val="nil"/>
              <w:left w:val="nil"/>
              <w:bottom w:val="single" w:color="auto" w:sz="4" w:space="0"/>
              <w:right w:val="single" w:color="auto" w:sz="4" w:space="0"/>
            </w:tcBorders>
            <w:shd w:val="clear" w:color="auto" w:fill="FFFFFF"/>
            <w:noWrap/>
            <w:vAlign w:val="center"/>
          </w:tcPr>
          <w:p w14:paraId="7BA4D5A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13.服务类合同成本报账与服务进度、合同进度一致性审核</w:t>
            </w:r>
          </w:p>
        </w:tc>
      </w:tr>
      <w:tr w14:paraId="19ADD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1D33B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5D321DF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1.差旅标准执行及差旅规则管控</w:t>
            </w:r>
          </w:p>
        </w:tc>
      </w:tr>
      <w:tr w14:paraId="2E117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E7AA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CE58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2.差旅业务功能配置控制</w:t>
            </w:r>
          </w:p>
        </w:tc>
      </w:tr>
      <w:tr w14:paraId="71F80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6E48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E4DE9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3.资源在线预订规则控制</w:t>
            </w:r>
          </w:p>
        </w:tc>
      </w:tr>
      <w:tr w14:paraId="4B72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F720E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4B05F80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4.资源谈判及引入流程签约</w:t>
            </w:r>
          </w:p>
        </w:tc>
      </w:tr>
      <w:tr w14:paraId="0BC6B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B2A817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0B5BC40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5.酒店资源入驻上架管控</w:t>
            </w:r>
          </w:p>
        </w:tc>
      </w:tr>
      <w:tr w14:paraId="7FA0D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7CA071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C6F24D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9.商品价格管控</w:t>
            </w:r>
          </w:p>
        </w:tc>
      </w:tr>
      <w:tr w14:paraId="2B4FB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001844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18D4BB4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11.到货验收及出入库管理</w:t>
            </w:r>
          </w:p>
        </w:tc>
      </w:tr>
      <w:tr w14:paraId="5ED03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D2730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数科平台业务</w:t>
            </w:r>
          </w:p>
        </w:tc>
        <w:tc>
          <w:tcPr>
            <w:tcW w:w="3271" w:type="pct"/>
            <w:tcBorders>
              <w:top w:val="nil"/>
              <w:left w:val="nil"/>
              <w:bottom w:val="single" w:color="auto" w:sz="4" w:space="0"/>
              <w:right w:val="single" w:color="auto" w:sz="4" w:space="0"/>
            </w:tcBorders>
            <w:shd w:val="clear" w:color="auto" w:fill="FFFFFF"/>
            <w:noWrap/>
            <w:vAlign w:val="center"/>
          </w:tcPr>
          <w:p w14:paraId="25EAF96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12.支付结算管理</w:t>
            </w:r>
          </w:p>
        </w:tc>
      </w:tr>
      <w:tr w14:paraId="450C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CA0BD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06783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1.项目维护</w:t>
            </w:r>
          </w:p>
        </w:tc>
      </w:tr>
      <w:tr w14:paraId="084A9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EFFFE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2BAABD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2.成本测算</w:t>
            </w:r>
          </w:p>
        </w:tc>
      </w:tr>
      <w:tr w14:paraId="5B095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295EA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78F1BB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3.合同审批</w:t>
            </w:r>
          </w:p>
        </w:tc>
      </w:tr>
      <w:tr w14:paraId="6B38D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E6F2F5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A7F1B1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4.履约管控</w:t>
            </w:r>
          </w:p>
        </w:tc>
      </w:tr>
      <w:tr w14:paraId="4562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175BD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06A4DF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5.履约评价</w:t>
            </w:r>
          </w:p>
        </w:tc>
      </w:tr>
      <w:tr w14:paraId="68F1E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E55E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240C54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6.付款结算</w:t>
            </w:r>
          </w:p>
        </w:tc>
      </w:tr>
      <w:tr w14:paraId="4AB74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5E68C6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CCDC4C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7.代垫水电费</w:t>
            </w:r>
          </w:p>
        </w:tc>
      </w:tr>
      <w:tr w14:paraId="486C6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52F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2A129E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8.岗位设置</w:t>
            </w:r>
          </w:p>
        </w:tc>
      </w:tr>
      <w:tr w14:paraId="3927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4C0151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167EBAF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9.供应商履约评价</w:t>
            </w:r>
          </w:p>
        </w:tc>
      </w:tr>
      <w:tr w14:paraId="7B64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F6B376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6846D7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10.到货验收</w:t>
            </w:r>
          </w:p>
        </w:tc>
      </w:tr>
      <w:tr w14:paraId="61C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CCB369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73886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11.领用出库</w:t>
            </w:r>
          </w:p>
        </w:tc>
      </w:tr>
      <w:tr w14:paraId="06614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45971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97312C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12.库存盘点</w:t>
            </w:r>
          </w:p>
        </w:tc>
      </w:tr>
      <w:tr w14:paraId="08609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0B74C1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004F26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13.出租定价</w:t>
            </w:r>
          </w:p>
        </w:tc>
      </w:tr>
      <w:tr w14:paraId="3D3C0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9735B9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BA2FFD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14.出租审批</w:t>
            </w:r>
          </w:p>
        </w:tc>
      </w:tr>
      <w:tr w14:paraId="5F848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2C6D03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5DD703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15.房产租赁合同签订</w:t>
            </w:r>
          </w:p>
        </w:tc>
      </w:tr>
      <w:tr w14:paraId="4E83F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525B7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41D4E5B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16.房屋到期收回</w:t>
            </w:r>
          </w:p>
        </w:tc>
      </w:tr>
      <w:tr w14:paraId="3075F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7CC6A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3685F7E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17.税费计缴</w:t>
            </w:r>
          </w:p>
        </w:tc>
      </w:tr>
      <w:tr w14:paraId="5BB5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9FBF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物业后勤业务</w:t>
            </w:r>
          </w:p>
        </w:tc>
        <w:tc>
          <w:tcPr>
            <w:tcW w:w="3271" w:type="pct"/>
            <w:tcBorders>
              <w:top w:val="nil"/>
              <w:left w:val="nil"/>
              <w:bottom w:val="single" w:color="auto" w:sz="4" w:space="0"/>
              <w:right w:val="single" w:color="auto" w:sz="4" w:space="0"/>
            </w:tcBorders>
            <w:shd w:val="clear" w:color="auto" w:fill="FFFFFF"/>
            <w:noWrap/>
            <w:vAlign w:val="center"/>
          </w:tcPr>
          <w:p w14:paraId="63BD941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18.租赁资产核算</w:t>
            </w:r>
          </w:p>
        </w:tc>
      </w:tr>
      <w:tr w14:paraId="2BBA2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7326C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E67393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1.运维问题、需求收集、汇总</w:t>
            </w:r>
          </w:p>
        </w:tc>
      </w:tr>
      <w:tr w14:paraId="1E5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45ABBC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F8651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2.项目必要性、经济性、技术方案合理性初步评审</w:t>
            </w:r>
          </w:p>
        </w:tc>
      </w:tr>
      <w:tr w14:paraId="5EF17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35B82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3B5A31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3.项目的必要性、经济性、技术方案合理性专业评审</w:t>
            </w:r>
          </w:p>
        </w:tc>
      </w:tr>
      <w:tr w14:paraId="78179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2EBEA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8D7E35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4.项目储备审查</w:t>
            </w:r>
          </w:p>
        </w:tc>
      </w:tr>
      <w:tr w14:paraId="61D01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111295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CD14D4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5.项目预算管控</w:t>
            </w:r>
          </w:p>
        </w:tc>
      </w:tr>
      <w:tr w14:paraId="5D20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68F69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48648DC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6.项目服务采购</w:t>
            </w:r>
          </w:p>
        </w:tc>
      </w:tr>
      <w:tr w14:paraId="30D0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D23161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D8015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7.供应商匹配</w:t>
            </w:r>
          </w:p>
        </w:tc>
      </w:tr>
      <w:tr w14:paraId="0C52C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7C9403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573B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8.项目合同起草、会签</w:t>
            </w:r>
          </w:p>
        </w:tc>
      </w:tr>
      <w:tr w14:paraId="288B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09D29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1E0AD6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9.施工（设计）方案评审</w:t>
            </w:r>
          </w:p>
        </w:tc>
      </w:tr>
      <w:tr w14:paraId="7005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1BD4C8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999BC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10.设计变更审批</w:t>
            </w:r>
          </w:p>
        </w:tc>
      </w:tr>
      <w:tr w14:paraId="0189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BAE4AB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357CBA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11.项目监理履职控制</w:t>
            </w:r>
          </w:p>
        </w:tc>
      </w:tr>
      <w:tr w14:paraId="59EA1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33F6CE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A58744B">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12.项目完工验收</w:t>
            </w:r>
          </w:p>
        </w:tc>
      </w:tr>
      <w:tr w14:paraId="7625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3B4AC7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12CE0A6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13.项目验收评价</w:t>
            </w:r>
          </w:p>
        </w:tc>
      </w:tr>
      <w:tr w14:paraId="5C0B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ACE1B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74AAA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14.物资采购申请审核</w:t>
            </w:r>
          </w:p>
        </w:tc>
      </w:tr>
      <w:tr w14:paraId="22F96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FCCF8F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F073D94">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15.物资入账</w:t>
            </w:r>
          </w:p>
        </w:tc>
      </w:tr>
      <w:tr w14:paraId="164AE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57337D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6061B7C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16.物资现场到货验收</w:t>
            </w:r>
          </w:p>
        </w:tc>
      </w:tr>
      <w:tr w14:paraId="21CDA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34B2A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AA44A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17.项目结算审核审计</w:t>
            </w:r>
          </w:p>
        </w:tc>
      </w:tr>
      <w:tr w14:paraId="70219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082772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0EE3F3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18.项目合同签订</w:t>
            </w:r>
          </w:p>
        </w:tc>
      </w:tr>
      <w:tr w14:paraId="48AB2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4A86091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0B5D2723">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19.项目结算审核</w:t>
            </w:r>
          </w:p>
        </w:tc>
      </w:tr>
      <w:tr w14:paraId="747D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074FFD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5786CB7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20.项目结算控制</w:t>
            </w:r>
          </w:p>
        </w:tc>
      </w:tr>
      <w:tr w14:paraId="658E4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0B130A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213422B0">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21.项目成本报销</w:t>
            </w:r>
          </w:p>
        </w:tc>
      </w:tr>
      <w:tr w14:paraId="09FB4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218C0D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7647F02A">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22.项目工程款支付</w:t>
            </w:r>
          </w:p>
        </w:tc>
      </w:tr>
      <w:tr w14:paraId="3D8FC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0AC789F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检修运维成本项目全流程管理</w:t>
            </w:r>
          </w:p>
        </w:tc>
        <w:tc>
          <w:tcPr>
            <w:tcW w:w="3271" w:type="pct"/>
            <w:tcBorders>
              <w:top w:val="nil"/>
              <w:left w:val="nil"/>
              <w:bottom w:val="single" w:color="auto" w:sz="4" w:space="0"/>
              <w:right w:val="single" w:color="auto" w:sz="4" w:space="0"/>
            </w:tcBorders>
            <w:shd w:val="clear" w:color="auto" w:fill="FFFFFF"/>
            <w:noWrap/>
            <w:vAlign w:val="center"/>
          </w:tcPr>
          <w:p w14:paraId="3C210BA9">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23.项目质保金支付</w:t>
            </w:r>
          </w:p>
        </w:tc>
      </w:tr>
      <w:tr w14:paraId="5A49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76730D6E">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C50AE9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1.违章业务准确性审核</w:t>
            </w:r>
          </w:p>
        </w:tc>
      </w:tr>
      <w:tr w14:paraId="663B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522EC6B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89F404D">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2.风控系统信息录入</w:t>
            </w:r>
          </w:p>
        </w:tc>
      </w:tr>
      <w:tr w14:paraId="7BB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4ABC60C">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11A92E8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3.违章业务规范性审核</w:t>
            </w:r>
          </w:p>
        </w:tc>
      </w:tr>
      <w:tr w14:paraId="73D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14783CF">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24802528">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4.通知被考核人节点管控</w:t>
            </w:r>
          </w:p>
        </w:tc>
      </w:tr>
      <w:tr w14:paraId="64980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2E8CB997">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5BD07BD6">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5.资金回收节点管控</w:t>
            </w:r>
          </w:p>
        </w:tc>
      </w:tr>
      <w:tr w14:paraId="2A45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6494A8B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304570D5">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6.款项回收情况管控</w:t>
            </w:r>
          </w:p>
        </w:tc>
      </w:tr>
      <w:tr w14:paraId="7E711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728" w:type="pct"/>
            <w:tcBorders>
              <w:top w:val="nil"/>
              <w:left w:val="single" w:color="auto" w:sz="4" w:space="0"/>
              <w:bottom w:val="single" w:color="auto" w:sz="4" w:space="0"/>
              <w:right w:val="single" w:color="auto" w:sz="4" w:space="0"/>
            </w:tcBorders>
            <w:shd w:val="clear" w:color="auto" w:fill="FFFFFF"/>
            <w:noWrap/>
            <w:vAlign w:val="center"/>
          </w:tcPr>
          <w:p w14:paraId="3FCA16A1">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违章罚款收入管理</w:t>
            </w:r>
          </w:p>
        </w:tc>
        <w:tc>
          <w:tcPr>
            <w:tcW w:w="3271" w:type="pct"/>
            <w:tcBorders>
              <w:top w:val="nil"/>
              <w:left w:val="nil"/>
              <w:bottom w:val="single" w:color="auto" w:sz="4" w:space="0"/>
              <w:right w:val="single" w:color="auto" w:sz="4" w:space="0"/>
            </w:tcBorders>
            <w:shd w:val="clear" w:color="auto" w:fill="FFFFFF"/>
            <w:noWrap/>
            <w:vAlign w:val="center"/>
          </w:tcPr>
          <w:p w14:paraId="47A74782">
            <w:pPr>
              <w:keepNext w:val="0"/>
              <w:keepLines w:val="0"/>
              <w:widowControl/>
              <w:suppressLineNumbers w:val="0"/>
              <w:spacing w:before="0" w:beforeAutospacing="0" w:after="0" w:afterAutospacing="0"/>
              <w:ind w:left="0" w:right="0"/>
              <w:jc w:val="left"/>
              <w:rPr>
                <w:rFonts w:hint="default" w:ascii="方正仿宋_GBK" w:hAnsi="等线" w:eastAsia="方正仿宋_GBK" w:cs="宋体"/>
                <w:color w:val="EE0000"/>
                <w:kern w:val="0"/>
                <w:sz w:val="22"/>
                <w:szCs w:val="22"/>
                <w:woUserID w:val="6"/>
              </w:rPr>
            </w:pPr>
            <w:r>
              <w:rPr>
                <w:rFonts w:hint="default" w:ascii="方正仿宋_GBK" w:hAnsi="方正仿宋_GBK" w:eastAsia="方正仿宋_GBK" w:cs="方正仿宋_GBK"/>
                <w:color w:val="EE0000"/>
                <w:kern w:val="0"/>
                <w:sz w:val="22"/>
                <w:szCs w:val="22"/>
                <w:lang w:val="en-US" w:eastAsia="zh-CN" w:bidi="ar"/>
                <w:woUserID w:val="6"/>
              </w:rPr>
              <w:t>7.违章考核业务账务管控</w:t>
            </w:r>
          </w:p>
        </w:tc>
      </w:tr>
    </w:tbl>
    <w:p w14:paraId="7B6D5115">
      <w:pPr>
        <w:keepNext w:val="0"/>
        <w:keepLines w:val="0"/>
        <w:widowControl/>
        <w:suppressLineNumbers w:val="0"/>
        <w:spacing w:before="0" w:beforeAutospacing="0" w:after="0" w:afterAutospacing="0" w:line="560" w:lineRule="exact"/>
        <w:ind w:left="0" w:right="0" w:firstLine="640"/>
        <w:jc w:val="both"/>
        <w:rPr>
          <w:rFonts w:hint="eastAsia" w:ascii="华文仿宋" w:hAnsi="华文仿宋" w:eastAsia="华文仿宋" w:cs="华文仿宋"/>
          <w:color w:val="FF0000"/>
          <w:kern w:val="0"/>
          <w:sz w:val="32"/>
          <w:szCs w:val="32"/>
          <w:woUserID w:val="6"/>
        </w:rPr>
      </w:pPr>
      <w:r>
        <w:rPr>
          <w:rFonts w:hint="eastAsia" w:ascii="华文仿宋" w:hAnsi="华文仿宋" w:eastAsia="华文仿宋" w:cs="华文仿宋"/>
          <w:color w:val="FF0000"/>
          <w:kern w:val="0"/>
          <w:sz w:val="32"/>
          <w:szCs w:val="32"/>
          <w:lang w:val="en-US" w:eastAsia="zh-CN" w:bidi="ar"/>
          <w:woUserID w:val="6"/>
        </w:rPr>
        <w:t xml:space="preserve"> </w:t>
      </w:r>
    </w:p>
    <w:p w14:paraId="692CB4F0">
      <w:pPr>
        <w:keepNext/>
        <w:keepLines/>
        <w:widowControl/>
        <w:numPr>
          <w:ilvl w:val="0"/>
          <w:numId w:val="2"/>
          <w:ins w:id="23" w:author="信仰" w:date="2026-10-12T21:04:35Z"/>
        </w:numPr>
        <w:suppressLineNumbers w:val="0"/>
        <w:snapToGrid w:val="0"/>
        <w:spacing w:before="0" w:beforeAutospacing="0" w:after="0" w:afterAutospacing="0" w:line="560" w:lineRule="exact"/>
        <w:ind w:left="0" w:right="0" w:firstLine="640"/>
        <w:jc w:val="both"/>
        <w:outlineLvl w:val="1"/>
        <w:rPr>
          <w:ins w:id="24" w:author="信仰" w:date="2026-10-12T21:04:15Z"/>
          <w:rFonts w:hint="eastAsia" w:ascii="华文楷体" w:hAnsi="华文楷体" w:eastAsia="华文楷体" w:cs="华文楷体"/>
          <w:b/>
          <w:bCs/>
          <w:color w:val="FF0000"/>
          <w:sz w:val="32"/>
          <w:szCs w:val="32"/>
          <w:lang w:val="en-US" w:bidi="ar"/>
          <w:rPrChange w:id="25" w:author="信仰" w:date="2026-10-12T21:04:35Z">
            <w:rPr>
              <w:ins w:id="26" w:author="信仰" w:date="2026-10-12T21:04:15Z"/>
              <w:rFonts w:hint="eastAsia" w:ascii="华文楷体" w:hAnsi="华文楷体" w:eastAsia="华文楷体" w:cs="华文楷体"/>
              <w:b/>
              <w:bCs/>
              <w:color w:val="FF0000"/>
              <w:sz w:val="32"/>
              <w:szCs w:val="32"/>
              <w:lang w:val="en-US" w:bidi="ar"/>
              <w:woUserID w:val="3"/>
            </w:rPr>
          </w:rPrChange>
          <w:woUserID w:val="6"/>
        </w:rPr>
        <w:pPrChange w:id="22" w:author="信仰" w:date="2026-10-12T21:04:35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27" w:author="信仰" w:date="2026-10-12T21:04:15Z">
        <w:r>
          <w:rPr>
            <w:rFonts w:hint="eastAsia" w:ascii="华文楷体" w:hAnsi="华文楷体" w:eastAsia="华文楷体" w:cs="华文楷体"/>
            <w:b/>
            <w:bCs/>
            <w:color w:val="FF0000"/>
            <w:kern w:val="2"/>
            <w:sz w:val="32"/>
            <w:szCs w:val="32"/>
            <w:lang w:val="en-US" w:eastAsia="zh-CN" w:bidi="ar"/>
            <w:rPrChange w:id="28" w:author="信仰" w:date="2026-10-12T21:04:35Z">
              <w:rPr>
                <w:rFonts w:hint="eastAsia" w:ascii="华文楷体" w:hAnsi="华文楷体" w:eastAsia="华文楷体" w:cs="华文楷体"/>
                <w:b/>
                <w:bCs/>
                <w:color w:val="FF0000"/>
                <w:kern w:val="2"/>
                <w:sz w:val="32"/>
                <w:szCs w:val="32"/>
                <w:lang w:val="en-US" w:eastAsia="zh-CN" w:bidi="ar"/>
                <w:woUserID w:val="3"/>
              </w:rPr>
            </w:rPrChange>
            <w:woUserID w:val="6"/>
          </w:rPr>
          <w:t>矩阵中责任主体与岗位内控责任清单一致性审核</w:t>
        </w:r>
      </w:ins>
    </w:p>
    <w:p w14:paraId="449714AF">
      <w:pPr>
        <w:keepNext w:val="0"/>
        <w:keepLines w:val="0"/>
        <w:widowControl/>
        <w:suppressLineNumbers w:val="0"/>
        <w:spacing w:before="0" w:beforeAutospacing="0" w:after="0" w:afterAutospacing="0" w:line="560" w:lineRule="exact"/>
        <w:ind w:left="0" w:right="0" w:firstLine="640"/>
        <w:jc w:val="both"/>
        <w:rPr>
          <w:ins w:id="29" w:author="信仰" w:date="2026-10-12T21:04:15Z"/>
          <w:rFonts w:hint="eastAsia" w:ascii="华文仿宋" w:hAnsi="华文仿宋" w:eastAsia="华文仿宋" w:cs="华文仿宋"/>
          <w:color w:val="FF0000"/>
          <w:kern w:val="0"/>
          <w:sz w:val="32"/>
          <w:szCs w:val="32"/>
          <w:lang w:val="en-US" w:bidi="ar"/>
          <w:woUserID w:val="3"/>
        </w:rPr>
      </w:pPr>
      <w:ins w:id="30" w:author="信仰" w:date="2026-10-12T21:04:15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w:t>
        </w:r>
      </w:ins>
      <w:ins w:id="31" w:author="信仰" w:date="2026-10-12T21:12:59Z">
        <w:r>
          <w:rPr>
            <w:rFonts w:hint="eastAsia" w:ascii="华文仿宋" w:hAnsi="华文仿宋" w:eastAsia="华文仿宋" w:cs="华文仿宋"/>
            <w:color w:val="FF0000"/>
            <w:kern w:val="0"/>
            <w:sz w:val="32"/>
            <w:szCs w:val="32"/>
            <w:lang w:val="en-US" w:eastAsia="zh" w:bidi="ar"/>
            <w:woUserID w:val="3"/>
          </w:rPr>
          <w:t>。</w:t>
        </w:r>
      </w:ins>
      <w:ins w:id="32" w:author="信仰" w:date="2026-10-12T21:04:15Z">
        <w:r>
          <w:rPr>
            <w:rFonts w:hint="eastAsia" w:ascii="华文仿宋" w:hAnsi="华文仿宋" w:eastAsia="华文仿宋" w:cs="华文仿宋"/>
            <w:color w:val="FF0000"/>
            <w:kern w:val="0"/>
            <w:sz w:val="32"/>
            <w:szCs w:val="32"/>
            <w:lang w:val="en-US" w:eastAsia="zh-CN" w:bidi="ar"/>
            <w:woUserID w:val="3"/>
          </w:rPr>
          <w:t>如果填写为</w:t>
        </w:r>
      </w:ins>
      <w:ins w:id="33" w:author="信仰" w:date="2026-10-12T21:11:20Z">
        <w:r>
          <w:rPr>
            <w:rFonts w:hint="eastAsia" w:ascii="华文仿宋" w:hAnsi="华文仿宋" w:eastAsia="华文仿宋" w:cs="华文仿宋"/>
            <w:color w:val="FF0000"/>
            <w:kern w:val="0"/>
            <w:sz w:val="32"/>
            <w:szCs w:val="32"/>
            <w:lang w:val="en-US" w:eastAsia="zh-CN" w:bidi="ar"/>
            <w:woUserID w:val="3"/>
          </w:rPr>
          <w:t>“各级单位-部门名称-岗位名称”</w:t>
        </w:r>
      </w:ins>
      <w:ins w:id="34" w:author="信仰" w:date="2026-10-12T21:12:51Z">
        <w:r>
          <w:rPr>
            <w:rFonts w:hint="eastAsia" w:ascii="华文仿宋" w:hAnsi="华文仿宋" w:eastAsia="华文仿宋" w:cs="华文仿宋"/>
            <w:color w:val="FF0000"/>
            <w:kern w:val="0"/>
            <w:sz w:val="32"/>
            <w:szCs w:val="32"/>
            <w:lang w:val="en-US" w:eastAsia="zh-CN" w:bidi="ar"/>
            <w:woUserID w:val="3"/>
          </w:rPr>
          <w:t>则提示“</w:t>
        </w:r>
      </w:ins>
      <w:ins w:id="35" w:author="信仰" w:date="2026-10-12T21:13:16Z">
        <w:r>
          <w:rPr>
            <w:rFonts w:hint="eastAsia" w:ascii="华文仿宋" w:hAnsi="华文仿宋" w:eastAsia="华文仿宋" w:cs="华文仿宋"/>
            <w:color w:val="FF0000"/>
            <w:kern w:val="0"/>
            <w:sz w:val="32"/>
            <w:szCs w:val="32"/>
            <w:lang w:val="en-US" w:eastAsia="zh" w:bidi="ar"/>
            <w:woUserID w:val="3"/>
          </w:rPr>
          <w:t>请</w:t>
        </w:r>
      </w:ins>
      <w:ins w:id="36" w:author="信仰" w:date="2026-10-12T21:13:17Z">
        <w:r>
          <w:rPr>
            <w:rFonts w:hint="eastAsia" w:ascii="华文仿宋" w:hAnsi="华文仿宋" w:eastAsia="华文仿宋" w:cs="华文仿宋"/>
            <w:color w:val="FF0000"/>
            <w:kern w:val="0"/>
            <w:sz w:val="32"/>
            <w:szCs w:val="32"/>
            <w:lang w:val="en-US" w:eastAsia="zh" w:bidi="ar"/>
            <w:woUserID w:val="3"/>
          </w:rPr>
          <w:t>将</w:t>
        </w:r>
      </w:ins>
      <w:ins w:id="37" w:author="信仰" w:date="2026-10-12T21:13:18Z">
        <w:r>
          <w:rPr>
            <w:rFonts w:hint="eastAsia" w:ascii="华文仿宋" w:hAnsi="华文仿宋" w:eastAsia="华文仿宋" w:cs="华文仿宋"/>
            <w:color w:val="FF0000"/>
            <w:kern w:val="0"/>
            <w:sz w:val="32"/>
            <w:szCs w:val="32"/>
            <w:lang w:val="en-US" w:eastAsia="zh" w:bidi="ar"/>
            <w:woUserID w:val="3"/>
          </w:rPr>
          <w:t>责任</w:t>
        </w:r>
      </w:ins>
      <w:ins w:id="38" w:author="信仰" w:date="2026-10-12T21:13:22Z">
        <w:r>
          <w:rPr>
            <w:rFonts w:hint="eastAsia" w:ascii="华文仿宋" w:hAnsi="华文仿宋" w:eastAsia="华文仿宋" w:cs="华文仿宋"/>
            <w:color w:val="FF0000"/>
            <w:kern w:val="0"/>
            <w:sz w:val="32"/>
            <w:szCs w:val="32"/>
            <w:lang w:val="en-US" w:eastAsia="zh" w:bidi="ar"/>
            <w:woUserID w:val="3"/>
          </w:rPr>
          <w:t>主体</w:t>
        </w:r>
      </w:ins>
      <w:ins w:id="39" w:author="信仰" w:date="2026-10-12T21:13:25Z">
        <w:r>
          <w:rPr>
            <w:rFonts w:hint="eastAsia" w:ascii="华文仿宋" w:hAnsi="华文仿宋" w:eastAsia="华文仿宋" w:cs="华文仿宋"/>
            <w:color w:val="FF0000"/>
            <w:kern w:val="0"/>
            <w:sz w:val="32"/>
            <w:szCs w:val="32"/>
            <w:lang w:val="en-US" w:eastAsia="zh" w:bidi="ar"/>
            <w:woUserID w:val="3"/>
          </w:rPr>
          <w:t>修改</w:t>
        </w:r>
      </w:ins>
      <w:ins w:id="40" w:author="信仰" w:date="2026-10-12T21:13:26Z">
        <w:r>
          <w:rPr>
            <w:rFonts w:hint="eastAsia" w:ascii="华文仿宋" w:hAnsi="华文仿宋" w:eastAsia="华文仿宋" w:cs="华文仿宋"/>
            <w:color w:val="FF0000"/>
            <w:kern w:val="0"/>
            <w:sz w:val="32"/>
            <w:szCs w:val="32"/>
            <w:lang w:val="en-US" w:eastAsia="zh" w:bidi="ar"/>
            <w:woUserID w:val="3"/>
          </w:rPr>
          <w:t>为</w:t>
        </w:r>
      </w:ins>
      <w:ins w:id="41" w:author="信仰" w:date="2026-10-12T21:13:13Z">
        <w:r>
          <w:rPr>
            <w:rFonts w:hint="eastAsia" w:ascii="华文仿宋" w:hAnsi="华文仿宋" w:eastAsia="华文仿宋" w:cs="华文仿宋"/>
            <w:color w:val="FF0000"/>
            <w:kern w:val="0"/>
            <w:sz w:val="32"/>
            <w:szCs w:val="32"/>
            <w:lang w:val="en-US" w:eastAsia="zh-CN" w:bidi="ar"/>
            <w:woUserID w:val="3"/>
          </w:rPr>
          <w:t>“公司名称-部门名称-岗位名称”</w:t>
        </w:r>
      </w:ins>
      <w:ins w:id="42" w:author="信仰" w:date="2026-10-12T21:13:36Z">
        <w:r>
          <w:rPr>
            <w:rFonts w:hint="eastAsia" w:ascii="华文仿宋" w:hAnsi="华文仿宋" w:eastAsia="华文仿宋" w:cs="华文仿宋"/>
            <w:color w:val="FF0000"/>
            <w:kern w:val="0"/>
            <w:sz w:val="32"/>
            <w:szCs w:val="32"/>
            <w:lang w:val="en-US" w:eastAsia="zh" w:bidi="ar"/>
            <w:woUserID w:val="3"/>
          </w:rPr>
          <w:t>的</w:t>
        </w:r>
      </w:ins>
      <w:ins w:id="43" w:author="信仰" w:date="2026-10-12T21:13:37Z">
        <w:r>
          <w:rPr>
            <w:rFonts w:hint="eastAsia" w:ascii="华文仿宋" w:hAnsi="华文仿宋" w:eastAsia="华文仿宋" w:cs="华文仿宋"/>
            <w:color w:val="FF0000"/>
            <w:kern w:val="0"/>
            <w:sz w:val="32"/>
            <w:szCs w:val="32"/>
            <w:lang w:val="en-US" w:eastAsia="zh" w:bidi="ar"/>
            <w:woUserID w:val="3"/>
          </w:rPr>
          <w:t>形式</w:t>
        </w:r>
      </w:ins>
      <w:ins w:id="44" w:author="信仰" w:date="2026-10-12T21:14:00Z">
        <w:r>
          <w:rPr>
            <w:rFonts w:hint="eastAsia" w:ascii="华文仿宋" w:hAnsi="华文仿宋" w:eastAsia="华文仿宋" w:cs="华文仿宋"/>
            <w:color w:val="FF0000"/>
            <w:kern w:val="0"/>
            <w:sz w:val="32"/>
            <w:szCs w:val="32"/>
            <w:lang w:val="en-US" w:eastAsia="zh" w:bidi="ar"/>
            <w:woUserID w:val="3"/>
          </w:rPr>
          <w:t>；</w:t>
        </w:r>
      </w:ins>
      <w:ins w:id="45" w:author="信仰" w:date="2026-10-12T21:13:45Z">
        <w:r>
          <w:rPr>
            <w:rFonts w:hint="eastAsia" w:ascii="华文仿宋" w:hAnsi="华文仿宋" w:eastAsia="华文仿宋" w:cs="华文仿宋"/>
            <w:color w:val="FF0000"/>
            <w:kern w:val="0"/>
            <w:sz w:val="32"/>
            <w:szCs w:val="32"/>
            <w:lang w:val="en-US" w:eastAsia="zh-CN" w:bidi="ar"/>
            <w:woUserID w:val="3"/>
          </w:rPr>
          <w:t>如果填写为</w:t>
        </w:r>
      </w:ins>
      <w:ins w:id="46" w:author="信仰" w:date="2026-10-12T21:12:30Z">
        <w:r>
          <w:rPr>
            <w:rFonts w:hint="eastAsia" w:ascii="华文仿宋" w:hAnsi="华文仿宋" w:eastAsia="华文仿宋" w:cs="华文仿宋"/>
            <w:color w:val="FF0000"/>
            <w:kern w:val="0"/>
            <w:sz w:val="32"/>
            <w:szCs w:val="32"/>
            <w:lang w:val="en-US" w:eastAsia="zh-CN" w:bidi="ar"/>
            <w:woUserID w:val="3"/>
          </w:rPr>
          <w:t>“部门名称-岗位名称”</w:t>
        </w:r>
      </w:ins>
      <w:ins w:id="47" w:author="信仰" w:date="2026-10-12T21:04:15Z">
        <w:r>
          <w:rPr>
            <w:rFonts w:hint="eastAsia" w:ascii="华文仿宋" w:hAnsi="华文仿宋" w:eastAsia="华文仿宋" w:cs="华文仿宋"/>
            <w:color w:val="FF0000"/>
            <w:kern w:val="0"/>
            <w:sz w:val="32"/>
            <w:szCs w:val="32"/>
            <w:lang w:val="en-US" w:eastAsia="zh-CN" w:bidi="ar"/>
            <w:woUserID w:val="3"/>
          </w:rPr>
          <w:t>则提示“需在矩阵责任主体中补充公司名称”。</w:t>
        </w:r>
      </w:ins>
    </w:p>
    <w:p w14:paraId="5BDAA878">
      <w:pPr>
        <w:keepNext w:val="0"/>
        <w:keepLines w:val="0"/>
        <w:widowControl/>
        <w:suppressLineNumbers w:val="0"/>
        <w:spacing w:before="0" w:beforeAutospacing="0" w:after="0" w:afterAutospacing="0" w:line="560" w:lineRule="exact"/>
        <w:ind w:left="0" w:right="0" w:firstLine="640"/>
        <w:jc w:val="both"/>
        <w:rPr>
          <w:ins w:id="48" w:author="信仰" w:date="2026-10-12T21:04:15Z"/>
          <w:rFonts w:hint="eastAsia" w:ascii="华文仿宋" w:hAnsi="华文仿宋" w:eastAsia="华文仿宋" w:cs="华文仿宋"/>
          <w:color w:val="FF0000"/>
          <w:kern w:val="0"/>
          <w:sz w:val="32"/>
          <w:szCs w:val="32"/>
          <w:lang w:val="en-US" w:bidi="ar"/>
          <w:woUserID w:val="3"/>
        </w:rPr>
      </w:pPr>
      <w:ins w:id="49" w:author="信仰" w:date="2026-10-12T21:04:15Z">
        <w:r>
          <w:rPr>
            <w:rFonts w:hint="eastAsia" w:ascii="华文仿宋" w:hAnsi="华文仿宋" w:eastAsia="华文仿宋" w:cs="华文仿宋"/>
            <w:color w:val="FF0000"/>
            <w:kern w:val="0"/>
            <w:sz w:val="32"/>
            <w:szCs w:val="32"/>
            <w:lang w:val="en-US" w:eastAsia="zh-CN" w:bidi="ar"/>
            <w:woUserID w:val="3"/>
          </w:rPr>
          <w:t>将岗位责任清单中的部门和岗位名称与矩阵中责任主体比对。将岗位内控责任清单中的部门与矩阵责任主体中的部门名称进行比对，如果不一致，则提示“请核实岗位责任清单中的部门名称与矩阵责任主体中的部门名称是否一致”；将岗位责任清单中的岗位名称与矩阵责任主体中的岗位名称进行比对，如果不一致，则提示“请核实岗位责任清单中的岗位名称与矩阵责任主体中的岗位名称是否一致。</w:t>
        </w:r>
      </w:ins>
    </w:p>
    <w:p w14:paraId="729BFDE0">
      <w:pPr>
        <w:keepNext/>
        <w:keepLines/>
        <w:widowControl/>
        <w:numPr>
          <w:ilvl w:val="0"/>
          <w:numId w:val="2"/>
          <w:ins w:id="51" w:author="信仰" w:date="2026-10-12T21:04:40Z"/>
        </w:numPr>
        <w:suppressLineNumbers w:val="0"/>
        <w:snapToGrid w:val="0"/>
        <w:spacing w:before="0" w:beforeAutospacing="0" w:after="0" w:afterAutospacing="0" w:line="560" w:lineRule="exact"/>
        <w:ind w:left="0" w:right="0" w:firstLine="640"/>
        <w:jc w:val="both"/>
        <w:outlineLvl w:val="1"/>
        <w:rPr>
          <w:ins w:id="52" w:author="信仰" w:date="2026-10-12T21:04:15Z"/>
          <w:rFonts w:hint="eastAsia" w:ascii="华文楷体" w:hAnsi="华文楷体" w:eastAsia="华文楷体" w:cs="华文楷体"/>
          <w:b/>
          <w:bCs/>
          <w:color w:val="FF0000"/>
          <w:sz w:val="32"/>
          <w:szCs w:val="32"/>
          <w:lang w:val="en-US" w:bidi="ar"/>
          <w:rPrChange w:id="53" w:author="信仰" w:date="2026-10-12T21:04:40Z">
            <w:rPr>
              <w:ins w:id="54" w:author="信仰" w:date="2026-10-12T21:04:15Z"/>
              <w:rFonts w:hint="eastAsia" w:ascii="华文楷体" w:hAnsi="华文楷体" w:eastAsia="华文楷体" w:cs="华文楷体"/>
              <w:b/>
              <w:bCs/>
              <w:color w:val="FF0000"/>
              <w:sz w:val="32"/>
              <w:szCs w:val="32"/>
              <w:lang w:val="en-US" w:bidi="ar"/>
              <w:woUserID w:val="3"/>
            </w:rPr>
          </w:rPrChange>
          <w:woUserID w:val="6"/>
        </w:rPr>
        <w:pPrChange w:id="50" w:author="信仰" w:date="2026-10-12T21:04:40Z">
          <w:pPr>
            <w:keepNext/>
            <w:keepLines/>
            <w:widowControl/>
            <w:numPr>
              <w:ilvl w:val="0"/>
              <w:numId w:val="3"/>
            </w:numPr>
            <w:suppressLineNumbers w:val="0"/>
            <w:snapToGrid w:val="0"/>
            <w:spacing w:before="0" w:beforeAutospacing="0" w:after="0" w:afterAutospacing="0" w:line="560" w:lineRule="exact"/>
            <w:ind w:left="0" w:right="0" w:firstLine="640"/>
            <w:jc w:val="both"/>
            <w:outlineLvl w:val="1"/>
          </w:pPr>
        </w:pPrChange>
      </w:pPr>
      <w:ins w:id="55" w:author="信仰" w:date="2026-10-12T21:04:15Z">
        <w:r>
          <w:rPr>
            <w:rFonts w:hint="eastAsia" w:ascii="华文楷体" w:hAnsi="华文楷体" w:eastAsia="华文楷体" w:cs="华文楷体"/>
            <w:b/>
            <w:bCs/>
            <w:color w:val="FF0000"/>
            <w:kern w:val="2"/>
            <w:sz w:val="32"/>
            <w:szCs w:val="32"/>
            <w:lang w:val="en-US" w:eastAsia="zh-CN" w:bidi="ar"/>
            <w:rPrChange w:id="56" w:author="信仰" w:date="2026-10-12T21:04:40Z">
              <w:rPr>
                <w:rFonts w:hint="eastAsia" w:ascii="华文楷体" w:hAnsi="华文楷体" w:eastAsia="华文楷体" w:cs="华文楷体"/>
                <w:b/>
                <w:bCs/>
                <w:color w:val="FF0000"/>
                <w:kern w:val="2"/>
                <w:sz w:val="32"/>
                <w:szCs w:val="32"/>
                <w:lang w:val="en-US" w:eastAsia="zh-CN" w:bidi="ar"/>
                <w:woUserID w:val="3"/>
              </w:rPr>
            </w:rPrChange>
            <w:woUserID w:val="6"/>
          </w:rPr>
          <w:t>控制措施完整性审核</w:t>
        </w:r>
      </w:ins>
    </w:p>
    <w:p w14:paraId="1A7C19B2">
      <w:pPr>
        <w:keepNext w:val="0"/>
        <w:keepLines w:val="0"/>
        <w:widowControl/>
        <w:suppressLineNumbers w:val="0"/>
        <w:spacing w:before="0" w:beforeAutospacing="0" w:after="0" w:afterAutospacing="0" w:line="560" w:lineRule="exact"/>
        <w:ind w:left="0" w:right="0" w:firstLine="640"/>
        <w:jc w:val="both"/>
        <w:rPr>
          <w:ins w:id="57" w:author="信仰" w:date="2026-10-13T21:12:50Z"/>
          <w:rFonts w:hint="eastAsia" w:ascii="华文仿宋" w:hAnsi="华文仿宋" w:eastAsia="华文仿宋" w:cs="华文仿宋"/>
          <w:color w:val="FF0000"/>
          <w:kern w:val="0"/>
          <w:sz w:val="32"/>
          <w:szCs w:val="32"/>
          <w:lang w:val="en-US" w:eastAsia="zh-CN" w:bidi="ar"/>
          <w:woUserID w:val="3"/>
        </w:rPr>
      </w:pPr>
      <w:ins w:id="58" w:author="信仰" w:date="2026-10-12T21:04:15Z">
        <w:r>
          <w:rPr>
            <w:rFonts w:hint="eastAsia" w:ascii="华文仿宋" w:hAnsi="华文仿宋" w:eastAsia="华文仿宋" w:cs="华文仿宋"/>
            <w:color w:val="FF0000"/>
            <w:kern w:val="0"/>
            <w:sz w:val="32"/>
            <w:szCs w:val="32"/>
            <w:lang w:val="en-US" w:eastAsia="zh-CN" w:bidi="ar"/>
            <w:woUserID w:val="3"/>
          </w:rPr>
          <w:t>将各单位选择的关键控制下控制措施的条数与重庆公司同一关键控制点下控制措施条数比对。各单位选择的关键控制下控制措施的条数应大于等于重庆公司同一关键控制点下责任主体包含“各级单位的”控制措施条数，否则提示“请核实该关键控制点下控制措施是否完整”。</w:t>
        </w:r>
      </w:ins>
    </w:p>
    <w:p w14:paraId="43012DC5">
      <w:pPr>
        <w:keepNext/>
        <w:keepLines/>
        <w:widowControl/>
        <w:numPr>
          <w:ilvl w:val="0"/>
          <w:numId w:val="2"/>
          <w:ins w:id="60" w:author="信仰" w:date="2026-10-13T21:13:10Z"/>
        </w:numPr>
        <w:suppressLineNumbers w:val="0"/>
        <w:snapToGrid w:val="0"/>
        <w:spacing w:before="0" w:beforeAutospacing="0" w:after="0" w:afterAutospacing="0" w:line="560" w:lineRule="exact"/>
        <w:ind w:left="0" w:right="0" w:firstLine="640"/>
        <w:jc w:val="both"/>
        <w:outlineLvl w:val="1"/>
        <w:rPr>
          <w:ins w:id="61" w:author="信仰" w:date="2026-10-13T21:12:56Z"/>
          <w:rFonts w:hint="eastAsia" w:ascii="华文楷体" w:hAnsi="华文楷体" w:eastAsia="华文楷体" w:cs="华文楷体"/>
          <w:b/>
          <w:bCs/>
          <w:color w:val="FF0000"/>
          <w:sz w:val="32"/>
          <w:szCs w:val="32"/>
          <w:lang w:val="en-US" w:bidi="ar"/>
          <w:rPrChange w:id="62" w:author="信仰" w:date="2026-10-13T21:13:10Z">
            <w:rPr>
              <w:ins w:id="63" w:author="信仰" w:date="2026-10-13T21:12:56Z"/>
              <w:rFonts w:hint="eastAsia" w:ascii="华文楷体" w:hAnsi="华文楷体" w:eastAsia="华文楷体" w:cs="华文楷体"/>
              <w:b/>
              <w:bCs/>
              <w:color w:val="FF0000"/>
              <w:sz w:val="32"/>
              <w:szCs w:val="32"/>
              <w:lang w:val="en-US" w:bidi="ar"/>
              <w:woUserID w:val="3"/>
            </w:rPr>
          </w:rPrChange>
          <w:woUserID w:val="6"/>
        </w:rPr>
        <w:pPrChange w:id="59" w:author="信仰" w:date="2026-10-13T21:13:10Z">
          <w:pPr>
            <w:keepNext/>
            <w:keepLines/>
            <w:widowControl/>
            <w:numPr>
              <w:ilvl w:val="0"/>
              <w:numId w:val="4"/>
            </w:numPr>
            <w:suppressLineNumbers w:val="0"/>
            <w:snapToGrid w:val="0"/>
            <w:spacing w:before="0" w:beforeAutospacing="0" w:after="0" w:afterAutospacing="0" w:line="560" w:lineRule="exact"/>
            <w:ind w:left="0" w:right="0" w:firstLine="640"/>
            <w:jc w:val="both"/>
            <w:outlineLvl w:val="1"/>
          </w:pPr>
        </w:pPrChange>
      </w:pPr>
      <w:ins w:id="64" w:author="信仰" w:date="2026-10-13T21:12:56Z">
        <w:r>
          <w:rPr>
            <w:rFonts w:hint="eastAsia" w:ascii="华文楷体" w:hAnsi="华文楷体" w:eastAsia="华文楷体" w:cs="华文楷体"/>
            <w:b/>
            <w:bCs/>
            <w:color w:val="FF0000"/>
            <w:kern w:val="2"/>
            <w:sz w:val="32"/>
            <w:szCs w:val="32"/>
            <w:lang w:val="en-US" w:eastAsia="zh-CN" w:bidi="ar"/>
            <w:rPrChange w:id="65" w:author="信仰" w:date="2026-10-13T21:13:10Z">
              <w:rPr>
                <w:rFonts w:hint="eastAsia" w:ascii="华文楷体" w:hAnsi="华文楷体" w:eastAsia="华文楷体" w:cs="华文楷体"/>
                <w:b/>
                <w:bCs/>
                <w:color w:val="FF0000"/>
                <w:kern w:val="2"/>
                <w:sz w:val="32"/>
                <w:szCs w:val="32"/>
                <w:lang w:val="en-US" w:eastAsia="zh-CN" w:bidi="ar"/>
                <w:woUserID w:val="3"/>
              </w:rPr>
            </w:rPrChange>
            <w:woUserID w:val="6"/>
          </w:rPr>
          <w:t>岗位内控责任清单人员姓名规范性审核</w:t>
        </w:r>
      </w:ins>
    </w:p>
    <w:p w14:paraId="456CA5E8">
      <w:pPr>
        <w:keepNext w:val="0"/>
        <w:keepLines w:val="0"/>
        <w:widowControl/>
        <w:suppressLineNumbers w:val="0"/>
        <w:spacing w:before="0" w:beforeAutospacing="0" w:after="0" w:afterAutospacing="0" w:line="560" w:lineRule="exact"/>
        <w:ind w:left="0" w:right="0" w:firstLine="640"/>
        <w:jc w:val="both"/>
        <w:rPr>
          <w:ins w:id="66" w:author="信仰" w:date="2026-10-13T21:12:56Z"/>
          <w:rFonts w:hint="eastAsia" w:ascii="Heiti SC" w:hAnsi="Heiti SC" w:eastAsia="宋体" w:cs="Heiti SC"/>
          <w:bCs/>
          <w:color w:val="FF0000"/>
          <w:sz w:val="32"/>
          <w:szCs w:val="32"/>
          <w:lang w:val="en-US" w:eastAsia="zh" w:bidi="ar"/>
          <w:rPrChange w:id="67" w:author="信仰" w:date="2026-10-13T21:13:20Z">
            <w:rPr>
              <w:ins w:id="68" w:author="信仰" w:date="2026-10-13T21:12:56Z"/>
              <w:rFonts w:hint="default" w:ascii="Heiti SC" w:hAnsi="Heiti SC" w:eastAsia="Heiti SC" w:cs="Heiti SC"/>
              <w:bCs/>
              <w:color w:val="000000"/>
              <w:sz w:val="32"/>
              <w:szCs w:val="32"/>
              <w:lang w:val="en-US" w:bidi="ar"/>
              <w:woUserID w:val="3"/>
            </w:rPr>
          </w:rPrChange>
          <w:woUserID w:val="6"/>
        </w:rPr>
      </w:pPr>
      <w:ins w:id="69" w:author="信仰" w:date="2026-10-13T21:12:56Z">
        <w:r>
          <w:rPr>
            <w:rFonts w:hint="eastAsia" w:ascii="宋体" w:hAnsi="宋体" w:eastAsia="宋体" w:cs="宋体"/>
            <w:bCs/>
            <w:color w:val="FF0000"/>
            <w:kern w:val="2"/>
            <w:sz w:val="32"/>
            <w:szCs w:val="32"/>
            <w:lang w:val="en-US" w:eastAsia="zh-CN" w:bidi="ar"/>
            <w:rPrChange w:id="70" w:author="信仰" w:date="2026-10-13T21:13:20Z">
              <w:rPr>
                <w:rFonts w:hint="eastAsia" w:ascii="宋体" w:hAnsi="宋体" w:eastAsia="宋体" w:cs="宋体"/>
                <w:bCs/>
                <w:color w:val="000000"/>
                <w:kern w:val="2"/>
                <w:sz w:val="32"/>
                <w:szCs w:val="32"/>
                <w:lang w:val="en-US" w:eastAsia="zh-CN" w:bidi="ar"/>
                <w:woUserID w:val="3"/>
              </w:rPr>
            </w:rPrChange>
            <w:woUserID w:val="3"/>
          </w:rPr>
          <w:t>检查岗位内控责任清单中人员姓名填写是否规范，每行中只能填写一个人员姓名。</w:t>
        </w:r>
      </w:ins>
      <w:ins w:id="71" w:author="你说的都对" w:date="2026-10-13T21:13:33Z">
        <w:r>
          <w:rPr>
            <w:rFonts w:hint="eastAsia" w:ascii="宋体" w:hAnsi="宋体" w:eastAsia="宋体" w:cs="宋体"/>
            <w:bCs/>
            <w:color w:val="FF0000"/>
            <w:kern w:val="2"/>
            <w:sz w:val="32"/>
            <w:szCs w:val="32"/>
            <w:lang w:val="en-US" w:eastAsia="zh" w:bidi="ar"/>
            <w:woUserID w:val="6"/>
          </w:rPr>
          <w:t>有</w:t>
        </w:r>
      </w:ins>
      <w:ins w:id="72" w:author="你说的都对" w:date="2026-10-14T11:17:19Z">
        <w:r>
          <w:rPr>
            <w:rFonts w:hint="eastAsia" w:ascii="宋体" w:hAnsi="宋体" w:eastAsia="宋体" w:cs="宋体"/>
            <w:bCs/>
            <w:color w:val="FF0000"/>
            <w:kern w:val="2"/>
            <w:sz w:val="32"/>
            <w:szCs w:val="32"/>
            <w:lang w:val="en-US" w:eastAsia="zh" w:bidi="ar"/>
            <w:woUserID w:val="6"/>
          </w:rPr>
          <w:t>空格</w:t>
        </w:r>
      </w:ins>
      <w:ins w:id="73" w:author="你说的都对" w:date="2026-10-14T11:17:20Z">
        <w:r>
          <w:rPr>
            <w:rFonts w:hint="eastAsia" w:ascii="宋体" w:hAnsi="宋体" w:eastAsia="宋体" w:cs="宋体"/>
            <w:bCs/>
            <w:color w:val="FF0000"/>
            <w:kern w:val="2"/>
            <w:sz w:val="32"/>
            <w:szCs w:val="32"/>
            <w:lang w:val="en-US" w:eastAsia="zh" w:bidi="ar"/>
            <w:woUserID w:val="6"/>
          </w:rPr>
          <w:t>、</w:t>
        </w:r>
      </w:ins>
      <w:ins w:id="74" w:author="你说的都对" w:date="2026-10-13T21:13:35Z">
        <w:bookmarkStart w:id="0" w:name="_GoBack"/>
        <w:bookmarkEnd w:id="0"/>
        <w:r>
          <w:rPr>
            <w:rFonts w:hint="eastAsia" w:ascii="宋体" w:hAnsi="宋体" w:eastAsia="宋体" w:cs="宋体"/>
            <w:bCs/>
            <w:color w:val="FF0000"/>
            <w:kern w:val="2"/>
            <w:sz w:val="32"/>
            <w:szCs w:val="32"/>
            <w:lang w:val="en-US" w:eastAsia="zh" w:bidi="ar"/>
            <w:woUserID w:val="6"/>
          </w:rPr>
          <w:t>顿号</w:t>
        </w:r>
      </w:ins>
      <w:ins w:id="75" w:author="你说的都对" w:date="2026-10-13T21:13:38Z">
        <w:r>
          <w:rPr>
            <w:rFonts w:hint="eastAsia" w:ascii="宋体" w:hAnsi="宋体" w:eastAsia="宋体" w:cs="宋体"/>
            <w:bCs/>
            <w:color w:val="FF0000"/>
            <w:kern w:val="2"/>
            <w:sz w:val="32"/>
            <w:szCs w:val="32"/>
            <w:lang w:val="en-US" w:eastAsia="zh" w:bidi="ar"/>
            <w:woUserID w:val="6"/>
          </w:rPr>
          <w:t>、</w:t>
        </w:r>
      </w:ins>
      <w:ins w:id="76" w:author="你说的都对" w:date="2026-10-13T21:13:40Z">
        <w:r>
          <w:rPr>
            <w:rFonts w:hint="eastAsia" w:ascii="宋体" w:hAnsi="宋体" w:eastAsia="宋体" w:cs="宋体"/>
            <w:bCs/>
            <w:color w:val="FF0000"/>
            <w:kern w:val="2"/>
            <w:sz w:val="32"/>
            <w:szCs w:val="32"/>
            <w:lang w:val="en-US" w:eastAsia="zh" w:bidi="ar"/>
            <w:woUserID w:val="6"/>
          </w:rPr>
          <w:t>逗号</w:t>
        </w:r>
      </w:ins>
      <w:ins w:id="77" w:author="你说的都对" w:date="2026-10-14T11:16:39Z">
        <w:r>
          <w:rPr>
            <w:rFonts w:hint="eastAsia" w:ascii="宋体" w:hAnsi="宋体" w:eastAsia="宋体" w:cs="宋体"/>
            <w:bCs/>
            <w:color w:val="FF0000"/>
            <w:kern w:val="2"/>
            <w:sz w:val="32"/>
            <w:szCs w:val="32"/>
            <w:lang w:val="en-US" w:eastAsia="zh" w:bidi="ar"/>
            <w:woUserID w:val="6"/>
          </w:rPr>
          <w:t>、</w:t>
        </w:r>
      </w:ins>
      <w:ins w:id="78" w:author="你说的都对" w:date="2026-10-14T11:15:48Z">
        <w:r>
          <w:rPr>
            <w:rFonts w:hint="eastAsia" w:ascii="宋体" w:hAnsi="宋体" w:eastAsia="宋体" w:cs="宋体"/>
            <w:bCs/>
            <w:color w:val="FF0000"/>
            <w:kern w:val="2"/>
            <w:sz w:val="32"/>
            <w:szCs w:val="32"/>
            <w:lang w:val="en-US" w:eastAsia="zh" w:bidi="ar"/>
            <w:woUserID w:val="6"/>
          </w:rPr>
          <w:t>换行</w:t>
        </w:r>
      </w:ins>
      <w:ins w:id="79" w:author="你说的都对" w:date="2026-10-13T21:13:43Z">
        <w:r>
          <w:rPr>
            <w:rFonts w:hint="eastAsia" w:ascii="宋体" w:hAnsi="宋体" w:eastAsia="宋体" w:cs="宋体"/>
            <w:bCs/>
            <w:color w:val="FF0000"/>
            <w:kern w:val="2"/>
            <w:sz w:val="32"/>
            <w:szCs w:val="32"/>
            <w:lang w:val="en-US" w:eastAsia="zh" w:bidi="ar"/>
            <w:woUserID w:val="6"/>
          </w:rPr>
          <w:t>均</w:t>
        </w:r>
      </w:ins>
      <w:ins w:id="80" w:author="你说的都对" w:date="2026-10-13T21:13:44Z">
        <w:r>
          <w:rPr>
            <w:rFonts w:hint="eastAsia" w:ascii="宋体" w:hAnsi="宋体" w:eastAsia="宋体" w:cs="宋体"/>
            <w:bCs/>
            <w:color w:val="FF0000"/>
            <w:kern w:val="2"/>
            <w:sz w:val="32"/>
            <w:szCs w:val="32"/>
            <w:lang w:val="en-US" w:eastAsia="zh" w:bidi="ar"/>
            <w:woUserID w:val="6"/>
          </w:rPr>
          <w:t>视为</w:t>
        </w:r>
      </w:ins>
      <w:ins w:id="81" w:author="你说的都对" w:date="2026-10-13T21:13:45Z">
        <w:r>
          <w:rPr>
            <w:rFonts w:hint="eastAsia" w:ascii="宋体" w:hAnsi="宋体" w:eastAsia="宋体" w:cs="宋体"/>
            <w:bCs/>
            <w:color w:val="FF0000"/>
            <w:kern w:val="2"/>
            <w:sz w:val="32"/>
            <w:szCs w:val="32"/>
            <w:lang w:val="en-US" w:eastAsia="zh" w:bidi="ar"/>
            <w:woUserID w:val="6"/>
          </w:rPr>
          <w:t>多个</w:t>
        </w:r>
      </w:ins>
      <w:ins w:id="82" w:author="你说的都对" w:date="2026-10-13T21:13:46Z">
        <w:r>
          <w:rPr>
            <w:rFonts w:hint="eastAsia" w:ascii="宋体" w:hAnsi="宋体" w:eastAsia="宋体" w:cs="宋体"/>
            <w:bCs/>
            <w:color w:val="FF0000"/>
            <w:kern w:val="2"/>
            <w:sz w:val="32"/>
            <w:szCs w:val="32"/>
            <w:lang w:val="en-US" w:eastAsia="zh" w:bidi="ar"/>
            <w:woUserID w:val="6"/>
          </w:rPr>
          <w:t>人员</w:t>
        </w:r>
      </w:ins>
      <w:ins w:id="83" w:author="你说的都对" w:date="2026-10-13T21:13:49Z">
        <w:r>
          <w:rPr>
            <w:rFonts w:hint="eastAsia" w:ascii="宋体" w:hAnsi="宋体" w:eastAsia="宋体" w:cs="宋体"/>
            <w:bCs/>
            <w:color w:val="FF0000"/>
            <w:kern w:val="2"/>
            <w:sz w:val="32"/>
            <w:szCs w:val="32"/>
            <w:lang w:val="en-US" w:eastAsia="zh" w:bidi="ar"/>
            <w:woUserID w:val="6"/>
          </w:rPr>
          <w:t>。</w:t>
        </w:r>
      </w:ins>
      <w:ins w:id="84" w:author="你说的都对" w:date="2026-10-13T21:13:58Z">
        <w:r>
          <w:rPr>
            <w:rFonts w:hint="eastAsia" w:ascii="宋体" w:hAnsi="宋体" w:eastAsia="宋体" w:cs="宋体"/>
            <w:bCs/>
            <w:color w:val="FF0000"/>
            <w:kern w:val="2"/>
            <w:sz w:val="32"/>
            <w:szCs w:val="32"/>
            <w:lang w:val="en-US" w:eastAsia="zh" w:bidi="ar"/>
            <w:woUserID w:val="6"/>
          </w:rPr>
          <w:t>如果</w:t>
        </w:r>
      </w:ins>
      <w:ins w:id="85" w:author="你说的都对" w:date="2026-10-13T21:13:59Z">
        <w:r>
          <w:rPr>
            <w:rFonts w:hint="eastAsia" w:ascii="宋体" w:hAnsi="宋体" w:eastAsia="宋体" w:cs="宋体"/>
            <w:bCs/>
            <w:color w:val="FF0000"/>
            <w:kern w:val="2"/>
            <w:sz w:val="32"/>
            <w:szCs w:val="32"/>
            <w:lang w:val="en-US" w:eastAsia="zh" w:bidi="ar"/>
            <w:woUserID w:val="6"/>
          </w:rPr>
          <w:t>有</w:t>
        </w:r>
      </w:ins>
      <w:ins w:id="86" w:author="你说的都对" w:date="2026-10-13T21:14:00Z">
        <w:r>
          <w:rPr>
            <w:rFonts w:hint="eastAsia" w:ascii="宋体" w:hAnsi="宋体" w:eastAsia="宋体" w:cs="宋体"/>
            <w:bCs/>
            <w:color w:val="FF0000"/>
            <w:kern w:val="2"/>
            <w:sz w:val="32"/>
            <w:szCs w:val="32"/>
            <w:lang w:val="en-US" w:eastAsia="zh" w:bidi="ar"/>
            <w:woUserID w:val="6"/>
          </w:rPr>
          <w:t>多个</w:t>
        </w:r>
      </w:ins>
      <w:ins w:id="87" w:author="你说的都对" w:date="2026-10-13T21:14:01Z">
        <w:r>
          <w:rPr>
            <w:rFonts w:hint="eastAsia" w:ascii="宋体" w:hAnsi="宋体" w:eastAsia="宋体" w:cs="宋体"/>
            <w:bCs/>
            <w:color w:val="FF0000"/>
            <w:kern w:val="2"/>
            <w:sz w:val="32"/>
            <w:szCs w:val="32"/>
            <w:lang w:val="en-US" w:eastAsia="zh" w:bidi="ar"/>
            <w:woUserID w:val="6"/>
          </w:rPr>
          <w:t>人员</w:t>
        </w:r>
      </w:ins>
      <w:ins w:id="88" w:author="你说的都对" w:date="2026-10-13T21:14:02Z">
        <w:r>
          <w:rPr>
            <w:rFonts w:hint="eastAsia" w:ascii="宋体" w:hAnsi="宋体" w:eastAsia="宋体" w:cs="宋体"/>
            <w:bCs/>
            <w:color w:val="FF0000"/>
            <w:kern w:val="2"/>
            <w:sz w:val="32"/>
            <w:szCs w:val="32"/>
            <w:lang w:val="en-US" w:eastAsia="zh" w:bidi="ar"/>
            <w:woUserID w:val="6"/>
          </w:rPr>
          <w:t>则提示</w:t>
        </w:r>
      </w:ins>
      <w:ins w:id="89" w:author="你说的都对" w:date="2026-10-13T21:14:03Z">
        <w:r>
          <w:rPr>
            <w:rFonts w:hint="eastAsia" w:ascii="宋体" w:hAnsi="宋体" w:eastAsia="宋体" w:cs="宋体"/>
            <w:bCs/>
            <w:color w:val="FF0000"/>
            <w:kern w:val="2"/>
            <w:sz w:val="32"/>
            <w:szCs w:val="32"/>
            <w:lang w:val="en-US" w:eastAsia="zh" w:bidi="ar"/>
            <w:woUserID w:val="6"/>
          </w:rPr>
          <w:t>：</w:t>
        </w:r>
      </w:ins>
      <w:ins w:id="90" w:author="你说的都对" w:date="2026-10-13T21:14:39Z">
        <w:r>
          <w:rPr>
            <w:rFonts w:hint="eastAsia" w:ascii="宋体" w:hAnsi="宋体" w:eastAsia="宋体" w:cs="宋体"/>
            <w:bCs/>
            <w:color w:val="FF0000"/>
            <w:kern w:val="2"/>
            <w:sz w:val="32"/>
            <w:szCs w:val="32"/>
            <w:lang w:val="en-US" w:eastAsia="zh" w:bidi="ar"/>
            <w:woUserID w:val="6"/>
          </w:rPr>
          <w:t>每行</w:t>
        </w:r>
      </w:ins>
      <w:ins w:id="91" w:author="你说的都对" w:date="2026-10-13T21:14:48Z">
        <w:r>
          <w:rPr>
            <w:rFonts w:hint="eastAsia" w:ascii="宋体" w:hAnsi="宋体" w:eastAsia="宋体" w:cs="宋体"/>
            <w:bCs/>
            <w:color w:val="FF0000"/>
            <w:kern w:val="2"/>
            <w:sz w:val="32"/>
            <w:szCs w:val="32"/>
            <w:lang w:val="en-US" w:eastAsia="zh" w:bidi="ar"/>
            <w:woUserID w:val="6"/>
          </w:rPr>
          <w:t>岗位</w:t>
        </w:r>
      </w:ins>
      <w:ins w:id="92" w:author="你说的都对" w:date="2026-10-13T21:14:49Z">
        <w:r>
          <w:rPr>
            <w:rFonts w:hint="eastAsia" w:ascii="宋体" w:hAnsi="宋体" w:eastAsia="宋体" w:cs="宋体"/>
            <w:bCs/>
            <w:color w:val="FF0000"/>
            <w:kern w:val="2"/>
            <w:sz w:val="32"/>
            <w:szCs w:val="32"/>
            <w:lang w:val="en-US" w:eastAsia="zh" w:bidi="ar"/>
            <w:woUserID w:val="6"/>
          </w:rPr>
          <w:t>名称中</w:t>
        </w:r>
      </w:ins>
      <w:ins w:id="93" w:author="你说的都对" w:date="2026-10-13T21:14:40Z">
        <w:r>
          <w:rPr>
            <w:rFonts w:hint="eastAsia" w:ascii="宋体" w:hAnsi="宋体" w:eastAsia="宋体" w:cs="宋体"/>
            <w:bCs/>
            <w:color w:val="FF0000"/>
            <w:kern w:val="2"/>
            <w:sz w:val="32"/>
            <w:szCs w:val="32"/>
            <w:lang w:val="en-US" w:eastAsia="zh" w:bidi="ar"/>
            <w:woUserID w:val="6"/>
          </w:rPr>
          <w:t>只能</w:t>
        </w:r>
      </w:ins>
      <w:ins w:id="94" w:author="你说的都对" w:date="2026-10-13T21:14:42Z">
        <w:r>
          <w:rPr>
            <w:rFonts w:hint="eastAsia" w:ascii="宋体" w:hAnsi="宋体" w:eastAsia="宋体" w:cs="宋体"/>
            <w:bCs/>
            <w:color w:val="FF0000"/>
            <w:kern w:val="2"/>
            <w:sz w:val="32"/>
            <w:szCs w:val="32"/>
            <w:lang w:val="en-US" w:eastAsia="zh" w:bidi="ar"/>
            <w:woUserID w:val="6"/>
          </w:rPr>
          <w:t>有一个</w:t>
        </w:r>
      </w:ins>
      <w:ins w:id="95" w:author="你说的都对" w:date="2026-10-13T21:14:52Z">
        <w:r>
          <w:rPr>
            <w:rFonts w:hint="eastAsia" w:ascii="宋体" w:hAnsi="宋体" w:eastAsia="宋体" w:cs="宋体"/>
            <w:bCs/>
            <w:color w:val="FF0000"/>
            <w:kern w:val="2"/>
            <w:sz w:val="32"/>
            <w:szCs w:val="32"/>
            <w:lang w:val="en-US" w:eastAsia="zh" w:bidi="ar"/>
            <w:woUserID w:val="6"/>
          </w:rPr>
          <w:t>对应</w:t>
        </w:r>
      </w:ins>
      <w:ins w:id="96" w:author="你说的都对" w:date="2026-10-13T21:14:54Z">
        <w:r>
          <w:rPr>
            <w:rFonts w:hint="eastAsia" w:ascii="宋体" w:hAnsi="宋体" w:eastAsia="宋体" w:cs="宋体"/>
            <w:bCs/>
            <w:color w:val="FF0000"/>
            <w:kern w:val="2"/>
            <w:sz w:val="32"/>
            <w:szCs w:val="32"/>
            <w:lang w:val="en-US" w:eastAsia="zh" w:bidi="ar"/>
            <w:woUserID w:val="6"/>
          </w:rPr>
          <w:t>人员</w:t>
        </w:r>
      </w:ins>
      <w:ins w:id="97" w:author="你说的都对" w:date="2026-10-13T21:14:55Z">
        <w:r>
          <w:rPr>
            <w:rFonts w:hint="eastAsia" w:ascii="宋体" w:hAnsi="宋体" w:eastAsia="宋体" w:cs="宋体"/>
            <w:bCs/>
            <w:color w:val="FF0000"/>
            <w:kern w:val="2"/>
            <w:sz w:val="32"/>
            <w:szCs w:val="32"/>
            <w:lang w:val="en-US" w:eastAsia="zh" w:bidi="ar"/>
            <w:woUserID w:val="6"/>
          </w:rPr>
          <w:t>，</w:t>
        </w:r>
      </w:ins>
      <w:ins w:id="98" w:author="你说的都对" w:date="2026-10-13T21:14:56Z">
        <w:r>
          <w:rPr>
            <w:rFonts w:hint="eastAsia" w:ascii="宋体" w:hAnsi="宋体" w:eastAsia="宋体" w:cs="宋体"/>
            <w:bCs/>
            <w:color w:val="FF0000"/>
            <w:kern w:val="2"/>
            <w:sz w:val="32"/>
            <w:szCs w:val="32"/>
            <w:lang w:val="en-US" w:eastAsia="zh" w:bidi="ar"/>
            <w:woUserID w:val="6"/>
          </w:rPr>
          <w:t>若有</w:t>
        </w:r>
      </w:ins>
      <w:ins w:id="99" w:author="你说的都对" w:date="2026-10-13T21:14:57Z">
        <w:r>
          <w:rPr>
            <w:rFonts w:hint="eastAsia" w:ascii="宋体" w:hAnsi="宋体" w:eastAsia="宋体" w:cs="宋体"/>
            <w:bCs/>
            <w:color w:val="FF0000"/>
            <w:kern w:val="2"/>
            <w:sz w:val="32"/>
            <w:szCs w:val="32"/>
            <w:lang w:val="en-US" w:eastAsia="zh" w:bidi="ar"/>
            <w:woUserID w:val="6"/>
          </w:rPr>
          <w:t>多人，</w:t>
        </w:r>
      </w:ins>
      <w:ins w:id="100" w:author="你说的都对" w:date="2026-10-13T21:14:58Z">
        <w:r>
          <w:rPr>
            <w:rFonts w:hint="eastAsia" w:ascii="宋体" w:hAnsi="宋体" w:eastAsia="宋体" w:cs="宋体"/>
            <w:bCs/>
            <w:color w:val="FF0000"/>
            <w:kern w:val="2"/>
            <w:sz w:val="32"/>
            <w:szCs w:val="32"/>
            <w:lang w:val="en-US" w:eastAsia="zh" w:bidi="ar"/>
            <w:woUserID w:val="6"/>
          </w:rPr>
          <w:t>则应</w:t>
        </w:r>
      </w:ins>
      <w:ins w:id="101" w:author="你说的都对" w:date="2026-10-13T21:15:01Z">
        <w:r>
          <w:rPr>
            <w:rFonts w:hint="eastAsia" w:ascii="宋体" w:hAnsi="宋体" w:eastAsia="宋体" w:cs="宋体"/>
            <w:bCs/>
            <w:color w:val="FF0000"/>
            <w:kern w:val="2"/>
            <w:sz w:val="32"/>
            <w:szCs w:val="32"/>
            <w:lang w:val="en-US" w:eastAsia="zh" w:bidi="ar"/>
            <w:woUserID w:val="6"/>
          </w:rPr>
          <w:t>分</w:t>
        </w:r>
      </w:ins>
      <w:ins w:id="102" w:author="你说的都对" w:date="2026-10-13T21:15:10Z">
        <w:r>
          <w:rPr>
            <w:rFonts w:hint="eastAsia" w:ascii="宋体" w:hAnsi="宋体" w:eastAsia="宋体" w:cs="宋体"/>
            <w:bCs/>
            <w:color w:val="FF0000"/>
            <w:kern w:val="2"/>
            <w:sz w:val="32"/>
            <w:szCs w:val="32"/>
            <w:lang w:val="en-US" w:eastAsia="zh" w:bidi="ar"/>
            <w:woUserID w:val="6"/>
          </w:rPr>
          <w:t>多行</w:t>
        </w:r>
      </w:ins>
      <w:ins w:id="103" w:author="你说的都对" w:date="2026-10-13T21:15:19Z">
        <w:r>
          <w:rPr>
            <w:rFonts w:hint="eastAsia" w:ascii="宋体" w:hAnsi="宋体" w:eastAsia="宋体" w:cs="宋体"/>
            <w:bCs/>
            <w:color w:val="FF0000"/>
            <w:kern w:val="2"/>
            <w:sz w:val="32"/>
            <w:szCs w:val="32"/>
            <w:lang w:val="en-US" w:eastAsia="zh" w:bidi="ar"/>
            <w:woUserID w:val="6"/>
          </w:rPr>
          <w:t>填写。</w:t>
        </w:r>
      </w:ins>
    </w:p>
    <w:p w14:paraId="431DDC4F">
      <w:pPr>
        <w:keepNext w:val="0"/>
        <w:keepLines w:val="0"/>
        <w:widowControl/>
        <w:suppressLineNumbers w:val="0"/>
        <w:spacing w:before="0" w:beforeAutospacing="0" w:after="0" w:afterAutospacing="0" w:line="560" w:lineRule="exact"/>
        <w:ind w:left="0" w:right="0" w:firstLine="640"/>
        <w:jc w:val="both"/>
        <w:rPr>
          <w:ins w:id="104" w:author="信仰" w:date="2026-10-12T21:04:15Z"/>
          <w:del w:id="105" w:author="你说的都对" w:date="2026-10-12T22:03:17Z"/>
          <w:rFonts w:hint="eastAsia" w:ascii="华文仿宋" w:hAnsi="华文仿宋" w:eastAsia="华文仿宋" w:cs="华文仿宋"/>
          <w:color w:val="FF0000"/>
          <w:kern w:val="0"/>
          <w:sz w:val="32"/>
          <w:szCs w:val="32"/>
          <w:lang w:val="en-US" w:eastAsia="zh-CN" w:bidi="ar"/>
          <w:woUserID w:val="3"/>
        </w:rPr>
      </w:pPr>
    </w:p>
    <w:p w14:paraId="3ECB6A3D">
      <w:pPr>
        <w:keepNext w:val="0"/>
        <w:keepLines w:val="0"/>
        <w:widowControl/>
        <w:suppressLineNumbers w:val="0"/>
        <w:snapToGrid/>
        <w:spacing w:before="0" w:beforeAutospacing="0" w:after="0" w:afterAutospacing="0" w:line="560" w:lineRule="exact"/>
        <w:ind w:left="0" w:right="0" w:firstLine="640"/>
        <w:jc w:val="both"/>
        <w:outlineLvl w:val="9"/>
        <w:rPr>
          <w:ins w:id="107" w:author="信仰" w:date="2026-10-12T21:04:14Z"/>
          <w:rFonts w:hint="default" w:ascii="Heiti SC" w:hAnsi="Heiti SC" w:eastAsia="Heiti SC" w:cs="Heiti SC"/>
          <w:bCs/>
          <w:color w:val="000000"/>
          <w:kern w:val="2"/>
          <w:sz w:val="32"/>
          <w:szCs w:val="32"/>
          <w:lang w:val="en-US" w:eastAsia="zh-CN" w:bidi="ar"/>
          <w:woUserID w:val="6"/>
        </w:rPr>
        <w:pPrChange w:id="106" w:author="你说的都对" w:date="2026-10-12T22:03:17Z">
          <w:pPr>
            <w:keepNext/>
            <w:keepLines/>
            <w:widowControl/>
            <w:suppressLineNumbers w:val="0"/>
            <w:snapToGrid w:val="0"/>
            <w:spacing w:before="0" w:beforeAutospacing="0" w:after="0" w:afterAutospacing="0" w:line="560" w:lineRule="exact"/>
            <w:ind w:left="0" w:right="0" w:firstLine="640"/>
            <w:jc w:val="both"/>
            <w:outlineLvl w:val="0"/>
          </w:pPr>
        </w:pPrChange>
      </w:pPr>
    </w:p>
    <w:p w14:paraId="0E1883A1">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AE370B"/>
    <w:multiLevelType w:val="multilevel"/>
    <w:tmpl w:val="96AE370B"/>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A9DF565C"/>
    <w:multiLevelType w:val="multilevel"/>
    <w:tmpl w:val="A9DF565C"/>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7F778753"/>
    <w:multiLevelType w:val="multilevel"/>
    <w:tmpl w:val="7F778753"/>
    <w:lvl w:ilvl="0" w:tentative="0">
      <w:start w:val="16"/>
      <w:numFmt w:val="chineseCounting"/>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信仰">
    <w15:presenceInfo w15:providerId="WPS Office" w15:userId="3155751849"/>
  </w15:person>
  <w15:person w15:author="你说的都对">
    <w15:presenceInfo w15:providerId="WPS Office" w15:userId="24122955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1DAFCF77"/>
    <w:rsid w:val="28DA2E89"/>
    <w:rsid w:val="2A4254F9"/>
    <w:rsid w:val="2D1F32F4"/>
    <w:rsid w:val="323B4D81"/>
    <w:rsid w:val="34B70380"/>
    <w:rsid w:val="36D316CB"/>
    <w:rsid w:val="3AE174A3"/>
    <w:rsid w:val="3BB74643"/>
    <w:rsid w:val="43446334"/>
    <w:rsid w:val="44A84E71"/>
    <w:rsid w:val="477DCE1E"/>
    <w:rsid w:val="573E1E21"/>
    <w:rsid w:val="5A9DF965"/>
    <w:rsid w:val="5B487E91"/>
    <w:rsid w:val="5CF9550F"/>
    <w:rsid w:val="5EFD7597"/>
    <w:rsid w:val="5EFEBDE8"/>
    <w:rsid w:val="5F8E2D69"/>
    <w:rsid w:val="5FFD9FA8"/>
    <w:rsid w:val="68CA2609"/>
    <w:rsid w:val="68CC1AED"/>
    <w:rsid w:val="69BB0F42"/>
    <w:rsid w:val="6A637494"/>
    <w:rsid w:val="6BCF62E6"/>
    <w:rsid w:val="6CD3A16D"/>
    <w:rsid w:val="6D535020"/>
    <w:rsid w:val="6E5F49A6"/>
    <w:rsid w:val="6F79ECDA"/>
    <w:rsid w:val="6FFF37D2"/>
    <w:rsid w:val="70DE2EF1"/>
    <w:rsid w:val="7AFFE4B7"/>
    <w:rsid w:val="7BFF8B0F"/>
    <w:rsid w:val="7C5F4108"/>
    <w:rsid w:val="7D65F84D"/>
    <w:rsid w:val="7EF6FC03"/>
    <w:rsid w:val="7F79C282"/>
    <w:rsid w:val="7F7B6CAE"/>
    <w:rsid w:val="7FBF6DD0"/>
    <w:rsid w:val="7FCD17FE"/>
    <w:rsid w:val="7FD7E9A0"/>
    <w:rsid w:val="7FE9FBB2"/>
    <w:rsid w:val="7FFFD4F6"/>
    <w:rsid w:val="8FFFA67E"/>
    <w:rsid w:val="A97F623E"/>
    <w:rsid w:val="AFBF8780"/>
    <w:rsid w:val="B72634B1"/>
    <w:rsid w:val="B7FDAD4C"/>
    <w:rsid w:val="B7FF9F51"/>
    <w:rsid w:val="BEEFCB4B"/>
    <w:rsid w:val="BFE6F841"/>
    <w:rsid w:val="D5DE8897"/>
    <w:rsid w:val="D5FFAE00"/>
    <w:rsid w:val="D7B68323"/>
    <w:rsid w:val="E7BFCA8A"/>
    <w:rsid w:val="E7FE3684"/>
    <w:rsid w:val="EFFF70E4"/>
    <w:rsid w:val="F17A0D6C"/>
    <w:rsid w:val="F7EEC240"/>
    <w:rsid w:val="F7FE2179"/>
    <w:rsid w:val="FB8DD111"/>
    <w:rsid w:val="FBF75102"/>
    <w:rsid w:val="FDDC5620"/>
    <w:rsid w:val="FDEA700A"/>
    <w:rsid w:val="FEF7A33E"/>
    <w:rsid w:val="FF6F4E97"/>
    <w:rsid w:val="FFBCCC7B"/>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3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22"/>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link w:val="28"/>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link w:val="24"/>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link w:val="25"/>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link w:val="32"/>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2018-05-31T01:24:00Z</dcterms:created>
  <dcterms:modified xsi:type="dcterms:W3CDTF">2026-10-14T11:17:34Z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126CDF7A651222E04EF4CE6A7F9AAAE3_43</vt:lpwstr>
  </property>
</Properties>
</file>