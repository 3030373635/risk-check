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2"/>
      </w:pPr>
      <w:r>
        <w:t>风控矩阵及三清单审核规则</w:t>
      </w:r>
    </w:p>
    <w:p w14:paraId="4A41EB62">
      <w:pPr>
        <w:pStyle w:val="27"/>
      </w:pPr>
      <w:r>
        <w:t>审核确认稿</w:t>
      </w:r>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pPr>
      <w:r>
        <w:t>（一）以会计主体为审核单元</w:t>
      </w:r>
    </w:p>
    <w:p w14:paraId="08DD2E8D">
      <w:pPr>
        <w:snapToGrid w:val="0"/>
      </w:pPr>
      <w:r>
        <w: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t>
      </w:r>
    </w:p>
    <w:p w14:paraId="116CD25E">
      <w:pPr>
        <w:snapToGrid w:val="0"/>
      </w:pPr>
      <w:r>
        <w:t>建立“报送单位—会计主体—业务类别—材料类别”的对应关系。同一市公司目录下可包含多个主体，同一主体的资料也可分散在多个目录中；同一控制措施编号在不同主体中分别审核，不跨主体混用岗位、人员或载体信息。</w:t>
      </w:r>
    </w:p>
    <w:p w14:paraId="7C30FB38">
      <w:pPr>
        <w:pStyle w:val="4"/>
        <w:snapToGrid w:val="0"/>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待核实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独立工作簿或工作簿中的相应业务工作表均可识别。临时锁定文件不计入材料数量，重复文件不重复计数；多个版本无法确定正式版本时，提出待核实意见。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0" w:author="Vance xu" w:date="2026-09-15T11:43:42Z">
        <w:r>
          <w:rPr>
            <w:rFonts w:hint="eastAsia"/>
            <w:lang w:eastAsia="zh"/>
            <w:woUserID w:val="2"/>
          </w:rPr>
          <w:t>矩阵</w:t>
        </w:r>
      </w:ins>
      <w:del w:id="1" w:author="Vance xu" w:date="2026-09-15T11:43:41Z">
        <w:r>
          <w:rPr/>
          <w:delText>取证</w:delText>
        </w:r>
      </w:del>
      <w:r>
        <w:t>”“</w:t>
      </w:r>
      <w:ins w:id="2" w:author="Vance xu" w:date="2026-09-15T11:43:47Z">
        <w:r>
          <w:rPr>
            <w:rFonts w:hint="eastAsia"/>
            <w:lang w:eastAsia="zh"/>
            <w:woUserID w:val="2"/>
          </w:rPr>
          <w:t>矩阵</w:t>
        </w:r>
      </w:ins>
      <w:del w:id="3"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pPr>
      <w:r>
        <w:t>未写主体名称但通过目录或表内信息能够唯一确认归属的，计入已收资料，同时提示文件命名不规范。不同主体混放、一个目录只放一个文件或同一主体资料跨目录存放，本身不构成缺件。归集完成后仍缺少应报材料的，指出具体主体、业务类别及缺少的材料类别。</w:t>
      </w:r>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4" w:author="Vance xu" w:date="2026-09-15T11:44:07Z">
        <w:r>
          <w:rPr>
            <w:rFonts w:hint="eastAsia"/>
            <w:lang w:eastAsia="zh"/>
            <w:woUserID w:val="2"/>
          </w:rPr>
          <w:t>或者</w:t>
        </w:r>
      </w:ins>
      <w:ins w:id="5" w:author="Vance xu" w:date="2026-09-15T11:44:10Z">
        <w:r>
          <w:rPr>
            <w:rFonts w:hint="eastAsia"/>
            <w:lang w:eastAsia="zh"/>
            <w:woUserID w:val="2"/>
          </w:rPr>
          <w:t>PDF</w:t>
        </w:r>
      </w:ins>
      <w:ins w:id="6" w:author="Vance xu" w:date="2026-09-15T11:44:17Z">
        <w:r>
          <w:rPr>
            <w:rFonts w:hint="eastAsia"/>
            <w:lang w:eastAsia="zh"/>
            <w:woUserID w:val="2"/>
          </w:rPr>
          <w:t>说明材料</w:t>
        </w:r>
      </w:ins>
      <w:r>
        <w:t>，格式限.doc、.docx</w:t>
      </w:r>
      <w:ins w:id="7" w:author="Vance xu" w:date="2026-09-15T11:44:32Z">
        <w:r>
          <w:rPr>
            <w:rFonts w:hint="eastAsia"/>
            <w:lang w:eastAsia="zh"/>
            <w:woUserID w:val="2"/>
          </w:rPr>
          <w:t>、</w:t>
        </w:r>
      </w:ins>
      <w:ins w:id="8" w:author="Vance xu" w:date="2026-09-15T11:44:22Z">
        <w:r>
          <w:rPr>
            <w:rFonts w:hint="eastAsia"/>
            <w:lang w:eastAsia="zh"/>
            <w:woUserID w:val="2"/>
          </w:rPr>
          <w:t>.</w:t>
        </w:r>
      </w:ins>
      <w:ins w:id="9" w:author="Vance xu" w:date="2026-09-15T11:44:25Z">
        <w:r>
          <w:rPr>
            <w:rFonts w:hint="eastAsia"/>
            <w:lang w:eastAsia="zh"/>
            <w:woUserID w:val="2"/>
          </w:rPr>
          <w:t>pdf</w:t>
        </w:r>
      </w:ins>
      <w:r>
        <w:t>。文件名或文档标题含“说明”“情况说明”“合并说明”“主体说明”</w:t>
      </w:r>
      <w:ins w:id="10" w:author="Vance xu" w:date="2026-09-15T11:46:11Z">
        <w:r>
          <w:rPr>
            <w:rFonts w:hint="eastAsia"/>
            <w:lang w:eastAsia="zh"/>
            <w:woUserID w:val="2"/>
          </w:rPr>
          <w:t>“</w:t>
        </w:r>
      </w:ins>
      <w:ins w:id="11" w:author="Vance xu" w:date="2026-09-15T11:46:12Z">
        <w:r>
          <w:rPr>
            <w:rFonts w:hint="eastAsia"/>
            <w:lang w:eastAsia="zh"/>
            <w:woUserID w:val="2"/>
          </w:rPr>
          <w:t>申请</w:t>
        </w:r>
      </w:ins>
      <w:ins w:id="12" w:author="Vance xu" w:date="2026-09-15T11:46:11Z">
        <w:r>
          <w:rPr>
            <w:rFonts w:hint="eastAsia"/>
            <w:lang w:eastAsia="zh"/>
            <w:woUserID w:val="2"/>
          </w:rPr>
          <w:t>”</w:t>
        </w:r>
      </w:ins>
      <w:r>
        <w:t>等可识别表述的，可认定为说明材料；普通Word</w:t>
      </w:r>
      <w:ins w:id="13" w:author="Vance xu" w:date="2026-09-15T11:46:21Z">
        <w:r>
          <w:rPr>
            <w:rFonts w:hint="eastAsia"/>
            <w:lang w:eastAsia="zh"/>
            <w:woUserID w:val="2"/>
          </w:rPr>
          <w:t>、</w:t>
        </w:r>
      </w:ins>
      <w:ins w:id="14"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待核实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按相同业务类别与提供的</w:t>
      </w:r>
      <w:commentRangeStart w:id="1"/>
      <w:r>
        <w:rPr>
          <w:highlight w:val="yellow"/>
          <w:rPrChange w:id="15" w:author="18607164089手机用户" w:date="2026-09-15T08:56:38Z">
            <w:rPr/>
          </w:rPrChange>
        </w:rPr>
        <w:t>省公司0818版本</w:t>
      </w:r>
      <w:commentRangeEnd w:id="1"/>
      <w:r>
        <w:rPr>
          <w:woUserID w:val="7"/>
        </w:rPr>
        <w:commentReference w:id="1"/>
      </w:r>
      <w:r>
        <w:t>比较字段结构；员工报账等已有明确指定更新版本的，采用该业务指定版本。重点检查应保留字段是否因异常删除列而缺失，不判断措施、载体等文字删减的业务合理性。</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16" w:author="Vance xu" w:date="2026-09-14T16:32:58Z"/>
        </w:rPr>
      </w:pPr>
      <w:del w:id="17" w:author="Vance xu" w:date="2026-09-14T16:32:58Z">
        <w:r>
          <w:rPr/>
          <w:delText>（四）数字化矩阵特定系统权限</w:delText>
        </w:r>
      </w:del>
    </w:p>
    <w:p w14:paraId="716AD21B">
      <w:pPr>
        <w:snapToGrid w:val="0"/>
        <w:rPr>
          <w:del w:id="18" w:author="Vance xu" w:date="2026-09-14T16:32:58Z"/>
        </w:rPr>
      </w:pPr>
      <w:del w:id="19"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20" w:author="Vance xu" w:date="2026-09-14T16:32:58Z"/>
        </w:rPr>
      </w:pPr>
      <w:del w:id="21"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pPr>
      <w:r>
        <w:t>（五）责任主体落实到</w:t>
      </w:r>
      <w:ins w:id="22" w:author="Vance xu" w:date="2026-09-14T16:08:58Z">
        <w:r>
          <w:rPr>
            <w:rFonts w:hint="eastAsia"/>
            <w:lang w:eastAsia="zh"/>
            <w:woUserID w:val="2"/>
          </w:rPr>
          <w:t>部门</w:t>
        </w:r>
      </w:ins>
      <w:ins w:id="23" w:author="Vance xu" w:date="2026-09-14T16:09:00Z">
        <w:r>
          <w:rPr>
            <w:rFonts w:hint="eastAsia"/>
            <w:lang w:eastAsia="zh"/>
            <w:woUserID w:val="2"/>
          </w:rPr>
          <w:t>、</w:t>
        </w:r>
      </w:ins>
      <w:r>
        <w:t>岗位和人员</w:t>
      </w:r>
    </w:p>
    <w:p w14:paraId="3321D174">
      <w:pPr>
        <w:snapToGrid w:val="0"/>
        <w:rPr>
          <w:rFonts w:hint="eastAsia" w:eastAsia="华文仿宋"/>
          <w:lang w:eastAsia="zh"/>
          <w:woUserID w:val="7"/>
        </w:rPr>
      </w:pPr>
      <w:r>
        <w:t>按同一会计主体、同一业务类别的控制措施编号，将矩阵与岗位内控责任清单关联。检查每项需落实的责任是否具备具体措施编号、对应岗位职责、实际所属部门、具体岗位</w:t>
      </w:r>
      <w:ins w:id="24" w:author="Vance xu" w:date="2026-09-14T16:09:08Z">
        <w:r>
          <w:rPr>
            <w:rFonts w:hint="eastAsia"/>
            <w:lang w:eastAsia="zh"/>
            <w:woUserID w:val="2"/>
          </w:rPr>
          <w:t>名称</w:t>
        </w:r>
      </w:ins>
      <w:r>
        <w:t>和实际执行人</w:t>
      </w:r>
      <w:ins w:id="25" w:author="Vance xu" w:date="2026-09-14T16:09:21Z">
        <w:r>
          <w:rPr>
            <w:rFonts w:hint="eastAsia"/>
            <w:lang w:eastAsia="zh"/>
            <w:woUserID w:val="2"/>
          </w:rPr>
          <w:t>员</w:t>
        </w:r>
      </w:ins>
      <w:r>
        <w:t>姓名。允许一项措施对应多个部门、岗位</w:t>
      </w:r>
      <w:ins w:id="26" w:author="Vance xu" w:date="2026-09-14T16:09:29Z">
        <w:r>
          <w:rPr>
            <w:rFonts w:hint="eastAsia"/>
            <w:lang w:eastAsia="zh"/>
            <w:woUserID w:val="2"/>
          </w:rPr>
          <w:t>名称</w:t>
        </w:r>
      </w:ins>
      <w:r>
        <w:t>或人员</w:t>
      </w:r>
      <w:ins w:id="27" w:author="Vance xu" w:date="2026-09-14T16:09:34Z">
        <w:r>
          <w:rPr>
            <w:rFonts w:hint="eastAsia"/>
            <w:lang w:eastAsia="zh"/>
            <w:woUserID w:val="2"/>
          </w:rPr>
          <w:t>姓名</w:t>
        </w:r>
      </w:ins>
      <w:r>
        <w:t>。</w:t>
      </w:r>
      <w:ins w:id="28" w:author="18607164089手机用户" w:date="2026-09-15T09:00:11Z">
        <w:r>
          <w:rPr>
            <w:rFonts w:hint="eastAsia"/>
            <w:lang w:eastAsia="zh"/>
            <w:woUserID w:val="7"/>
          </w:rPr>
          <w:t>允许</w:t>
        </w:r>
      </w:ins>
      <w:ins w:id="29" w:author="18607164089手机用户" w:date="2026-09-15T09:00:12Z">
        <w:r>
          <w:rPr>
            <w:rFonts w:hint="eastAsia"/>
            <w:lang w:eastAsia="zh"/>
            <w:woUserID w:val="7"/>
          </w:rPr>
          <w:t>出现</w:t>
        </w:r>
      </w:ins>
      <w:ins w:id="30" w:author="18607164089手机用户" w:date="2026-09-15T09:00:22Z">
        <w:r>
          <w:rPr>
            <w:rFonts w:hint="eastAsia"/>
            <w:lang w:eastAsia="zh"/>
            <w:woUserID w:val="7"/>
          </w:rPr>
          <w:t>多名</w:t>
        </w:r>
      </w:ins>
      <w:ins w:id="31" w:author="18607164089手机用户" w:date="2026-09-15T09:00:23Z">
        <w:r>
          <w:rPr>
            <w:rFonts w:hint="eastAsia"/>
            <w:lang w:eastAsia="zh"/>
            <w:woUserID w:val="7"/>
          </w:rPr>
          <w:t>人员</w:t>
        </w:r>
      </w:ins>
      <w:ins w:id="32" w:author="18607164089手机用户" w:date="2026-09-15T09:00:26Z">
        <w:r>
          <w:rPr>
            <w:rFonts w:hint="eastAsia"/>
            <w:lang w:eastAsia="zh"/>
            <w:woUserID w:val="7"/>
          </w:rPr>
          <w:t>对应</w:t>
        </w:r>
      </w:ins>
      <w:ins w:id="33" w:author="18607164089手机用户" w:date="2026-09-15T09:00:27Z">
        <w:r>
          <w:rPr>
            <w:rFonts w:hint="eastAsia"/>
            <w:lang w:eastAsia="zh"/>
            <w:woUserID w:val="7"/>
          </w:rPr>
          <w:t>一个</w:t>
        </w:r>
      </w:ins>
      <w:ins w:id="34" w:author="18607164089手机用户" w:date="2026-09-15T09:00:28Z">
        <w:r>
          <w:rPr>
            <w:rFonts w:hint="eastAsia"/>
            <w:lang w:eastAsia="zh"/>
            <w:woUserID w:val="7"/>
          </w:rPr>
          <w:t>岗位的</w:t>
        </w:r>
      </w:ins>
      <w:ins w:id="35" w:author="18607164089手机用户" w:date="2026-09-15T09:00:29Z">
        <w:r>
          <w:rPr>
            <w:rFonts w:hint="eastAsia"/>
            <w:lang w:eastAsia="zh"/>
            <w:woUserID w:val="7"/>
          </w:rPr>
          <w:t>情况</w:t>
        </w:r>
      </w:ins>
      <w:ins w:id="36" w:author="18607164089手机用户" w:date="2026-09-15T09:00:31Z">
        <w:r>
          <w:rPr>
            <w:rFonts w:hint="eastAsia"/>
            <w:lang w:eastAsia="zh"/>
            <w:woUserID w:val="7"/>
          </w:rPr>
          <w:t>。</w:t>
        </w:r>
      </w:ins>
    </w:p>
    <w:p w14:paraId="341AF27B">
      <w:pPr>
        <w:snapToGrid w:val="0"/>
      </w:pPr>
      <w:r>
        <w:t>矩阵中列明的各责任主体均应纳入岗位清单，不能因某个措施编号在岗位清单出现一次就认定全部责任已覆盖。矩阵允许使用泛化称呼，通过经确认的泛称与实际部门、岗位</w:t>
      </w:r>
      <w:ins w:id="37" w:author="Vance xu" w:date="2026-09-14T16:09:51Z">
        <w:r>
          <w:rPr>
            <w:rFonts w:hint="eastAsia"/>
            <w:lang w:eastAsia="zh"/>
            <w:woUserID w:val="2"/>
          </w:rPr>
          <w:t>名称</w:t>
        </w:r>
      </w:ins>
      <w:r>
        <w:t>对应关系匹配；无法对应的，填写待核实意见，不因字面不同直接判为遗漏。</w:t>
      </w:r>
    </w:p>
    <w:p w14:paraId="7A3A62F5">
      <w:pPr>
        <w:snapToGrid w:val="0"/>
        <w:rPr>
          <w:ins w:id="38" w:author="Vance xu" w:date="2026-09-14T16:12:35Z"/>
          <w:rFonts w:hint="eastAsia"/>
          <w:lang w:eastAsia="zh"/>
          <w:woUserID w:val="2"/>
        </w:rPr>
      </w:pPr>
      <w:ins w:id="39" w:author="Vance xu" w:date="2026-09-14T16:12:46Z">
        <w:r>
          <w:rPr>
            <w:rFonts w:hint="eastAsia"/>
            <w:lang w:eastAsia="zh"/>
            <w:woUserID w:val="2"/>
          </w:rPr>
          <w:t>部门</w:t>
        </w:r>
      </w:ins>
      <w:ins w:id="40" w:author="Vance xu" w:date="2026-09-14T16:12:47Z">
        <w:r>
          <w:rPr>
            <w:rFonts w:hint="eastAsia"/>
            <w:lang w:eastAsia="zh"/>
            <w:woUserID w:val="2"/>
          </w:rPr>
          <w:t>列</w:t>
        </w:r>
      </w:ins>
      <w:ins w:id="41" w:author="Vance xu" w:date="2026-09-14T16:10:33Z">
        <w:r>
          <w:rPr>
            <w:rFonts w:hint="eastAsia"/>
            <w:lang w:eastAsia="zh"/>
            <w:woUserID w:val="2"/>
          </w:rPr>
          <w:t>“</w:t>
        </w:r>
      </w:ins>
      <w:ins w:id="42" w:author="Vance xu" w:date="2026-09-14T16:10:37Z">
        <w:r>
          <w:rPr>
            <w:rFonts w:hint="eastAsia" w:ascii="宋体" w:hAnsi="宋体" w:eastAsia="宋体" w:cs="宋体"/>
            <w:b w:val="0"/>
            <w:i w:val="0"/>
            <w:color w:val="000000"/>
            <w:sz w:val="32"/>
            <w:szCs w:val="32"/>
            <w:woUserID w:val="2"/>
          </w:rPr>
          <w:t>管理</w:t>
        </w:r>
      </w:ins>
      <w:ins w:id="43" w:author="Vance xu" w:date="2026-09-14T16:10:39Z">
        <w:r>
          <w:rPr>
            <w:rFonts w:hint="eastAsia" w:ascii="宋体" w:hAnsi="宋体" w:eastAsia="宋体" w:cs="宋体"/>
            <w:b w:val="0"/>
            <w:i w:val="0"/>
            <w:color w:val="000000"/>
            <w:sz w:val="32"/>
            <w:szCs w:val="32"/>
            <w:lang w:eastAsia="zh"/>
            <w:woUserID w:val="2"/>
          </w:rPr>
          <w:t>部门</w:t>
        </w:r>
      </w:ins>
      <w:ins w:id="44" w:author="Vance xu" w:date="2026-09-14T16:10:33Z">
        <w:r>
          <w:rPr>
            <w:rFonts w:hint="eastAsia"/>
            <w:lang w:eastAsia="zh"/>
            <w:woUserID w:val="2"/>
          </w:rPr>
          <w:t>”</w:t>
        </w:r>
      </w:ins>
      <w:ins w:id="45" w:author="Vance xu" w:date="2026-09-15T10:24:57Z">
        <w:r>
          <w:rPr>
            <w:rFonts w:hint="eastAsia"/>
            <w:lang w:eastAsia="zh"/>
            <w:woUserID w:val="2"/>
          </w:rPr>
          <w:t>"</w:t>
        </w:r>
      </w:ins>
      <w:ins w:id="46" w:author="Vance xu" w:date="2026-09-15T10:25:01Z">
        <w:r>
          <w:rPr>
            <w:rFonts w:hint="eastAsia"/>
            <w:lang w:eastAsia="zh"/>
            <w:woUserID w:val="2"/>
          </w:rPr>
          <w:t>实施</w:t>
        </w:r>
      </w:ins>
      <w:ins w:id="47" w:author="Vance xu" w:date="2026-09-15T10:25:02Z">
        <w:r>
          <w:rPr>
            <w:rFonts w:hint="eastAsia"/>
            <w:lang w:eastAsia="zh"/>
            <w:woUserID w:val="2"/>
          </w:rPr>
          <w:t>部门</w:t>
        </w:r>
      </w:ins>
      <w:ins w:id="48" w:author="Vance xu" w:date="2026-09-14T16:10:44Z">
        <w:r>
          <w:rPr>
            <w:rFonts w:hint="eastAsia"/>
            <w:lang w:eastAsia="zh"/>
            <w:woUserID w:val="2"/>
          </w:rPr>
          <w:t>“</w:t>
        </w:r>
      </w:ins>
      <w:ins w:id="49" w:author="Vance xu" w:date="2026-09-14T16:10:48Z">
        <w:r>
          <w:rPr>
            <w:rFonts w:hint="eastAsia"/>
            <w:lang w:eastAsia="zh"/>
            <w:woUserID w:val="2"/>
          </w:rPr>
          <w:t>各部门</w:t>
        </w:r>
      </w:ins>
      <w:ins w:id="50" w:author="Vance xu" w:date="2026-09-14T16:10:44Z">
        <w:r>
          <w:rPr>
            <w:rFonts w:hint="eastAsia"/>
            <w:lang w:eastAsia="zh"/>
            <w:woUserID w:val="2"/>
          </w:rPr>
          <w:t>”</w:t>
        </w:r>
      </w:ins>
      <w:ins w:id="51" w:author="Vance xu" w:date="2026-09-14T16:11:00Z">
        <w:r>
          <w:rPr>
            <w:rFonts w:hint="eastAsia"/>
            <w:lang w:eastAsia="zh"/>
            <w:woUserID w:val="2"/>
          </w:rPr>
          <w:t>“</w:t>
        </w:r>
      </w:ins>
      <w:ins w:id="52" w:author="Vance xu" w:date="2026-09-14T16:11:02Z">
        <w:r>
          <w:rPr>
            <w:rFonts w:hint="eastAsia" w:ascii="宋体" w:hAnsi="宋体" w:eastAsia="宋体" w:cs="宋体"/>
            <w:b w:val="0"/>
            <w:i w:val="0"/>
            <w:color w:val="000000"/>
            <w:sz w:val="32"/>
            <w:szCs w:val="32"/>
            <w:woUserID w:val="2"/>
          </w:rPr>
          <w:t>需求</w:t>
        </w:r>
      </w:ins>
      <w:ins w:id="53" w:author="Vance xu" w:date="2026-09-14T16:11:08Z">
        <w:r>
          <w:rPr>
            <w:rFonts w:hint="eastAsia" w:ascii="宋体" w:hAnsi="宋体" w:eastAsia="宋体" w:cs="宋体"/>
            <w:b w:val="0"/>
            <w:i w:val="0"/>
            <w:color w:val="000000"/>
            <w:sz w:val="32"/>
            <w:szCs w:val="32"/>
            <w:lang w:eastAsia="zh"/>
            <w:woUserID w:val="2"/>
          </w:rPr>
          <w:t>部门</w:t>
        </w:r>
      </w:ins>
      <w:ins w:id="54" w:author="Vance xu" w:date="2026-09-14T16:11:00Z">
        <w:r>
          <w:rPr>
            <w:rFonts w:hint="eastAsia"/>
            <w:lang w:eastAsia="zh"/>
            <w:woUserID w:val="2"/>
          </w:rPr>
          <w:t>”</w:t>
        </w:r>
      </w:ins>
      <w:ins w:id="55" w:author="Vance xu" w:date="2026-09-14T16:11:34Z">
        <w:r>
          <w:rPr>
            <w:rFonts w:hint="eastAsia"/>
            <w:lang w:eastAsia="zh"/>
            <w:woUserID w:val="2"/>
          </w:rPr>
          <w:t>“</w:t>
        </w:r>
      </w:ins>
      <w:ins w:id="56" w:author="Vance xu" w:date="2026-09-14T16:11:36Z">
        <w:r>
          <w:rPr>
            <w:rFonts w:hint="eastAsia"/>
            <w:lang w:eastAsia="zh"/>
            <w:woUserID w:val="2"/>
          </w:rPr>
          <w:t>用工部门</w:t>
        </w:r>
      </w:ins>
      <w:ins w:id="57" w:author="Vance xu" w:date="2026-09-14T16:11:34Z">
        <w:r>
          <w:rPr>
            <w:rFonts w:hint="eastAsia"/>
            <w:lang w:eastAsia="zh"/>
            <w:woUserID w:val="2"/>
          </w:rPr>
          <w:t>”</w:t>
        </w:r>
      </w:ins>
      <w:ins w:id="58" w:author="Vance xu" w:date="2026-09-14T16:11:39Z">
        <w:r>
          <w:rPr>
            <w:rFonts w:hint="eastAsia"/>
            <w:lang w:eastAsia="zh"/>
            <w:woUserID w:val="2"/>
          </w:rPr>
          <w:t>“</w:t>
        </w:r>
      </w:ins>
      <w:ins w:id="59" w:author="Vance xu" w:date="2026-09-14T16:11:43Z">
        <w:r>
          <w:rPr>
            <w:rFonts w:hint="eastAsia"/>
            <w:lang w:eastAsia="zh"/>
            <w:woUserID w:val="2"/>
          </w:rPr>
          <w:t>归口管理部门</w:t>
        </w:r>
      </w:ins>
      <w:ins w:id="60" w:author="Vance xu" w:date="2026-09-14T16:11:39Z">
        <w:r>
          <w:rPr>
            <w:rFonts w:hint="eastAsia"/>
            <w:lang w:eastAsia="zh"/>
            <w:woUserID w:val="2"/>
          </w:rPr>
          <w:t>”</w:t>
        </w:r>
      </w:ins>
      <w:ins w:id="61" w:author="Vance xu" w:date="2026-09-14T18:11:01Z">
        <w:r>
          <w:rPr>
            <w:rFonts w:hint="eastAsia"/>
            <w:lang w:eastAsia="zh"/>
            <w:woUserID w:val="2"/>
          </w:rPr>
          <w:t>“</w:t>
        </w:r>
      </w:ins>
      <w:ins w:id="62" w:author="Vance xu" w:date="2026-09-14T18:11:02Z">
        <w:r>
          <w:rPr>
            <w:rFonts w:hint="eastAsia"/>
            <w:lang w:eastAsia="zh"/>
            <w:woUserID w:val="2"/>
          </w:rPr>
          <w:t>会签部门</w:t>
        </w:r>
      </w:ins>
      <w:ins w:id="63" w:author="Vance xu" w:date="2026-09-14T18:11:01Z">
        <w:r>
          <w:rPr>
            <w:rFonts w:hint="eastAsia"/>
            <w:lang w:eastAsia="zh"/>
            <w:woUserID w:val="2"/>
          </w:rPr>
          <w:t>”</w:t>
        </w:r>
      </w:ins>
      <w:ins w:id="64" w:author="Vance xu" w:date="2026-09-14T18:31:53Z">
        <w:r>
          <w:rPr>
            <w:rFonts w:hint="eastAsia"/>
            <w:lang w:eastAsia="zh"/>
            <w:woUserID w:val="2"/>
          </w:rPr>
          <w:t>“</w:t>
        </w:r>
      </w:ins>
      <w:ins w:id="65" w:author="Vance xu" w:date="2026-09-15T08:49:25Z">
        <w:r>
          <w:rPr>
            <w:rFonts w:hint="eastAsia"/>
            <w:lang w:eastAsia="zh"/>
            <w:woUserID w:val="2"/>
          </w:rPr>
          <w:t>实物</w:t>
        </w:r>
      </w:ins>
      <w:ins w:id="66" w:author="Vance xu" w:date="2026-09-14T18:31:54Z">
        <w:r>
          <w:rPr>
            <w:rFonts w:hint="eastAsia"/>
            <w:lang w:eastAsia="zh"/>
            <w:woUserID w:val="2"/>
          </w:rPr>
          <w:t>资产</w:t>
        </w:r>
      </w:ins>
      <w:ins w:id="67" w:author="Vance xu" w:date="2026-09-14T18:31:53Z">
        <w:r>
          <w:rPr>
            <w:rFonts w:hint="eastAsia"/>
            <w:lang w:eastAsia="zh"/>
            <w:woUserID w:val="2"/>
          </w:rPr>
          <w:t>”</w:t>
        </w:r>
      </w:ins>
      <w:ins w:id="68" w:author="Vance xu" w:date="2026-09-15T08:49:28Z">
        <w:r>
          <w:rPr>
            <w:rFonts w:hint="eastAsia"/>
            <w:lang w:eastAsia="zh"/>
            <w:woUserID w:val="2"/>
          </w:rPr>
          <w:t>“</w:t>
        </w:r>
      </w:ins>
      <w:ins w:id="69" w:author="Vance xu" w:date="2026-09-15T08:49:29Z">
        <w:r>
          <w:rPr>
            <w:rFonts w:hint="eastAsia"/>
            <w:lang w:eastAsia="zh"/>
            <w:woUserID w:val="2"/>
          </w:rPr>
          <w:t>资产使用</w:t>
        </w:r>
      </w:ins>
      <w:ins w:id="70" w:author="Vance xu" w:date="2026-09-15T08:49:28Z">
        <w:r>
          <w:rPr>
            <w:rFonts w:hint="eastAsia"/>
            <w:lang w:eastAsia="zh"/>
            <w:woUserID w:val="2"/>
          </w:rPr>
          <w:t>”</w:t>
        </w:r>
      </w:ins>
      <w:ins w:id="71" w:author="Vance xu" w:date="2026-09-15T08:48:53Z">
        <w:r>
          <w:rPr>
            <w:rFonts w:hint="eastAsia"/>
            <w:lang w:eastAsia="zh"/>
            <w:woUserID w:val="2"/>
          </w:rPr>
          <w:t>“</w:t>
        </w:r>
      </w:ins>
      <w:ins w:id="72" w:author="Vance xu" w:date="2026-09-15T08:48:55Z">
        <w:r>
          <w:rPr>
            <w:rFonts w:hint="eastAsia"/>
            <w:lang w:eastAsia="zh"/>
            <w:woUserID w:val="2"/>
          </w:rPr>
          <w:t>委托</w:t>
        </w:r>
      </w:ins>
      <w:ins w:id="73" w:author="Vance xu" w:date="2026-09-15T08:48:53Z">
        <w:r>
          <w:rPr>
            <w:rFonts w:hint="eastAsia"/>
            <w:lang w:eastAsia="zh"/>
            <w:woUserID w:val="2"/>
          </w:rPr>
          <w:t>”</w:t>
        </w:r>
      </w:ins>
      <w:ins w:id="74" w:author="Vance xu" w:date="2026-09-15T08:49:59Z">
        <w:r>
          <w:rPr>
            <w:rFonts w:hint="eastAsia"/>
            <w:lang w:eastAsia="zh"/>
            <w:woUserID w:val="2"/>
          </w:rPr>
          <w:t>“</w:t>
        </w:r>
      </w:ins>
      <w:ins w:id="75" w:author="Vance xu" w:date="2026-09-15T08:50:02Z">
        <w:r>
          <w:rPr>
            <w:rFonts w:hint="eastAsia"/>
            <w:lang w:eastAsia="zh"/>
            <w:woUserID w:val="2"/>
          </w:rPr>
          <w:t>项目管理</w:t>
        </w:r>
      </w:ins>
      <w:ins w:id="76" w:author="Vance xu" w:date="2026-09-15T08:50:03Z">
        <w:r>
          <w:rPr>
            <w:rFonts w:hint="eastAsia"/>
            <w:lang w:eastAsia="zh"/>
            <w:woUserID w:val="2"/>
          </w:rPr>
          <w:t>部门</w:t>
        </w:r>
      </w:ins>
      <w:ins w:id="77" w:author="Vance xu" w:date="2026-09-15T08:49:59Z">
        <w:r>
          <w:rPr>
            <w:rFonts w:hint="eastAsia"/>
            <w:lang w:eastAsia="zh"/>
            <w:woUserID w:val="2"/>
          </w:rPr>
          <w:t>”</w:t>
        </w:r>
      </w:ins>
      <w:ins w:id="78" w:author="Vance xu" w:date="2026-09-15T10:15:16Z">
        <w:r>
          <w:rPr>
            <w:rFonts w:hint="eastAsia"/>
            <w:lang w:eastAsia="zh"/>
            <w:woUserID w:val="2"/>
          </w:rPr>
          <w:t>“</w:t>
        </w:r>
      </w:ins>
      <w:ins w:id="79" w:author="Vance xu" w:date="2026-09-15T10:15:22Z">
        <w:r>
          <w:rPr>
            <w:rFonts w:hint="eastAsia"/>
            <w:lang w:eastAsia="zh"/>
            <w:woUserID w:val="2"/>
          </w:rPr>
          <w:t>项目建设部门</w:t>
        </w:r>
      </w:ins>
      <w:ins w:id="80" w:author="Vance xu" w:date="2026-09-15T10:15:16Z">
        <w:r>
          <w:rPr>
            <w:rFonts w:hint="eastAsia"/>
            <w:lang w:eastAsia="zh"/>
            <w:woUserID w:val="2"/>
          </w:rPr>
          <w:t>”</w:t>
        </w:r>
      </w:ins>
      <w:ins w:id="81" w:author="Vance xu" w:date="2026-09-14T16:33:48Z">
        <w:r>
          <w:rPr>
            <w:woUserID w:val="2"/>
          </w:rPr>
          <w:t>“待定”</w:t>
        </w:r>
      </w:ins>
      <w:ins w:id="82" w:author="Vance xu" w:date="2026-09-15T10:20:49Z">
        <w:r>
          <w:rPr>
            <w:rFonts w:hint="eastAsia"/>
            <w:lang w:eastAsia="zh"/>
            <w:woUserID w:val="2"/>
          </w:rPr>
          <w:t>“</w:t>
        </w:r>
      </w:ins>
      <w:ins w:id="83" w:author="Vance xu" w:date="2026-09-15T10:20:50Z">
        <w:r>
          <w:rPr>
            <w:rFonts w:hint="eastAsia"/>
            <w:lang w:eastAsia="zh"/>
            <w:woUserID w:val="2"/>
          </w:rPr>
          <w:t>项目承担部门</w:t>
        </w:r>
      </w:ins>
      <w:ins w:id="84" w:author="Vance xu" w:date="2026-09-15T10:20:49Z">
        <w:r>
          <w:rPr>
            <w:rFonts w:hint="eastAsia"/>
            <w:lang w:eastAsia="zh"/>
            <w:woUserID w:val="2"/>
          </w:rPr>
          <w:t>”</w:t>
        </w:r>
      </w:ins>
      <w:ins w:id="85" w:author="Vance xu" w:date="2026-09-15T10:21:04Z">
        <w:r>
          <w:rPr>
            <w:rFonts w:hint="eastAsia"/>
            <w:lang w:eastAsia="zh"/>
            <w:woUserID w:val="2"/>
          </w:rPr>
          <w:t>“项目需求部</w:t>
        </w:r>
      </w:ins>
      <w:ins w:id="86" w:author="Vance xu" w:date="2026-09-15T10:21:30Z">
        <w:r>
          <w:rPr>
            <w:rFonts w:hint="eastAsia"/>
            <w:lang w:eastAsia="zh"/>
            <w:woUserID w:val="2"/>
          </w:rPr>
          <w:t>门</w:t>
        </w:r>
      </w:ins>
      <w:ins w:id="87" w:author="Vance xu" w:date="2026-09-15T10:21:06Z">
        <w:r>
          <w:rPr>
            <w:rFonts w:hint="eastAsia"/>
            <w:lang w:eastAsia="zh"/>
            <w:woUserID w:val="2"/>
          </w:rPr>
          <w:t>”</w:t>
        </w:r>
      </w:ins>
      <w:ins w:id="88" w:author="Vance xu" w:date="2026-09-15T10:21:15Z">
        <w:r>
          <w:rPr>
            <w:rFonts w:hint="eastAsia"/>
            <w:lang w:eastAsia="zh"/>
            <w:woUserID w:val="2"/>
          </w:rPr>
          <w:t>“归口管理部门”</w:t>
        </w:r>
      </w:ins>
      <w:ins w:id="89" w:author="Vance xu" w:date="2026-09-14T16:11:53Z">
        <w:r>
          <w:rPr>
            <w:rFonts w:hint="eastAsia"/>
            <w:lang w:eastAsia="zh"/>
            <w:woUserID w:val="2"/>
          </w:rPr>
          <w:t>等</w:t>
        </w:r>
      </w:ins>
      <w:ins w:id="90" w:author="Vance xu" w:date="2026-09-15T08:51:38Z">
        <w:r>
          <w:rPr>
            <w:rFonts w:hint="eastAsia"/>
            <w:lang w:eastAsia="zh"/>
            <w:woUserID w:val="2"/>
          </w:rPr>
          <w:t>泛化的称呼</w:t>
        </w:r>
      </w:ins>
      <w:ins w:id="91" w:author="Vance xu" w:date="2026-09-14T16:12:04Z">
        <w:r>
          <w:rPr>
            <w:woUserID w:val="2"/>
          </w:rPr>
          <w:t>占位表述</w:t>
        </w:r>
      </w:ins>
      <w:ins w:id="92" w:author="Vance xu" w:date="2026-09-14T16:12:08Z">
        <w:r>
          <w:rPr>
            <w:rFonts w:hint="eastAsia"/>
            <w:lang w:eastAsia="zh"/>
            <w:woUserID w:val="2"/>
          </w:rPr>
          <w:t>，</w:t>
        </w:r>
      </w:ins>
      <w:ins w:id="93" w:author="Vance xu" w:date="2026-09-14T16:12:13Z">
        <w:r>
          <w:rPr>
            <w:rFonts w:hint="eastAsia"/>
            <w:lang w:eastAsia="zh"/>
            <w:woUserID w:val="2"/>
          </w:rPr>
          <w:t>提示</w:t>
        </w:r>
      </w:ins>
      <w:ins w:id="94" w:author="Vance xu" w:date="2026-09-14T16:15:30Z">
        <w:r>
          <w:rPr>
            <w:rFonts w:hint="eastAsia"/>
            <w:lang w:eastAsia="zh"/>
            <w:woUserID w:val="2"/>
          </w:rPr>
          <w:t>“</w:t>
        </w:r>
      </w:ins>
      <w:ins w:id="95" w:author="Vance xu" w:date="2026-09-14T16:12:25Z">
        <w:r>
          <w:rPr>
            <w:rFonts w:hint="eastAsia"/>
            <w:lang w:eastAsia="zh"/>
            <w:woUserID w:val="2"/>
          </w:rPr>
          <w:t>请明确</w:t>
        </w:r>
      </w:ins>
      <w:ins w:id="96" w:author="Vance xu" w:date="2026-09-14T16:12:17Z">
        <w:r>
          <w:rPr>
            <w:rFonts w:hint="eastAsia"/>
            <w:lang w:eastAsia="zh"/>
            <w:woUserID w:val="2"/>
          </w:rPr>
          <w:t>到</w:t>
        </w:r>
      </w:ins>
      <w:ins w:id="97" w:author="Vance xu" w:date="2026-09-14T16:12:19Z">
        <w:r>
          <w:rPr>
            <w:rFonts w:hint="eastAsia"/>
            <w:lang w:eastAsia="zh"/>
            <w:woUserID w:val="2"/>
          </w:rPr>
          <w:t>具体部门</w:t>
        </w:r>
      </w:ins>
      <w:ins w:id="98" w:author="Vance xu" w:date="2026-09-14T16:15:31Z">
        <w:r>
          <w:rPr>
            <w:rFonts w:hint="eastAsia"/>
            <w:lang w:eastAsia="zh"/>
            <w:woUserID w:val="2"/>
          </w:rPr>
          <w:t>”</w:t>
        </w:r>
      </w:ins>
      <w:ins w:id="99" w:author="Vance xu" w:date="2026-09-15T08:50:08Z">
        <w:r>
          <w:rPr>
            <w:rFonts w:hint="eastAsia"/>
            <w:lang w:eastAsia="zh"/>
            <w:woUserID w:val="2"/>
          </w:rPr>
          <w:t>，</w:t>
        </w:r>
      </w:ins>
      <w:ins w:id="100" w:author="Vance xu" w:date="2026-09-15T08:50:09Z">
        <w:r>
          <w:rPr>
            <w:rFonts w:hint="eastAsia"/>
            <w:lang w:eastAsia="zh"/>
            <w:woUserID w:val="2"/>
          </w:rPr>
          <w:t>但是</w:t>
        </w:r>
      </w:ins>
      <w:ins w:id="101" w:author="Vance xu" w:date="2026-09-15T08:50:11Z">
        <w:r>
          <w:rPr>
            <w:rFonts w:hint="eastAsia"/>
            <w:lang w:eastAsia="zh"/>
            <w:woUserID w:val="2"/>
          </w:rPr>
          <w:t>“</w:t>
        </w:r>
      </w:ins>
      <w:ins w:id="102" w:author="Vance xu" w:date="2026-09-15T08:50:25Z">
        <w:r>
          <w:rPr>
            <w:rFonts w:hint="eastAsia"/>
            <w:lang w:eastAsia="zh"/>
            <w:woUserID w:val="2"/>
          </w:rPr>
          <w:t>****</w:t>
        </w:r>
      </w:ins>
      <w:ins w:id="103" w:author="Vance xu" w:date="2026-09-15T08:50:15Z">
        <w:r>
          <w:rPr>
            <w:rFonts w:hint="eastAsia"/>
            <w:lang w:eastAsia="zh"/>
            <w:woUserID w:val="2"/>
          </w:rPr>
          <w:t>部门</w:t>
        </w:r>
      </w:ins>
      <w:ins w:id="104" w:author="Vance xu" w:date="2026-09-15T08:50:16Z">
        <w:r>
          <w:rPr>
            <w:rFonts w:hint="eastAsia"/>
            <w:lang w:eastAsia="zh"/>
            <w:woUserID w:val="2"/>
          </w:rPr>
          <w:t>-</w:t>
        </w:r>
      </w:ins>
      <w:ins w:id="105" w:author="Vance xu" w:date="2026-09-15T08:50:20Z">
        <w:r>
          <w:rPr>
            <w:rFonts w:hint="eastAsia"/>
            <w:lang w:eastAsia="zh"/>
            <w:woUserID w:val="2"/>
          </w:rPr>
          <w:t>****</w:t>
        </w:r>
      </w:ins>
      <w:ins w:id="106" w:author="Vance xu" w:date="2026-09-15T08:50:21Z">
        <w:r>
          <w:rPr>
            <w:rFonts w:hint="eastAsia"/>
            <w:lang w:eastAsia="zh"/>
            <w:woUserID w:val="2"/>
          </w:rPr>
          <w:t>部</w:t>
        </w:r>
      </w:ins>
      <w:ins w:id="107" w:author="Vance xu" w:date="2026-09-15T08:50:11Z">
        <w:r>
          <w:rPr>
            <w:rFonts w:hint="eastAsia"/>
            <w:lang w:eastAsia="zh"/>
            <w:woUserID w:val="2"/>
          </w:rPr>
          <w:t>”</w:t>
        </w:r>
      </w:ins>
      <w:ins w:id="108" w:author="Vance xu" w:date="2026-09-15T08:50:40Z">
        <w:r>
          <w:rPr>
            <w:rFonts w:hint="eastAsia"/>
            <w:lang w:eastAsia="zh"/>
            <w:woUserID w:val="2"/>
          </w:rPr>
          <w:t>不作</w:t>
        </w:r>
      </w:ins>
      <w:ins w:id="109" w:author="Vance xu" w:date="2026-09-15T08:50:55Z">
        <w:r>
          <w:rPr>
            <w:rFonts w:hint="eastAsia"/>
            <w:lang w:eastAsia="zh"/>
            <w:woUserID w:val="2"/>
          </w:rPr>
          <w:t>未</w:t>
        </w:r>
      </w:ins>
      <w:ins w:id="110" w:author="Vance xu" w:date="2026-09-15T08:50:51Z">
        <w:r>
          <w:rPr>
            <w:rFonts w:hint="eastAsia"/>
            <w:lang w:eastAsia="zh"/>
            <w:woUserID w:val="2"/>
          </w:rPr>
          <w:t>具体到</w:t>
        </w:r>
      </w:ins>
      <w:ins w:id="111" w:author="Vance xu" w:date="2026-09-15T08:50:58Z">
        <w:r>
          <w:rPr>
            <w:rFonts w:hint="eastAsia"/>
            <w:lang w:eastAsia="zh"/>
            <w:woUserID w:val="2"/>
          </w:rPr>
          <w:t>具体部门</w:t>
        </w:r>
      </w:ins>
      <w:ins w:id="112" w:author="Vance xu" w:date="2026-09-15T11:48:28Z">
        <w:r>
          <w:rPr>
            <w:rFonts w:hint="eastAsia"/>
            <w:lang w:eastAsia="zh"/>
            <w:woUserID w:val="2"/>
          </w:rPr>
          <w:t>的</w:t>
        </w:r>
      </w:ins>
      <w:ins w:id="113" w:author="Vance xu" w:date="2026-09-15T11:48:29Z">
        <w:r>
          <w:rPr>
            <w:rFonts w:hint="eastAsia"/>
            <w:lang w:eastAsia="zh"/>
            <w:woUserID w:val="2"/>
          </w:rPr>
          <w:t>情况</w:t>
        </w:r>
      </w:ins>
      <w:ins w:id="114" w:author="Vance xu" w:date="2026-09-15T11:48:31Z">
        <w:r>
          <w:rPr>
            <w:rFonts w:hint="eastAsia"/>
            <w:lang w:eastAsia="zh"/>
            <w:woUserID w:val="2"/>
          </w:rPr>
          <w:t>，</w:t>
        </w:r>
      </w:ins>
      <w:ins w:id="115" w:author="Vance xu" w:date="2026-09-15T11:48:34Z">
        <w:r>
          <w:rPr>
            <w:rFonts w:hint="eastAsia"/>
            <w:lang w:eastAsia="zh"/>
            <w:woUserID w:val="2"/>
          </w:rPr>
          <w:t>比如</w:t>
        </w:r>
      </w:ins>
      <w:ins w:id="116" w:author="Vance xu" w:date="2026-09-15T11:48:39Z">
        <w:r>
          <w:rPr>
            <w:rFonts w:hint="eastAsia"/>
            <w:lang w:eastAsia="zh"/>
            <w:woUserID w:val="2"/>
          </w:rPr>
          <w:t>株洲</w:t>
        </w:r>
      </w:ins>
      <w:ins w:id="117" w:author="Vance xu" w:date="2026-09-15T11:48:40Z">
        <w:r>
          <w:rPr>
            <w:rFonts w:hint="eastAsia"/>
            <w:lang w:eastAsia="zh"/>
            <w:woUserID w:val="2"/>
          </w:rPr>
          <w:t>公司</w:t>
        </w:r>
      </w:ins>
      <w:ins w:id="118" w:author="Vance xu" w:date="2026-09-15T11:48:43Z">
        <w:r>
          <w:rPr>
            <w:rFonts w:hint="eastAsia"/>
            <w:lang w:eastAsia="zh"/>
            <w:woUserID w:val="2"/>
          </w:rPr>
          <w:t>会写</w:t>
        </w:r>
      </w:ins>
      <w:ins w:id="119" w:author="Vance xu" w:date="2026-09-15T11:48:44Z">
        <w:r>
          <w:rPr>
            <w:rFonts w:hint="eastAsia"/>
            <w:lang w:eastAsia="zh"/>
            <w:woUserID w:val="2"/>
          </w:rPr>
          <w:t>“</w:t>
        </w:r>
      </w:ins>
      <w:ins w:id="120" w:author="Vance xu" w:date="2026-09-15T11:49:37Z">
        <w:r>
          <w:rPr>
            <w:rFonts w:hint="eastAsia"/>
            <w:lang w:eastAsia="zh"/>
            <w:woUserID w:val="2"/>
          </w:rPr>
          <w:t>项目管理部门-建设部</w:t>
        </w:r>
      </w:ins>
      <w:ins w:id="121" w:author="Vance xu" w:date="2026-09-15T11:48:44Z">
        <w:r>
          <w:rPr>
            <w:rFonts w:hint="eastAsia"/>
            <w:lang w:eastAsia="zh"/>
            <w:woUserID w:val="2"/>
          </w:rPr>
          <w:t>”</w:t>
        </w:r>
      </w:ins>
      <w:ins w:id="122" w:author="Vance xu" w:date="2026-09-15T11:49:49Z">
        <w:r>
          <w:rPr>
            <w:rFonts w:hint="eastAsia"/>
            <w:lang w:eastAsia="zh"/>
            <w:woUserID w:val="2"/>
          </w:rPr>
          <w:t>、</w:t>
        </w:r>
      </w:ins>
      <w:ins w:id="123" w:author="Vance xu" w:date="2026-09-15T11:49:51Z">
        <w:r>
          <w:rPr>
            <w:rFonts w:hint="eastAsia"/>
            <w:lang w:eastAsia="zh"/>
            <w:woUserID w:val="2"/>
          </w:rPr>
          <w:t>"</w:t>
        </w:r>
      </w:ins>
      <w:ins w:id="124" w:author="Vance xu" w:date="2026-09-15T11:49:49Z">
        <w:r>
          <w:rPr>
            <w:rFonts w:hint="eastAsia"/>
            <w:lang w:eastAsia="zh"/>
            <w:woUserID w:val="2"/>
          </w:rPr>
          <w:t>项目管理部门-配网管理部</w:t>
        </w:r>
      </w:ins>
      <w:ins w:id="125" w:author="Vance xu" w:date="2026-09-15T11:49:52Z">
        <w:r>
          <w:rPr>
            <w:rFonts w:hint="eastAsia"/>
            <w:lang w:eastAsia="zh"/>
            <w:woUserID w:val="2"/>
          </w:rPr>
          <w:t>"</w:t>
        </w:r>
      </w:ins>
      <w:ins w:id="126" w:author="Vance xu" w:date="2026-09-15T11:49:57Z">
        <w:r>
          <w:rPr>
            <w:rFonts w:hint="eastAsia"/>
            <w:lang w:eastAsia="zh"/>
            <w:woUserID w:val="2"/>
          </w:rPr>
          <w:t>、</w:t>
        </w:r>
      </w:ins>
      <w:ins w:id="127" w:author="Vance xu" w:date="2026-09-15T11:50:14Z">
        <w:r>
          <w:rPr>
            <w:rFonts w:hint="eastAsia"/>
            <w:lang w:eastAsia="zh"/>
            <w:woUserID w:val="2"/>
          </w:rPr>
          <w:t>“</w:t>
        </w:r>
      </w:ins>
      <w:ins w:id="128" w:author="Vance xu" w:date="2026-09-15T11:50:15Z">
        <w:r>
          <w:rPr>
            <w:rFonts w:hint="eastAsia"/>
            <w:lang w:eastAsia="zh"/>
            <w:woUserID w:val="2"/>
          </w:rPr>
          <w:t>资产使用保管部门-变检公司</w:t>
        </w:r>
      </w:ins>
      <w:ins w:id="129" w:author="Vance xu" w:date="2026-09-15T11:50:14Z">
        <w:r>
          <w:rPr>
            <w:rFonts w:hint="eastAsia"/>
            <w:lang w:eastAsia="zh"/>
            <w:woUserID w:val="2"/>
          </w:rPr>
          <w:t>”</w:t>
        </w:r>
      </w:ins>
      <w:ins w:id="130" w:author="Vance xu" w:date="2026-09-15T11:50:18Z">
        <w:r>
          <w:rPr>
            <w:rFonts w:hint="eastAsia"/>
            <w:lang w:eastAsia="zh"/>
            <w:woUserID w:val="2"/>
          </w:rPr>
          <w:t>等</w:t>
        </w:r>
      </w:ins>
      <w:ins w:id="131" w:author="Vance xu" w:date="2026-09-15T11:50:20Z">
        <w:r>
          <w:rPr>
            <w:rFonts w:hint="eastAsia"/>
            <w:lang w:eastAsia="zh"/>
            <w:woUserID w:val="2"/>
          </w:rPr>
          <w:t>类似</w:t>
        </w:r>
      </w:ins>
      <w:ins w:id="132" w:author="Vance xu" w:date="2026-09-15T11:50:22Z">
        <w:r>
          <w:rPr>
            <w:rFonts w:hint="eastAsia"/>
            <w:lang w:eastAsia="zh"/>
            <w:woUserID w:val="2"/>
          </w:rPr>
          <w:t>表述</w:t>
        </w:r>
      </w:ins>
      <w:ins w:id="133" w:author="Vance xu" w:date="2026-09-15T11:50:24Z">
        <w:r>
          <w:rPr>
            <w:rFonts w:hint="eastAsia"/>
            <w:lang w:eastAsia="zh"/>
            <w:woUserID w:val="2"/>
          </w:rPr>
          <w:t>已经</w:t>
        </w:r>
      </w:ins>
      <w:ins w:id="134" w:author="Vance xu" w:date="2026-09-15T08:51:00Z">
        <w:r>
          <w:rPr>
            <w:rFonts w:hint="eastAsia"/>
            <w:lang w:eastAsia="zh"/>
            <w:woUserID w:val="2"/>
          </w:rPr>
          <w:t>。</w:t>
        </w:r>
      </w:ins>
    </w:p>
    <w:p w14:paraId="6E5CED45">
      <w:pPr>
        <w:snapToGrid w:val="0"/>
        <w:rPr>
          <w:ins w:id="135" w:author="Vance xu" w:date="2026-09-14T16:13:38Z"/>
          <w:rFonts w:hint="eastAsia" w:eastAsia="华文仿宋"/>
          <w:lang w:eastAsia="zh"/>
          <w:woUserID w:val="2"/>
        </w:rPr>
      </w:pPr>
      <w:ins w:id="136" w:author="Vance xu" w:date="2026-09-14T16:12:39Z">
        <w:r>
          <w:rPr>
            <w:rFonts w:hint="eastAsia"/>
            <w:lang w:eastAsia="zh"/>
            <w:woUserID w:val="2"/>
          </w:rPr>
          <w:t>岗位</w:t>
        </w:r>
      </w:ins>
      <w:ins w:id="137" w:author="Vance xu" w:date="2026-09-14T16:12:40Z">
        <w:r>
          <w:rPr>
            <w:rFonts w:hint="eastAsia"/>
            <w:lang w:eastAsia="zh"/>
            <w:woUserID w:val="2"/>
          </w:rPr>
          <w:t>名称</w:t>
        </w:r>
      </w:ins>
      <w:ins w:id="138" w:author="Vance xu" w:date="2026-09-14T16:12:41Z">
        <w:r>
          <w:rPr>
            <w:rFonts w:hint="eastAsia"/>
            <w:lang w:eastAsia="zh"/>
            <w:woUserID w:val="2"/>
          </w:rPr>
          <w:t>列</w:t>
        </w:r>
      </w:ins>
      <w:ins w:id="139" w:author="Vance xu" w:date="2026-09-14T16:12:52Z">
        <w:r>
          <w:rPr>
            <w:rFonts w:hint="eastAsia"/>
            <w:lang w:eastAsia="zh"/>
            <w:woUserID w:val="2"/>
          </w:rPr>
          <w:t>，</w:t>
        </w:r>
      </w:ins>
      <w:r>
        <w:t>“某某”“待定”“相关人员”</w:t>
      </w:r>
      <w:ins w:id="140" w:author="Vance xu" w:date="2026-09-14T16:08:05Z">
        <w:r>
          <w:rPr>
            <w:rFonts w:hint="eastAsia" w:ascii="宋体" w:hAnsi="宋体" w:eastAsia="宋体" w:cs="宋体"/>
            <w:b w:val="0"/>
            <w:i w:val="0"/>
            <w:color w:val="000000"/>
            <w:sz w:val="32"/>
            <w:szCs w:val="32"/>
            <w:woUserID w:val="2"/>
          </w:rPr>
          <w:t>“管理人员”</w:t>
        </w:r>
      </w:ins>
      <w:ins w:id="141" w:author="Vance xu" w:date="2026-09-15T10:25:08Z">
        <w:r>
          <w:rPr>
            <w:rFonts w:hint="eastAsia" w:ascii="宋体" w:hAnsi="宋体" w:eastAsia="宋体" w:cs="宋体"/>
            <w:b w:val="0"/>
            <w:i w:val="0"/>
            <w:color w:val="000000"/>
            <w:sz w:val="32"/>
            <w:szCs w:val="32"/>
            <w:lang w:eastAsia="zh"/>
            <w:woUserID w:val="2"/>
          </w:rPr>
          <w:t>“</w:t>
        </w:r>
      </w:ins>
      <w:ins w:id="142" w:author="Vance xu" w:date="2026-09-15T10:25:09Z">
        <w:r>
          <w:rPr>
            <w:rFonts w:hint="eastAsia"/>
            <w:lang w:eastAsia="zh"/>
            <w:woUserID w:val="2"/>
          </w:rPr>
          <w:t>实施</w:t>
        </w:r>
      </w:ins>
      <w:ins w:id="143" w:author="Vance xu" w:date="2026-09-15T10:25:11Z">
        <w:r>
          <w:rPr>
            <w:rFonts w:hint="eastAsia"/>
            <w:lang w:eastAsia="zh"/>
            <w:woUserID w:val="2"/>
          </w:rPr>
          <w:t>人员</w:t>
        </w:r>
      </w:ins>
      <w:ins w:id="144" w:author="Vance xu" w:date="2026-09-15T10:25:08Z">
        <w:r>
          <w:rPr>
            <w:rFonts w:hint="eastAsia" w:ascii="宋体" w:hAnsi="宋体" w:eastAsia="宋体" w:cs="宋体"/>
            <w:b w:val="0"/>
            <w:i w:val="0"/>
            <w:color w:val="000000"/>
            <w:sz w:val="32"/>
            <w:szCs w:val="32"/>
            <w:lang w:eastAsia="zh"/>
            <w:woUserID w:val="2"/>
          </w:rPr>
          <w:t>”</w:t>
        </w:r>
      </w:ins>
      <w:ins w:id="145" w:author="Vance xu" w:date="2026-09-15T10:25:14Z">
        <w:r>
          <w:rPr>
            <w:rFonts w:hint="eastAsia" w:ascii="宋体" w:hAnsi="宋体" w:eastAsia="宋体" w:cs="宋体"/>
            <w:b w:val="0"/>
            <w:i w:val="0"/>
            <w:color w:val="000000"/>
            <w:sz w:val="32"/>
            <w:szCs w:val="32"/>
            <w:lang w:eastAsia="zh"/>
            <w:woUserID w:val="2"/>
          </w:rPr>
          <w:t>“</w:t>
        </w:r>
      </w:ins>
      <w:ins w:id="146" w:author="Vance xu" w:date="2026-09-15T10:25:16Z">
        <w:r>
          <w:rPr>
            <w:rFonts w:hint="eastAsia" w:ascii="宋体" w:hAnsi="宋体" w:eastAsia="宋体" w:cs="宋体"/>
            <w:b w:val="0"/>
            <w:i w:val="0"/>
            <w:color w:val="000000"/>
            <w:sz w:val="32"/>
            <w:szCs w:val="32"/>
            <w:lang w:eastAsia="zh"/>
            <w:woUserID w:val="2"/>
          </w:rPr>
          <w:t>接待人员</w:t>
        </w:r>
      </w:ins>
      <w:ins w:id="147" w:author="Vance xu" w:date="2026-09-15T10:25:14Z">
        <w:r>
          <w:rPr>
            <w:rFonts w:hint="eastAsia" w:ascii="宋体" w:hAnsi="宋体" w:eastAsia="宋体" w:cs="宋体"/>
            <w:b w:val="0"/>
            <w:i w:val="0"/>
            <w:color w:val="000000"/>
            <w:sz w:val="32"/>
            <w:szCs w:val="32"/>
            <w:lang w:eastAsia="zh"/>
            <w:woUserID w:val="2"/>
          </w:rPr>
          <w:t>”</w:t>
        </w:r>
      </w:ins>
      <w:ins w:id="148" w:author="Vance xu" w:date="2026-09-15T10:25:18Z">
        <w:r>
          <w:rPr>
            <w:rFonts w:hint="eastAsia" w:ascii="宋体" w:hAnsi="宋体" w:eastAsia="宋体" w:cs="宋体"/>
            <w:b w:val="0"/>
            <w:i w:val="0"/>
            <w:color w:val="000000"/>
            <w:sz w:val="32"/>
            <w:szCs w:val="32"/>
            <w:lang w:eastAsia="zh"/>
            <w:woUserID w:val="2"/>
          </w:rPr>
          <w:t>“</w:t>
        </w:r>
      </w:ins>
      <w:ins w:id="149" w:author="Vance xu" w:date="2026-09-15T10:25:20Z">
        <w:r>
          <w:rPr>
            <w:rFonts w:hint="eastAsia" w:ascii="宋体" w:hAnsi="宋体" w:eastAsia="宋体" w:cs="宋体"/>
            <w:b w:val="0"/>
            <w:i w:val="0"/>
            <w:color w:val="000000"/>
            <w:sz w:val="32"/>
            <w:szCs w:val="32"/>
            <w:lang w:eastAsia="zh"/>
            <w:woUserID w:val="2"/>
          </w:rPr>
          <w:t>承接</w:t>
        </w:r>
      </w:ins>
      <w:ins w:id="150" w:author="Vance xu" w:date="2026-09-15T10:25:22Z">
        <w:r>
          <w:rPr>
            <w:rFonts w:hint="eastAsia" w:ascii="宋体" w:hAnsi="宋体" w:eastAsia="宋体" w:cs="宋体"/>
            <w:b w:val="0"/>
            <w:i w:val="0"/>
            <w:color w:val="000000"/>
            <w:sz w:val="32"/>
            <w:szCs w:val="32"/>
            <w:lang w:eastAsia="zh"/>
            <w:woUserID w:val="2"/>
          </w:rPr>
          <w:t>人员</w:t>
        </w:r>
      </w:ins>
      <w:ins w:id="151" w:author="Vance xu" w:date="2026-09-15T10:25:18Z">
        <w:r>
          <w:rPr>
            <w:rFonts w:hint="eastAsia" w:ascii="宋体" w:hAnsi="宋体" w:eastAsia="宋体" w:cs="宋体"/>
            <w:b w:val="0"/>
            <w:i w:val="0"/>
            <w:color w:val="000000"/>
            <w:sz w:val="32"/>
            <w:szCs w:val="32"/>
            <w:lang w:eastAsia="zh"/>
            <w:woUserID w:val="2"/>
          </w:rPr>
          <w:t>”</w:t>
        </w:r>
      </w:ins>
      <w:ins w:id="152" w:author="Vance xu" w:date="2026-09-14T16:08:05Z">
        <w:r>
          <w:rPr>
            <w:rFonts w:hint="eastAsia" w:ascii="宋体" w:hAnsi="宋体" w:eastAsia="宋体" w:cs="宋体"/>
            <w:b w:val="0"/>
            <w:i w:val="0"/>
            <w:color w:val="000000"/>
            <w:sz w:val="32"/>
            <w:szCs w:val="32"/>
            <w:woUserID w:val="2"/>
          </w:rPr>
          <w:t>“出差人员”“需求人员”“报账人员”“部门负责人”</w:t>
        </w:r>
      </w:ins>
      <w:ins w:id="153" w:author="Vance xu" w:date="2026-09-15T10:15:35Z">
        <w:r>
          <w:rPr>
            <w:rFonts w:hint="eastAsia" w:ascii="宋体" w:hAnsi="宋体" w:eastAsia="宋体" w:cs="宋体"/>
            <w:b w:val="0"/>
            <w:i w:val="0"/>
            <w:color w:val="000000"/>
            <w:sz w:val="32"/>
            <w:szCs w:val="32"/>
            <w:lang w:eastAsia="zh"/>
            <w:woUserID w:val="2"/>
          </w:rPr>
          <w:t>“需求审核人员”</w:t>
        </w:r>
      </w:ins>
      <w:ins w:id="154" w:author="Vance xu" w:date="2026-09-15T10:16:29Z">
        <w:r>
          <w:rPr>
            <w:rFonts w:hint="eastAsia" w:ascii="宋体" w:hAnsi="宋体" w:eastAsia="宋体" w:cs="宋体"/>
            <w:b w:val="0"/>
            <w:i w:val="0"/>
            <w:color w:val="000000"/>
            <w:sz w:val="32"/>
            <w:szCs w:val="32"/>
            <w:lang w:eastAsia="zh"/>
            <w:woUserID w:val="2"/>
          </w:rPr>
          <w:t>“</w:t>
        </w:r>
      </w:ins>
      <w:ins w:id="155" w:author="Vance xu" w:date="2026-09-15T10:16:31Z">
        <w:r>
          <w:rPr>
            <w:rFonts w:hint="eastAsia" w:ascii="宋体" w:hAnsi="宋体" w:eastAsia="宋体" w:cs="宋体"/>
            <w:b w:val="0"/>
            <w:i w:val="0"/>
            <w:color w:val="000000"/>
            <w:sz w:val="32"/>
            <w:szCs w:val="32"/>
            <w:lang w:eastAsia="zh"/>
            <w:woUserID w:val="2"/>
          </w:rPr>
          <w:t>合同签订</w:t>
        </w:r>
      </w:ins>
      <w:ins w:id="156" w:author="Vance xu" w:date="2026-09-15T10:16:32Z">
        <w:r>
          <w:rPr>
            <w:rFonts w:hint="eastAsia" w:ascii="宋体" w:hAnsi="宋体" w:eastAsia="宋体" w:cs="宋体"/>
            <w:b w:val="0"/>
            <w:i w:val="0"/>
            <w:color w:val="000000"/>
            <w:sz w:val="32"/>
            <w:szCs w:val="32"/>
            <w:lang w:eastAsia="zh"/>
            <w:woUserID w:val="2"/>
          </w:rPr>
          <w:t>人员</w:t>
        </w:r>
      </w:ins>
      <w:ins w:id="157" w:author="Vance xu" w:date="2026-09-15T10:16:29Z">
        <w:r>
          <w:rPr>
            <w:rFonts w:hint="eastAsia" w:ascii="宋体" w:hAnsi="宋体" w:eastAsia="宋体" w:cs="宋体"/>
            <w:b w:val="0"/>
            <w:i w:val="0"/>
            <w:color w:val="000000"/>
            <w:sz w:val="32"/>
            <w:szCs w:val="32"/>
            <w:lang w:eastAsia="zh"/>
            <w:woUserID w:val="2"/>
          </w:rPr>
          <w:t>”</w:t>
        </w:r>
      </w:ins>
      <w:ins w:id="158" w:author="Vance xu" w:date="2026-09-15T10:18:49Z">
        <w:r>
          <w:rPr>
            <w:rFonts w:hint="eastAsia" w:ascii="宋体" w:hAnsi="宋体" w:eastAsia="宋体" w:cs="宋体"/>
            <w:b w:val="0"/>
            <w:i w:val="0"/>
            <w:color w:val="000000"/>
            <w:sz w:val="32"/>
            <w:szCs w:val="32"/>
            <w:lang w:eastAsia="zh"/>
            <w:woUserID w:val="2"/>
          </w:rPr>
          <w:t>“</w:t>
        </w:r>
      </w:ins>
      <w:ins w:id="159" w:author="Vance xu" w:date="2026-09-15T10:18:50Z">
        <w:r>
          <w:rPr>
            <w:rFonts w:hint="eastAsia" w:ascii="宋体" w:hAnsi="宋体" w:eastAsia="宋体" w:cs="宋体"/>
            <w:b w:val="0"/>
            <w:i w:val="0"/>
            <w:color w:val="000000"/>
            <w:sz w:val="32"/>
            <w:szCs w:val="32"/>
            <w:lang w:eastAsia="zh"/>
            <w:woUserID w:val="2"/>
          </w:rPr>
          <w:t>合同经办人员</w:t>
        </w:r>
      </w:ins>
      <w:ins w:id="160" w:author="Vance xu" w:date="2026-09-15T10:18:49Z">
        <w:r>
          <w:rPr>
            <w:rFonts w:hint="eastAsia" w:ascii="宋体" w:hAnsi="宋体" w:eastAsia="宋体" w:cs="宋体"/>
            <w:b w:val="0"/>
            <w:i w:val="0"/>
            <w:color w:val="000000"/>
            <w:sz w:val="32"/>
            <w:szCs w:val="32"/>
            <w:lang w:eastAsia="zh"/>
            <w:woUserID w:val="2"/>
          </w:rPr>
          <w:t>”</w:t>
        </w:r>
      </w:ins>
      <w:ins w:id="161" w:author="Vance xu" w:date="2026-09-15T10:16:35Z">
        <w:r>
          <w:rPr>
            <w:rFonts w:hint="eastAsia" w:ascii="宋体" w:hAnsi="宋体" w:eastAsia="宋体" w:cs="宋体"/>
            <w:b w:val="0"/>
            <w:i w:val="0"/>
            <w:color w:val="000000"/>
            <w:sz w:val="32"/>
            <w:szCs w:val="32"/>
            <w:lang w:eastAsia="zh"/>
            <w:woUserID w:val="2"/>
          </w:rPr>
          <w:t>“</w:t>
        </w:r>
      </w:ins>
      <w:ins w:id="162" w:author="Vance xu" w:date="2026-09-15T10:16:36Z">
        <w:r>
          <w:rPr>
            <w:rFonts w:hint="eastAsia" w:ascii="宋体" w:hAnsi="宋体" w:eastAsia="宋体" w:cs="宋体"/>
            <w:b w:val="0"/>
            <w:i w:val="0"/>
            <w:color w:val="000000"/>
            <w:sz w:val="32"/>
            <w:szCs w:val="32"/>
            <w:lang w:eastAsia="zh"/>
            <w:woUserID w:val="2"/>
          </w:rPr>
          <w:t>合同审核</w:t>
        </w:r>
      </w:ins>
      <w:ins w:id="163" w:author="Vance xu" w:date="2026-09-15T10:16:40Z">
        <w:r>
          <w:rPr>
            <w:rFonts w:hint="eastAsia" w:ascii="宋体" w:hAnsi="宋体" w:eastAsia="宋体" w:cs="宋体"/>
            <w:b w:val="0"/>
            <w:i w:val="0"/>
            <w:color w:val="000000"/>
            <w:sz w:val="32"/>
            <w:szCs w:val="32"/>
            <w:lang w:eastAsia="zh"/>
            <w:woUserID w:val="2"/>
          </w:rPr>
          <w:t>人员</w:t>
        </w:r>
      </w:ins>
      <w:ins w:id="164" w:author="Vance xu" w:date="2026-09-15T10:16:35Z">
        <w:r>
          <w:rPr>
            <w:rFonts w:hint="eastAsia" w:ascii="宋体" w:hAnsi="宋体" w:eastAsia="宋体" w:cs="宋体"/>
            <w:b w:val="0"/>
            <w:i w:val="0"/>
            <w:color w:val="000000"/>
            <w:sz w:val="32"/>
            <w:szCs w:val="32"/>
            <w:lang w:eastAsia="zh"/>
            <w:woUserID w:val="2"/>
          </w:rPr>
          <w:t>”</w:t>
        </w:r>
      </w:ins>
      <w:ins w:id="165" w:author="Vance xu" w:date="2026-09-15T10:18:07Z">
        <w:r>
          <w:rPr>
            <w:rFonts w:hint="eastAsia" w:ascii="宋体" w:hAnsi="宋体" w:eastAsia="宋体" w:cs="宋体"/>
            <w:b w:val="0"/>
            <w:i w:val="0"/>
            <w:color w:val="000000"/>
            <w:sz w:val="32"/>
            <w:szCs w:val="32"/>
            <w:lang w:eastAsia="zh"/>
            <w:woUserID w:val="2"/>
          </w:rPr>
          <w:t>“</w:t>
        </w:r>
      </w:ins>
      <w:ins w:id="166" w:author="Vance xu" w:date="2026-09-15T10:18:08Z">
        <w:r>
          <w:rPr>
            <w:rFonts w:hint="eastAsia" w:ascii="宋体" w:hAnsi="宋体" w:eastAsia="宋体" w:cs="宋体"/>
            <w:b w:val="0"/>
            <w:i w:val="0"/>
            <w:color w:val="000000"/>
            <w:sz w:val="32"/>
            <w:szCs w:val="32"/>
            <w:lang w:eastAsia="zh"/>
            <w:woUserID w:val="2"/>
          </w:rPr>
          <w:t>合同结算人员</w:t>
        </w:r>
      </w:ins>
      <w:ins w:id="167" w:author="Vance xu" w:date="2026-09-15T10:18:07Z">
        <w:r>
          <w:rPr>
            <w:rFonts w:hint="eastAsia" w:ascii="宋体" w:hAnsi="宋体" w:eastAsia="宋体" w:cs="宋体"/>
            <w:b w:val="0"/>
            <w:i w:val="0"/>
            <w:color w:val="000000"/>
            <w:sz w:val="32"/>
            <w:szCs w:val="32"/>
            <w:lang w:eastAsia="zh"/>
            <w:woUserID w:val="2"/>
          </w:rPr>
          <w:t>”</w:t>
        </w:r>
      </w:ins>
      <w:ins w:id="168" w:author="Vance xu" w:date="2026-09-15T10:18:10Z">
        <w:r>
          <w:rPr>
            <w:rFonts w:hint="eastAsia" w:ascii="宋体" w:hAnsi="宋体" w:eastAsia="宋体" w:cs="宋体"/>
            <w:b w:val="0"/>
            <w:i w:val="0"/>
            <w:color w:val="000000"/>
            <w:sz w:val="32"/>
            <w:szCs w:val="32"/>
            <w:lang w:eastAsia="zh"/>
            <w:woUserID w:val="2"/>
          </w:rPr>
          <w:t>“</w:t>
        </w:r>
      </w:ins>
      <w:ins w:id="169" w:author="Vance xu" w:date="2026-09-15T10:18:19Z">
        <w:r>
          <w:rPr>
            <w:rFonts w:hint="eastAsia" w:ascii="宋体" w:hAnsi="宋体" w:eastAsia="宋体" w:cs="宋体"/>
            <w:b w:val="0"/>
            <w:i w:val="0"/>
            <w:color w:val="000000"/>
            <w:sz w:val="32"/>
            <w:szCs w:val="32"/>
            <w:lang w:eastAsia="zh"/>
            <w:woUserID w:val="2"/>
          </w:rPr>
          <w:t>往来</w:t>
        </w:r>
      </w:ins>
      <w:ins w:id="170" w:author="Vance xu" w:date="2026-09-15T10:18:20Z">
        <w:r>
          <w:rPr>
            <w:rFonts w:hint="eastAsia" w:ascii="宋体" w:hAnsi="宋体" w:eastAsia="宋体" w:cs="宋体"/>
            <w:b w:val="0"/>
            <w:i w:val="0"/>
            <w:color w:val="000000"/>
            <w:sz w:val="32"/>
            <w:szCs w:val="32"/>
            <w:lang w:eastAsia="zh"/>
            <w:woUserID w:val="2"/>
          </w:rPr>
          <w:t>管理</w:t>
        </w:r>
      </w:ins>
      <w:ins w:id="171" w:author="Vance xu" w:date="2026-09-15T10:18:22Z">
        <w:r>
          <w:rPr>
            <w:rFonts w:hint="eastAsia" w:ascii="宋体" w:hAnsi="宋体" w:eastAsia="宋体" w:cs="宋体"/>
            <w:b w:val="0"/>
            <w:i w:val="0"/>
            <w:color w:val="000000"/>
            <w:sz w:val="32"/>
            <w:szCs w:val="32"/>
            <w:lang w:eastAsia="zh"/>
            <w:woUserID w:val="2"/>
          </w:rPr>
          <w:t>人员</w:t>
        </w:r>
      </w:ins>
      <w:ins w:id="172" w:author="Vance xu" w:date="2026-09-15T10:18:10Z">
        <w:r>
          <w:rPr>
            <w:rFonts w:hint="eastAsia" w:ascii="宋体" w:hAnsi="宋体" w:eastAsia="宋体" w:cs="宋体"/>
            <w:b w:val="0"/>
            <w:i w:val="0"/>
            <w:color w:val="000000"/>
            <w:sz w:val="32"/>
            <w:szCs w:val="32"/>
            <w:lang w:eastAsia="zh"/>
            <w:woUserID w:val="2"/>
          </w:rPr>
          <w:t>”</w:t>
        </w:r>
      </w:ins>
      <w:ins w:id="173" w:author="Vance xu" w:date="2026-09-15T10:20:17Z">
        <w:r>
          <w:rPr>
            <w:rFonts w:hint="eastAsia" w:ascii="宋体" w:hAnsi="宋体" w:eastAsia="宋体" w:cs="宋体"/>
            <w:b w:val="0"/>
            <w:i w:val="0"/>
            <w:color w:val="000000"/>
            <w:sz w:val="32"/>
            <w:szCs w:val="32"/>
            <w:lang w:eastAsia="zh"/>
            <w:woUserID w:val="2"/>
          </w:rPr>
          <w:t>“</w:t>
        </w:r>
      </w:ins>
      <w:ins w:id="174" w:author="Vance xu" w:date="2026-09-15T10:20:27Z">
        <w:r>
          <w:rPr>
            <w:rFonts w:hint="eastAsia" w:ascii="宋体" w:hAnsi="宋体" w:eastAsia="宋体" w:cs="宋体"/>
            <w:b w:val="0"/>
            <w:i w:val="0"/>
            <w:color w:val="000000"/>
            <w:sz w:val="32"/>
            <w:szCs w:val="32"/>
            <w:lang w:eastAsia="zh"/>
            <w:woUserID w:val="2"/>
          </w:rPr>
          <w:t>使用</w:t>
        </w:r>
      </w:ins>
      <w:ins w:id="175" w:author="Vance xu" w:date="2026-09-15T10:20:30Z">
        <w:r>
          <w:rPr>
            <w:rFonts w:hint="eastAsia" w:ascii="宋体" w:hAnsi="宋体" w:eastAsia="宋体" w:cs="宋体"/>
            <w:b w:val="0"/>
            <w:i w:val="0"/>
            <w:color w:val="000000"/>
            <w:sz w:val="32"/>
            <w:szCs w:val="32"/>
            <w:lang w:eastAsia="zh"/>
            <w:woUserID w:val="2"/>
          </w:rPr>
          <w:t>保管</w:t>
        </w:r>
      </w:ins>
      <w:ins w:id="176" w:author="Vance xu" w:date="2026-09-15T10:20:32Z">
        <w:r>
          <w:rPr>
            <w:rFonts w:hint="eastAsia" w:ascii="宋体" w:hAnsi="宋体" w:eastAsia="宋体" w:cs="宋体"/>
            <w:b w:val="0"/>
            <w:i w:val="0"/>
            <w:color w:val="000000"/>
            <w:sz w:val="32"/>
            <w:szCs w:val="32"/>
            <w:lang w:eastAsia="zh"/>
            <w:woUserID w:val="2"/>
          </w:rPr>
          <w:t>人员</w:t>
        </w:r>
      </w:ins>
      <w:ins w:id="177" w:author="Vance xu" w:date="2026-09-15T10:20:17Z">
        <w:r>
          <w:rPr>
            <w:rFonts w:hint="eastAsia" w:ascii="宋体" w:hAnsi="宋体" w:eastAsia="宋体" w:cs="宋体"/>
            <w:b w:val="0"/>
            <w:i w:val="0"/>
            <w:color w:val="000000"/>
            <w:sz w:val="32"/>
            <w:szCs w:val="32"/>
            <w:lang w:eastAsia="zh"/>
            <w:woUserID w:val="2"/>
          </w:rPr>
          <w:t>”</w:t>
        </w:r>
      </w:ins>
      <w:ins w:id="178" w:author="Vance xu" w:date="2026-09-15T10:21:54Z">
        <w:r>
          <w:rPr>
            <w:rFonts w:hint="eastAsia" w:ascii="宋体" w:hAnsi="宋体" w:eastAsia="宋体" w:cs="宋体"/>
            <w:b w:val="0"/>
            <w:i w:val="0"/>
            <w:color w:val="000000"/>
            <w:sz w:val="32"/>
            <w:szCs w:val="32"/>
            <w:lang w:eastAsia="zh"/>
            <w:woUserID w:val="2"/>
          </w:rPr>
          <w:t>“</w:t>
        </w:r>
      </w:ins>
      <w:ins w:id="179" w:author="Vance xu" w:date="2026-09-15T10:21:47Z">
        <w:r>
          <w:rPr>
            <w:rFonts w:hint="eastAsia" w:ascii="宋体" w:hAnsi="宋体" w:eastAsia="宋体" w:cs="宋体"/>
            <w:b w:val="0"/>
            <w:i w:val="0"/>
            <w:color w:val="000000"/>
            <w:sz w:val="32"/>
            <w:szCs w:val="32"/>
            <w:lang w:eastAsia="zh"/>
            <w:woUserID w:val="2"/>
          </w:rPr>
          <w:t>项目管理人员</w:t>
        </w:r>
      </w:ins>
      <w:ins w:id="180" w:author="Vance xu" w:date="2026-09-15T10:21:56Z">
        <w:r>
          <w:rPr>
            <w:rFonts w:hint="eastAsia" w:ascii="宋体" w:hAnsi="宋体" w:eastAsia="宋体" w:cs="宋体"/>
            <w:b w:val="0"/>
            <w:i w:val="0"/>
            <w:color w:val="000000"/>
            <w:sz w:val="32"/>
            <w:szCs w:val="32"/>
            <w:lang w:eastAsia="zh"/>
            <w:woUserID w:val="2"/>
          </w:rPr>
          <w:t>”</w:t>
        </w:r>
      </w:ins>
      <w:ins w:id="181" w:author="Vance xu" w:date="2026-09-15T10:22:13Z">
        <w:r>
          <w:rPr>
            <w:rFonts w:hint="eastAsia" w:ascii="宋体" w:hAnsi="宋体" w:eastAsia="宋体" w:cs="宋体"/>
            <w:b w:val="0"/>
            <w:i w:val="0"/>
            <w:color w:val="000000"/>
            <w:sz w:val="32"/>
            <w:szCs w:val="32"/>
            <w:lang w:eastAsia="zh"/>
            <w:woUserID w:val="2"/>
          </w:rPr>
          <w:t>“需求提报人”</w:t>
        </w:r>
      </w:ins>
      <w:ins w:id="182" w:author="Vance xu" w:date="2026-09-15T10:23:21Z">
        <w:r>
          <w:rPr>
            <w:rFonts w:hint="eastAsia" w:ascii="宋体" w:hAnsi="宋体" w:eastAsia="宋体" w:cs="宋体"/>
            <w:b w:val="0"/>
            <w:i w:val="0"/>
            <w:color w:val="000000"/>
            <w:sz w:val="32"/>
            <w:szCs w:val="32"/>
            <w:lang w:eastAsia="zh"/>
            <w:woUserID w:val="2"/>
          </w:rPr>
          <w:t>“</w:t>
        </w:r>
      </w:ins>
      <w:ins w:id="183" w:author="Vance xu" w:date="2026-09-15T10:23:23Z">
        <w:r>
          <w:rPr>
            <w:rFonts w:hint="eastAsia" w:ascii="宋体" w:hAnsi="宋体" w:eastAsia="宋体" w:cs="宋体"/>
            <w:b w:val="0"/>
            <w:i w:val="0"/>
            <w:color w:val="000000"/>
            <w:sz w:val="32"/>
            <w:szCs w:val="32"/>
            <w:lang w:eastAsia="zh"/>
            <w:woUserID w:val="2"/>
          </w:rPr>
          <w:t>负责人</w:t>
        </w:r>
      </w:ins>
      <w:ins w:id="184" w:author="Vance xu" w:date="2026-09-15T10:23:25Z">
        <w:r>
          <w:rPr>
            <w:rFonts w:hint="eastAsia" w:ascii="宋体" w:hAnsi="宋体" w:eastAsia="宋体" w:cs="宋体"/>
            <w:b w:val="0"/>
            <w:i w:val="0"/>
            <w:color w:val="000000"/>
            <w:sz w:val="32"/>
            <w:szCs w:val="32"/>
            <w:lang w:eastAsia="zh"/>
            <w:woUserID w:val="2"/>
          </w:rPr>
          <w:t>”</w:t>
        </w:r>
      </w:ins>
      <w:ins w:id="185" w:author="Vance xu" w:date="2026-09-15T10:16:20Z">
        <w:r>
          <w:rPr>
            <w:rFonts w:hint="eastAsia" w:ascii="宋体" w:hAnsi="宋体" w:eastAsia="宋体" w:cs="宋体"/>
            <w:b w:val="0"/>
            <w:i w:val="0"/>
            <w:color w:val="000000"/>
            <w:sz w:val="32"/>
            <w:szCs w:val="32"/>
            <w:lang w:eastAsia="zh"/>
            <w:woUserID w:val="2"/>
          </w:rPr>
          <w:t>等</w:t>
        </w:r>
      </w:ins>
      <w:ins w:id="186" w:author="Vance xu" w:date="2026-09-15T10:16:14Z">
        <w:r>
          <w:rPr>
            <w:rFonts w:hint="eastAsia" w:ascii="宋体" w:hAnsi="宋体" w:eastAsia="宋体" w:cs="宋体"/>
            <w:b w:val="0"/>
            <w:i w:val="0"/>
            <w:color w:val="000000"/>
            <w:sz w:val="32"/>
            <w:szCs w:val="32"/>
            <w:lang w:eastAsia="zh"/>
            <w:woUserID w:val="2"/>
          </w:rPr>
          <w:t>泛化</w:t>
        </w:r>
      </w:ins>
      <w:ins w:id="187" w:author="Vance xu" w:date="2026-09-15T10:16:15Z">
        <w:r>
          <w:rPr>
            <w:rFonts w:hint="eastAsia" w:ascii="宋体" w:hAnsi="宋体" w:eastAsia="宋体" w:cs="宋体"/>
            <w:b w:val="0"/>
            <w:i w:val="0"/>
            <w:color w:val="000000"/>
            <w:sz w:val="32"/>
            <w:szCs w:val="32"/>
            <w:lang w:eastAsia="zh"/>
            <w:woUserID w:val="2"/>
          </w:rPr>
          <w:t>的</w:t>
        </w:r>
      </w:ins>
      <w:ins w:id="188" w:author="Vance xu" w:date="2026-09-15T10:16:17Z">
        <w:r>
          <w:rPr>
            <w:rFonts w:hint="eastAsia" w:ascii="宋体" w:hAnsi="宋体" w:eastAsia="宋体" w:cs="宋体"/>
            <w:b w:val="0"/>
            <w:i w:val="0"/>
            <w:color w:val="000000"/>
            <w:sz w:val="32"/>
            <w:szCs w:val="32"/>
            <w:lang w:eastAsia="zh"/>
            <w:woUserID w:val="2"/>
          </w:rPr>
          <w:t>称呼</w:t>
        </w:r>
      </w:ins>
      <w:r>
        <w:t>等占位表述</w:t>
      </w:r>
      <w:ins w:id="189" w:author="Vance xu" w:date="2026-09-14T16:13:46Z">
        <w:r>
          <w:rPr>
            <w:rFonts w:hint="eastAsia"/>
            <w:lang w:eastAsia="zh"/>
            <w:woUserID w:val="2"/>
          </w:rPr>
          <w:t>提示</w:t>
        </w:r>
      </w:ins>
      <w:ins w:id="190" w:author="Vance xu" w:date="2026-09-15T10:22:26Z">
        <w:r>
          <w:rPr>
            <w:rFonts w:hint="eastAsia"/>
            <w:lang w:eastAsia="zh"/>
            <w:woUserID w:val="2"/>
          </w:rPr>
          <w:t>“</w:t>
        </w:r>
      </w:ins>
      <w:ins w:id="191" w:author="Vance xu" w:date="2026-09-14T16:13:46Z">
        <w:r>
          <w:rPr>
            <w:rFonts w:hint="eastAsia"/>
            <w:lang w:eastAsia="zh"/>
            <w:woUserID w:val="2"/>
          </w:rPr>
          <w:t>请明确到具体</w:t>
        </w:r>
      </w:ins>
      <w:del w:id="192" w:author="Vance xu" w:date="2026-09-14T16:13:46Z">
        <w:r>
          <w:rPr>
            <w:woUserID w:val="2"/>
          </w:rPr>
          <w:delText>不视为</w:delText>
        </w:r>
      </w:del>
      <w:ins w:id="193" w:author="Vance xu" w:date="2026-09-14T16:08:27Z">
        <w:r>
          <w:rPr>
            <w:rFonts w:hint="eastAsia" w:ascii="宋体" w:hAnsi="宋体" w:eastAsia="宋体" w:cs="宋体"/>
            <w:b w:val="0"/>
            <w:i w:val="0"/>
            <w:color w:val="000000"/>
            <w:sz w:val="32"/>
            <w:szCs w:val="32"/>
            <w:woUserID w:val="2"/>
          </w:rPr>
          <w:t>岗位名称</w:t>
        </w:r>
      </w:ins>
      <w:del w:id="194" w:author="Vance xu" w:date="2026-09-14T16:08:27Z">
        <w:r>
          <w:rPr/>
          <w:delText>实际姓名</w:delText>
        </w:r>
      </w:del>
      <w:r>
        <w:t>。</w:t>
      </w:r>
      <w:ins w:id="195" w:author="Vance xu" w:date="2026-09-15T10:22:27Z">
        <w:r>
          <w:rPr>
            <w:rFonts w:hint="eastAsia"/>
            <w:lang w:eastAsia="zh"/>
            <w:woUserID w:val="2"/>
          </w:rPr>
          <w:t>”</w:t>
        </w:r>
      </w:ins>
      <w:ins w:id="196" w:author="Vance xu" w:date="2026-09-14T16:14:16Z">
        <w:r>
          <w:rPr>
            <w:rFonts w:hint="eastAsia"/>
            <w:lang w:eastAsia="zh"/>
            <w:woUserID w:val="2"/>
          </w:rPr>
          <w:t>每一个</w:t>
        </w:r>
      </w:ins>
      <w:ins w:id="197" w:author="Vance xu" w:date="2026-09-14T16:14:18Z">
        <w:r>
          <w:rPr>
            <w:rFonts w:hint="eastAsia"/>
            <w:lang w:eastAsia="zh"/>
            <w:woUserID w:val="2"/>
          </w:rPr>
          <w:t>岗位</w:t>
        </w:r>
      </w:ins>
      <w:ins w:id="198" w:author="Vance xu" w:date="2026-09-14T16:14:22Z">
        <w:r>
          <w:rPr>
            <w:rFonts w:hint="eastAsia"/>
            <w:lang w:eastAsia="zh"/>
            <w:woUserID w:val="2"/>
          </w:rPr>
          <w:t>一行</w:t>
        </w:r>
      </w:ins>
      <w:ins w:id="199" w:author="Vance xu" w:date="2026-09-14T16:14:23Z">
        <w:r>
          <w:rPr>
            <w:rFonts w:hint="eastAsia"/>
            <w:lang w:eastAsia="zh"/>
            <w:woUserID w:val="2"/>
          </w:rPr>
          <w:t>，</w:t>
        </w:r>
      </w:ins>
      <w:ins w:id="200" w:author="Vance xu" w:date="2026-09-14T16:14:24Z">
        <w:r>
          <w:rPr>
            <w:rFonts w:hint="eastAsia"/>
            <w:lang w:eastAsia="zh"/>
            <w:woUserID w:val="2"/>
          </w:rPr>
          <w:t>监测</w:t>
        </w:r>
      </w:ins>
      <w:ins w:id="201" w:author="Vance xu" w:date="2026-09-14T16:14:25Z">
        <w:r>
          <w:rPr>
            <w:rFonts w:hint="eastAsia"/>
            <w:lang w:eastAsia="zh"/>
            <w:woUserID w:val="2"/>
          </w:rPr>
          <w:t>到</w:t>
        </w:r>
      </w:ins>
      <w:ins w:id="202" w:author="Vance xu" w:date="2026-09-14T16:14:30Z">
        <w:r>
          <w:rPr>
            <w:rFonts w:hint="eastAsia"/>
            <w:lang w:eastAsia="zh"/>
            <w:woUserID w:val="2"/>
          </w:rPr>
          <w:t>岗位</w:t>
        </w:r>
      </w:ins>
      <w:ins w:id="203" w:author="Vance xu" w:date="2026-09-14T16:14:32Z">
        <w:r>
          <w:rPr>
            <w:rFonts w:hint="eastAsia"/>
            <w:lang w:eastAsia="zh"/>
            <w:woUserID w:val="2"/>
          </w:rPr>
          <w:t>名称列</w:t>
        </w:r>
      </w:ins>
      <w:ins w:id="204" w:author="Vance xu" w:date="2026-09-14T16:14:33Z">
        <w:r>
          <w:rPr>
            <w:rFonts w:hint="eastAsia"/>
            <w:lang w:eastAsia="zh"/>
            <w:woUserID w:val="2"/>
          </w:rPr>
          <w:t>有</w:t>
        </w:r>
      </w:ins>
      <w:ins w:id="205" w:author="Vance xu" w:date="2026-09-14T16:14:35Z">
        <w:r>
          <w:rPr>
            <w:rFonts w:hint="eastAsia"/>
            <w:lang w:eastAsia="zh"/>
            <w:woUserID w:val="2"/>
          </w:rPr>
          <w:t>“</w:t>
        </w:r>
      </w:ins>
      <w:ins w:id="206" w:author="Vance xu" w:date="2026-09-14T16:14:36Z">
        <w:r>
          <w:rPr>
            <w:rFonts w:hint="eastAsia"/>
            <w:lang w:eastAsia="zh"/>
            <w:woUserID w:val="2"/>
          </w:rPr>
          <w:t>、</w:t>
        </w:r>
      </w:ins>
      <w:ins w:id="207" w:author="Vance xu" w:date="2026-09-14T16:14:35Z">
        <w:r>
          <w:rPr>
            <w:rFonts w:hint="eastAsia"/>
            <w:lang w:eastAsia="zh"/>
            <w:woUserID w:val="2"/>
          </w:rPr>
          <w:t>”</w:t>
        </w:r>
      </w:ins>
      <w:ins w:id="208" w:author="Vance xu" w:date="2026-09-14T16:14:40Z">
        <w:r>
          <w:rPr>
            <w:rFonts w:hint="eastAsia"/>
            <w:lang w:eastAsia="zh"/>
            <w:woUserID w:val="2"/>
          </w:rPr>
          <w:t>“，”</w:t>
        </w:r>
      </w:ins>
      <w:ins w:id="209" w:author="Vance xu" w:date="2026-09-14T16:14:43Z">
        <w:r>
          <w:rPr>
            <w:rFonts w:hint="eastAsia"/>
            <w:lang w:eastAsia="zh"/>
            <w:woUserID w:val="2"/>
          </w:rPr>
          <w:t>“</w:t>
        </w:r>
      </w:ins>
      <w:ins w:id="210" w:author="Vance xu" w:date="2026-09-14T16:14:44Z">
        <w:r>
          <w:rPr>
            <w:rFonts w:hint="eastAsia"/>
            <w:lang w:eastAsia="zh"/>
            <w:woUserID w:val="2"/>
          </w:rPr>
          <w:t>；</w:t>
        </w:r>
      </w:ins>
      <w:ins w:id="211" w:author="Vance xu" w:date="2026-09-14T16:14:43Z">
        <w:r>
          <w:rPr>
            <w:rFonts w:hint="eastAsia"/>
            <w:lang w:eastAsia="zh"/>
            <w:woUserID w:val="2"/>
          </w:rPr>
          <w:t>”</w:t>
        </w:r>
      </w:ins>
      <w:ins w:id="212" w:author="Vance xu" w:date="2026-09-14T16:14:47Z">
        <w:r>
          <w:rPr>
            <w:rFonts w:hint="eastAsia"/>
            <w:lang w:eastAsia="zh"/>
            <w:woUserID w:val="2"/>
          </w:rPr>
          <w:t>，</w:t>
        </w:r>
      </w:ins>
      <w:ins w:id="213" w:author="Vance xu" w:date="2026-09-14T16:14:49Z">
        <w:r>
          <w:rPr>
            <w:rFonts w:hint="eastAsia"/>
            <w:lang w:eastAsia="zh"/>
            <w:woUserID w:val="2"/>
          </w:rPr>
          <w:t>提示</w:t>
        </w:r>
      </w:ins>
      <w:ins w:id="214" w:author="Vance xu" w:date="2026-09-14T16:15:42Z">
        <w:r>
          <w:rPr>
            <w:rFonts w:hint="eastAsia"/>
            <w:lang w:eastAsia="zh"/>
            <w:woUserID w:val="2"/>
          </w:rPr>
          <w:t>“</w:t>
        </w:r>
      </w:ins>
      <w:ins w:id="215" w:author="Vance xu" w:date="2026-09-14T16:14:52Z">
        <w:r>
          <w:rPr>
            <w:rFonts w:hint="eastAsia"/>
            <w:lang w:eastAsia="zh"/>
            <w:woUserID w:val="2"/>
          </w:rPr>
          <w:t>请</w:t>
        </w:r>
      </w:ins>
      <w:ins w:id="216" w:author="Vance xu" w:date="2026-09-14T16:14:56Z">
        <w:r>
          <w:rPr>
            <w:rFonts w:hint="eastAsia"/>
            <w:lang w:eastAsia="zh"/>
            <w:woUserID w:val="2"/>
          </w:rPr>
          <w:t>拆分</w:t>
        </w:r>
      </w:ins>
      <w:ins w:id="217" w:author="Vance xu" w:date="2026-09-14T16:15:05Z">
        <w:r>
          <w:rPr>
            <w:rFonts w:hint="eastAsia"/>
            <w:lang w:eastAsia="zh"/>
            <w:woUserID w:val="2"/>
          </w:rPr>
          <w:t>岗位</w:t>
        </w:r>
      </w:ins>
      <w:ins w:id="218" w:author="Vance xu" w:date="2026-09-14T16:15:08Z">
        <w:r>
          <w:rPr>
            <w:rFonts w:hint="eastAsia"/>
            <w:lang w:eastAsia="zh"/>
            <w:woUserID w:val="2"/>
          </w:rPr>
          <w:t>，每个</w:t>
        </w:r>
      </w:ins>
      <w:ins w:id="219" w:author="Vance xu" w:date="2026-09-14T16:15:13Z">
        <w:r>
          <w:rPr>
            <w:rFonts w:hint="eastAsia"/>
            <w:lang w:eastAsia="zh"/>
            <w:woUserID w:val="2"/>
          </w:rPr>
          <w:t>岗位</w:t>
        </w:r>
      </w:ins>
      <w:ins w:id="220" w:author="Vance xu" w:date="2026-09-14T16:15:14Z">
        <w:r>
          <w:rPr>
            <w:rFonts w:hint="eastAsia"/>
            <w:lang w:eastAsia="zh"/>
            <w:woUserID w:val="2"/>
          </w:rPr>
          <w:t>一行</w:t>
        </w:r>
      </w:ins>
      <w:ins w:id="221" w:author="Vance xu" w:date="2026-09-14T16:15:15Z">
        <w:r>
          <w:rPr>
            <w:rFonts w:hint="eastAsia"/>
            <w:lang w:eastAsia="zh"/>
            <w:woUserID w:val="2"/>
          </w:rPr>
          <w:t>，</w:t>
        </w:r>
      </w:ins>
      <w:ins w:id="222" w:author="Vance xu" w:date="2026-09-14T16:15:16Z">
        <w:r>
          <w:rPr>
            <w:rFonts w:hint="eastAsia"/>
            <w:lang w:eastAsia="zh"/>
            <w:woUserID w:val="2"/>
          </w:rPr>
          <w:t>方便</w:t>
        </w:r>
      </w:ins>
      <w:ins w:id="223" w:author="Vance xu" w:date="2026-09-14T16:15:17Z">
        <w:r>
          <w:rPr>
            <w:rFonts w:hint="eastAsia"/>
            <w:lang w:eastAsia="zh"/>
            <w:woUserID w:val="2"/>
          </w:rPr>
          <w:t>后期</w:t>
        </w:r>
      </w:ins>
      <w:ins w:id="224" w:author="Vance xu" w:date="2026-09-14T16:15:19Z">
        <w:r>
          <w:rPr>
            <w:rFonts w:hint="eastAsia"/>
            <w:lang w:eastAsia="zh"/>
            <w:woUserID w:val="2"/>
          </w:rPr>
          <w:t>大表</w:t>
        </w:r>
      </w:ins>
      <w:ins w:id="225" w:author="Vance xu" w:date="2026-09-14T16:15:20Z">
        <w:r>
          <w:rPr>
            <w:rFonts w:hint="eastAsia"/>
            <w:lang w:eastAsia="zh"/>
            <w:woUserID w:val="2"/>
          </w:rPr>
          <w:t>合并</w:t>
        </w:r>
      </w:ins>
      <w:ins w:id="226" w:author="Vance xu" w:date="2026-09-14T16:15:21Z">
        <w:r>
          <w:rPr>
            <w:rFonts w:hint="eastAsia"/>
            <w:lang w:eastAsia="zh"/>
            <w:woUserID w:val="2"/>
          </w:rPr>
          <w:t>。</w:t>
        </w:r>
      </w:ins>
      <w:ins w:id="227" w:author="Vance xu" w:date="2026-09-14T16:15:38Z">
        <w:r>
          <w:rPr>
            <w:rFonts w:hint="eastAsia"/>
            <w:lang w:eastAsia="zh"/>
            <w:woUserID w:val="2"/>
          </w:rPr>
          <w:t>”</w:t>
        </w:r>
      </w:ins>
    </w:p>
    <w:p w14:paraId="4E47AFB5">
      <w:pPr>
        <w:snapToGrid w:val="0"/>
      </w:pPr>
      <w:ins w:id="228" w:author="Vance xu" w:date="2026-09-14T16:13:59Z">
        <w:r>
          <w:rPr>
            <w:rFonts w:hint="eastAsia"/>
            <w:lang w:eastAsia="zh"/>
            <w:woUserID w:val="2"/>
          </w:rPr>
          <w:t>人员姓名列</w:t>
        </w:r>
      </w:ins>
      <w:ins w:id="229" w:author="Vance xu" w:date="2026-09-14T16:14:01Z">
        <w:r>
          <w:rPr>
            <w:rFonts w:hint="eastAsia"/>
            <w:lang w:eastAsia="zh"/>
            <w:woUserID w:val="2"/>
          </w:rPr>
          <w:t>，</w:t>
        </w:r>
      </w:ins>
      <w:r>
        <w:t>没有人员字段</w:t>
      </w:r>
      <w:del w:id="230" w:author="Vance xu" w:date="2026-09-14T16:16:49Z">
        <w:r>
          <w:rPr/>
          <w:delText>且无可关联人员名单的</w:delText>
        </w:r>
      </w:del>
      <w:r>
        <w:t>，</w:t>
      </w:r>
      <w:ins w:id="231" w:author="Vance xu" w:date="2026-09-14T16:17:25Z">
        <w:r>
          <w:rPr>
            <w:rFonts w:hint="eastAsia"/>
            <w:lang w:eastAsia="zh"/>
            <w:woUserID w:val="2"/>
          </w:rPr>
          <w:t>出现</w:t>
        </w:r>
      </w:ins>
      <w:ins w:id="232" w:author="Vance xu" w:date="2026-09-14T16:17:27Z">
        <w:r>
          <w:rPr>
            <w:rFonts w:hint="eastAsia"/>
            <w:lang w:eastAsia="zh"/>
            <w:woUserID w:val="2"/>
          </w:rPr>
          <w:t>“</w:t>
        </w:r>
      </w:ins>
      <w:ins w:id="233" w:author="Vance xu" w:date="2026-09-14T16:17:28Z">
        <w:r>
          <w:rPr>
            <w:rFonts w:hint="eastAsia"/>
            <w:lang w:eastAsia="zh"/>
            <w:woUserID w:val="2"/>
          </w:rPr>
          <w:t>等</w:t>
        </w:r>
      </w:ins>
      <w:ins w:id="234" w:author="Vance xu" w:date="2026-09-14T16:17:27Z">
        <w:r>
          <w:rPr>
            <w:rFonts w:hint="eastAsia"/>
            <w:lang w:eastAsia="zh"/>
            <w:woUserID w:val="2"/>
          </w:rPr>
          <w:t>”</w:t>
        </w:r>
      </w:ins>
      <w:ins w:id="235" w:author="Vance xu" w:date="2026-09-14T16:17:36Z">
        <w:r>
          <w:rPr>
            <w:rFonts w:hint="eastAsia"/>
            <w:lang w:eastAsia="zh"/>
            <w:woUserID w:val="2"/>
          </w:rPr>
          <w:t>“</w:t>
        </w:r>
      </w:ins>
      <w:ins w:id="236" w:author="Vance xu" w:date="2026-09-14T16:17:41Z">
        <w:r>
          <w:rPr>
            <w:rFonts w:hint="eastAsia"/>
            <w:lang w:eastAsia="zh"/>
            <w:woUserID w:val="2"/>
          </w:rPr>
          <w:t>……</w:t>
        </w:r>
      </w:ins>
      <w:ins w:id="237" w:author="Vance xu" w:date="2026-09-14T16:17:36Z">
        <w:r>
          <w:rPr>
            <w:rFonts w:hint="eastAsia"/>
            <w:lang w:eastAsia="zh"/>
            <w:woUserID w:val="2"/>
          </w:rPr>
          <w:t>”</w:t>
        </w:r>
      </w:ins>
      <w:ins w:id="238" w:author="Vance xu" w:date="2026-09-14T16:33:46Z">
        <w:r>
          <w:rPr>
            <w:woUserID w:val="2"/>
          </w:rPr>
          <w:t>“待定”</w:t>
        </w:r>
      </w:ins>
      <w:ins w:id="239" w:author="Vance xu" w:date="2026-09-14T16:17:46Z">
        <w:r>
          <w:rPr>
            <w:rFonts w:hint="eastAsia"/>
            <w:lang w:eastAsia="zh"/>
            <w:woUserID w:val="2"/>
          </w:rPr>
          <w:t>等</w:t>
        </w:r>
      </w:ins>
      <w:r>
        <w:t>指出</w:t>
      </w:r>
      <w:ins w:id="240" w:author="Vance xu" w:date="2026-09-14T16:18:53Z">
        <w:r>
          <w:rPr>
            <w:rFonts w:hint="eastAsia"/>
            <w:lang w:eastAsia="zh"/>
            <w:woUserID w:val="2"/>
          </w:rPr>
          <w:t>“</w:t>
        </w:r>
      </w:ins>
      <w:ins w:id="241" w:author="Vance xu" w:date="2026-09-14T16:18:56Z">
        <w:r>
          <w:rPr>
            <w:rFonts w:hint="eastAsia"/>
            <w:lang w:eastAsia="zh"/>
            <w:woUserID w:val="2"/>
          </w:rPr>
          <w:t>请具体到人员</w:t>
        </w:r>
      </w:ins>
      <w:ins w:id="242" w:author="Vance xu" w:date="2026-09-14T16:18:53Z">
        <w:r>
          <w:rPr>
            <w:rFonts w:hint="eastAsia"/>
            <w:lang w:eastAsia="zh"/>
            <w:woUserID w:val="2"/>
          </w:rPr>
          <w:t>”</w:t>
        </w:r>
      </w:ins>
      <w:ins w:id="243" w:author="Vance xu" w:date="2026-09-14T16:19:00Z">
        <w:r>
          <w:rPr>
            <w:rFonts w:hint="eastAsia"/>
            <w:lang w:eastAsia="zh"/>
            <w:woUserID w:val="2"/>
          </w:rPr>
          <w:t>。</w:t>
        </w:r>
      </w:ins>
      <w:del w:id="244"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245" w:author="Henry" w:date="2026-09-15T09:08:30Z"/>
          <w:rFonts w:hint="eastAsia"/>
          <w:lang w:eastAsia="zh"/>
          <w:woUserID w:val="3"/>
        </w:rPr>
      </w:pPr>
      <w:ins w:id="246" w:author="Henry" w:date="2026-09-15T09:06:35Z">
        <w:r>
          <w:rPr>
            <w:rFonts w:hint="eastAsia"/>
            <w:lang w:eastAsia="zh"/>
            <w:woUserID w:val="3"/>
          </w:rPr>
          <w:t>检查</w:t>
        </w:r>
      </w:ins>
      <w:ins w:id="247" w:author="Henry" w:date="2026-09-15T09:06:39Z">
        <w:r>
          <w:rPr>
            <w:rFonts w:hint="eastAsia"/>
            <w:lang w:eastAsia="zh"/>
            <w:woUserID w:val="3"/>
          </w:rPr>
          <w:t>范围</w:t>
        </w:r>
      </w:ins>
      <w:ins w:id="248" w:author="Henry" w:date="2026-09-15T09:06:43Z">
        <w:r>
          <w:rPr>
            <w:rFonts w:hint="eastAsia"/>
            <w:lang w:eastAsia="zh"/>
            <w:woUserID w:val="3"/>
          </w:rPr>
          <w:t>：</w:t>
        </w:r>
      </w:ins>
      <w:ins w:id="249"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250" w:author="Vance xu" w:date="2026-09-15T12:00:54Z"/>
          <w:rFonts w:hint="eastAsia"/>
          <w:lang w:eastAsia="zh"/>
          <w:woUserID w:val="3"/>
        </w:rPr>
      </w:pPr>
      <w:ins w:id="251" w:author="Henry" w:date="2026-09-15T09:08:38Z">
        <w:r>
          <w:rPr>
            <w:rFonts w:hint="eastAsia"/>
            <w:lang w:eastAsia="zh"/>
            <w:woUserID w:val="3"/>
          </w:rPr>
          <w:t>容忍</w:t>
        </w:r>
      </w:ins>
      <w:ins w:id="252" w:author="Henry" w:date="2026-09-15T09:08:42Z">
        <w:r>
          <w:rPr>
            <w:rFonts w:hint="eastAsia"/>
            <w:lang w:eastAsia="zh"/>
            <w:woUserID w:val="3"/>
          </w:rPr>
          <w:t>情形</w:t>
        </w:r>
      </w:ins>
      <w:ins w:id="253" w:author="Henry" w:date="2026-09-15T09:08:44Z">
        <w:r>
          <w:rPr>
            <w:rFonts w:hint="eastAsia"/>
            <w:lang w:eastAsia="zh"/>
            <w:woUserID w:val="3"/>
          </w:rPr>
          <w:t>：</w:t>
        </w:r>
      </w:ins>
      <w:ins w:id="254" w:author="Henry" w:date="2026-09-15T09:08:48Z">
        <w:r>
          <w:rPr>
            <w:rFonts w:hint="eastAsia"/>
            <w:lang w:eastAsia="zh"/>
            <w:woUserID w:val="3"/>
          </w:rPr>
          <w:t>清单</w:t>
        </w:r>
      </w:ins>
      <w:ins w:id="255" w:author="Henry" w:date="2026-09-15T09:08:52Z">
        <w:r>
          <w:rPr>
            <w:rFonts w:hint="eastAsia"/>
            <w:lang w:eastAsia="zh"/>
            <w:woUserID w:val="3"/>
          </w:rPr>
          <w:t>虽</w:t>
        </w:r>
      </w:ins>
      <w:ins w:id="256" w:author="Henry" w:date="2026-09-15T09:08:55Z">
        <w:r>
          <w:rPr>
            <w:rFonts w:hint="eastAsia"/>
            <w:lang w:eastAsia="zh"/>
            <w:woUserID w:val="3"/>
          </w:rPr>
          <w:t>已</w:t>
        </w:r>
      </w:ins>
      <w:ins w:id="257" w:author="Henry" w:date="2026-09-15T09:08:59Z">
        <w:r>
          <w:rPr>
            <w:rFonts w:hint="eastAsia"/>
            <w:lang w:eastAsia="zh"/>
            <w:woUserID w:val="3"/>
          </w:rPr>
          <w:t>提供</w:t>
        </w:r>
      </w:ins>
      <w:ins w:id="258" w:author="Henry" w:date="2026-09-15T09:09:02Z">
        <w:r>
          <w:rPr>
            <w:rFonts w:hint="eastAsia"/>
            <w:lang w:eastAsia="zh"/>
            <w:woUserID w:val="3"/>
          </w:rPr>
          <w:t>但</w:t>
        </w:r>
      </w:ins>
      <w:ins w:id="259" w:author="Henry" w:date="2026-09-15T09:09:07Z">
        <w:r>
          <w:rPr>
            <w:rFonts w:hint="eastAsia"/>
            <w:lang w:eastAsia="zh"/>
            <w:woUserID w:val="3"/>
          </w:rPr>
          <w:t>无</w:t>
        </w:r>
      </w:ins>
      <w:ins w:id="260" w:author="Henry" w:date="2026-09-15T09:09:11Z">
        <w:r>
          <w:rPr>
            <w:rFonts w:hint="eastAsia"/>
            <w:lang w:eastAsia="zh"/>
            <w:woUserID w:val="3"/>
          </w:rPr>
          <w:t>明细</w:t>
        </w:r>
      </w:ins>
      <w:ins w:id="261" w:author="Henry" w:date="2026-09-15T09:09:14Z">
        <w:r>
          <w:rPr>
            <w:rFonts w:hint="eastAsia"/>
            <w:lang w:eastAsia="zh"/>
            <w:woUserID w:val="3"/>
          </w:rPr>
          <w:t>内容</w:t>
        </w:r>
      </w:ins>
      <w:ins w:id="262" w:author="Henry" w:date="2026-09-15T09:09:46Z">
        <w:r>
          <w:rPr>
            <w:rFonts w:hint="eastAsia"/>
            <w:lang w:eastAsia="zh"/>
            <w:woUserID w:val="3"/>
          </w:rPr>
          <w:t>，或填写</w:t>
        </w:r>
      </w:ins>
      <w:ins w:id="263" w:author="Henry" w:date="2026-09-15T09:10:13Z">
        <w:r>
          <w:rPr>
            <w:rFonts w:hint="eastAsia"/>
            <w:lang w:eastAsia="zh"/>
            <w:woUserID w:val="3"/>
          </w:rPr>
          <w:t>“</w:t>
        </w:r>
      </w:ins>
      <w:ins w:id="264" w:author="Henry" w:date="2026-09-15T09:09:46Z">
        <w:r>
          <w:rPr>
            <w:rFonts w:hint="eastAsia"/>
            <w:lang w:eastAsia="zh"/>
            <w:woUserID w:val="3"/>
          </w:rPr>
          <w:t>无</w:t>
        </w:r>
      </w:ins>
      <w:ins w:id="265" w:author="Henry" w:date="2026-09-15T09:10:20Z">
        <w:r>
          <w:rPr>
            <w:rFonts w:hint="eastAsia"/>
            <w:lang w:eastAsia="zh"/>
            <w:woUserID w:val="3"/>
          </w:rPr>
          <w:t>”</w:t>
        </w:r>
      </w:ins>
      <w:ins w:id="266" w:author="Henry" w:date="2026-09-15T09:10:28Z">
        <w:r>
          <w:rPr>
            <w:rFonts w:hint="eastAsia"/>
            <w:lang w:eastAsia="zh"/>
            <w:woUserID w:val="3"/>
          </w:rPr>
          <w:t>“</w:t>
        </w:r>
      </w:ins>
      <w:ins w:id="267" w:author="Henry" w:date="2026-09-15T09:09:46Z">
        <w:r>
          <w:rPr>
            <w:rFonts w:hint="eastAsia"/>
            <w:lang w:eastAsia="zh"/>
            <w:woUserID w:val="3"/>
          </w:rPr>
          <w:t>不涉及</w:t>
        </w:r>
      </w:ins>
      <w:ins w:id="268" w:author="Henry" w:date="2026-09-15T09:10:34Z">
        <w:r>
          <w:rPr>
            <w:rFonts w:hint="eastAsia"/>
            <w:lang w:eastAsia="zh"/>
            <w:woUserID w:val="3"/>
          </w:rPr>
          <w:t>”</w:t>
        </w:r>
      </w:ins>
      <w:ins w:id="269" w:author="Henry" w:date="2026-09-15T09:09:46Z">
        <w:r>
          <w:rPr>
            <w:rFonts w:hint="eastAsia"/>
            <w:lang w:eastAsia="zh"/>
            <w:woUserID w:val="3"/>
          </w:rPr>
          <w:t>的，不因内容空白而提出问题。</w:t>
        </w:r>
      </w:ins>
    </w:p>
    <w:p w14:paraId="10C872DA">
      <w:pPr>
        <w:snapToGrid w:val="0"/>
        <w:rPr>
          <w:ins w:id="270" w:author="Henry" w:date="2026-09-15T09:06:28Z"/>
          <w:rFonts w:hint="eastAsia"/>
          <w:lang w:eastAsia="zh"/>
          <w:woUserID w:val="2"/>
        </w:rPr>
      </w:pPr>
      <w:ins w:id="271" w:author="Vance xu" w:date="2026-09-15T12:00:57Z">
        <w:r>
          <w:rPr>
            <w:rFonts w:hint="eastAsia"/>
            <w:lang w:eastAsia="zh"/>
            <w:woUserID w:val="2"/>
          </w:rPr>
          <w:t>需要</w:t>
        </w:r>
      </w:ins>
      <w:ins w:id="272" w:author="Vance xu" w:date="2026-09-15T12:00:58Z">
        <w:r>
          <w:rPr>
            <w:rFonts w:hint="eastAsia"/>
            <w:lang w:eastAsia="zh"/>
            <w:woUserID w:val="2"/>
          </w:rPr>
          <w:t>判断</w:t>
        </w:r>
      </w:ins>
      <w:ins w:id="273" w:author="Vance xu" w:date="2026-09-15T12:01:00Z">
        <w:r>
          <w:rPr>
            <w:rFonts w:hint="eastAsia"/>
            <w:lang w:eastAsia="zh"/>
            <w:woUserID w:val="2"/>
          </w:rPr>
          <w:t>部门和</w:t>
        </w:r>
      </w:ins>
      <w:ins w:id="274" w:author="Vance xu" w:date="2026-09-15T12:01:02Z">
        <w:r>
          <w:rPr>
            <w:rFonts w:hint="eastAsia"/>
            <w:lang w:eastAsia="zh"/>
            <w:woUserID w:val="2"/>
          </w:rPr>
          <w:t>岗位</w:t>
        </w:r>
      </w:ins>
      <w:ins w:id="275" w:author="Vance xu" w:date="2026-09-15T12:01:04Z">
        <w:r>
          <w:rPr>
            <w:rFonts w:hint="eastAsia"/>
            <w:lang w:eastAsia="zh"/>
            <w:woUserID w:val="2"/>
          </w:rPr>
          <w:t>是否</w:t>
        </w:r>
      </w:ins>
      <w:ins w:id="276" w:author="Vance xu" w:date="2026-09-15T12:06:43Z">
        <w:r>
          <w:rPr>
            <w:rFonts w:hint="eastAsia"/>
            <w:lang w:eastAsia="zh"/>
            <w:woUserID w:val="2"/>
          </w:rPr>
          <w:t>已经</w:t>
        </w:r>
      </w:ins>
      <w:ins w:id="277" w:author="Vance xu" w:date="2026-09-15T12:06:47Z">
        <w:r>
          <w:rPr>
            <w:rFonts w:hint="eastAsia"/>
            <w:lang w:eastAsia="zh"/>
            <w:woUserID w:val="2"/>
          </w:rPr>
          <w:t>具化</w:t>
        </w:r>
      </w:ins>
      <w:ins w:id="278" w:author="Vance xu" w:date="2026-09-15T12:07:05Z">
        <w:r>
          <w:rPr>
            <w:rFonts w:hint="eastAsia"/>
            <w:lang w:eastAsia="zh"/>
            <w:woUserID w:val="2"/>
          </w:rPr>
          <w:t>，</w:t>
        </w:r>
      </w:ins>
      <w:ins w:id="279" w:author="Vance xu" w:date="2026-09-15T12:08:21Z">
        <w:r>
          <w:rPr>
            <w:rFonts w:hint="eastAsia"/>
            <w:lang w:eastAsia="zh"/>
            <w:woUserID w:val="2"/>
          </w:rPr>
          <w:t>规则</w:t>
        </w:r>
      </w:ins>
      <w:ins w:id="280" w:author="Vance xu" w:date="2026-09-15T12:08:23Z">
        <w:r>
          <w:rPr>
            <w:rFonts w:hint="eastAsia"/>
            <w:lang w:eastAsia="zh"/>
            <w:woUserID w:val="2"/>
          </w:rPr>
          <w:t>按照</w:t>
        </w:r>
      </w:ins>
      <w:ins w:id="281" w:author="Vance xu" w:date="2026-09-15T12:08:28Z">
        <w:r>
          <w:rPr>
            <w:rFonts w:hint="eastAsia"/>
            <w:lang w:eastAsia="zh"/>
            <w:woUserID w:val="2"/>
          </w:rPr>
          <w:t>第五点</w:t>
        </w:r>
      </w:ins>
      <w:ins w:id="282" w:author="Vance xu" w:date="2026-09-15T12:08:30Z">
        <w:r>
          <w:rPr>
            <w:rFonts w:hint="eastAsia"/>
            <w:lang w:eastAsia="zh"/>
            <w:woUserID w:val="2"/>
          </w:rPr>
          <w:t>。</w:t>
        </w:r>
      </w:ins>
    </w:p>
    <w:p w14:paraId="60A5FB4F">
      <w:pPr>
        <w:snapToGrid w:val="0"/>
        <w:rPr>
          <w:ins w:id="283" w:author="Henry" w:date="2026-09-15T09:14:44Z"/>
          <w:rFonts w:hint="eastAsia"/>
          <w:lang w:eastAsia="zh"/>
          <w:woUserID w:val="3"/>
        </w:rPr>
      </w:pPr>
      <w:ins w:id="284" w:author="Henry" w:date="2026-09-15T09:11:02Z">
        <w:r>
          <w:rPr>
            <w:rFonts w:hint="eastAsia"/>
            <w:lang w:eastAsia="zh"/>
            <w:woUserID w:val="3"/>
          </w:rPr>
          <w:t>不</w:t>
        </w:r>
      </w:ins>
      <w:ins w:id="285" w:author="Henry" w:date="2026-09-15T09:11:06Z">
        <w:r>
          <w:rPr>
            <w:rFonts w:hint="eastAsia"/>
            <w:lang w:eastAsia="zh"/>
            <w:woUserID w:val="3"/>
          </w:rPr>
          <w:t>审</w:t>
        </w:r>
      </w:ins>
      <w:ins w:id="286" w:author="Henry" w:date="2026-09-15T09:11:09Z">
        <w:r>
          <w:rPr>
            <w:rFonts w:hint="eastAsia"/>
            <w:lang w:eastAsia="zh"/>
            <w:woUserID w:val="3"/>
          </w:rPr>
          <w:t>核</w:t>
        </w:r>
      </w:ins>
      <w:ins w:id="287" w:author="Henry" w:date="2026-09-15T09:11:13Z">
        <w:r>
          <w:rPr>
            <w:rFonts w:hint="eastAsia"/>
            <w:lang w:eastAsia="zh"/>
            <w:woUserID w:val="3"/>
          </w:rPr>
          <w:t>事项</w:t>
        </w:r>
      </w:ins>
      <w:ins w:id="288" w:author="Henry" w:date="2026-09-15T09:11:15Z">
        <w:r>
          <w:rPr>
            <w:rFonts w:hint="eastAsia"/>
            <w:lang w:eastAsia="zh"/>
            <w:woUserID w:val="3"/>
          </w:rPr>
          <w:t>：</w:t>
        </w:r>
      </w:ins>
      <w:ins w:id="289" w:author="Henry" w:date="2026-09-15T09:11:35Z">
        <w:r>
          <w:rPr>
            <w:rFonts w:hint="eastAsia"/>
            <w:lang w:eastAsia="zh"/>
            <w:woUserID w:val="3"/>
          </w:rPr>
          <w:t>按照</w:t>
        </w:r>
      </w:ins>
      <w:ins w:id="290" w:author="Henry" w:date="2026-09-15T09:11:43Z">
        <w:r>
          <w:rPr>
            <w:rFonts w:hint="eastAsia"/>
            <w:lang w:eastAsia="zh"/>
            <w:woUserID w:val="3"/>
          </w:rPr>
          <w:t>“</w:t>
        </w:r>
      </w:ins>
      <w:ins w:id="291" w:author="Henry" w:date="2026-09-15T09:11:35Z">
        <w:r>
          <w:rPr>
            <w:rFonts w:hint="eastAsia"/>
            <w:lang w:eastAsia="zh"/>
            <w:woUserID w:val="3"/>
          </w:rPr>
          <w:t>跨部门岗位天然不相容、无需填写</w:t>
        </w:r>
      </w:ins>
      <w:ins w:id="292" w:author="Henry" w:date="2026-09-15T09:11:50Z">
        <w:r>
          <w:rPr>
            <w:rFonts w:hint="eastAsia"/>
            <w:lang w:eastAsia="zh"/>
            <w:woUserID w:val="3"/>
          </w:rPr>
          <w:t>”</w:t>
        </w:r>
      </w:ins>
      <w:ins w:id="293" w:author="Henry" w:date="2026-09-15T09:11:35Z">
        <w:r>
          <w:rPr>
            <w:rFonts w:hint="eastAsia"/>
            <w:lang w:eastAsia="zh"/>
            <w:woUserID w:val="3"/>
          </w:rPr>
          <w:t>以及</w:t>
        </w:r>
      </w:ins>
      <w:ins w:id="294" w:author="Henry" w:date="2026-09-15T09:12:09Z">
        <w:r>
          <w:rPr>
            <w:rFonts w:hint="eastAsia"/>
            <w:lang w:eastAsia="zh"/>
            <w:woUserID w:val="3"/>
          </w:rPr>
          <w:t>“</w:t>
        </w:r>
      </w:ins>
      <w:ins w:id="295" w:author="Henry" w:date="2026-09-15T09:11:35Z">
        <w:r>
          <w:rPr>
            <w:rFonts w:hint="eastAsia"/>
            <w:lang w:eastAsia="zh"/>
            <w:woUserID w:val="3"/>
          </w:rPr>
          <w:t>经办与审核岗位无需列举</w:t>
        </w:r>
      </w:ins>
      <w:ins w:id="296" w:author="Henry" w:date="2026-09-15T09:12:15Z">
        <w:r>
          <w:rPr>
            <w:rFonts w:hint="eastAsia"/>
            <w:lang w:eastAsia="zh"/>
            <w:woUserID w:val="3"/>
          </w:rPr>
          <w:t>”</w:t>
        </w:r>
      </w:ins>
      <w:ins w:id="297" w:author="Henry" w:date="2026-09-15T09:11:35Z">
        <w:r>
          <w:rPr>
            <w:rFonts w:hint="eastAsia"/>
            <w:lang w:eastAsia="zh"/>
            <w:woUserID w:val="3"/>
          </w:rPr>
          <w:t>的口径</w:t>
        </w:r>
      </w:ins>
      <w:ins w:id="298" w:author="Henry" w:date="2026-09-15T09:22:52Z">
        <w:r>
          <w:rPr>
            <w:rFonts w:hint="eastAsia"/>
            <w:lang w:eastAsia="zh"/>
            <w:woUserID w:val="3"/>
          </w:rPr>
          <w:t>；</w:t>
        </w:r>
      </w:ins>
      <w:ins w:id="299" w:author="Henry" w:date="2026-09-15T09:11:35Z">
        <w:r>
          <w:rPr>
            <w:rFonts w:hint="eastAsia"/>
            <w:lang w:eastAsia="zh"/>
            <w:woUserID w:val="3"/>
          </w:rPr>
          <w:t>不审核以下内容：</w:t>
        </w:r>
      </w:ins>
      <w:ins w:id="300" w:author="Henry" w:date="2026-09-15T09:12:55Z">
        <w:r>
          <w:rPr>
            <w:rFonts w:hint="eastAsia"/>
            <w:lang w:eastAsia="zh"/>
            <w:woUserID w:val="3"/>
          </w:rPr>
          <w:t>清单</w:t>
        </w:r>
      </w:ins>
      <w:ins w:id="301" w:author="Henry" w:date="2026-09-15T09:13:34Z">
        <w:r>
          <w:rPr>
            <w:rFonts w:hint="eastAsia"/>
            <w:lang w:eastAsia="zh"/>
            <w:woUserID w:val="3"/>
          </w:rPr>
          <w:t>覆盖是否全面；</w:t>
        </w:r>
      </w:ins>
      <w:ins w:id="302" w:author="Henry" w:date="2026-09-15T09:13:53Z">
        <w:r>
          <w:rPr>
            <w:rFonts w:hint="eastAsia"/>
            <w:lang w:eastAsia="zh"/>
            <w:woUserID w:val="3"/>
          </w:rPr>
          <w:t>岗位组合是否合理；</w:t>
        </w:r>
      </w:ins>
      <w:ins w:id="303" w:author="Henry" w:date="2026-09-15T09:14:24Z">
        <w:r>
          <w:rPr>
            <w:rFonts w:hint="eastAsia"/>
            <w:lang w:eastAsia="zh"/>
            <w:woUserID w:val="3"/>
          </w:rPr>
          <w:t>清单与矩阵是否逐项对应。</w:t>
        </w:r>
      </w:ins>
    </w:p>
    <w:p w14:paraId="5F24F29F">
      <w:pPr>
        <w:snapToGrid w:val="0"/>
        <w:ind w:firstLine="0"/>
        <w:rPr>
          <w:ins w:id="305" w:author="Henry" w:date="2026-09-15T09:15:04Z"/>
          <w:rFonts w:hint="eastAsia"/>
          <w:lang w:eastAsia="zh"/>
          <w:woUserID w:val="3"/>
        </w:rPr>
        <w:pPrChange w:id="304" w:author="Henry" w:date="2026-09-15T09:15:11Z">
          <w:pPr>
            <w:snapToGrid w:val="0"/>
          </w:pPr>
        </w:pPrChange>
      </w:pPr>
      <w:ins w:id="306"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307" w:author="Henry" w:date="2026-09-15T09:10:56Z"/>
          <w:rFonts w:hint="eastAsia"/>
          <w:lang w:eastAsia="zh"/>
          <w:woUserID w:val="3"/>
        </w:rPr>
      </w:pPr>
      <w:ins w:id="308"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309" w:author="Henry" w:date="2026-09-15T09:15:43Z"/>
        </w:rPr>
      </w:pPr>
      <w:del w:id="310"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311" w:author="Henry" w:date="2026-09-15T09:15:43Z"/>
        </w:rPr>
      </w:pPr>
      <w:del w:id="312"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pPr>
      <w:r>
        <w:t>（七）系统控制规则清单内容</w:t>
      </w:r>
    </w:p>
    <w:p w14:paraId="0E224B6D">
      <w:pPr>
        <w:snapToGrid w:val="0"/>
        <w:rPr>
          <w:ins w:id="313" w:author="Henry" w:date="2026-09-15T09:31:30Z"/>
          <w:rFonts w:hint="eastAsia"/>
          <w:lang w:eastAsia="zh"/>
          <w:woUserID w:val="3"/>
        </w:rPr>
      </w:pPr>
      <w:ins w:id="314" w:author="Henry" w:date="2026-09-15T09:30:57Z">
        <w:r>
          <w:rPr>
            <w:rFonts w:hint="eastAsia"/>
            <w:lang w:eastAsia="zh"/>
            <w:woUserID w:val="3"/>
          </w:rPr>
          <w:t>不审</w:t>
        </w:r>
      </w:ins>
      <w:ins w:id="315" w:author="Henry" w:date="2026-09-15T09:31:01Z">
        <w:r>
          <w:rPr>
            <w:rFonts w:hint="eastAsia"/>
            <w:lang w:eastAsia="zh"/>
            <w:woUserID w:val="3"/>
          </w:rPr>
          <w:t>核</w:t>
        </w:r>
      </w:ins>
      <w:ins w:id="316" w:author="Henry" w:date="2026-09-15T09:31:05Z">
        <w:r>
          <w:rPr>
            <w:rFonts w:hint="eastAsia"/>
            <w:lang w:eastAsia="zh"/>
            <w:woUserID w:val="3"/>
          </w:rPr>
          <w:t>事项</w:t>
        </w:r>
      </w:ins>
      <w:ins w:id="317" w:author="Henry" w:date="2026-09-15T09:31:07Z">
        <w:r>
          <w:rPr>
            <w:rFonts w:hint="eastAsia"/>
            <w:lang w:eastAsia="zh"/>
            <w:woUserID w:val="3"/>
          </w:rPr>
          <w:t>：</w:t>
        </w:r>
      </w:ins>
      <w:ins w:id="318" w:author="Henry" w:date="2026-09-15T09:31:26Z">
        <w:r>
          <w:rPr>
            <w:rFonts w:hint="eastAsia"/>
            <w:lang w:eastAsia="zh"/>
            <w:woUserID w:val="3"/>
          </w:rPr>
          <w:t>本期不审核系统控制规则清单的完整性、适用性及增删改合理性，不因上述事项提出内容审核意见。</w:t>
        </w:r>
      </w:ins>
    </w:p>
    <w:p w14:paraId="23BFBCF5">
      <w:pPr>
        <w:snapToGrid w:val="0"/>
        <w:ind w:firstLineChars="200"/>
        <w:rPr>
          <w:ins w:id="320" w:author="Henry" w:date="2026-09-15T09:34:57Z"/>
          <w:rFonts w:hint="eastAsia"/>
          <w:lang w:eastAsia="zh"/>
          <w:woUserID w:val="3"/>
        </w:rPr>
        <w:pPrChange w:id="319" w:author="Henry" w:date="2026-09-15T09:35:06Z">
          <w:pPr>
            <w:snapToGrid w:val="0"/>
          </w:pPr>
        </w:pPrChange>
      </w:pPr>
      <w:ins w:id="321" w:author="Henry" w:date="2026-09-15T09:31:34Z">
        <w:r>
          <w:rPr>
            <w:rFonts w:hint="eastAsia"/>
            <w:lang w:eastAsia="zh"/>
            <w:woUserID w:val="3"/>
          </w:rPr>
          <w:t>重要</w:t>
        </w:r>
      </w:ins>
      <w:ins w:id="322" w:author="Henry" w:date="2026-09-15T09:31:37Z">
        <w:r>
          <w:rPr>
            <w:rFonts w:hint="eastAsia"/>
            <w:lang w:eastAsia="zh"/>
            <w:woUserID w:val="3"/>
          </w:rPr>
          <w:t>说明</w:t>
        </w:r>
      </w:ins>
      <w:ins w:id="323" w:author="Henry" w:date="2026-09-15T09:31:38Z">
        <w:r>
          <w:rPr>
            <w:rFonts w:hint="eastAsia"/>
            <w:lang w:eastAsia="zh"/>
            <w:woUserID w:val="3"/>
          </w:rPr>
          <w:t>：</w:t>
        </w:r>
      </w:ins>
      <w:ins w:id="324" w:author="Henry" w:date="2026-09-15T09:31:56Z">
        <w:r>
          <w:rPr>
            <w:rFonts w:hint="eastAsia"/>
            <w:lang w:eastAsia="zh"/>
            <w:woUserID w:val="3"/>
          </w:rPr>
          <w:t>本项跳过审核，仅代表本期未予检查，不代表规则内容已经核验或确认无误。</w:t>
        </w:r>
      </w:ins>
    </w:p>
    <w:p w14:paraId="0F86BC73">
      <w:pPr>
        <w:snapToGrid w:val="0"/>
        <w:ind w:firstLineChars="200"/>
        <w:pPrChange w:id="325" w:author="Henry" w:date="2026-09-15T09:35:10Z">
          <w:pPr>
            <w:snapToGrid w:val="0"/>
          </w:pPr>
        </w:pPrChange>
      </w:pPr>
      <w:ins w:id="326" w:author="Henry" w:date="2026-09-15T09:32:12Z">
        <w:r>
          <w:rPr>
            <w:rFonts w:hint="eastAsia"/>
            <w:lang w:eastAsia="zh"/>
            <w:woUserID w:val="3"/>
          </w:rPr>
          <w:t>例外</w:t>
        </w:r>
      </w:ins>
      <w:ins w:id="327" w:author="Henry" w:date="2026-09-15T09:32:16Z">
        <w:r>
          <w:rPr>
            <w:rFonts w:hint="eastAsia"/>
            <w:lang w:eastAsia="zh"/>
            <w:woUserID w:val="3"/>
          </w:rPr>
          <w:t>事项</w:t>
        </w:r>
      </w:ins>
      <w:ins w:id="328" w:author="Henry" w:date="2026-09-15T09:32:18Z">
        <w:r>
          <w:rPr>
            <w:rFonts w:hint="eastAsia"/>
            <w:lang w:eastAsia="zh"/>
            <w:woUserID w:val="3"/>
          </w:rPr>
          <w:t>：</w:t>
        </w:r>
      </w:ins>
      <w:ins w:id="329" w:author="Henry" w:date="2026-09-15T09:33:00Z">
        <w:r>
          <w:rPr>
            <w:rFonts w:hint="eastAsia"/>
            <w:lang w:eastAsia="zh"/>
            <w:woUserID w:val="3"/>
          </w:rPr>
          <w:t>第四项指定平台专项检查和第十二项排序检查仍按原要求正常执行，不受上述口径影响。</w:t>
        </w:r>
      </w:ins>
      <w:del w:id="330" w:author="Henry" w:date="2026-09-15T09:34:11Z">
        <w:r>
          <w:rPr/>
          <w:delText>本期不审核系统控制规则清单的完整性、适用性及增删改合理性，不因此提出内容审核意见。本项跳过不代表规则内容已核验。第四项指定平台专项检查和第十二项排序检查仍执行。</w:delText>
        </w:r>
      </w:del>
    </w:p>
    <w:p w14:paraId="074D2E9A">
      <w:pPr>
        <w:pStyle w:val="4"/>
        <w:snapToGrid w:val="0"/>
      </w:pPr>
      <w:r>
        <w:t>（八）经办与审核人员分离</w:t>
      </w:r>
    </w:p>
    <w:p w14:paraId="1A30EB47">
      <w:pPr>
        <w:snapToGrid w:val="0"/>
        <w:rPr>
          <w:ins w:id="331" w:author="Vance xu" w:date="2026-09-15T10:36:47Z"/>
        </w:rPr>
      </w:pPr>
      <w:ins w:id="332" w:author="Vance xu" w:date="2026-09-14T16:36:32Z">
        <w:r>
          <w:rPr>
            <w:rFonts w:hint="eastAsia"/>
            <w:lang w:eastAsia="zh"/>
            <w:woUserID w:val="2"/>
          </w:rPr>
          <w:t>所有</w:t>
        </w:r>
      </w:ins>
      <w:ins w:id="333" w:author="Vance xu" w:date="2026-09-14T16:36:34Z">
        <w:r>
          <w:rPr>
            <w:rFonts w:hint="eastAsia"/>
            <w:lang w:eastAsia="zh"/>
            <w:woUserID w:val="2"/>
          </w:rPr>
          <w:t>矩阵</w:t>
        </w:r>
      </w:ins>
      <w:del w:id="334"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335" w:author="Vance xu" w:date="2026-09-14T16:37:04Z">
        <w:r>
          <w:rPr>
            <w:rFonts w:hint="eastAsia"/>
            <w:lang w:eastAsia="zh"/>
            <w:woUserID w:val="2"/>
          </w:rPr>
          <w:t>角色</w:t>
        </w:r>
      </w:ins>
      <w:ins w:id="336" w:author="Vance xu" w:date="2026-09-14T16:37:08Z">
        <w:r>
          <w:rPr>
            <w:rFonts w:hint="eastAsia"/>
            <w:lang w:eastAsia="zh"/>
            <w:woUserID w:val="2"/>
          </w:rPr>
          <w:t>填写</w:t>
        </w:r>
      </w:ins>
      <w:r>
        <w:t>经办</w:t>
      </w:r>
      <w:del w:id="337" w:author="Vance xu" w:date="2026-09-14T16:37:10Z">
        <w:r>
          <w:rPr/>
          <w:delText>人员</w:delText>
        </w:r>
      </w:del>
      <w:ins w:id="338" w:author="Vance xu" w:date="2026-09-14T16:37:13Z">
        <w:r>
          <w:rPr>
            <w:rFonts w:hint="eastAsia"/>
            <w:lang w:eastAsia="zh"/>
            <w:woUserID w:val="2"/>
          </w:rPr>
          <w:t>与</w:t>
        </w:r>
      </w:ins>
      <w:del w:id="339" w:author="Vance xu" w:date="2026-09-14T16:37:12Z">
        <w:r>
          <w:rPr/>
          <w:delText>和</w:delText>
        </w:r>
      </w:del>
      <w:r>
        <w:t>审核</w:t>
      </w:r>
      <w:del w:id="340" w:author="Vance xu" w:date="2026-09-14T16:37:15Z">
        <w:r>
          <w:rPr/>
          <w:delText>人员</w:delText>
        </w:r>
      </w:del>
      <w:del w:id="341" w:author="Vance xu" w:date="2026-09-14T16:37:16Z">
        <w:r>
          <w:rPr/>
          <w:delText>，检查</w:delText>
        </w:r>
      </w:del>
      <w:ins w:id="342" w:author="Vance xu" w:date="2026-09-14T16:37:20Z">
        <w:r>
          <w:rPr>
            <w:rFonts w:hint="eastAsia"/>
            <w:lang w:eastAsia="zh"/>
            <w:woUserID w:val="2"/>
          </w:rPr>
          <w:t>的</w:t>
        </w:r>
      </w:ins>
      <w:r>
        <w:t>是否为同一人</w:t>
      </w:r>
      <w:ins w:id="343" w:author="Vance xu" w:date="2026-09-14T16:37:23Z">
        <w:r>
          <w:rPr>
            <w:rFonts w:hint="eastAsia"/>
            <w:lang w:eastAsia="zh"/>
            <w:woUserID w:val="2"/>
          </w:rPr>
          <w:t>，</w:t>
        </w:r>
      </w:ins>
      <w:ins w:id="344" w:author="Vance xu" w:date="2026-09-14T16:37:24Z">
        <w:r>
          <w:rPr>
            <w:rFonts w:hint="eastAsia"/>
            <w:lang w:eastAsia="zh"/>
            <w:woUserID w:val="2"/>
          </w:rPr>
          <w:t>同一人</w:t>
        </w:r>
      </w:ins>
      <w:ins w:id="345" w:author="Vance xu" w:date="2026-09-14T16:37:25Z">
        <w:r>
          <w:rPr>
            <w:rFonts w:hint="eastAsia"/>
            <w:lang w:eastAsia="zh"/>
            <w:woUserID w:val="2"/>
          </w:rPr>
          <w:t>的</w:t>
        </w:r>
      </w:ins>
      <w:ins w:id="346" w:author="Vance xu" w:date="2026-09-14T16:37:27Z">
        <w:r>
          <w:rPr>
            <w:rFonts w:hint="eastAsia"/>
            <w:lang w:eastAsia="zh"/>
            <w:woUserID w:val="2"/>
          </w:rPr>
          <w:t>继续</w:t>
        </w:r>
      </w:ins>
      <w:ins w:id="347" w:author="Vance xu" w:date="2026-09-14T16:37:29Z">
        <w:r>
          <w:rPr>
            <w:rFonts w:hint="eastAsia"/>
            <w:lang w:eastAsia="zh"/>
            <w:woUserID w:val="2"/>
          </w:rPr>
          <w:t>检查</w:t>
        </w:r>
      </w:ins>
      <w:ins w:id="348" w:author="Vance xu" w:date="2026-09-14T16:37:32Z">
        <w:r>
          <w:rPr>
            <w:rFonts w:hint="eastAsia"/>
            <w:lang w:eastAsia="zh"/>
            <w:woUserID w:val="2"/>
          </w:rPr>
          <w:t>岗位</w:t>
        </w:r>
      </w:ins>
      <w:ins w:id="349" w:author="Vance xu" w:date="2026-09-14T16:37:33Z">
        <w:r>
          <w:rPr>
            <w:rFonts w:hint="eastAsia"/>
            <w:lang w:eastAsia="zh"/>
            <w:woUserID w:val="2"/>
          </w:rPr>
          <w:t>职责</w:t>
        </w:r>
      </w:ins>
      <w:ins w:id="350" w:author="Vance xu" w:date="2026-09-14T16:37:35Z">
        <w:r>
          <w:rPr>
            <w:rFonts w:hint="eastAsia"/>
            <w:lang w:eastAsia="zh"/>
            <w:woUserID w:val="2"/>
          </w:rPr>
          <w:t>描述</w:t>
        </w:r>
      </w:ins>
      <w:ins w:id="351" w:author="Vance xu" w:date="2026-09-14T16:37:38Z">
        <w:r>
          <w:rPr>
            <w:rFonts w:hint="eastAsia"/>
            <w:lang w:eastAsia="zh"/>
            <w:woUserID w:val="2"/>
          </w:rPr>
          <w:t>除了</w:t>
        </w:r>
      </w:ins>
      <w:ins w:id="352" w:author="Vance xu" w:date="2026-09-14T16:37:40Z">
        <w:r>
          <w:rPr>
            <w:rFonts w:hint="eastAsia"/>
            <w:lang w:eastAsia="zh"/>
            <w:woUserID w:val="2"/>
          </w:rPr>
          <w:t>“</w:t>
        </w:r>
      </w:ins>
      <w:ins w:id="353" w:author="Vance xu" w:date="2026-09-14T16:37:41Z">
        <w:r>
          <w:rPr>
            <w:rFonts w:hint="eastAsia"/>
            <w:lang w:eastAsia="zh"/>
            <w:woUserID w:val="2"/>
          </w:rPr>
          <w:t>主体</w:t>
        </w:r>
      </w:ins>
      <w:ins w:id="354" w:author="Vance xu" w:date="2026-09-14T16:37:40Z">
        <w:r>
          <w:rPr>
            <w:rFonts w:hint="eastAsia"/>
            <w:lang w:eastAsia="zh"/>
            <w:woUserID w:val="2"/>
          </w:rPr>
          <w:t>”</w:t>
        </w:r>
      </w:ins>
      <w:ins w:id="355" w:author="Vance xu" w:date="2026-09-14T16:37:42Z">
        <w:r>
          <w:rPr>
            <w:rFonts w:hint="eastAsia"/>
            <w:lang w:eastAsia="zh"/>
            <w:woUserID w:val="2"/>
          </w:rPr>
          <w:t>和</w:t>
        </w:r>
      </w:ins>
      <w:ins w:id="356" w:author="Vance xu" w:date="2026-09-14T16:37:44Z">
        <w:r>
          <w:rPr>
            <w:rFonts w:hint="eastAsia"/>
            <w:lang w:eastAsia="zh"/>
            <w:woUserID w:val="2"/>
          </w:rPr>
          <w:t>“审核”</w:t>
        </w:r>
      </w:ins>
      <w:ins w:id="357" w:author="Vance xu" w:date="2026-09-14T16:37:52Z">
        <w:r>
          <w:rPr>
            <w:rFonts w:hint="eastAsia"/>
            <w:lang w:eastAsia="zh"/>
            <w:woUserID w:val="2"/>
          </w:rPr>
          <w:t>字段</w:t>
        </w:r>
      </w:ins>
      <w:ins w:id="358" w:author="Vance xu" w:date="2026-09-14T16:37:53Z">
        <w:r>
          <w:rPr>
            <w:rFonts w:hint="eastAsia"/>
            <w:lang w:eastAsia="zh"/>
            <w:woUserID w:val="2"/>
          </w:rPr>
          <w:t>不一致</w:t>
        </w:r>
      </w:ins>
      <w:ins w:id="359" w:author="Vance xu" w:date="2026-09-14T16:37:54Z">
        <w:r>
          <w:rPr>
            <w:rFonts w:hint="eastAsia"/>
            <w:lang w:eastAsia="zh"/>
            <w:woUserID w:val="2"/>
          </w:rPr>
          <w:t>外</w:t>
        </w:r>
      </w:ins>
      <w:ins w:id="360" w:author="Vance xu" w:date="2026-09-14T16:37:55Z">
        <w:r>
          <w:rPr>
            <w:rFonts w:hint="eastAsia"/>
            <w:lang w:eastAsia="zh"/>
            <w:woUserID w:val="2"/>
          </w:rPr>
          <w:t>，</w:t>
        </w:r>
      </w:ins>
      <w:ins w:id="361" w:author="Vance xu" w:date="2026-09-14T16:37:56Z">
        <w:r>
          <w:rPr>
            <w:rFonts w:hint="eastAsia"/>
            <w:lang w:eastAsia="zh"/>
            <w:woUserID w:val="2"/>
          </w:rPr>
          <w:t>其余</w:t>
        </w:r>
      </w:ins>
      <w:ins w:id="362" w:author="Vance xu" w:date="2026-09-14T16:37:57Z">
        <w:r>
          <w:rPr>
            <w:rFonts w:hint="eastAsia"/>
            <w:lang w:eastAsia="zh"/>
            <w:woUserID w:val="2"/>
          </w:rPr>
          <w:t>字段</w:t>
        </w:r>
      </w:ins>
      <w:ins w:id="363" w:author="Vance xu" w:date="2026-09-14T16:37:58Z">
        <w:r>
          <w:rPr>
            <w:rFonts w:hint="eastAsia"/>
            <w:lang w:eastAsia="zh"/>
            <w:woUserID w:val="2"/>
          </w:rPr>
          <w:t>一致</w:t>
        </w:r>
      </w:ins>
      <w:ins w:id="364" w:author="Vance xu" w:date="2026-09-14T16:38:02Z">
        <w:r>
          <w:rPr>
            <w:rFonts w:hint="eastAsia"/>
            <w:lang w:eastAsia="zh"/>
            <w:woUserID w:val="2"/>
          </w:rPr>
          <w:t>，</w:t>
        </w:r>
      </w:ins>
      <w:ins w:id="365" w:author="Vance xu" w:date="2026-09-14T16:38:05Z">
        <w:r>
          <w:rPr>
            <w:rFonts w:hint="eastAsia"/>
            <w:lang w:eastAsia="zh"/>
            <w:woUserID w:val="2"/>
          </w:rPr>
          <w:t>提示</w:t>
        </w:r>
      </w:ins>
      <w:ins w:id="366" w:author="Vance xu" w:date="2026-09-14T16:38:07Z">
        <w:r>
          <w:rPr>
            <w:rFonts w:hint="eastAsia"/>
            <w:lang w:eastAsia="zh"/>
            <w:woUserID w:val="2"/>
          </w:rPr>
          <w:t>“</w:t>
        </w:r>
      </w:ins>
      <w:ins w:id="367" w:author="Vance xu" w:date="2026-09-14T16:38:30Z">
        <w:r>
          <w:rPr>
            <w:rFonts w:hint="eastAsia"/>
            <w:lang w:eastAsia="zh"/>
            <w:woUserID w:val="2"/>
          </w:rPr>
          <w:t>同一条措施，同样的岗位职责，经办审核不能同一人</w:t>
        </w:r>
      </w:ins>
      <w:ins w:id="368"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369" w:author="Vance xu" w:date="2026-09-15T10:38:17Z">
          <w:pPr>
            <w:snapToGrid w:val="0"/>
          </w:pPr>
        </w:pPrChange>
      </w:pPr>
      <w:ins w:id="370" w:author="Vance xu" w:date="2026-09-15T10:36:54Z">
        <w:r>
          <w:rPr>
            <w:rFonts w:hint="eastAsia"/>
            <w:lang w:eastAsia="zh"/>
            <w:woUserID w:val="2"/>
          </w:rPr>
          <w:t>矩阵</w:t>
        </w:r>
      </w:ins>
      <w:ins w:id="371" w:author="Vance xu" w:date="2026-09-15T10:36:59Z">
        <w:r>
          <w:rPr>
            <w:rFonts w:hint="eastAsia"/>
            <w:lang w:eastAsia="zh"/>
            <w:woUserID w:val="2"/>
          </w:rPr>
          <w:t>找不到</w:t>
        </w:r>
      </w:ins>
      <w:ins w:id="372" w:author="Vance xu" w:date="2026-09-15T10:37:02Z">
        <w:r>
          <w:rPr>
            <w:woUserID w:val="2"/>
          </w:rPr>
          <w:t>“会计主体＋业务类别＋</w:t>
        </w:r>
        <w:commentRangeStart w:id="3"/>
        <w:r>
          <w:rPr>
            <w:woUserID w:val="2"/>
          </w:rPr>
          <w:t>控制措施编号</w:t>
        </w:r>
        <w:commentRangeEnd w:id="3"/>
      </w:ins>
      <w:ins w:id="373" w:author="Vance xu" w:date="2026-09-15T10:37:02Z">
        <w:r>
          <w:rPr>
            <w:woUserID w:val="2"/>
          </w:rPr>
          <w:commentReference w:id="3"/>
        </w:r>
      </w:ins>
      <w:ins w:id="374" w:author="Vance xu" w:date="2026-09-15T10:37:02Z">
        <w:r>
          <w:rPr>
            <w:woUserID w:val="2"/>
          </w:rPr>
          <w:t>”</w:t>
        </w:r>
      </w:ins>
      <w:ins w:id="375" w:author="Vance xu" w:date="2026-09-15T10:37:07Z">
        <w:r>
          <w:rPr>
            <w:rFonts w:hint="eastAsia"/>
            <w:lang w:eastAsia="zh"/>
            <w:woUserID w:val="2"/>
          </w:rPr>
          <w:t>的</w:t>
        </w:r>
      </w:ins>
      <w:ins w:id="376" w:author="Vance xu" w:date="2026-09-15T10:37:08Z">
        <w:r>
          <w:rPr>
            <w:rFonts w:hint="eastAsia"/>
            <w:lang w:eastAsia="zh"/>
            <w:woUserID w:val="2"/>
          </w:rPr>
          <w:t>情况</w:t>
        </w:r>
      </w:ins>
      <w:ins w:id="377" w:author="Vance xu" w:date="2026-09-15T10:37:09Z">
        <w:r>
          <w:rPr>
            <w:rFonts w:hint="eastAsia"/>
            <w:lang w:eastAsia="zh"/>
            <w:woUserID w:val="2"/>
          </w:rPr>
          <w:t>下</w:t>
        </w:r>
      </w:ins>
      <w:ins w:id="378" w:author="Vance xu" w:date="2026-09-15T10:37:10Z">
        <w:r>
          <w:rPr>
            <w:rFonts w:hint="eastAsia"/>
            <w:lang w:eastAsia="zh"/>
            <w:woUserID w:val="2"/>
          </w:rPr>
          <w:t>，</w:t>
        </w:r>
      </w:ins>
      <w:ins w:id="379" w:author="Vance xu" w:date="2026-09-15T10:37:59Z">
        <w:r>
          <w:rPr>
            <w:rFonts w:hint="eastAsia"/>
            <w:lang w:eastAsia="zh"/>
            <w:woUserID w:val="2"/>
          </w:rPr>
          <w:t>再</w:t>
        </w:r>
      </w:ins>
      <w:ins w:id="380" w:author="Vance xu" w:date="2026-09-15T10:38:00Z">
        <w:r>
          <w:rPr>
            <w:rFonts w:hint="eastAsia"/>
            <w:lang w:eastAsia="zh"/>
            <w:woUserID w:val="2"/>
          </w:rPr>
          <w:t>从</w:t>
        </w:r>
      </w:ins>
      <w:ins w:id="381" w:author="Vance xu" w:date="2026-09-15T10:37:17Z">
        <w:r>
          <w:rPr>
            <w:rFonts w:hint="eastAsia"/>
            <w:lang w:eastAsia="zh"/>
            <w:woUserID w:val="2"/>
          </w:rPr>
          <w:t>控制</w:t>
        </w:r>
      </w:ins>
      <w:ins w:id="382" w:author="Vance xu" w:date="2026-09-15T10:37:18Z">
        <w:r>
          <w:rPr>
            <w:rFonts w:hint="eastAsia"/>
            <w:lang w:eastAsia="zh"/>
            <w:woUserID w:val="2"/>
          </w:rPr>
          <w:t>措施</w:t>
        </w:r>
      </w:ins>
      <w:ins w:id="383" w:author="Vance xu" w:date="2026-09-15T10:37:21Z">
        <w:r>
          <w:rPr>
            <w:rFonts w:hint="eastAsia"/>
            <w:lang w:eastAsia="zh"/>
            <w:woUserID w:val="2"/>
          </w:rPr>
          <w:t>列</w:t>
        </w:r>
      </w:ins>
      <w:ins w:id="384" w:author="Vance xu" w:date="2026-09-15T10:38:04Z">
        <w:r>
          <w:rPr>
            <w:rFonts w:hint="eastAsia"/>
            <w:lang w:eastAsia="zh"/>
            <w:woUserID w:val="2"/>
          </w:rPr>
          <w:t>内容</w:t>
        </w:r>
      </w:ins>
      <w:ins w:id="385" w:author="Vance xu" w:date="2026-09-15T10:38:05Z">
        <w:r>
          <w:rPr>
            <w:rFonts w:hint="eastAsia"/>
            <w:lang w:eastAsia="zh"/>
            <w:woUserID w:val="2"/>
          </w:rPr>
          <w:t>上</w:t>
        </w:r>
      </w:ins>
      <w:ins w:id="386" w:author="Vance xu" w:date="2026-09-15T10:37:46Z">
        <w:r>
          <w:rPr>
            <w:rFonts w:hint="eastAsia"/>
            <w:lang w:eastAsia="zh"/>
            <w:woUserID w:val="2"/>
          </w:rPr>
          <w:t>对应</w:t>
        </w:r>
      </w:ins>
      <w:ins w:id="387" w:author="Vance xu" w:date="2026-09-15T10:37:50Z">
        <w:r>
          <w:rPr>
            <w:rFonts w:hint="eastAsia"/>
            <w:lang w:eastAsia="zh"/>
            <w:woUserID w:val="2"/>
          </w:rPr>
          <w:t>核查</w:t>
        </w:r>
      </w:ins>
      <w:ins w:id="388" w:author="Vance xu" w:date="2026-09-15T10:38:11Z">
        <w:r>
          <w:rPr>
            <w:rFonts w:hint="eastAsia"/>
            <w:lang w:eastAsia="zh"/>
            <w:woUserID w:val="2"/>
          </w:rPr>
          <w:t>。</w:t>
        </w:r>
      </w:ins>
    </w:p>
    <w:p w14:paraId="78D75663">
      <w:pPr>
        <w:snapToGrid w:val="0"/>
      </w:pPr>
      <w:r>
        <w:t>角色优先取自明确角色字段</w:t>
      </w:r>
      <w:ins w:id="389" w:author="Vance xu" w:date="2026-09-14T16:39:12Z">
        <w:r>
          <w:rPr>
            <w:rFonts w:hint="eastAsia"/>
            <w:lang w:eastAsia="zh"/>
            <w:woUserID w:val="2"/>
          </w:rPr>
          <w:t>，</w:t>
        </w:r>
      </w:ins>
      <w:ins w:id="390" w:author="Vance xu" w:date="2026-09-14T16:39:13Z">
        <w:r>
          <w:rPr>
            <w:rFonts w:hint="eastAsia"/>
            <w:lang w:eastAsia="zh"/>
            <w:woUserID w:val="2"/>
          </w:rPr>
          <w:t>只</w:t>
        </w:r>
      </w:ins>
      <w:ins w:id="391" w:author="Vance xu" w:date="2026-09-14T16:39:16Z">
        <w:r>
          <w:rPr>
            <w:rFonts w:hint="eastAsia"/>
            <w:lang w:eastAsia="zh"/>
            <w:woUserID w:val="2"/>
          </w:rPr>
          <w:t>能</w:t>
        </w:r>
      </w:ins>
      <w:ins w:id="392" w:author="Vance xu" w:date="2026-09-15T08:43:05Z">
        <w:r>
          <w:rPr>
            <w:rFonts w:hint="eastAsia"/>
            <w:lang w:eastAsia="zh"/>
            <w:woUserID w:val="2"/>
          </w:rPr>
          <w:t>选择</w:t>
        </w:r>
      </w:ins>
      <w:ins w:id="393" w:author="Vance xu" w:date="2026-09-14T16:39:24Z">
        <w:r>
          <w:rPr>
            <w:rFonts w:hint="eastAsia"/>
            <w:lang w:eastAsia="zh"/>
            <w:woUserID w:val="2"/>
          </w:rPr>
          <w:t>“</w:t>
        </w:r>
      </w:ins>
      <w:ins w:id="394" w:author="Vance xu" w:date="2026-09-14T16:39:27Z">
        <w:r>
          <w:rPr>
            <w:rFonts w:hint="eastAsia"/>
            <w:lang w:eastAsia="zh"/>
            <w:woUserID w:val="2"/>
          </w:rPr>
          <w:t>经办</w:t>
        </w:r>
      </w:ins>
      <w:ins w:id="395" w:author="Vance xu" w:date="2026-09-14T16:39:24Z">
        <w:r>
          <w:rPr>
            <w:rFonts w:hint="eastAsia"/>
            <w:lang w:eastAsia="zh"/>
            <w:woUserID w:val="2"/>
          </w:rPr>
          <w:t>”</w:t>
        </w:r>
      </w:ins>
      <w:ins w:id="396" w:author="Vance xu" w:date="2026-09-14T16:39:30Z">
        <w:r>
          <w:rPr>
            <w:rFonts w:hint="eastAsia"/>
            <w:lang w:eastAsia="zh"/>
            <w:woUserID w:val="2"/>
          </w:rPr>
          <w:t>“审核”</w:t>
        </w:r>
      </w:ins>
      <w:ins w:id="397" w:author="Vance xu" w:date="2026-09-14T16:39:32Z">
        <w:r>
          <w:rPr>
            <w:rFonts w:hint="eastAsia"/>
            <w:lang w:eastAsia="zh"/>
            <w:woUserID w:val="2"/>
          </w:rPr>
          <w:t>“</w:t>
        </w:r>
      </w:ins>
      <w:ins w:id="398" w:author="Vance xu" w:date="2026-09-14T16:39:33Z">
        <w:r>
          <w:rPr>
            <w:rFonts w:hint="eastAsia"/>
            <w:lang w:eastAsia="zh"/>
            <w:woUserID w:val="2"/>
          </w:rPr>
          <w:t>审批</w:t>
        </w:r>
      </w:ins>
      <w:ins w:id="399" w:author="Vance xu" w:date="2026-09-14T16:39:32Z">
        <w:r>
          <w:rPr>
            <w:rFonts w:hint="eastAsia"/>
            <w:lang w:eastAsia="zh"/>
            <w:woUserID w:val="2"/>
          </w:rPr>
          <w:t>”</w:t>
        </w:r>
      </w:ins>
      <w:ins w:id="400" w:author="Vance xu" w:date="2026-09-14T16:39:37Z">
        <w:r>
          <w:rPr>
            <w:rFonts w:hint="eastAsia"/>
            <w:lang w:eastAsia="zh"/>
            <w:woUserID w:val="2"/>
          </w:rPr>
          <w:t>三个</w:t>
        </w:r>
      </w:ins>
      <w:ins w:id="401" w:author="Vance xu" w:date="2026-09-14T16:39:39Z">
        <w:r>
          <w:rPr>
            <w:rFonts w:hint="eastAsia"/>
            <w:lang w:eastAsia="zh"/>
            <w:woUserID w:val="2"/>
          </w:rPr>
          <w:t>角色</w:t>
        </w:r>
      </w:ins>
      <w:r>
        <w:t>，没有角色字段</w:t>
      </w:r>
      <w:ins w:id="402" w:author="Vance xu" w:date="2026-09-14T16:40:01Z">
        <w:r>
          <w:rPr>
            <w:rFonts w:hint="eastAsia"/>
            <w:lang w:eastAsia="zh"/>
            <w:woUserID w:val="2"/>
          </w:rPr>
          <w:t>提示</w:t>
        </w:r>
      </w:ins>
      <w:ins w:id="403" w:author="Vance xu" w:date="2026-09-14T16:40:02Z">
        <w:r>
          <w:rPr>
            <w:rFonts w:hint="eastAsia"/>
            <w:lang w:eastAsia="zh"/>
            <w:woUserID w:val="2"/>
          </w:rPr>
          <w:t>“</w:t>
        </w:r>
      </w:ins>
      <w:ins w:id="404" w:author="Vance xu" w:date="2026-09-14T16:40:03Z">
        <w:r>
          <w:rPr>
            <w:rFonts w:hint="eastAsia"/>
            <w:lang w:eastAsia="zh"/>
            <w:woUserID w:val="2"/>
          </w:rPr>
          <w:t>请</w:t>
        </w:r>
      </w:ins>
      <w:ins w:id="405" w:author="Vance xu" w:date="2026-09-14T16:40:04Z">
        <w:r>
          <w:rPr>
            <w:rFonts w:hint="eastAsia"/>
            <w:lang w:eastAsia="zh"/>
            <w:woUserID w:val="2"/>
          </w:rPr>
          <w:t>补充</w:t>
        </w:r>
      </w:ins>
      <w:ins w:id="406" w:author="Vance xu" w:date="2026-09-14T16:40:06Z">
        <w:r>
          <w:rPr>
            <w:rFonts w:hint="eastAsia"/>
            <w:lang w:eastAsia="zh"/>
            <w:woUserID w:val="2"/>
          </w:rPr>
          <w:t>明确</w:t>
        </w:r>
      </w:ins>
      <w:ins w:id="407" w:author="Vance xu" w:date="2026-09-14T16:40:08Z">
        <w:r>
          <w:rPr>
            <w:rFonts w:hint="eastAsia"/>
            <w:lang w:eastAsia="zh"/>
            <w:woUserID w:val="2"/>
          </w:rPr>
          <w:t>角色</w:t>
        </w:r>
      </w:ins>
      <w:ins w:id="408" w:author="Vance xu" w:date="2026-09-14T16:40:02Z">
        <w:r>
          <w:rPr>
            <w:rFonts w:hint="eastAsia"/>
            <w:lang w:eastAsia="zh"/>
            <w:woUserID w:val="2"/>
          </w:rPr>
          <w:t>”</w:t>
        </w:r>
      </w:ins>
      <w:del w:id="409" w:author="Vance xu" w:date="2026-09-14T16:39:58Z">
        <w:r>
          <w:rPr/>
          <w:delText>时按第十一项从明确责任表述提取</w:delText>
        </w:r>
      </w:del>
      <w:r>
        <w:t>。人员</w:t>
      </w:r>
      <w:ins w:id="410" w:author="Vance xu" w:date="2026-09-14T16:45:35Z">
        <w:r>
          <w:rPr>
            <w:rFonts w:hint="eastAsia"/>
            <w:lang w:eastAsia="zh"/>
            <w:woUserID w:val="2"/>
          </w:rPr>
          <w:t>姓名</w:t>
        </w:r>
      </w:ins>
      <w:del w:id="411" w:author="Vance xu" w:date="2026-09-14T16:45:34Z">
        <w:r>
          <w:rPr/>
          <w:delText>身份</w:delText>
        </w:r>
      </w:del>
      <w:r>
        <w:t>优先按人员编号核对，仅有姓名时比较姓名；存在重合且无法排除同名不同人的，填写待核实意见。确认同一人同时经办和审核的，指出冲突岗位和人员。</w:t>
      </w:r>
    </w:p>
    <w:p w14:paraId="66CD3F8D">
      <w:pPr>
        <w:snapToGrid w:val="0"/>
      </w:pPr>
      <w:r>
        <w:t>缺少姓名或无法识别角色时，填写具体缺失及待核实事项，不能认定不存在冲突。本期只检查经办与审核，不自动扩大为所有角色之间禁止兼任。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412" w:author="Vance xu" w:date="2026-09-14T18:21:33Z">
          <w:pPr>
            <w:snapToGrid w:val="0"/>
          </w:pPr>
        </w:pPrChange>
      </w:pPr>
      <w:r>
        <w:t>本项仅实施两项检查：一是岗位清单引用的控制措施编号，是否在同一会计主体、同一业务类别的当前矩阵中存在</w:t>
      </w:r>
      <w:ins w:id="413" w:author="Vance xu" w:date="2026-09-14T18:16:13Z">
        <w:r>
          <w:rPr>
            <w:rFonts w:hint="eastAsia"/>
            <w:lang w:eastAsia="zh"/>
            <w:woUserID w:val="2"/>
          </w:rPr>
          <w:t>，</w:t>
        </w:r>
      </w:ins>
      <w:ins w:id="414" w:author="Vance xu" w:date="2026-09-14T18:16:14Z">
        <w:r>
          <w:rPr>
            <w:rFonts w:hint="eastAsia"/>
            <w:lang w:eastAsia="zh"/>
            <w:woUserID w:val="2"/>
          </w:rPr>
          <w:t>并</w:t>
        </w:r>
      </w:ins>
      <w:ins w:id="415" w:author="Vance xu" w:date="2026-09-14T18:16:24Z">
        <w:r>
          <w:rPr>
            <w:rFonts w:hint="eastAsia"/>
            <w:lang w:eastAsia="zh"/>
            <w:woUserID w:val="2"/>
          </w:rPr>
          <w:t>检查矩阵</w:t>
        </w:r>
      </w:ins>
      <w:ins w:id="416" w:author="Vance xu" w:date="2026-09-14T18:16:26Z">
        <w:r>
          <w:rPr>
            <w:rFonts w:hint="eastAsia"/>
            <w:lang w:eastAsia="zh"/>
            <w:woUserID w:val="2"/>
          </w:rPr>
          <w:t>中</w:t>
        </w:r>
      </w:ins>
      <w:ins w:id="417" w:author="Vance xu" w:date="2026-09-14T18:16:29Z">
        <w:r>
          <w:rPr>
            <w:rFonts w:hint="eastAsia"/>
            <w:lang w:eastAsia="zh"/>
            <w:woUserID w:val="2"/>
          </w:rPr>
          <w:t>“</w:t>
        </w:r>
      </w:ins>
      <w:ins w:id="418" w:author="Vance xu" w:date="2026-09-14T18:16:31Z">
        <w:r>
          <w:rPr>
            <w:rFonts w:hint="eastAsia"/>
            <w:lang w:eastAsia="zh"/>
            <w:woUserID w:val="2"/>
          </w:rPr>
          <w:t>是否</w:t>
        </w:r>
      </w:ins>
      <w:ins w:id="419" w:author="Vance xu" w:date="2026-09-14T18:16:32Z">
        <w:r>
          <w:rPr>
            <w:rFonts w:hint="eastAsia"/>
            <w:lang w:eastAsia="zh"/>
            <w:woUserID w:val="2"/>
          </w:rPr>
          <w:t>适用</w:t>
        </w:r>
      </w:ins>
      <w:ins w:id="420" w:author="Vance xu" w:date="2026-09-14T18:16:29Z">
        <w:r>
          <w:rPr>
            <w:rFonts w:hint="eastAsia"/>
            <w:lang w:eastAsia="zh"/>
            <w:woUserID w:val="2"/>
          </w:rPr>
          <w:t>”</w:t>
        </w:r>
      </w:ins>
      <w:ins w:id="421" w:author="Vance xu" w:date="2026-09-14T18:16:38Z">
        <w:r>
          <w:rPr>
            <w:rFonts w:hint="eastAsia"/>
            <w:lang w:eastAsia="zh"/>
            <w:woUserID w:val="2"/>
          </w:rPr>
          <w:t>列</w:t>
        </w:r>
      </w:ins>
      <w:ins w:id="422" w:author="Vance xu" w:date="2026-09-14T18:16:39Z">
        <w:r>
          <w:rPr>
            <w:rFonts w:hint="eastAsia"/>
            <w:lang w:eastAsia="zh"/>
            <w:woUserID w:val="2"/>
          </w:rPr>
          <w:t>为</w:t>
        </w:r>
      </w:ins>
      <w:ins w:id="423" w:author="Vance xu" w:date="2026-09-14T18:16:40Z">
        <w:r>
          <w:rPr>
            <w:rFonts w:hint="eastAsia"/>
            <w:lang w:eastAsia="zh"/>
            <w:woUserID w:val="2"/>
          </w:rPr>
          <w:t>“</w:t>
        </w:r>
      </w:ins>
      <w:ins w:id="424" w:author="Vance xu" w:date="2026-09-14T18:16:41Z">
        <w:r>
          <w:rPr>
            <w:rFonts w:hint="eastAsia"/>
            <w:lang w:eastAsia="zh"/>
            <w:woUserID w:val="2"/>
          </w:rPr>
          <w:t>是</w:t>
        </w:r>
      </w:ins>
      <w:ins w:id="425" w:author="Vance xu" w:date="2026-09-14T18:16:40Z">
        <w:r>
          <w:rPr>
            <w:rFonts w:hint="eastAsia"/>
            <w:lang w:eastAsia="zh"/>
            <w:woUserID w:val="2"/>
          </w:rPr>
          <w:t>”</w:t>
        </w:r>
      </w:ins>
      <w:ins w:id="426" w:author="Vance xu" w:date="2026-09-14T18:16:43Z">
        <w:r>
          <w:rPr>
            <w:rFonts w:hint="eastAsia"/>
            <w:lang w:eastAsia="zh"/>
            <w:woUserID w:val="2"/>
          </w:rPr>
          <w:t>或者</w:t>
        </w:r>
      </w:ins>
      <w:ins w:id="427" w:author="Vance xu" w:date="2026-09-14T18:16:45Z">
        <w:r>
          <w:rPr>
            <w:rFonts w:hint="eastAsia"/>
            <w:lang w:eastAsia="zh"/>
            <w:woUserID w:val="2"/>
          </w:rPr>
          <w:t>“</w:t>
        </w:r>
      </w:ins>
      <w:ins w:id="428" w:author="Vance xu" w:date="2026-09-14T18:16:46Z">
        <w:r>
          <w:rPr>
            <w:rFonts w:hint="eastAsia"/>
            <w:lang w:eastAsia="zh"/>
            <w:woUserID w:val="2"/>
          </w:rPr>
          <w:t>适用</w:t>
        </w:r>
      </w:ins>
      <w:ins w:id="429" w:author="Vance xu" w:date="2026-09-14T18:16:45Z">
        <w:r>
          <w:rPr>
            <w:rFonts w:hint="eastAsia"/>
            <w:lang w:eastAsia="zh"/>
            <w:woUserID w:val="2"/>
          </w:rPr>
          <w:t>”</w:t>
        </w:r>
      </w:ins>
      <w:r>
        <w:t>；二是</w:t>
      </w:r>
      <w:ins w:id="430" w:author="Vance xu" w:date="2026-09-14T18:14:34Z">
        <w:r>
          <w:rPr>
            <w:rFonts w:hint="eastAsia"/>
            <w:lang w:eastAsia="zh"/>
            <w:woUserID w:val="2"/>
          </w:rPr>
          <w:t>矩阵中</w:t>
        </w:r>
      </w:ins>
      <w:ins w:id="431" w:author="Vance xu" w:date="2026-09-14T18:14:40Z">
        <w:r>
          <w:rPr>
            <w:rFonts w:hint="eastAsia"/>
            <w:lang w:eastAsia="zh"/>
            <w:woUserID w:val="2"/>
          </w:rPr>
          <w:t>控制措施列</w:t>
        </w:r>
      </w:ins>
      <w:del w:id="432" w:author="Vance xu" w:date="2026-09-14T18:14:28Z">
        <w:r>
          <w:rPr/>
          <w:delText>岗位清单载体字段</w:delText>
        </w:r>
      </w:del>
      <w:r>
        <w:t>或</w:t>
      </w:r>
      <w:ins w:id="433" w:author="Vance xu" w:date="2026-09-14T18:14:17Z">
        <w:r>
          <w:rPr>
            <w:rFonts w:hint="eastAsia"/>
            <w:lang w:eastAsia="zh"/>
            <w:woUserID w:val="2"/>
          </w:rPr>
          <w:t>控制</w:t>
        </w:r>
      </w:ins>
      <w:ins w:id="434" w:author="Vance xu" w:date="2026-09-14T18:14:46Z">
        <w:r>
          <w:rPr>
            <w:rFonts w:hint="eastAsia"/>
            <w:lang w:eastAsia="zh"/>
            <w:woUserID w:val="2"/>
          </w:rPr>
          <w:t>载体</w:t>
        </w:r>
      </w:ins>
      <w:ins w:id="435" w:author="Vance xu" w:date="2026-09-14T18:14:18Z">
        <w:r>
          <w:rPr>
            <w:rFonts w:hint="eastAsia"/>
            <w:lang w:eastAsia="zh"/>
            <w:woUserID w:val="2"/>
          </w:rPr>
          <w:t>列</w:t>
        </w:r>
      </w:ins>
      <w:del w:id="436" w:author="Vance xu" w:date="2026-09-14T18:14:13Z">
        <w:r>
          <w:rPr/>
          <w:delText>岗位职责</w:delText>
        </w:r>
      </w:del>
      <w:r>
        <w:t>中</w:t>
      </w:r>
      <w:del w:id="437" w:author="Vance xu" w:date="2026-09-14T18:14:54Z">
        <w:r>
          <w:rPr/>
          <w:delText>明确引用的</w:delText>
        </w:r>
      </w:del>
      <w:ins w:id="438" w:author="Vance xu" w:date="2026-09-14T18:13:34Z">
        <w:r>
          <w:rPr>
            <w:rFonts w:hint="eastAsia"/>
            <w:lang w:eastAsia="zh"/>
            <w:woUserID w:val="2"/>
          </w:rPr>
          <w:t>已经</w:t>
        </w:r>
      </w:ins>
      <w:ins w:id="439" w:author="Vance xu" w:date="2026-09-14T18:13:47Z">
        <w:r>
          <w:rPr>
            <w:rFonts w:hint="eastAsia"/>
            <w:lang w:eastAsia="zh"/>
            <w:woUserID w:val="2"/>
          </w:rPr>
          <w:t>划</w:t>
        </w:r>
      </w:ins>
      <w:ins w:id="440" w:author="Vance xu" w:date="2026-09-14T18:13:52Z">
        <w:r>
          <w:rPr>
            <w:rFonts w:hint="eastAsia"/>
            <w:lang w:eastAsia="zh"/>
            <w:woUserID w:val="2"/>
          </w:rPr>
          <w:t>删除线</w:t>
        </w:r>
      </w:ins>
      <w:ins w:id="441" w:author="Vance xu" w:date="2026-09-14T18:13:38Z">
        <w:r>
          <w:rPr>
            <w:rFonts w:hint="eastAsia"/>
            <w:lang w:eastAsia="zh"/>
            <w:woUserID w:val="2"/>
          </w:rPr>
          <w:t>的</w:t>
        </w:r>
      </w:ins>
      <w:ins w:id="442" w:author="Vance xu" w:date="2026-09-14T18:15:02Z">
        <w:r>
          <w:rPr>
            <w:rFonts w:hint="eastAsia"/>
            <w:lang w:eastAsia="zh"/>
            <w:woUserID w:val="2"/>
          </w:rPr>
          <w:t>字段</w:t>
        </w:r>
      </w:ins>
      <w:del w:id="443" w:author="Vance xu" w:date="2026-09-14T18:14:58Z">
        <w:r>
          <w:rPr/>
          <w:delText>载体</w:delText>
        </w:r>
      </w:del>
      <w:r>
        <w:t>，是否能够在</w:t>
      </w:r>
      <w:ins w:id="444" w:author="Vance xu" w:date="2026-09-14T18:17:16Z">
        <w:r>
          <w:rPr>
            <w:rFonts w:hint="eastAsia"/>
            <w:lang w:eastAsia="zh"/>
            <w:woUserID w:val="2"/>
          </w:rPr>
          <w:t>岗位职责清单中</w:t>
        </w:r>
      </w:ins>
      <w:ins w:id="445" w:author="Vance xu" w:date="2026-09-14T18:19:08Z">
        <w:r>
          <w:rPr>
            <w:rFonts w:hint="eastAsia"/>
            <w:lang w:eastAsia="zh"/>
            <w:woUserID w:val="2"/>
          </w:rPr>
          <w:t>对应的</w:t>
        </w:r>
      </w:ins>
      <w:ins w:id="446" w:author="Vance xu" w:date="2026-09-14T18:19:08Z">
        <w:r>
          <w:rPr>
            <w:woUserID w:val="2"/>
          </w:rPr>
          <w:t>该措施</w:t>
        </w:r>
      </w:ins>
      <w:ins w:id="447" w:author="Vance xu" w:date="2026-09-14T18:19:08Z">
        <w:r>
          <w:rPr>
            <w:rFonts w:hint="eastAsia"/>
            <w:lang w:eastAsia="zh"/>
            <w:woUserID w:val="2"/>
          </w:rPr>
          <w:t>编号</w:t>
        </w:r>
      </w:ins>
      <w:ins w:id="448" w:author="Vance xu" w:date="2026-09-14T18:19:13Z">
        <w:r>
          <w:rPr>
            <w:rFonts w:hint="eastAsia"/>
            <w:lang w:eastAsia="zh"/>
            <w:woUserID w:val="2"/>
          </w:rPr>
          <w:t>的</w:t>
        </w:r>
      </w:ins>
      <w:ins w:id="449" w:author="Vance xu" w:date="2026-09-14T18:19:15Z">
        <w:r>
          <w:rPr>
            <w:rFonts w:hint="eastAsia"/>
            <w:lang w:eastAsia="zh"/>
            <w:woUserID w:val="2"/>
          </w:rPr>
          <w:t>“</w:t>
        </w:r>
      </w:ins>
      <w:ins w:id="450" w:author="Vance xu" w:date="2026-09-14T18:17:16Z">
        <w:r>
          <w:rPr>
            <w:rFonts w:hint="eastAsia"/>
            <w:lang w:eastAsia="zh"/>
            <w:woUserID w:val="2"/>
          </w:rPr>
          <w:t>岗位职责</w:t>
        </w:r>
      </w:ins>
      <w:del w:id="451" w:author="Vance xu" w:date="2026-09-14T18:21:27Z">
        <w:r>
          <w:rPr/>
          <w:delText>该措施对应的</w:delText>
        </w:r>
      </w:del>
      <w:ins w:id="452" w:author="Vance xu" w:date="2026-09-14T18:19:17Z">
        <w:r>
          <w:rPr>
            <w:rFonts w:hint="eastAsia"/>
            <w:lang w:eastAsia="zh"/>
            <w:woUserID w:val="2"/>
          </w:rPr>
          <w:t>”</w:t>
        </w:r>
      </w:ins>
      <w:ins w:id="453" w:author="Vance xu" w:date="2026-09-14T18:21:28Z">
        <w:r>
          <w:rPr>
            <w:rFonts w:hint="eastAsia"/>
            <w:lang w:eastAsia="zh"/>
            <w:woUserID w:val="2"/>
          </w:rPr>
          <w:t>列</w:t>
        </w:r>
      </w:ins>
      <w:del w:id="454" w:author="Vance xu" w:date="2026-09-14T18:19:23Z">
        <w:r>
          <w:rPr/>
          <w:delText>当前矩阵</w:delText>
        </w:r>
      </w:del>
      <w:del w:id="455" w:author="Vance xu" w:date="2026-09-14T18:19:24Z">
        <w:r>
          <w:rPr/>
          <w:delText>载体</w:delText>
        </w:r>
      </w:del>
      <w:ins w:id="456" w:author="Vance xu" w:date="2026-09-14T18:19:27Z">
        <w:r>
          <w:rPr>
            <w:rFonts w:hint="eastAsia"/>
            <w:lang w:eastAsia="zh"/>
            <w:woUserID w:val="2"/>
          </w:rPr>
          <w:t>文字</w:t>
        </w:r>
      </w:ins>
      <w:ins w:id="457" w:author="Vance xu" w:date="2026-09-14T18:19:32Z">
        <w:r>
          <w:rPr>
            <w:rFonts w:hint="eastAsia"/>
            <w:lang w:eastAsia="zh"/>
            <w:woUserID w:val="2"/>
          </w:rPr>
          <w:t>中</w:t>
        </w:r>
      </w:ins>
      <w:r>
        <w:t>内容中找到</w:t>
      </w:r>
      <w:ins w:id="458" w:author="Vance xu" w:date="2026-09-14T18:19:39Z">
        <w:r>
          <w:rPr>
            <w:rFonts w:hint="eastAsia"/>
            <w:lang w:eastAsia="zh"/>
            <w:woUserID w:val="2"/>
          </w:rPr>
          <w:t>对应的</w:t>
        </w:r>
      </w:ins>
      <w:ins w:id="459" w:author="Vance xu" w:date="2026-09-14T18:19:41Z">
        <w:r>
          <w:rPr>
            <w:rFonts w:hint="eastAsia"/>
            <w:lang w:eastAsia="zh"/>
            <w:woUserID w:val="2"/>
          </w:rPr>
          <w:t>内容</w:t>
        </w:r>
      </w:ins>
      <w:ins w:id="460" w:author="Vance xu" w:date="2026-09-14T18:19:43Z">
        <w:r>
          <w:rPr>
            <w:rFonts w:hint="eastAsia"/>
            <w:lang w:eastAsia="zh"/>
            <w:woUserID w:val="2"/>
          </w:rPr>
          <w:t>，</w:t>
        </w:r>
      </w:ins>
      <w:ins w:id="461" w:author="Vance xu" w:date="2026-09-14T18:19:48Z">
        <w:r>
          <w:rPr>
            <w:rFonts w:hint="eastAsia"/>
            <w:lang w:eastAsia="zh"/>
            <w:woUserID w:val="2"/>
          </w:rPr>
          <w:t>找到</w:t>
        </w:r>
      </w:ins>
      <w:ins w:id="462" w:author="Vance xu" w:date="2026-09-14T18:21:46Z">
        <w:r>
          <w:rPr>
            <w:rFonts w:hint="eastAsia"/>
            <w:lang w:eastAsia="zh"/>
            <w:woUserID w:val="2"/>
          </w:rPr>
          <w:t>已删除</w:t>
        </w:r>
      </w:ins>
      <w:ins w:id="463" w:author="Vance xu" w:date="2026-09-14T18:21:47Z">
        <w:r>
          <w:rPr>
            <w:rFonts w:hint="eastAsia"/>
            <w:lang w:eastAsia="zh"/>
            <w:woUserID w:val="2"/>
          </w:rPr>
          <w:t>的</w:t>
        </w:r>
      </w:ins>
      <w:ins w:id="464" w:author="Vance xu" w:date="2026-09-14T18:19:49Z">
        <w:r>
          <w:rPr>
            <w:rFonts w:hint="eastAsia"/>
            <w:lang w:eastAsia="zh"/>
            <w:woUserID w:val="2"/>
          </w:rPr>
          <w:t>相同字</w:t>
        </w:r>
      </w:ins>
      <w:ins w:id="465" w:author="Vance xu" w:date="2026-09-14T18:19:50Z">
        <w:r>
          <w:rPr>
            <w:rFonts w:hint="eastAsia"/>
            <w:lang w:eastAsia="zh"/>
            <w:woUserID w:val="2"/>
          </w:rPr>
          <w:t>段</w:t>
        </w:r>
      </w:ins>
      <w:ins w:id="466" w:author="Vance xu" w:date="2026-09-14T18:19:52Z">
        <w:r>
          <w:rPr>
            <w:rFonts w:hint="eastAsia"/>
            <w:lang w:eastAsia="zh"/>
            <w:woUserID w:val="2"/>
          </w:rPr>
          <w:t>就</w:t>
        </w:r>
      </w:ins>
      <w:ins w:id="467" w:author="Vance xu" w:date="2026-09-14T18:19:53Z">
        <w:r>
          <w:rPr>
            <w:rFonts w:hint="eastAsia"/>
            <w:lang w:eastAsia="zh"/>
            <w:woUserID w:val="2"/>
          </w:rPr>
          <w:t>请</w:t>
        </w:r>
      </w:ins>
      <w:ins w:id="468" w:author="Vance xu" w:date="2026-09-14T18:19:55Z">
        <w:r>
          <w:rPr>
            <w:rFonts w:hint="eastAsia"/>
            <w:lang w:eastAsia="zh"/>
            <w:woUserID w:val="2"/>
          </w:rPr>
          <w:t>提示</w:t>
        </w:r>
      </w:ins>
      <w:ins w:id="469" w:author="Vance xu" w:date="2026-09-14T18:19:57Z">
        <w:r>
          <w:rPr>
            <w:rFonts w:hint="eastAsia"/>
            <w:lang w:eastAsia="zh"/>
            <w:woUserID w:val="2"/>
          </w:rPr>
          <w:t>“</w:t>
        </w:r>
      </w:ins>
      <w:ins w:id="470" w:author="Vance xu" w:date="2026-09-14T18:19:59Z">
        <w:r>
          <w:rPr>
            <w:rFonts w:hint="eastAsia"/>
            <w:lang w:eastAsia="zh"/>
            <w:woUserID w:val="2"/>
          </w:rPr>
          <w:t>矩阵</w:t>
        </w:r>
      </w:ins>
      <w:ins w:id="471" w:author="Vance xu" w:date="2026-09-14T18:20:00Z">
        <w:r>
          <w:rPr>
            <w:rFonts w:hint="eastAsia"/>
            <w:lang w:eastAsia="zh"/>
            <w:woUserID w:val="2"/>
          </w:rPr>
          <w:t>中</w:t>
        </w:r>
      </w:ins>
      <w:ins w:id="472" w:author="Vance xu" w:date="2026-09-14T18:20:01Z">
        <w:r>
          <w:rPr>
            <w:rFonts w:hint="eastAsia"/>
            <w:lang w:eastAsia="zh"/>
            <w:woUserID w:val="2"/>
          </w:rPr>
          <w:t>对应</w:t>
        </w:r>
      </w:ins>
      <w:ins w:id="473" w:author="Vance xu" w:date="2026-09-14T18:20:02Z">
        <w:r>
          <w:rPr>
            <w:rFonts w:hint="eastAsia"/>
            <w:lang w:eastAsia="zh"/>
            <w:woUserID w:val="2"/>
          </w:rPr>
          <w:t>的措施</w:t>
        </w:r>
      </w:ins>
      <w:ins w:id="474" w:author="Vance xu" w:date="2026-09-14T18:20:03Z">
        <w:r>
          <w:rPr>
            <w:rFonts w:hint="eastAsia"/>
            <w:lang w:eastAsia="zh"/>
            <w:woUserID w:val="2"/>
          </w:rPr>
          <w:t>和</w:t>
        </w:r>
      </w:ins>
      <w:ins w:id="475" w:author="Vance xu" w:date="2026-09-14T18:20:04Z">
        <w:r>
          <w:rPr>
            <w:rFonts w:hint="eastAsia"/>
            <w:lang w:eastAsia="zh"/>
            <w:woUserID w:val="2"/>
          </w:rPr>
          <w:t>载体</w:t>
        </w:r>
      </w:ins>
      <w:ins w:id="476" w:author="Vance xu" w:date="2026-09-14T18:20:07Z">
        <w:r>
          <w:rPr>
            <w:rFonts w:hint="eastAsia"/>
            <w:lang w:eastAsia="zh"/>
            <w:woUserID w:val="2"/>
          </w:rPr>
          <w:t>已</w:t>
        </w:r>
      </w:ins>
      <w:ins w:id="477" w:author="Vance xu" w:date="2026-09-14T18:20:08Z">
        <w:r>
          <w:rPr>
            <w:rFonts w:hint="eastAsia"/>
            <w:lang w:eastAsia="zh"/>
            <w:woUserID w:val="2"/>
          </w:rPr>
          <w:t>删除</w:t>
        </w:r>
      </w:ins>
      <w:ins w:id="478" w:author="Vance xu" w:date="2026-09-14T18:20:09Z">
        <w:r>
          <w:rPr>
            <w:rFonts w:hint="eastAsia"/>
            <w:lang w:eastAsia="zh"/>
            <w:woUserID w:val="2"/>
          </w:rPr>
          <w:t>，</w:t>
        </w:r>
      </w:ins>
      <w:ins w:id="479" w:author="Vance xu" w:date="2026-09-14T18:20:10Z">
        <w:r>
          <w:rPr>
            <w:rFonts w:hint="eastAsia"/>
            <w:lang w:eastAsia="zh"/>
            <w:woUserID w:val="2"/>
          </w:rPr>
          <w:t>请</w:t>
        </w:r>
      </w:ins>
      <w:ins w:id="480" w:author="Vance xu" w:date="2026-09-14T18:20:11Z">
        <w:r>
          <w:rPr>
            <w:rFonts w:hint="eastAsia"/>
            <w:lang w:eastAsia="zh"/>
            <w:woUserID w:val="2"/>
          </w:rPr>
          <w:t>核对</w:t>
        </w:r>
      </w:ins>
      <w:ins w:id="481" w:author="Vance xu" w:date="2026-09-14T18:20:18Z">
        <w:r>
          <w:rPr>
            <w:rFonts w:hint="eastAsia"/>
            <w:lang w:eastAsia="zh"/>
            <w:woUserID w:val="2"/>
          </w:rPr>
          <w:t>岗位职责</w:t>
        </w:r>
      </w:ins>
      <w:ins w:id="482" w:author="Vance xu" w:date="2026-09-14T18:20:20Z">
        <w:r>
          <w:rPr>
            <w:rFonts w:hint="eastAsia"/>
            <w:lang w:eastAsia="zh"/>
            <w:woUserID w:val="2"/>
          </w:rPr>
          <w:t>描述</w:t>
        </w:r>
      </w:ins>
      <w:ins w:id="483" w:author="Vance xu" w:date="2026-09-14T18:20:22Z">
        <w:r>
          <w:rPr>
            <w:rFonts w:hint="eastAsia"/>
            <w:lang w:eastAsia="zh"/>
            <w:woUserID w:val="2"/>
          </w:rPr>
          <w:t>是否</w:t>
        </w:r>
      </w:ins>
      <w:ins w:id="484" w:author="Vance xu" w:date="2026-09-14T18:20:25Z">
        <w:r>
          <w:rPr>
            <w:rFonts w:hint="eastAsia"/>
            <w:lang w:eastAsia="zh"/>
            <w:woUserID w:val="2"/>
          </w:rPr>
          <w:t>规范</w:t>
        </w:r>
      </w:ins>
      <w:ins w:id="485"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待核实意见。岗位仅涉及部分载体的，不要求复制矩阵全部载体。</w:t>
      </w:r>
    </w:p>
    <w:p w14:paraId="20C68BF3">
      <w:pPr>
        <w:snapToGrid w:val="0"/>
      </w:pPr>
      <w:r>
        <w:t>本项以当前矩阵和当前岗位清单为依据，</w:t>
      </w:r>
      <w:ins w:id="486" w:author="Vance xu" w:date="2026-09-14T18:26:59Z">
        <w:r>
          <w:rPr>
            <w:rFonts w:hint="eastAsia"/>
            <w:lang w:eastAsia="zh"/>
            <w:woUserID w:val="2"/>
          </w:rPr>
          <w:t>需要</w:t>
        </w:r>
      </w:ins>
      <w:del w:id="487" w:author="Vance xu" w:date="2026-09-14T18:26:58Z">
        <w:r>
          <w:rPr/>
          <w:delText>不</w:delText>
        </w:r>
      </w:del>
      <w:r>
        <w:t>核查</w:t>
      </w:r>
      <w:ins w:id="488" w:author="Vance xu" w:date="2026-09-14T18:27:39Z">
        <w:r>
          <w:rPr>
            <w:rFonts w:hint="eastAsia"/>
            <w:lang w:eastAsia="zh"/>
            <w:woUserID w:val="2"/>
          </w:rPr>
          <w:t>矩阵</w:t>
        </w:r>
      </w:ins>
      <w:ins w:id="489" w:author="Vance xu" w:date="2026-09-14T18:28:19Z">
        <w:r>
          <w:rPr>
            <w:rFonts w:hint="eastAsia"/>
            <w:lang w:eastAsia="zh"/>
            <w:woUserID w:val="2"/>
          </w:rPr>
          <w:t>对应</w:t>
        </w:r>
      </w:ins>
      <w:ins w:id="490" w:author="Vance xu" w:date="2026-09-14T18:28:20Z">
        <w:r>
          <w:rPr>
            <w:rFonts w:hint="eastAsia"/>
            <w:lang w:eastAsia="zh"/>
            <w:woUserID w:val="2"/>
          </w:rPr>
          <w:t>的</w:t>
        </w:r>
      </w:ins>
      <w:ins w:id="491" w:author="Vance xu" w:date="2026-09-14T18:28:58Z">
        <w:r>
          <w:rPr>
            <w:rFonts w:hint="eastAsia"/>
            <w:lang w:eastAsia="zh"/>
            <w:woUserID w:val="2"/>
          </w:rPr>
          <w:t>控制载体</w:t>
        </w:r>
      </w:ins>
      <w:ins w:id="492" w:author="Vance xu" w:date="2026-09-14T18:28:59Z">
        <w:r>
          <w:rPr>
            <w:rFonts w:hint="eastAsia"/>
            <w:lang w:eastAsia="zh"/>
            <w:woUserID w:val="2"/>
          </w:rPr>
          <w:t>的</w:t>
        </w:r>
      </w:ins>
      <w:r>
        <w:t>删除</w:t>
      </w:r>
      <w:ins w:id="493" w:author="Vance xu" w:date="2026-09-14T18:29:20Z">
        <w:r>
          <w:rPr>
            <w:rFonts w:hint="eastAsia"/>
            <w:lang w:eastAsia="zh"/>
            <w:woUserID w:val="2"/>
          </w:rPr>
          <w:t>字段</w:t>
        </w:r>
      </w:ins>
      <w:r>
        <w:t>载体</w:t>
      </w:r>
      <w:ins w:id="494" w:author="Vance xu" w:date="2026-09-14T18:28:46Z">
        <w:r>
          <w:rPr>
            <w:rFonts w:hint="eastAsia"/>
            <w:lang w:eastAsia="zh"/>
            <w:woUserID w:val="2"/>
          </w:rPr>
          <w:t>和</w:t>
        </w:r>
      </w:ins>
      <w:ins w:id="495" w:author="Vance xu" w:date="2026-09-14T18:29:45Z">
        <w:r>
          <w:rPr>
            <w:rFonts w:hint="eastAsia"/>
            <w:lang w:eastAsia="zh"/>
            <w:woUserID w:val="2"/>
          </w:rPr>
          <w:t>矩阵</w:t>
        </w:r>
      </w:ins>
      <w:ins w:id="496" w:author="Vance xu" w:date="2026-09-14T18:29:46Z">
        <w:r>
          <w:rPr>
            <w:rFonts w:hint="eastAsia"/>
            <w:lang w:eastAsia="zh"/>
            <w:woUserID w:val="2"/>
          </w:rPr>
          <w:t>的</w:t>
        </w:r>
      </w:ins>
      <w:ins w:id="497" w:author="Vance xu" w:date="2026-09-14T18:29:43Z">
        <w:r>
          <w:rPr>
            <w:rFonts w:hint="eastAsia"/>
            <w:lang w:eastAsia="zh"/>
            <w:woUserID w:val="2"/>
          </w:rPr>
          <w:t>控制措施列</w:t>
        </w:r>
      </w:ins>
      <w:ins w:id="498" w:author="Vance xu" w:date="2026-09-14T18:29:58Z">
        <w:r>
          <w:rPr>
            <w:rFonts w:hint="eastAsia"/>
            <w:lang w:eastAsia="zh"/>
            <w:woUserID w:val="2"/>
          </w:rPr>
          <w:t>删除的</w:t>
        </w:r>
      </w:ins>
      <w:ins w:id="499" w:author="Vance xu" w:date="2026-09-14T18:30:00Z">
        <w:r>
          <w:rPr>
            <w:rFonts w:hint="eastAsia"/>
            <w:lang w:eastAsia="zh"/>
            <w:woUserID w:val="2"/>
          </w:rPr>
          <w:t>字段</w:t>
        </w:r>
      </w:ins>
      <w:del w:id="500" w:author="Vance xu" w:date="2026-09-14T18:30:04Z">
        <w:r>
          <w:rPr/>
          <w:delText>后</w:delText>
        </w:r>
      </w:del>
      <w:ins w:id="501" w:author="Vance xu" w:date="2026-09-14T18:30:06Z">
        <w:r>
          <w:rPr>
            <w:rFonts w:hint="eastAsia"/>
            <w:lang w:eastAsia="zh"/>
            <w:woUserID w:val="2"/>
          </w:rPr>
          <w:t>，对应</w:t>
        </w:r>
      </w:ins>
      <w:ins w:id="502" w:author="Vance xu" w:date="2026-09-14T18:30:27Z">
        <w:r>
          <w:rPr>
            <w:rFonts w:hint="eastAsia"/>
            <w:lang w:eastAsia="zh"/>
            <w:woUserID w:val="2"/>
          </w:rPr>
          <w:t>三清单中</w:t>
        </w:r>
      </w:ins>
      <w:ins w:id="503" w:author="Vance xu" w:date="2026-09-14T18:30:17Z">
        <w:r>
          <w:rPr>
            <w:rFonts w:hint="eastAsia"/>
            <w:lang w:eastAsia="zh"/>
            <w:woUserID w:val="2"/>
          </w:rPr>
          <w:t>控制措施</w:t>
        </w:r>
      </w:ins>
      <w:ins w:id="504" w:author="Vance xu" w:date="2026-09-14T18:30:10Z">
        <w:r>
          <w:rPr>
            <w:rFonts w:hint="eastAsia"/>
            <w:lang w:eastAsia="zh"/>
            <w:woUserID w:val="2"/>
          </w:rPr>
          <w:t>编号</w:t>
        </w:r>
      </w:ins>
      <w:ins w:id="505" w:author="Vance xu" w:date="2026-09-14T18:30:37Z">
        <w:r>
          <w:rPr>
            <w:rFonts w:hint="eastAsia"/>
            <w:lang w:eastAsia="zh"/>
            <w:woUserID w:val="2"/>
          </w:rPr>
          <w:t>对应的</w:t>
        </w:r>
      </w:ins>
      <w:ins w:id="506" w:author="Vance xu" w:date="2026-09-14T18:27:07Z">
        <w:r>
          <w:rPr>
            <w:rFonts w:hint="eastAsia"/>
            <w:lang w:eastAsia="zh"/>
            <w:woUserID w:val="2"/>
          </w:rPr>
          <w:t>岗位</w:t>
        </w:r>
      </w:ins>
      <w:r>
        <w:t>职责</w:t>
      </w:r>
      <w:ins w:id="507" w:author="Vance xu" w:date="2026-09-14T18:30:44Z">
        <w:r>
          <w:rPr>
            <w:rFonts w:hint="eastAsia"/>
            <w:lang w:eastAsia="zh"/>
            <w:woUserID w:val="2"/>
          </w:rPr>
          <w:t>内容</w:t>
        </w:r>
      </w:ins>
      <w:r>
        <w:t>是否同步</w:t>
      </w:r>
      <w:ins w:id="508" w:author="Vance xu" w:date="2026-09-14T18:30:47Z">
        <w:r>
          <w:rPr>
            <w:rFonts w:hint="eastAsia"/>
            <w:lang w:eastAsia="zh"/>
            <w:woUserID w:val="2"/>
          </w:rPr>
          <w:t>删除</w:t>
        </w:r>
      </w:ins>
      <w:del w:id="509" w:author="Vance xu" w:date="2026-09-14T18:30:46Z">
        <w:r>
          <w:rPr/>
          <w:delText>调整</w:delText>
        </w:r>
      </w:del>
      <w:r>
        <w:t>，</w:t>
      </w:r>
      <w:del w:id="510"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69A23582">
      <w:pPr>
        <w:snapToGrid/>
        <w:jc w:val="left"/>
        <w:rPr>
          <w:rFonts w:hint="eastAsia" w:eastAsia="华文仿宋"/>
          <w:lang w:eastAsia="zh"/>
          <w:woUserID w:val="2"/>
        </w:rPr>
        <w:pPrChange w:id="511" w:author="Vance xu" w:date="2026-09-15T10:42:51Z">
          <w:pPr>
            <w:snapToGrid w:val="0"/>
          </w:pPr>
        </w:pPrChange>
      </w:pPr>
      <w:r>
        <w:t>检查每条有效岗位职责是否包含类似“对……</w:t>
      </w:r>
      <w:ins w:id="512" w:author="Henry" w:date="2026-09-14T16:26:06Z">
        <w:r>
          <w:rPr>
            <w:rFonts w:hint="default" w:ascii="仿宋_GB2312" w:hAnsi="宋体" w:eastAsia="仿宋_GB2312" w:cs="仿宋_GB2312"/>
            <w:b w:val="0"/>
            <w:bCs w:val="0"/>
            <w:kern w:val="0"/>
            <w:sz w:val="32"/>
            <w:szCs w:val="32"/>
            <w:woUserID w:val="3"/>
          </w:rPr>
          <w:t>的准确性/一致性...负</w:t>
        </w:r>
      </w:ins>
      <w:ins w:id="513" w:author="fxzsb" w:date="2026-09-14T16:53:50Z">
        <w:r>
          <w:rPr>
            <w:rFonts w:hint="default" w:ascii="仿宋_GB2312" w:hAnsi="宋体" w:eastAsia="仿宋_GB2312" w:cs="仿宋_GB2312"/>
            <w:b w:val="0"/>
            <w:bCs w:val="0"/>
            <w:kern w:val="0"/>
            <w:sz w:val="32"/>
            <w:szCs w:val="32"/>
            <w:woUserID w:val="1"/>
          </w:rPr>
          <w:t>...</w:t>
        </w:r>
      </w:ins>
      <w:ins w:id="514" w:author="Henry" w:date="2026-09-14T16:26:06Z">
        <w:del w:id="515" w:author="fxzsb" w:date="2026-09-14T16:53:42Z">
          <w:r>
            <w:rPr>
              <w:rFonts w:hint="default" w:ascii="仿宋_GB2312" w:hAnsi="宋体" w:eastAsia="仿宋_GB2312" w:cs="仿宋_GB2312"/>
              <w:b w:val="0"/>
              <w:bCs w:val="0"/>
              <w:kern w:val="0"/>
              <w:sz w:val="32"/>
              <w:szCs w:val="32"/>
              <w:woUserID w:val="3"/>
            </w:rPr>
            <w:delText>主体/</w:delText>
          </w:r>
        </w:del>
      </w:ins>
      <w:ins w:id="516" w:author="Henry" w:date="2026-09-14T16:26:06Z">
        <w:del w:id="517" w:author="fxzsb" w:date="2026-09-14T16:53:42Z">
          <w:r>
            <w:rPr>
              <w:rFonts w:hint="default" w:ascii="仿宋_GB2312" w:hAnsi="宋体" w:eastAsia="仿宋_GB2312" w:cs="仿宋_GB2312"/>
              <w:kern w:val="0"/>
              <w:sz w:val="32"/>
              <w:szCs w:val="32"/>
              <w:woUserID w:val="3"/>
            </w:rPr>
            <w:delText>审核/审批</w:delText>
          </w:r>
        </w:del>
      </w:ins>
      <w:ins w:id="518" w:author="Henry" w:date="2026-09-14T16:26:06Z">
        <w:r>
          <w:rPr>
            <w:rFonts w:hint="default" w:ascii="仿宋_GB2312" w:hAnsi="宋体" w:eastAsia="仿宋_GB2312" w:cs="仿宋_GB2312"/>
            <w:kern w:val="0"/>
            <w:sz w:val="32"/>
            <w:szCs w:val="32"/>
            <w:woUserID w:val="3"/>
          </w:rPr>
          <w:t>责任</w:t>
        </w:r>
      </w:ins>
      <w:del w:id="519" w:author="Henry" w:date="2026-09-14T16:26:06Z">
        <w:r>
          <w:rPr>
            <w:woUserID w:val="3"/>
          </w:rPr>
          <w:delText>准确性、一致性负……责任</w:delText>
        </w:r>
      </w:del>
      <w:r>
        <w:t>”</w:t>
      </w:r>
      <w:ins w:id="520" w:author="Vance xu" w:date="2026-09-15T10:38:56Z">
        <w:r>
          <w:rPr>
            <w:rFonts w:hint="eastAsia"/>
            <w:lang w:eastAsia="zh"/>
            <w:woUserID w:val="2"/>
          </w:rPr>
          <w:t>或者</w:t>
        </w:r>
      </w:ins>
      <w:ins w:id="521" w:author="Vance xu" w:date="2026-09-15T10:38:57Z">
        <w:r>
          <w:rPr>
            <w:rFonts w:hint="eastAsia"/>
            <w:lang w:eastAsia="zh"/>
            <w:woUserID w:val="2"/>
          </w:rPr>
          <w:t>“</w:t>
        </w:r>
      </w:ins>
      <w:ins w:id="522" w:author="Vance xu" w:date="2026-09-15T10:39:13Z">
        <w:r>
          <w:rPr>
            <w:woUserID w:val="2"/>
          </w:rPr>
          <w:t>……</w:t>
        </w:r>
      </w:ins>
      <w:ins w:id="523" w:author="Vance xu" w:date="2026-09-15T10:39:18Z">
        <w:r>
          <w:rPr>
            <w:rFonts w:hint="default" w:ascii="仿宋_GB2312" w:hAnsi="宋体" w:eastAsia="仿宋_GB2312" w:cs="仿宋_GB2312"/>
            <w:b w:val="0"/>
            <w:bCs w:val="0"/>
            <w:kern w:val="0"/>
            <w:sz w:val="32"/>
            <w:szCs w:val="32"/>
            <w:woUserID w:val="2"/>
          </w:rPr>
          <w:t>的准确性/一致性</w:t>
        </w:r>
      </w:ins>
      <w:ins w:id="524" w:author="Vance xu" w:date="2026-09-15T10:39:40Z">
        <w:r>
          <w:rPr>
            <w:rFonts w:hint="eastAsia" w:ascii="仿宋_GB2312" w:hAnsi="宋体" w:eastAsia="仿宋_GB2312" w:cs="仿宋_GB2312"/>
            <w:b w:val="0"/>
            <w:bCs w:val="0"/>
            <w:kern w:val="0"/>
            <w:sz w:val="32"/>
            <w:szCs w:val="32"/>
            <w:lang w:eastAsia="zh"/>
            <w:woUserID w:val="2"/>
          </w:rPr>
          <w:t>/</w:t>
        </w:r>
      </w:ins>
      <w:ins w:id="525" w:author="Vance xu" w:date="2026-09-15T10:39:43Z">
        <w:r>
          <w:rPr>
            <w:rFonts w:hint="eastAsia" w:ascii="仿宋_GB2312" w:hAnsi="宋体" w:eastAsia="仿宋_GB2312" w:cs="仿宋_GB2312"/>
            <w:b w:val="0"/>
            <w:bCs w:val="0"/>
            <w:kern w:val="0"/>
            <w:sz w:val="32"/>
            <w:szCs w:val="32"/>
            <w:lang w:eastAsia="zh"/>
            <w:woUserID w:val="2"/>
          </w:rPr>
          <w:t>合规</w:t>
        </w:r>
      </w:ins>
      <w:ins w:id="526" w:author="Vance xu" w:date="2026-09-15T10:40:27Z">
        <w:r>
          <w:rPr>
            <w:rFonts w:hint="eastAsia" w:ascii="仿宋_GB2312" w:hAnsi="宋体" w:eastAsia="仿宋_GB2312" w:cs="仿宋_GB2312"/>
            <w:b w:val="0"/>
            <w:bCs w:val="0"/>
            <w:kern w:val="0"/>
            <w:sz w:val="32"/>
            <w:szCs w:val="32"/>
            <w:lang w:eastAsia="zh"/>
            <w:woUserID w:val="2"/>
          </w:rPr>
          <w:t>性</w:t>
        </w:r>
      </w:ins>
      <w:ins w:id="527" w:author="Vance xu" w:date="2026-09-15T10:40:29Z">
        <w:r>
          <w:rPr>
            <w:rFonts w:hint="eastAsia" w:ascii="仿宋_GB2312" w:hAnsi="宋体" w:eastAsia="仿宋_GB2312" w:cs="仿宋_GB2312"/>
            <w:b w:val="0"/>
            <w:bCs w:val="0"/>
            <w:kern w:val="0"/>
            <w:sz w:val="32"/>
            <w:szCs w:val="32"/>
            <w:lang w:eastAsia="zh"/>
            <w:woUserID w:val="2"/>
          </w:rPr>
          <w:t>/</w:t>
        </w:r>
      </w:ins>
      <w:ins w:id="528" w:author="Vance xu" w:date="2026-09-15T10:40:40Z">
        <w:r>
          <w:rPr>
            <w:rFonts w:hint="eastAsia" w:ascii="仿宋_GB2312" w:hAnsi="宋体" w:eastAsia="仿宋_GB2312" w:cs="仿宋_GB2312"/>
            <w:b w:val="0"/>
            <w:bCs w:val="0"/>
            <w:kern w:val="0"/>
            <w:sz w:val="32"/>
            <w:szCs w:val="32"/>
            <w:lang w:eastAsia="zh"/>
            <w:woUserID w:val="2"/>
          </w:rPr>
          <w:t>完整性</w:t>
        </w:r>
      </w:ins>
      <w:ins w:id="529" w:author="Vance xu" w:date="2026-09-15T10:40:42Z">
        <w:r>
          <w:rPr>
            <w:rFonts w:hint="eastAsia" w:ascii="仿宋_GB2312" w:hAnsi="宋体" w:eastAsia="仿宋_GB2312" w:cs="仿宋_GB2312"/>
            <w:b w:val="0"/>
            <w:bCs w:val="0"/>
            <w:kern w:val="0"/>
            <w:sz w:val="32"/>
            <w:szCs w:val="32"/>
            <w:lang w:eastAsia="zh"/>
            <w:woUserID w:val="2"/>
          </w:rPr>
          <w:t>/</w:t>
        </w:r>
      </w:ins>
      <w:ins w:id="530" w:author="Vance xu" w:date="2026-09-15T10:42:18Z">
        <w:r>
          <w:rPr>
            <w:rFonts w:hint="eastAsia" w:ascii="仿宋_GB2312" w:hAnsi="宋体" w:eastAsia="仿宋_GB2312" w:cs="仿宋_GB2312"/>
            <w:b w:val="0"/>
            <w:bCs w:val="0"/>
            <w:kern w:val="0"/>
            <w:sz w:val="32"/>
            <w:szCs w:val="32"/>
            <w:lang w:eastAsia="zh"/>
            <w:woUserID w:val="2"/>
          </w:rPr>
          <w:t>真实性</w:t>
        </w:r>
      </w:ins>
      <w:ins w:id="531" w:author="Vance xu" w:date="2026-09-15T10:42:49Z">
        <w:r>
          <w:rPr>
            <w:rFonts w:hint="eastAsia" w:ascii="仿宋_GB2312" w:hAnsi="宋体" w:eastAsia="仿宋_GB2312" w:cs="仿宋_GB2312"/>
            <w:b w:val="0"/>
            <w:bCs w:val="0"/>
            <w:kern w:val="0"/>
            <w:sz w:val="32"/>
            <w:szCs w:val="32"/>
            <w:lang w:eastAsia="zh"/>
            <w:rPrChange w:id="532" w:author="Vance xu" w:date="2026-09-15T10:43:15Z">
              <w:rPr>
                <w:rFonts w:hint="eastAsia" w:ascii="仿宋_GB2312" w:hAnsi="宋体" w:eastAsia="仿宋_GB2312" w:cs="仿宋_GB2312"/>
                <w:b w:val="0"/>
                <w:bCs w:val="0"/>
                <w:kern w:val="0"/>
                <w:sz w:val="32"/>
                <w:szCs w:val="32"/>
                <w:lang w:eastAsia="zh"/>
                <w:woUserID w:val="2"/>
              </w:rPr>
            </w:rPrChange>
            <w:woUserID w:val="2"/>
          </w:rPr>
          <w:t>/</w:t>
        </w:r>
      </w:ins>
      <w:ins w:id="533" w:author="Vance xu" w:date="2026-09-15T10:42:47Z">
        <w:r>
          <w:rPr>
            <w:rFonts w:hint="eastAsia" w:ascii="宋体" w:hAnsi="宋体" w:eastAsia="宋体" w:cs="宋体"/>
            <w:b w:val="0"/>
            <w:bCs w:val="0"/>
            <w:color w:val="000000"/>
            <w:kern w:val="0"/>
            <w:sz w:val="31"/>
            <w:szCs w:val="31"/>
            <w:lang w:val="en-US" w:eastAsia="zh-CN" w:bidi="ar"/>
            <w:rPrChange w:id="534" w:author="Vance xu" w:date="2026-09-15T10:43:15Z">
              <w:rPr>
                <w:rFonts w:hint="eastAsia" w:ascii="宋体" w:hAnsi="宋体" w:eastAsia="宋体" w:cs="宋体"/>
                <w:b/>
                <w:bCs/>
                <w:color w:val="000000"/>
                <w:kern w:val="0"/>
                <w:sz w:val="31"/>
                <w:szCs w:val="31"/>
                <w:lang w:val="en-US" w:eastAsia="zh-CN" w:bidi="ar"/>
                <w:woUserID w:val="2"/>
              </w:rPr>
            </w:rPrChange>
            <w:woUserID w:val="2"/>
          </w:rPr>
          <w:t>完整性/有效性/及时性</w:t>
        </w:r>
      </w:ins>
      <w:ins w:id="535" w:author="Vance xu" w:date="2026-09-15T10:42:20Z">
        <w:r>
          <w:rPr>
            <w:rFonts w:hint="eastAsia" w:ascii="仿宋_GB2312" w:hAnsi="宋体" w:eastAsia="仿宋_GB2312" w:cs="仿宋_GB2312"/>
            <w:b w:val="0"/>
            <w:bCs w:val="0"/>
            <w:kern w:val="0"/>
            <w:sz w:val="32"/>
            <w:szCs w:val="32"/>
            <w:lang w:eastAsia="zh"/>
            <w:rPrChange w:id="536" w:author="Vance xu" w:date="2026-09-15T10:43:15Z">
              <w:rPr>
                <w:rFonts w:hint="eastAsia" w:ascii="仿宋_GB2312" w:hAnsi="宋体" w:eastAsia="仿宋_GB2312" w:cs="仿宋_GB2312"/>
                <w:b w:val="0"/>
                <w:bCs w:val="0"/>
                <w:kern w:val="0"/>
                <w:sz w:val="32"/>
                <w:szCs w:val="32"/>
                <w:lang w:eastAsia="zh"/>
                <w:woUserID w:val="2"/>
              </w:rPr>
            </w:rPrChange>
            <w:woUserID w:val="2"/>
          </w:rPr>
          <w:t>/</w:t>
        </w:r>
      </w:ins>
      <w:ins w:id="537" w:author="Vance xu" w:date="2026-09-15T10:40:52Z">
        <w:r>
          <w:rPr>
            <w:rFonts w:hint="default" w:ascii="仿宋_GB2312" w:hAnsi="宋体" w:eastAsia="仿宋_GB2312" w:cs="仿宋_GB2312"/>
            <w:b w:val="0"/>
            <w:bCs w:val="0"/>
            <w:kern w:val="0"/>
            <w:sz w:val="32"/>
            <w:szCs w:val="32"/>
            <w:rPrChange w:id="538" w:author="Vance xu" w:date="2026-09-15T10:43:15Z">
              <w:rPr>
                <w:rFonts w:hint="default" w:ascii="仿宋_GB2312" w:hAnsi="宋体" w:eastAsia="仿宋_GB2312" w:cs="仿宋_GB2312"/>
                <w:b w:val="0"/>
                <w:bCs w:val="0"/>
                <w:kern w:val="0"/>
                <w:sz w:val="32"/>
                <w:szCs w:val="32"/>
                <w:woUserID w:val="2"/>
              </w:rPr>
            </w:rPrChange>
            <w:woUserID w:val="2"/>
          </w:rPr>
          <w:t>准确/一致</w:t>
        </w:r>
      </w:ins>
      <w:ins w:id="539" w:author="Vance xu" w:date="2026-09-15T10:40:52Z">
        <w:r>
          <w:rPr>
            <w:rFonts w:hint="eastAsia" w:ascii="仿宋_GB2312" w:hAnsi="宋体" w:eastAsia="仿宋_GB2312" w:cs="仿宋_GB2312"/>
            <w:b w:val="0"/>
            <w:bCs w:val="0"/>
            <w:kern w:val="0"/>
            <w:sz w:val="32"/>
            <w:szCs w:val="32"/>
            <w:lang w:eastAsia="zh"/>
            <w:rPrChange w:id="540" w:author="Vance xu" w:date="2026-09-15T10:43:15Z">
              <w:rPr>
                <w:rFonts w:hint="eastAsia" w:ascii="仿宋_GB2312" w:hAnsi="宋体" w:eastAsia="仿宋_GB2312" w:cs="仿宋_GB2312"/>
                <w:b w:val="0"/>
                <w:bCs w:val="0"/>
                <w:kern w:val="0"/>
                <w:sz w:val="32"/>
                <w:szCs w:val="32"/>
                <w:lang w:eastAsia="zh"/>
                <w:woUserID w:val="2"/>
              </w:rPr>
            </w:rPrChange>
            <w:woUserID w:val="2"/>
          </w:rPr>
          <w:t>/合规/完整/</w:t>
        </w:r>
      </w:ins>
      <w:ins w:id="541" w:author="Vance xu" w:date="2026-09-15T10:42:24Z">
        <w:r>
          <w:rPr>
            <w:rFonts w:hint="eastAsia" w:ascii="仿宋_GB2312" w:hAnsi="宋体" w:eastAsia="仿宋_GB2312" w:cs="仿宋_GB2312"/>
            <w:b w:val="0"/>
            <w:bCs w:val="0"/>
            <w:kern w:val="0"/>
            <w:sz w:val="32"/>
            <w:szCs w:val="32"/>
            <w:lang w:eastAsia="zh"/>
            <w:rPrChange w:id="542" w:author="Vance xu" w:date="2026-09-15T10:43:15Z">
              <w:rPr>
                <w:rFonts w:hint="eastAsia" w:ascii="仿宋_GB2312" w:hAnsi="宋体" w:eastAsia="仿宋_GB2312" w:cs="仿宋_GB2312"/>
                <w:b w:val="0"/>
                <w:bCs w:val="0"/>
                <w:kern w:val="0"/>
                <w:sz w:val="32"/>
                <w:szCs w:val="32"/>
                <w:lang w:eastAsia="zh"/>
                <w:woUserID w:val="2"/>
              </w:rPr>
            </w:rPrChange>
            <w:woUserID w:val="2"/>
          </w:rPr>
          <w:t>真实</w:t>
        </w:r>
      </w:ins>
      <w:ins w:id="543" w:author="Vance xu" w:date="2026-09-15T10:39:18Z">
        <w:r>
          <w:rPr>
            <w:rFonts w:hint="default" w:ascii="仿宋_GB2312" w:hAnsi="宋体" w:eastAsia="仿宋_GB2312" w:cs="仿宋_GB2312"/>
            <w:b w:val="0"/>
            <w:bCs w:val="0"/>
            <w:kern w:val="0"/>
            <w:sz w:val="32"/>
            <w:szCs w:val="32"/>
            <w:rPrChange w:id="544" w:author="Vance xu" w:date="2026-09-15T10:43:15Z">
              <w:rPr>
                <w:rFonts w:hint="default" w:ascii="仿宋_GB2312" w:hAnsi="宋体" w:eastAsia="仿宋_GB2312" w:cs="仿宋_GB2312"/>
                <w:b w:val="0"/>
                <w:bCs w:val="0"/>
                <w:kern w:val="0"/>
                <w:sz w:val="32"/>
                <w:szCs w:val="32"/>
                <w:woUserID w:val="2"/>
              </w:rPr>
            </w:rPrChange>
            <w:woUserID w:val="2"/>
          </w:rPr>
          <w:t>...负...</w:t>
        </w:r>
      </w:ins>
      <w:ins w:id="545" w:author="Vance xu" w:date="2026-09-15T10:39:18Z">
        <w:r>
          <w:rPr>
            <w:rFonts w:hint="default" w:ascii="仿宋_GB2312" w:hAnsi="宋体" w:eastAsia="仿宋_GB2312" w:cs="仿宋_GB2312"/>
            <w:b w:val="0"/>
            <w:bCs w:val="0"/>
            <w:kern w:val="0"/>
            <w:sz w:val="32"/>
            <w:szCs w:val="32"/>
            <w:rPrChange w:id="546" w:author="Vance xu" w:date="2026-09-15T10:43:15Z">
              <w:rPr>
                <w:rFonts w:hint="default" w:ascii="仿宋_GB2312" w:hAnsi="宋体" w:eastAsia="仿宋_GB2312" w:cs="仿宋_GB2312"/>
                <w:kern w:val="0"/>
                <w:sz w:val="32"/>
                <w:szCs w:val="32"/>
                <w:woUserID w:val="2"/>
              </w:rPr>
            </w:rPrChange>
            <w:woUserID w:val="2"/>
          </w:rPr>
          <w:t>责任</w:t>
        </w:r>
      </w:ins>
      <w:ins w:id="547" w:author="Vance xu" w:date="2026-09-15T10:38:57Z">
        <w:r>
          <w:rPr>
            <w:rFonts w:hint="eastAsia"/>
            <w:b w:val="0"/>
            <w:bCs w:val="0"/>
            <w:lang w:eastAsia="zh"/>
            <w:rPrChange w:id="548" w:author="Vance xu" w:date="2026-09-15T10:43:15Z">
              <w:rPr>
                <w:rFonts w:hint="eastAsia"/>
                <w:lang w:eastAsia="zh"/>
                <w:woUserID w:val="2"/>
              </w:rPr>
            </w:rPrChange>
            <w:woUserID w:val="2"/>
          </w:rPr>
          <w:t>”</w:t>
        </w:r>
      </w:ins>
      <w:r>
        <w:rPr>
          <w:b w:val="0"/>
          <w:bCs w:val="0"/>
          <w:rPrChange w:id="549" w:author="Vance xu" w:date="2026-09-15T10:43:15Z">
            <w:rPr/>
          </w:rPrChange>
        </w:rPr>
        <w:t>的基本表达。允许</w:t>
      </w:r>
      <w:ins w:id="550" w:author="Vance xu" w:date="2026-09-15T08:40:06Z">
        <w:r>
          <w:rPr>
            <w:rFonts w:hint="eastAsia"/>
            <w:b w:val="0"/>
            <w:bCs w:val="0"/>
            <w:lang w:eastAsia="zh"/>
            <w:rPrChange w:id="551" w:author="Vance xu" w:date="2026-09-15T10:43:15Z">
              <w:rPr>
                <w:rFonts w:hint="eastAsia"/>
                <w:lang w:eastAsia="zh"/>
                <w:woUserID w:val="2"/>
              </w:rPr>
            </w:rPrChange>
            <w:woUserID w:val="2"/>
          </w:rPr>
          <w:t>“</w:t>
        </w:r>
      </w:ins>
      <w:ins w:id="552" w:author="Vance xu" w:date="2026-09-15T08:40:13Z">
        <w:r>
          <w:rPr>
            <w:rFonts w:hint="eastAsia"/>
            <w:b w:val="0"/>
            <w:bCs w:val="0"/>
            <w:lang w:eastAsia="zh"/>
            <w:rPrChange w:id="553" w:author="Vance xu" w:date="2026-09-15T10:43:15Z">
              <w:rPr>
                <w:rFonts w:hint="eastAsia"/>
                <w:lang w:eastAsia="zh"/>
                <w:woUserID w:val="2"/>
              </w:rPr>
            </w:rPrChange>
            <w:woUserID w:val="2"/>
          </w:rPr>
          <w:t>对</w:t>
        </w:r>
      </w:ins>
      <w:ins w:id="554" w:author="Vance xu" w:date="2026-09-15T08:40:06Z">
        <w:r>
          <w:rPr>
            <w:rFonts w:hint="eastAsia"/>
            <w:b w:val="0"/>
            <w:bCs w:val="0"/>
            <w:lang w:eastAsia="zh"/>
            <w:rPrChange w:id="555" w:author="Vance xu" w:date="2026-09-15T10:43:15Z">
              <w:rPr>
                <w:rFonts w:hint="eastAsia"/>
                <w:lang w:eastAsia="zh"/>
                <w:woUserID w:val="2"/>
              </w:rPr>
            </w:rPrChange>
            <w:woUserID w:val="2"/>
          </w:rPr>
          <w:t>”</w:t>
        </w:r>
      </w:ins>
      <w:r>
        <w:rPr>
          <w:b w:val="0"/>
          <w:bCs w:val="0"/>
          <w:rPrChange w:id="556" w:author="Vance xu" w:date="2026-09-15T10:43:15Z">
            <w:rPr/>
          </w:rPrChange>
        </w:rPr>
        <w:t>“负”“负有”等表达差异，责任属性可为准确性、一致性、真实性、完整性</w:t>
      </w:r>
      <w:ins w:id="557" w:author="Vance xu" w:date="2026-09-15T10:41:25Z">
        <w:r>
          <w:rPr>
            <w:rFonts w:hint="eastAsia"/>
            <w:b w:val="0"/>
            <w:bCs w:val="0"/>
            <w:lang w:eastAsia="zh"/>
            <w:rPrChange w:id="558" w:author="Vance xu" w:date="2026-09-15T10:43:15Z">
              <w:rPr>
                <w:rFonts w:hint="eastAsia"/>
                <w:lang w:eastAsia="zh"/>
                <w:woUserID w:val="2"/>
              </w:rPr>
            </w:rPrChange>
            <w:woUserID w:val="2"/>
          </w:rPr>
          <w:t>、</w:t>
        </w:r>
      </w:ins>
      <w:ins w:id="559" w:author="Vance xu" w:date="2026-09-15T10:41:20Z">
        <w:r>
          <w:rPr>
            <w:rFonts w:hint="eastAsia"/>
            <w:b w:val="0"/>
            <w:bCs w:val="0"/>
            <w:lang w:eastAsia="zh"/>
            <w:rPrChange w:id="560" w:author="Vance xu" w:date="2026-09-15T10:43:15Z">
              <w:rPr>
                <w:rFonts w:hint="eastAsia"/>
                <w:lang w:eastAsia="zh"/>
                <w:woUserID w:val="2"/>
              </w:rPr>
            </w:rPrChange>
            <w:woUserID w:val="2"/>
          </w:rPr>
          <w:t>合规性</w:t>
        </w:r>
      </w:ins>
      <w:ins w:id="561" w:author="Vance xu" w:date="2026-09-15T10:42:28Z">
        <w:r>
          <w:rPr>
            <w:rFonts w:hint="eastAsia"/>
            <w:b w:val="0"/>
            <w:bCs w:val="0"/>
            <w:lang w:eastAsia="zh"/>
            <w:rPrChange w:id="562" w:author="Vance xu" w:date="2026-09-15T10:43:15Z">
              <w:rPr>
                <w:rFonts w:hint="eastAsia"/>
                <w:lang w:eastAsia="zh"/>
                <w:woUserID w:val="2"/>
              </w:rPr>
            </w:rPrChange>
            <w:woUserID w:val="2"/>
          </w:rPr>
          <w:t>、</w:t>
        </w:r>
      </w:ins>
      <w:ins w:id="563" w:author="Vance xu" w:date="2026-09-15T10:42:29Z">
        <w:r>
          <w:rPr>
            <w:rFonts w:hint="eastAsia" w:ascii="仿宋_GB2312" w:hAnsi="宋体" w:eastAsia="仿宋_GB2312" w:cs="仿宋_GB2312"/>
            <w:b w:val="0"/>
            <w:bCs w:val="0"/>
            <w:kern w:val="0"/>
            <w:sz w:val="32"/>
            <w:szCs w:val="32"/>
            <w:lang w:eastAsia="zh"/>
            <w:rPrChange w:id="564" w:author="Vance xu" w:date="2026-09-15T10:43:15Z">
              <w:rPr>
                <w:rFonts w:hint="eastAsia" w:ascii="仿宋_GB2312" w:hAnsi="宋体" w:eastAsia="仿宋_GB2312" w:cs="仿宋_GB2312"/>
                <w:b w:val="0"/>
                <w:bCs w:val="0"/>
                <w:kern w:val="0"/>
                <w:sz w:val="32"/>
                <w:szCs w:val="32"/>
                <w:lang w:eastAsia="zh"/>
                <w:woUserID w:val="2"/>
              </w:rPr>
            </w:rPrChange>
            <w:woUserID w:val="2"/>
          </w:rPr>
          <w:t>真实</w:t>
        </w:r>
      </w:ins>
      <w:ins w:id="565" w:author="Vance xu" w:date="2026-09-15T10:42:33Z">
        <w:r>
          <w:rPr>
            <w:rFonts w:hint="eastAsia"/>
            <w:b w:val="0"/>
            <w:bCs w:val="0"/>
            <w:lang w:eastAsia="zh"/>
            <w:rPrChange w:id="566" w:author="Vance xu" w:date="2026-09-15T10:43:15Z">
              <w:rPr>
                <w:rFonts w:hint="eastAsia"/>
                <w:lang w:eastAsia="zh"/>
                <w:woUserID w:val="2"/>
              </w:rPr>
            </w:rPrChange>
            <w:woUserID w:val="2"/>
          </w:rPr>
          <w:t>性</w:t>
        </w:r>
      </w:ins>
      <w:ins w:id="567" w:author="Vance xu" w:date="2026-09-15T10:43:09Z">
        <w:r>
          <w:rPr>
            <w:rFonts w:hint="eastAsia"/>
            <w:b w:val="0"/>
            <w:bCs w:val="0"/>
            <w:lang w:eastAsia="zh"/>
            <w:rPrChange w:id="568" w:author="Vance xu" w:date="2026-09-15T10:43:15Z">
              <w:rPr>
                <w:rFonts w:hint="eastAsia"/>
                <w:lang w:eastAsia="zh"/>
                <w:woUserID w:val="2"/>
              </w:rPr>
            </w:rPrChange>
            <w:woUserID w:val="2"/>
          </w:rPr>
          <w:t>、</w:t>
        </w:r>
      </w:ins>
      <w:ins w:id="569" w:author="Vance xu" w:date="2026-09-15T10:43:04Z">
        <w:r>
          <w:rPr>
            <w:rFonts w:hint="eastAsia" w:ascii="宋体" w:hAnsi="宋体" w:eastAsia="宋体" w:cs="宋体"/>
            <w:b w:val="0"/>
            <w:bCs w:val="0"/>
            <w:color w:val="000000"/>
            <w:kern w:val="0"/>
            <w:sz w:val="31"/>
            <w:szCs w:val="31"/>
            <w:lang w:val="en-US" w:eastAsia="zh-CN" w:bidi="ar"/>
            <w:rPrChange w:id="570" w:author="Vance xu" w:date="2026-09-15T10:43:15Z">
              <w:rPr>
                <w:rFonts w:hint="eastAsia" w:ascii="宋体" w:hAnsi="宋体" w:eastAsia="宋体" w:cs="宋体"/>
                <w:b/>
                <w:bCs/>
                <w:color w:val="000000"/>
                <w:kern w:val="0"/>
                <w:sz w:val="31"/>
                <w:szCs w:val="31"/>
                <w:lang w:val="en-US" w:eastAsia="zh-CN" w:bidi="ar"/>
                <w:woUserID w:val="2"/>
              </w:rPr>
            </w:rPrChange>
            <w:woUserID w:val="2"/>
          </w:rPr>
          <w:t>完整性</w:t>
        </w:r>
      </w:ins>
      <w:ins w:id="571" w:author="Vance xu" w:date="2026-09-15T10:43:11Z">
        <w:r>
          <w:rPr>
            <w:rFonts w:hint="eastAsia" w:ascii="宋体" w:hAnsi="宋体" w:eastAsia="宋体" w:cs="宋体"/>
            <w:b w:val="0"/>
            <w:bCs w:val="0"/>
            <w:color w:val="000000"/>
            <w:kern w:val="0"/>
            <w:sz w:val="31"/>
            <w:szCs w:val="31"/>
            <w:lang w:val="en-US" w:eastAsia="zh" w:bidi="ar"/>
            <w:rPrChange w:id="572"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573" w:author="Vance xu" w:date="2026-09-15T10:43:04Z">
        <w:r>
          <w:rPr>
            <w:rFonts w:hint="eastAsia" w:ascii="宋体" w:hAnsi="宋体" w:eastAsia="宋体" w:cs="宋体"/>
            <w:b w:val="0"/>
            <w:bCs w:val="0"/>
            <w:color w:val="000000"/>
            <w:kern w:val="0"/>
            <w:sz w:val="31"/>
            <w:szCs w:val="31"/>
            <w:lang w:val="en-US" w:eastAsia="zh-CN" w:bidi="ar"/>
            <w:rPrChange w:id="574" w:author="Vance xu" w:date="2026-09-15T10:43:15Z">
              <w:rPr>
                <w:rFonts w:hint="eastAsia" w:ascii="宋体" w:hAnsi="宋体" w:eastAsia="宋体" w:cs="宋体"/>
                <w:b/>
                <w:bCs/>
                <w:color w:val="000000"/>
                <w:kern w:val="0"/>
                <w:sz w:val="31"/>
                <w:szCs w:val="31"/>
                <w:lang w:val="en-US" w:eastAsia="zh-CN" w:bidi="ar"/>
                <w:woUserID w:val="2"/>
              </w:rPr>
            </w:rPrChange>
            <w:woUserID w:val="2"/>
          </w:rPr>
          <w:t>有效性</w:t>
        </w:r>
      </w:ins>
      <w:ins w:id="575" w:author="Vance xu" w:date="2026-09-15T10:43:13Z">
        <w:r>
          <w:rPr>
            <w:rFonts w:hint="eastAsia" w:ascii="宋体" w:hAnsi="宋体" w:eastAsia="宋体" w:cs="宋体"/>
            <w:b w:val="0"/>
            <w:bCs w:val="0"/>
            <w:color w:val="000000"/>
            <w:kern w:val="0"/>
            <w:sz w:val="31"/>
            <w:szCs w:val="31"/>
            <w:lang w:val="en-US" w:eastAsia="zh" w:bidi="ar"/>
            <w:rPrChange w:id="576"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577" w:author="Vance xu" w:date="2026-09-15T10:43:04Z">
        <w:r>
          <w:rPr>
            <w:rFonts w:hint="eastAsia" w:ascii="宋体" w:hAnsi="宋体" w:eastAsia="宋体" w:cs="宋体"/>
            <w:b w:val="0"/>
            <w:bCs w:val="0"/>
            <w:color w:val="000000"/>
            <w:kern w:val="0"/>
            <w:sz w:val="31"/>
            <w:szCs w:val="31"/>
            <w:lang w:val="en-US" w:eastAsia="zh-CN" w:bidi="ar"/>
            <w:rPrChange w:id="578" w:author="Vance xu" w:date="2026-09-15T10:43:15Z">
              <w:rPr>
                <w:rFonts w:hint="eastAsia" w:ascii="宋体" w:hAnsi="宋体" w:eastAsia="宋体" w:cs="宋体"/>
                <w:b/>
                <w:bCs/>
                <w:color w:val="000000"/>
                <w:kern w:val="0"/>
                <w:sz w:val="31"/>
                <w:szCs w:val="31"/>
                <w:lang w:val="en-US" w:eastAsia="zh-CN" w:bidi="ar"/>
                <w:woUserID w:val="2"/>
              </w:rPr>
            </w:rPrChange>
            <w:woUserID w:val="2"/>
          </w:rPr>
          <w:t>及时性</w:t>
        </w:r>
      </w:ins>
      <w:ins w:id="579" w:author="Vance xu" w:date="2026-09-15T10:44:28Z">
        <w:r>
          <w:rPr>
            <w:rFonts w:hint="eastAsia" w:ascii="宋体" w:hAnsi="宋体" w:eastAsia="宋体" w:cs="宋体"/>
            <w:b w:val="0"/>
            <w:bCs w:val="0"/>
            <w:color w:val="000000"/>
            <w:kern w:val="0"/>
            <w:sz w:val="31"/>
            <w:szCs w:val="31"/>
            <w:lang w:val="en-US" w:eastAsia="zh" w:bidi="ar"/>
            <w:woUserID w:val="2"/>
          </w:rPr>
          <w:t>，</w:t>
        </w:r>
      </w:ins>
      <w:del w:id="580" w:author="Vance xu" w:date="2026-09-15T10:45:11Z">
        <w:r>
          <w:rPr/>
          <w:delText>等</w:delText>
        </w:r>
      </w:del>
      <w:del w:id="581" w:author="Vance xu" w:date="2026-09-15T10:45:12Z">
        <w:r>
          <w:rPr/>
          <w:delText>，</w:delText>
        </w:r>
      </w:del>
      <w:ins w:id="582" w:author="Vance xu" w:date="2026-09-15T11:30:20Z">
        <w:r>
          <w:rPr>
            <w:rFonts w:hint="eastAsia"/>
            <w:lang w:eastAsia="zh"/>
            <w:woUserID w:val="2"/>
          </w:rPr>
          <w:t>“</w:t>
        </w:r>
      </w:ins>
      <w:ins w:id="583" w:author="Vance xu" w:date="2026-09-15T10:46:18Z">
        <w:r>
          <w:rPr>
            <w:rFonts w:hint="eastAsia"/>
            <w:lang w:eastAsia="zh"/>
            <w:woUserID w:val="2"/>
          </w:rPr>
          <w:t>性</w:t>
        </w:r>
      </w:ins>
      <w:ins w:id="584" w:author="Vance xu" w:date="2026-09-15T11:30:23Z">
        <w:r>
          <w:rPr>
            <w:rFonts w:hint="eastAsia"/>
            <w:lang w:eastAsia="zh"/>
            <w:woUserID w:val="2"/>
          </w:rPr>
          <w:t>”</w:t>
        </w:r>
      </w:ins>
      <w:ins w:id="585" w:author="Vance xu" w:date="2026-09-15T10:46:21Z">
        <w:r>
          <w:rPr>
            <w:rFonts w:hint="eastAsia"/>
            <w:lang w:eastAsia="zh"/>
            <w:woUserID w:val="2"/>
          </w:rPr>
          <w:t>字</w:t>
        </w:r>
      </w:ins>
      <w:ins w:id="586" w:author="Vance xu" w:date="2026-09-15T10:46:24Z">
        <w:r>
          <w:rPr>
            <w:rFonts w:hint="eastAsia"/>
            <w:lang w:eastAsia="zh"/>
            <w:woUserID w:val="2"/>
          </w:rPr>
          <w:t>可以</w:t>
        </w:r>
      </w:ins>
      <w:ins w:id="587" w:author="Vance xu" w:date="2026-09-15T10:46:25Z">
        <w:r>
          <w:rPr>
            <w:rFonts w:hint="eastAsia"/>
            <w:lang w:eastAsia="zh"/>
            <w:woUserID w:val="2"/>
          </w:rPr>
          <w:t>不</w:t>
        </w:r>
      </w:ins>
      <w:ins w:id="588" w:author="Vance xu" w:date="2026-09-15T10:46:27Z">
        <w:r>
          <w:rPr>
            <w:rFonts w:hint="eastAsia"/>
            <w:lang w:eastAsia="zh"/>
            <w:woUserID w:val="2"/>
          </w:rPr>
          <w:t>强求</w:t>
        </w:r>
      </w:ins>
      <w:ins w:id="589" w:author="Vance xu" w:date="2026-09-15T10:46:29Z">
        <w:r>
          <w:rPr>
            <w:rFonts w:hint="eastAsia"/>
            <w:lang w:eastAsia="zh"/>
            <w:woUserID w:val="2"/>
          </w:rPr>
          <w:t>，</w:t>
        </w:r>
      </w:ins>
      <w:ins w:id="590" w:author="Vance xu" w:date="2026-09-15T11:29:27Z">
        <w:r>
          <w:rPr>
            <w:rFonts w:hint="eastAsia"/>
            <w:lang w:eastAsia="zh"/>
            <w:woUserID w:val="2"/>
          </w:rPr>
          <w:t>“</w:t>
        </w:r>
      </w:ins>
      <w:ins w:id="591" w:author="Vance xu" w:date="2026-09-15T11:29:30Z">
        <w:r>
          <w:rPr>
            <w:rFonts w:hint="eastAsia"/>
            <w:lang w:eastAsia="zh"/>
            <w:woUserID w:val="2"/>
          </w:rPr>
          <w:t>负</w:t>
        </w:r>
      </w:ins>
      <w:ins w:id="592" w:author="Vance xu" w:date="2026-09-15T11:29:38Z">
        <w:r>
          <w:rPr>
            <w:rFonts w:hint="default" w:ascii="仿宋_GB2312" w:hAnsi="宋体" w:eastAsia="仿宋_GB2312" w:cs="仿宋_GB2312"/>
            <w:b w:val="0"/>
            <w:bCs w:val="0"/>
            <w:kern w:val="0"/>
            <w:sz w:val="32"/>
            <w:szCs w:val="32"/>
            <w:woUserID w:val="2"/>
          </w:rPr>
          <w:t>...</w:t>
        </w:r>
      </w:ins>
      <w:ins w:id="593" w:author="Vance xu" w:date="2026-09-15T11:30:46Z">
        <w:r>
          <w:rPr>
            <w:rFonts w:hint="eastAsia" w:ascii="仿宋_GB2312" w:hAnsi="宋体" w:eastAsia="仿宋_GB2312" w:cs="仿宋_GB2312"/>
            <w:b w:val="0"/>
            <w:bCs w:val="0"/>
            <w:kern w:val="0"/>
            <w:sz w:val="32"/>
            <w:szCs w:val="32"/>
            <w:lang w:eastAsia="zh"/>
            <w:woUserID w:val="2"/>
          </w:rPr>
          <w:t>主体</w:t>
        </w:r>
      </w:ins>
      <w:ins w:id="594" w:author="Vance xu" w:date="2026-09-15T11:30:47Z">
        <w:r>
          <w:rPr>
            <w:rFonts w:hint="eastAsia" w:ascii="仿宋_GB2312" w:hAnsi="宋体" w:eastAsia="仿宋_GB2312" w:cs="仿宋_GB2312"/>
            <w:b w:val="0"/>
            <w:bCs w:val="0"/>
            <w:kern w:val="0"/>
            <w:sz w:val="32"/>
            <w:szCs w:val="32"/>
            <w:lang w:eastAsia="zh"/>
            <w:woUserID w:val="2"/>
          </w:rPr>
          <w:t>/</w:t>
        </w:r>
      </w:ins>
      <w:ins w:id="595" w:author="Vance xu" w:date="2026-09-15T11:30:48Z">
        <w:r>
          <w:rPr>
            <w:rFonts w:hint="eastAsia" w:ascii="仿宋_GB2312" w:hAnsi="宋体" w:eastAsia="仿宋_GB2312" w:cs="仿宋_GB2312"/>
            <w:b w:val="0"/>
            <w:bCs w:val="0"/>
            <w:kern w:val="0"/>
            <w:sz w:val="32"/>
            <w:szCs w:val="32"/>
            <w:lang w:eastAsia="zh"/>
            <w:woUserID w:val="2"/>
          </w:rPr>
          <w:t>审核</w:t>
        </w:r>
      </w:ins>
      <w:ins w:id="596" w:author="Vance xu" w:date="2026-09-15T11:30:49Z">
        <w:r>
          <w:rPr>
            <w:rFonts w:hint="eastAsia" w:ascii="仿宋_GB2312" w:hAnsi="宋体" w:eastAsia="仿宋_GB2312" w:cs="仿宋_GB2312"/>
            <w:b w:val="0"/>
            <w:bCs w:val="0"/>
            <w:kern w:val="0"/>
            <w:sz w:val="32"/>
            <w:szCs w:val="32"/>
            <w:lang w:eastAsia="zh"/>
            <w:woUserID w:val="2"/>
          </w:rPr>
          <w:t>/</w:t>
        </w:r>
      </w:ins>
      <w:ins w:id="597" w:author="Vance xu" w:date="2026-09-15T11:30:50Z">
        <w:r>
          <w:rPr>
            <w:rFonts w:hint="eastAsia" w:ascii="仿宋_GB2312" w:hAnsi="宋体" w:eastAsia="仿宋_GB2312" w:cs="仿宋_GB2312"/>
            <w:b w:val="0"/>
            <w:bCs w:val="0"/>
            <w:kern w:val="0"/>
            <w:sz w:val="32"/>
            <w:szCs w:val="32"/>
            <w:lang w:eastAsia="zh"/>
            <w:woUserID w:val="2"/>
          </w:rPr>
          <w:t>审批</w:t>
        </w:r>
      </w:ins>
      <w:ins w:id="598" w:author="Vance xu" w:date="2026-09-15T11:29:43Z">
        <w:r>
          <w:rPr>
            <w:rFonts w:hint="eastAsia" w:ascii="仿宋_GB2312" w:hAnsi="宋体" w:eastAsia="仿宋_GB2312" w:cs="仿宋_GB2312"/>
            <w:b w:val="0"/>
            <w:bCs w:val="0"/>
            <w:kern w:val="0"/>
            <w:sz w:val="32"/>
            <w:szCs w:val="32"/>
            <w:lang w:eastAsia="zh"/>
            <w:woUserID w:val="2"/>
          </w:rPr>
          <w:t>责任</w:t>
        </w:r>
      </w:ins>
      <w:ins w:id="599" w:author="Vance xu" w:date="2026-09-15T11:29:27Z">
        <w:r>
          <w:rPr>
            <w:rFonts w:hint="eastAsia"/>
            <w:lang w:eastAsia="zh"/>
            <w:woUserID w:val="2"/>
          </w:rPr>
          <w:t>”</w:t>
        </w:r>
      </w:ins>
      <w:ins w:id="600" w:author="Vance xu" w:date="2026-09-15T11:30:06Z">
        <w:r>
          <w:rPr>
            <w:rFonts w:hint="eastAsia" w:ascii="仿宋_GB2312" w:hAnsi="宋体" w:eastAsia="仿宋_GB2312" w:cs="仿宋_GB2312"/>
            <w:b w:val="0"/>
            <w:bCs w:val="0"/>
            <w:kern w:val="0"/>
            <w:sz w:val="32"/>
            <w:szCs w:val="32"/>
            <w:lang w:eastAsia="zh"/>
            <w:woUserID w:val="2"/>
          </w:rPr>
          <w:t>也可以</w:t>
        </w:r>
      </w:ins>
      <w:ins w:id="601" w:author="Vance xu" w:date="2026-09-15T11:30:15Z">
        <w:r>
          <w:rPr>
            <w:rFonts w:hint="eastAsia" w:ascii="仿宋_GB2312" w:hAnsi="宋体" w:eastAsia="仿宋_GB2312" w:cs="仿宋_GB2312"/>
            <w:b w:val="0"/>
            <w:bCs w:val="0"/>
            <w:kern w:val="0"/>
            <w:sz w:val="32"/>
            <w:szCs w:val="32"/>
            <w:lang w:eastAsia="zh"/>
            <w:woUserID w:val="2"/>
          </w:rPr>
          <w:t>，</w:t>
        </w:r>
      </w:ins>
      <w:r>
        <w:t>不要求各属性同时出现，不逐字套用固定句式</w:t>
      </w:r>
      <w:ins w:id="602" w:author="Vance xu" w:date="2026-09-15T08:46:46Z">
        <w:r>
          <w:rPr>
            <w:rFonts w:hint="eastAsia"/>
            <w:lang w:eastAsia="zh"/>
            <w:woUserID w:val="2"/>
          </w:rPr>
          <w:t>，</w:t>
        </w:r>
      </w:ins>
      <w:ins w:id="603" w:author="Vance xu" w:date="2026-09-15T08:46:55Z">
        <w:r>
          <w:rPr>
            <w:rFonts w:hint="eastAsia"/>
            <w:lang w:eastAsia="zh"/>
            <w:woUserID w:val="2"/>
          </w:rPr>
          <w:t>无</w:t>
        </w:r>
      </w:ins>
      <w:ins w:id="604" w:author="Vance xu" w:date="2026-09-15T08:46:57Z">
        <w:r>
          <w:rPr>
            <w:rFonts w:hint="eastAsia"/>
            <w:lang w:eastAsia="zh"/>
            <w:woUserID w:val="2"/>
          </w:rPr>
          <w:t>上述</w:t>
        </w:r>
      </w:ins>
      <w:ins w:id="605" w:author="Vance xu" w:date="2026-09-15T08:46:59Z">
        <w:r>
          <w:rPr>
            <w:rFonts w:hint="eastAsia"/>
            <w:lang w:eastAsia="zh"/>
            <w:woUserID w:val="2"/>
          </w:rPr>
          <w:t>字段</w:t>
        </w:r>
      </w:ins>
      <w:ins w:id="606" w:author="Vance xu" w:date="2026-09-15T08:47:00Z">
        <w:r>
          <w:rPr>
            <w:rFonts w:hint="eastAsia"/>
            <w:lang w:eastAsia="zh"/>
            <w:woUserID w:val="2"/>
          </w:rPr>
          <w:t>的</w:t>
        </w:r>
      </w:ins>
      <w:ins w:id="607" w:author="Vance xu" w:date="2026-09-15T08:47:06Z">
        <w:r>
          <w:rPr>
            <w:rFonts w:hint="eastAsia"/>
            <w:lang w:eastAsia="zh"/>
            <w:woUserID w:val="2"/>
          </w:rPr>
          <w:t>，</w:t>
        </w:r>
      </w:ins>
      <w:ins w:id="608" w:author="Vance xu" w:date="2026-09-15T08:47:02Z">
        <w:r>
          <w:rPr>
            <w:rFonts w:hint="eastAsia"/>
            <w:lang w:eastAsia="zh"/>
            <w:woUserID w:val="2"/>
          </w:rPr>
          <w:t>请提示“岗位职责请按照国网标准句式编制。”</w:t>
        </w:r>
      </w:ins>
      <w:del w:id="609" w:author="Vance xu" w:date="2026-09-15T08:46:45Z">
        <w:r>
          <w:rPr/>
          <w:delText>。</w:delText>
        </w:r>
      </w:del>
      <w:ins w:id="610" w:author="Vance xu" w:date="2026-09-15T10:54:57Z">
        <w:r>
          <w:rPr>
            <w:rFonts w:hint="eastAsia"/>
            <w:lang w:eastAsia="zh"/>
            <w:woUserID w:val="2"/>
          </w:rPr>
          <w:t>不用</w:t>
        </w:r>
      </w:ins>
      <w:ins w:id="611" w:author="Vance xu" w:date="2026-09-15T10:54:59Z">
        <w:r>
          <w:rPr>
            <w:rFonts w:hint="eastAsia"/>
            <w:lang w:eastAsia="zh"/>
            <w:woUserID w:val="2"/>
          </w:rPr>
          <w:t>提示</w:t>
        </w:r>
      </w:ins>
      <w:ins w:id="612" w:author="Vance xu" w:date="2026-09-15T10:55:00Z">
        <w:r>
          <w:rPr>
            <w:rFonts w:hint="eastAsia"/>
            <w:lang w:eastAsia="zh"/>
            <w:woUserID w:val="2"/>
          </w:rPr>
          <w:t>别的</w:t>
        </w:r>
      </w:ins>
      <w:ins w:id="613" w:author="Vance xu" w:date="2026-09-15T10:55:01Z">
        <w:r>
          <w:rPr>
            <w:rFonts w:hint="eastAsia"/>
            <w:lang w:eastAsia="zh"/>
            <w:woUserID w:val="2"/>
          </w:rPr>
          <w:t>信息</w:t>
        </w:r>
      </w:ins>
      <w:ins w:id="614" w:author="Vance xu" w:date="2026-09-15T10:55:05Z">
        <w:r>
          <w:rPr>
            <w:rFonts w:hint="eastAsia"/>
            <w:lang w:eastAsia="zh"/>
            <w:woUserID w:val="2"/>
          </w:rPr>
          <w:t>。</w:t>
        </w:r>
      </w:ins>
    </w:p>
    <w:p w14:paraId="6AD6EFFB">
      <w:pPr>
        <w:snapToGrid w:val="0"/>
      </w:pPr>
      <w:r>
        <w:t>仅描述“负责采购”“完成审核”等动作，缺少明确责任表述的，</w:t>
      </w:r>
      <w:ins w:id="615" w:author="Vance xu" w:date="2026-09-15T08:40:37Z">
        <w:r>
          <w:rPr>
            <w:rFonts w:hint="eastAsia"/>
            <w:lang w:eastAsia="zh"/>
            <w:woUserID w:val="2"/>
          </w:rPr>
          <w:t>请</w:t>
        </w:r>
      </w:ins>
      <w:ins w:id="616" w:author="Vance xu" w:date="2026-09-15T08:40:38Z">
        <w:r>
          <w:rPr>
            <w:rFonts w:hint="eastAsia"/>
            <w:lang w:eastAsia="zh"/>
            <w:woUserID w:val="2"/>
          </w:rPr>
          <w:t>提示</w:t>
        </w:r>
      </w:ins>
      <w:ins w:id="617" w:author="Vance xu" w:date="2026-09-15T08:40:40Z">
        <w:r>
          <w:rPr>
            <w:rFonts w:hint="eastAsia"/>
            <w:lang w:eastAsia="zh"/>
            <w:woUserID w:val="2"/>
          </w:rPr>
          <w:t>“</w:t>
        </w:r>
      </w:ins>
      <w:ins w:id="618" w:author="Vance xu" w:date="2026-09-15T08:41:01Z">
        <w:r>
          <w:rPr>
            <w:rFonts w:hint="eastAsia"/>
            <w:lang w:eastAsia="zh"/>
            <w:woUserID w:val="2"/>
          </w:rPr>
          <w:t>岗位职责</w:t>
        </w:r>
      </w:ins>
      <w:ins w:id="619" w:author="Vance xu" w:date="2026-09-15T08:40:41Z">
        <w:r>
          <w:rPr>
            <w:rFonts w:hint="eastAsia"/>
            <w:lang w:eastAsia="zh"/>
            <w:woUserID w:val="2"/>
          </w:rPr>
          <w:t>请</w:t>
        </w:r>
      </w:ins>
      <w:ins w:id="620" w:author="Vance xu" w:date="2026-09-15T08:40:47Z">
        <w:r>
          <w:rPr>
            <w:rFonts w:hint="eastAsia"/>
            <w:lang w:eastAsia="zh"/>
            <w:woUserID w:val="2"/>
          </w:rPr>
          <w:t>按照</w:t>
        </w:r>
      </w:ins>
      <w:ins w:id="621" w:author="Vance xu" w:date="2026-09-15T08:40:48Z">
        <w:r>
          <w:rPr>
            <w:rFonts w:hint="eastAsia"/>
            <w:lang w:eastAsia="zh"/>
            <w:woUserID w:val="2"/>
          </w:rPr>
          <w:t>国网</w:t>
        </w:r>
      </w:ins>
      <w:ins w:id="622" w:author="Vance xu" w:date="2026-09-15T08:40:49Z">
        <w:r>
          <w:rPr>
            <w:rFonts w:hint="eastAsia"/>
            <w:lang w:eastAsia="zh"/>
            <w:woUserID w:val="2"/>
          </w:rPr>
          <w:t>标准</w:t>
        </w:r>
      </w:ins>
      <w:ins w:id="623" w:author="Vance xu" w:date="2026-09-15T08:40:50Z">
        <w:r>
          <w:rPr>
            <w:rFonts w:hint="eastAsia"/>
            <w:lang w:eastAsia="zh"/>
            <w:woUserID w:val="2"/>
          </w:rPr>
          <w:t>句式</w:t>
        </w:r>
      </w:ins>
      <w:ins w:id="624" w:author="Vance xu" w:date="2026-09-15T08:40:53Z">
        <w:r>
          <w:rPr>
            <w:rFonts w:hint="eastAsia"/>
            <w:lang w:eastAsia="zh"/>
            <w:woUserID w:val="2"/>
          </w:rPr>
          <w:t>编制</w:t>
        </w:r>
      </w:ins>
      <w:ins w:id="625" w:author="Vance xu" w:date="2026-09-15T08:40:55Z">
        <w:r>
          <w:rPr>
            <w:rFonts w:hint="eastAsia"/>
            <w:lang w:eastAsia="zh"/>
            <w:woUserID w:val="2"/>
          </w:rPr>
          <w:t>。</w:t>
        </w:r>
      </w:ins>
      <w:ins w:id="626" w:author="Vance xu" w:date="2026-09-15T08:40:40Z">
        <w:r>
          <w:rPr>
            <w:rFonts w:hint="eastAsia"/>
            <w:lang w:eastAsia="zh"/>
            <w:woUserID w:val="2"/>
          </w:rPr>
          <w:t>”</w:t>
        </w:r>
      </w:ins>
      <w:del w:id="627" w:author="Vance xu" w:date="2026-09-15T08:40:36Z">
        <w:r>
          <w:rPr/>
          <w:delText>提出问题</w:delText>
        </w:r>
      </w:del>
      <w:r>
        <w:t>。包含符合要求的责任表述即可，本项不评价职责内容是否充分、是否符合实际业务。</w:t>
      </w:r>
    </w:p>
    <w:p w14:paraId="6631BF59">
      <w:pPr>
        <w:pStyle w:val="4"/>
        <w:snapToGrid w:val="0"/>
      </w:pPr>
      <w:r>
        <w:t>（十一）角色与责任类型对应</w:t>
      </w:r>
    </w:p>
    <w:p w14:paraId="3AA8820B">
      <w:pPr>
        <w:snapToGrid w:val="0"/>
        <w:rPr>
          <w:ins w:id="628" w:author="Henry" w:date="2026-09-15T09:52:47Z"/>
          <w:rFonts w:hint="eastAsia" w:eastAsia="华文仿宋"/>
          <w:lang w:eastAsia="zh"/>
          <w:woUserID w:val="3"/>
        </w:rPr>
      </w:pPr>
      <w:ins w:id="629" w:author="Henry" w:date="2026-09-15T09:54:21Z">
        <w:r>
          <w:rPr>
            <w:rFonts w:hint="eastAsia"/>
            <w:lang w:eastAsia="zh"/>
            <w:woUserID w:val="3"/>
          </w:rPr>
          <w:t>检查口径：按</w:t>
        </w:r>
      </w:ins>
      <w:ins w:id="630" w:author="Henry" w:date="2026-09-15T09:54:33Z">
        <w:r>
          <w:rPr>
            <w:rFonts w:hint="eastAsia"/>
            <w:lang w:eastAsia="zh"/>
            <w:woUserID w:val="3"/>
          </w:rPr>
          <w:t>“</w:t>
        </w:r>
      </w:ins>
      <w:ins w:id="631" w:author="Henry" w:date="2026-09-15T09:54:21Z">
        <w:r>
          <w:rPr>
            <w:rFonts w:hint="eastAsia"/>
            <w:lang w:eastAsia="zh"/>
            <w:woUserID w:val="3"/>
          </w:rPr>
          <w:t>经办对应主体责任、审核对应审核责任、审批对应审批责任</w:t>
        </w:r>
      </w:ins>
      <w:ins w:id="632" w:author="Henry" w:date="2026-09-15T09:54:39Z">
        <w:r>
          <w:rPr>
            <w:rFonts w:hint="eastAsia"/>
            <w:lang w:eastAsia="zh"/>
            <w:woUserID w:val="3"/>
          </w:rPr>
          <w:t>”</w:t>
        </w:r>
      </w:ins>
      <w:ins w:id="633" w:author="Henry" w:date="2026-09-15T09:54:21Z">
        <w:r>
          <w:rPr>
            <w:rFonts w:hint="eastAsia"/>
            <w:lang w:eastAsia="zh"/>
            <w:woUserID w:val="3"/>
          </w:rPr>
          <w:t>的对应关系执行检查</w:t>
        </w:r>
      </w:ins>
      <w:ins w:id="634" w:author="Vance xu" w:date="2026-09-15T10:32:08Z">
        <w:r>
          <w:rPr>
            <w:rFonts w:hint="eastAsia"/>
            <w:lang w:eastAsia="zh"/>
            <w:woUserID w:val="2"/>
          </w:rPr>
          <w:t>。</w:t>
        </w:r>
      </w:ins>
      <w:ins w:id="635" w:author="Henry" w:date="2026-09-15T09:54:21Z">
        <w:del w:id="636" w:author="Vance xu" w:date="2026-09-15T10:31:56Z">
          <w:r>
            <w:rPr>
              <w:rFonts w:hint="eastAsia"/>
              <w:lang w:eastAsia="zh"/>
              <w:woUserID w:val="3"/>
            </w:rPr>
            <w:delText>。</w:delText>
          </w:r>
        </w:del>
      </w:ins>
    </w:p>
    <w:p w14:paraId="4DA76EAA">
      <w:pPr>
        <w:snapToGrid w:val="0"/>
        <w:rPr>
          <w:ins w:id="637" w:author="Henry" w:date="2026-09-15T09:55:29Z"/>
          <w:rFonts w:hint="eastAsia"/>
          <w:lang w:eastAsia="zh"/>
          <w:woUserID w:val="3"/>
        </w:rPr>
      </w:pPr>
      <w:ins w:id="638" w:author="Henry" w:date="2026-09-15T09:55:29Z">
        <w:r>
          <w:rPr>
            <w:rFonts w:hint="eastAsia"/>
            <w:lang w:eastAsia="zh"/>
            <w:woUserID w:val="3"/>
          </w:rPr>
          <w:t>一、岗位清单存在明确角色字段时</w:t>
        </w:r>
      </w:ins>
    </w:p>
    <w:p w14:paraId="77E70762">
      <w:pPr>
        <w:snapToGrid w:val="0"/>
        <w:rPr>
          <w:ins w:id="639" w:author="Henry" w:date="2026-09-15T09:55:29Z"/>
          <w:del w:id="640" w:author="Vance xu" w:date="2026-09-15T10:32:43Z"/>
          <w:rFonts w:hint="eastAsia"/>
          <w:lang w:eastAsia="zh"/>
          <w:woUserID w:val="3"/>
        </w:rPr>
      </w:pPr>
      <w:ins w:id="641" w:author="Henry" w:date="2026-09-15T09:55:29Z">
        <w:r>
          <w:rPr>
            <w:rFonts w:hint="eastAsia"/>
            <w:lang w:eastAsia="zh"/>
            <w:woUserID w:val="3"/>
          </w:rPr>
          <w:t>将角色字段与岗位职责中的责任类型进行比对，存在明确不一致的，指出具体角色与责任表述之间的冲突，并给出提示</w:t>
        </w:r>
      </w:ins>
      <w:ins w:id="642" w:author="Vance xu" w:date="2026-09-15T10:32:40Z">
        <w:r>
          <w:rPr>
            <w:rFonts w:hint="eastAsia"/>
            <w:lang w:eastAsia="zh"/>
            <w:woUserID w:val="2"/>
          </w:rPr>
          <w:t>词</w:t>
        </w:r>
      </w:ins>
      <w:ins w:id="643" w:author="Henry" w:date="2026-09-15T09:55:29Z">
        <w:r>
          <w:rPr>
            <w:rFonts w:hint="eastAsia"/>
            <w:lang w:eastAsia="zh"/>
            <w:woUserID w:val="3"/>
          </w:rPr>
          <w:t>：</w:t>
        </w:r>
      </w:ins>
    </w:p>
    <w:p w14:paraId="402CE553">
      <w:pPr>
        <w:snapToGrid w:val="0"/>
        <w:ind w:firstLine="0"/>
        <w:rPr>
          <w:ins w:id="645" w:author="Henry" w:date="2026-09-15T09:53:28Z"/>
          <w:rFonts w:hint="eastAsia"/>
          <w:lang w:eastAsia="zh"/>
          <w:woUserID w:val="2"/>
        </w:rPr>
        <w:pPrChange w:id="644" w:author="Henry" w:date="2026-09-15T09:55:42Z">
          <w:pPr>
            <w:snapToGrid w:val="0"/>
          </w:pPr>
        </w:pPrChange>
      </w:pPr>
      <w:ins w:id="646" w:author="Henry" w:date="2026-09-15T09:55:45Z">
        <w:r>
          <w:rPr>
            <w:rFonts w:hint="eastAsia"/>
            <w:lang w:eastAsia="zh"/>
            <w:woUserID w:val="3"/>
          </w:rPr>
          <w:t>“</w:t>
        </w:r>
      </w:ins>
      <w:ins w:id="647" w:author="Henry" w:date="2026-09-15T09:55:29Z">
        <w:r>
          <w:rPr>
            <w:rFonts w:hint="eastAsia"/>
            <w:lang w:eastAsia="zh"/>
            <w:woUserID w:val="3"/>
          </w:rPr>
          <w:t>经办对应主体责任、审核对应审核责任、审批对应审批责任。</w:t>
        </w:r>
      </w:ins>
      <w:ins w:id="648" w:author="Henry" w:date="2026-09-15T09:55:53Z">
        <w:r>
          <w:rPr>
            <w:rFonts w:hint="eastAsia"/>
            <w:lang w:eastAsia="zh"/>
            <w:woUserID w:val="3"/>
          </w:rPr>
          <w:t>”</w:t>
        </w:r>
      </w:ins>
      <w:ins w:id="649" w:author="Vance xu" w:date="2026-09-15T10:32:59Z">
        <w:r>
          <w:rPr>
            <w:rFonts w:hint="eastAsia"/>
            <w:lang w:eastAsia="zh"/>
            <w:woUserID w:val="2"/>
          </w:rPr>
          <w:t>，</w:t>
        </w:r>
      </w:ins>
      <w:ins w:id="650" w:author="Vance xu" w:date="2026-09-15T10:32:52Z">
        <w:r>
          <w:rPr>
            <w:rFonts w:hint="eastAsia"/>
            <w:lang w:eastAsia="zh"/>
            <w:woUserID w:val="2"/>
          </w:rPr>
          <w:t>不需要</w:t>
        </w:r>
      </w:ins>
      <w:ins w:id="651" w:author="Vance xu" w:date="2026-09-15T10:32:53Z">
        <w:r>
          <w:rPr>
            <w:rFonts w:hint="eastAsia"/>
            <w:lang w:eastAsia="zh"/>
            <w:woUserID w:val="2"/>
          </w:rPr>
          <w:t>多的</w:t>
        </w:r>
      </w:ins>
      <w:ins w:id="652" w:author="Vance xu" w:date="2026-09-15T10:32:55Z">
        <w:r>
          <w:rPr>
            <w:rFonts w:hint="eastAsia"/>
            <w:lang w:eastAsia="zh"/>
            <w:woUserID w:val="2"/>
          </w:rPr>
          <w:t>提示词</w:t>
        </w:r>
      </w:ins>
      <w:ins w:id="653" w:author="Vance xu" w:date="2026-09-15T10:32:57Z">
        <w:r>
          <w:rPr>
            <w:rFonts w:hint="eastAsia"/>
            <w:lang w:eastAsia="zh"/>
            <w:woUserID w:val="2"/>
          </w:rPr>
          <w:t>。</w:t>
        </w:r>
      </w:ins>
    </w:p>
    <w:p w14:paraId="0D385215">
      <w:pPr>
        <w:snapToGrid w:val="0"/>
        <w:rPr>
          <w:ins w:id="654" w:author="Henry" w:date="2026-09-15T09:56:32Z"/>
          <w:rFonts w:hint="eastAsia"/>
          <w:lang w:eastAsia="zh"/>
          <w:woUserID w:val="3"/>
        </w:rPr>
      </w:pPr>
      <w:ins w:id="655" w:author="Henry" w:date="2026-09-15T09:56:32Z">
        <w:r>
          <w:rPr>
            <w:rFonts w:hint="eastAsia"/>
            <w:lang w:eastAsia="zh"/>
            <w:woUserID w:val="3"/>
          </w:rPr>
          <w:t>二、岗位清单无角色字段时</w:t>
        </w:r>
      </w:ins>
    </w:p>
    <w:p w14:paraId="19476078">
      <w:pPr>
        <w:snapToGrid w:val="0"/>
        <w:rPr>
          <w:ins w:id="656" w:author="Henry" w:date="2026-09-15T09:56:29Z"/>
          <w:rFonts w:hint="eastAsia"/>
          <w:lang w:eastAsia="zh"/>
          <w:woUserID w:val="3"/>
        </w:rPr>
      </w:pPr>
      <w:ins w:id="657" w:author="Henry" w:date="2026-09-15T09:56:32Z">
        <w:r>
          <w:rPr>
            <w:rFonts w:hint="eastAsia"/>
            <w:lang w:eastAsia="zh"/>
            <w:woUserID w:val="3"/>
          </w:rPr>
          <w:t>可从</w:t>
        </w:r>
      </w:ins>
      <w:ins w:id="658" w:author="Henry" w:date="2026-09-15T09:56:39Z">
        <w:r>
          <w:rPr>
            <w:rFonts w:hint="eastAsia"/>
            <w:lang w:eastAsia="zh"/>
            <w:woUserID w:val="3"/>
          </w:rPr>
          <w:t>“</w:t>
        </w:r>
      </w:ins>
      <w:ins w:id="659" w:author="Henry" w:date="2026-09-15T09:56:32Z">
        <w:r>
          <w:rPr>
            <w:rFonts w:hint="eastAsia"/>
            <w:lang w:eastAsia="zh"/>
            <w:woUserID w:val="3"/>
          </w:rPr>
          <w:t>负主体责任</w:t>
        </w:r>
      </w:ins>
      <w:ins w:id="660" w:author="Henry" w:date="2026-09-15T09:56:45Z">
        <w:r>
          <w:rPr>
            <w:rFonts w:hint="eastAsia"/>
            <w:lang w:eastAsia="zh"/>
            <w:woUserID w:val="3"/>
          </w:rPr>
          <w:t>”</w:t>
        </w:r>
      </w:ins>
      <w:ins w:id="661" w:author="Henry" w:date="2026-09-15T09:56:50Z">
        <w:r>
          <w:rPr>
            <w:rFonts w:hint="eastAsia"/>
            <w:lang w:eastAsia="zh"/>
            <w:woUserID w:val="3"/>
          </w:rPr>
          <w:t>“</w:t>
        </w:r>
      </w:ins>
      <w:ins w:id="662" w:author="Henry" w:date="2026-09-15T09:56:32Z">
        <w:r>
          <w:rPr>
            <w:rFonts w:hint="eastAsia"/>
            <w:lang w:eastAsia="zh"/>
            <w:woUserID w:val="3"/>
          </w:rPr>
          <w:t>负审核责任</w:t>
        </w:r>
      </w:ins>
      <w:ins w:id="663" w:author="Henry" w:date="2026-09-15T09:56:56Z">
        <w:r>
          <w:rPr>
            <w:rFonts w:hint="eastAsia"/>
            <w:lang w:eastAsia="zh"/>
            <w:woUserID w:val="3"/>
          </w:rPr>
          <w:t>”</w:t>
        </w:r>
      </w:ins>
      <w:ins w:id="664" w:author="Henry" w:date="2026-09-15T09:57:04Z">
        <w:r>
          <w:rPr>
            <w:rFonts w:hint="eastAsia"/>
            <w:lang w:eastAsia="zh"/>
            <w:woUserID w:val="3"/>
          </w:rPr>
          <w:t>“</w:t>
        </w:r>
      </w:ins>
      <w:ins w:id="665" w:author="Henry" w:date="2026-09-15T09:56:32Z">
        <w:r>
          <w:rPr>
            <w:rFonts w:hint="eastAsia"/>
            <w:lang w:eastAsia="zh"/>
            <w:woUserID w:val="3"/>
          </w:rPr>
          <w:t>负审批责任</w:t>
        </w:r>
      </w:ins>
      <w:ins w:id="666" w:author="Henry" w:date="2026-09-15T09:57:10Z">
        <w:r>
          <w:rPr>
            <w:rFonts w:hint="eastAsia"/>
            <w:lang w:eastAsia="zh"/>
            <w:woUserID w:val="3"/>
          </w:rPr>
          <w:t>”</w:t>
        </w:r>
      </w:ins>
      <w:ins w:id="667"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668" w:author="Henry" w:date="2026-09-15T09:58:19Z"/>
          <w:rFonts w:hint="eastAsia"/>
          <w:lang w:eastAsia="zh"/>
          <w:woUserID w:val="3"/>
        </w:rPr>
      </w:pPr>
      <w:ins w:id="669" w:author="Henry" w:date="2026-09-15T09:58:19Z">
        <w:r>
          <w:rPr>
            <w:rFonts w:hint="eastAsia"/>
            <w:lang w:eastAsia="zh"/>
            <w:woUserID w:val="3"/>
          </w:rPr>
          <w:t>三、禁止事项</w:t>
        </w:r>
      </w:ins>
    </w:p>
    <w:p w14:paraId="02EA0673">
      <w:pPr>
        <w:snapToGrid w:val="0"/>
        <w:rPr>
          <w:ins w:id="670" w:author="Henry" w:date="2026-09-15T09:58:29Z"/>
          <w:rFonts w:hint="eastAsia"/>
          <w:lang w:eastAsia="zh"/>
          <w:woUserID w:val="3"/>
        </w:rPr>
      </w:pPr>
      <w:ins w:id="671" w:author="Henry" w:date="2026-09-15T09:58:19Z">
        <w:r>
          <w:rPr>
            <w:rFonts w:hint="eastAsia"/>
            <w:lang w:eastAsia="zh"/>
            <w:woUserID w:val="3"/>
          </w:rPr>
          <w:t>不得仅凭岗位名称或职责描述中的普通动作词推断角色。</w:t>
        </w:r>
      </w:ins>
    </w:p>
    <w:p w14:paraId="7F48B341">
      <w:pPr>
        <w:snapToGrid w:val="0"/>
        <w:rPr>
          <w:ins w:id="672" w:author="Henry" w:date="2026-09-15T09:58:49Z"/>
          <w:rFonts w:hint="eastAsia"/>
          <w:lang w:eastAsia="zh"/>
          <w:woUserID w:val="3"/>
        </w:rPr>
      </w:pPr>
      <w:ins w:id="673" w:author="Henry" w:date="2026-09-15T09:58:49Z">
        <w:r>
          <w:rPr>
            <w:rFonts w:hint="eastAsia"/>
            <w:lang w:eastAsia="zh"/>
            <w:woUserID w:val="3"/>
          </w:rPr>
          <w:t>四、待核实情形</w:t>
        </w:r>
      </w:ins>
    </w:p>
    <w:p w14:paraId="72D3FA98">
      <w:pPr>
        <w:snapToGrid w:val="0"/>
        <w:rPr>
          <w:ins w:id="674" w:author="Henry" w:date="2026-09-15T09:57:50Z"/>
          <w:rFonts w:hint="eastAsia"/>
          <w:lang w:eastAsia="zh"/>
          <w:woUserID w:val="3"/>
        </w:rPr>
      </w:pPr>
      <w:ins w:id="675" w:author="Henry" w:date="2026-09-15T09:58:49Z">
        <w:r>
          <w:rPr>
            <w:rFonts w:hint="eastAsia"/>
            <w:lang w:eastAsia="zh"/>
            <w:woUserID w:val="3"/>
          </w:rPr>
          <w:t>同一岗位存在多个责任类型混杂、且无法明确区分的，填写待核实意见，不强行判定角色。</w:t>
        </w:r>
      </w:ins>
    </w:p>
    <w:p w14:paraId="4CDEC88D">
      <w:pPr>
        <w:snapToGrid w:val="0"/>
        <w:rPr>
          <w:del w:id="676" w:author="Henry" w:date="2026-09-15T09:59:10Z"/>
          <w:rFonts w:hint="eastAsia" w:eastAsia="华文仿宋"/>
          <w:lang w:eastAsia="zh"/>
          <w:woUserID w:val="2"/>
        </w:rPr>
      </w:pPr>
      <w:del w:id="677"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678" w:author="Vance xu" w:date="2026-09-15T08:44:35Z">
        <w:del w:id="679" w:author="Henry" w:date="2026-09-15T09:59:10Z">
          <w:r>
            <w:rPr>
              <w:rFonts w:hint="eastAsia"/>
              <w:lang w:eastAsia="zh"/>
              <w:woUserID w:val="2"/>
            </w:rPr>
            <w:delText>给出</w:delText>
          </w:r>
        </w:del>
      </w:ins>
      <w:ins w:id="680" w:author="Vance xu" w:date="2026-09-15T08:44:37Z">
        <w:del w:id="681" w:author="Henry" w:date="2026-09-15T09:59:10Z">
          <w:r>
            <w:rPr>
              <w:rFonts w:hint="eastAsia"/>
              <w:lang w:eastAsia="zh"/>
              <w:woUserID w:val="2"/>
            </w:rPr>
            <w:delText>“</w:delText>
          </w:r>
        </w:del>
      </w:ins>
      <w:ins w:id="682" w:author="Vance xu" w:date="2026-09-15T08:44:39Z">
        <w:del w:id="683" w:author="Henry" w:date="2026-09-15T09:59:10Z">
          <w:r>
            <w:rPr>
              <w:woUserID w:val="2"/>
            </w:rPr>
            <w:delText>经办对应主体责任、审核对应审核责任、审批对应审批责任</w:delText>
          </w:r>
        </w:del>
      </w:ins>
      <w:ins w:id="684" w:author="Vance xu" w:date="2026-09-15T08:44:37Z">
        <w:del w:id="685" w:author="Henry" w:date="2026-09-15T09:59:10Z">
          <w:r>
            <w:rPr>
              <w:rFonts w:hint="eastAsia"/>
              <w:lang w:eastAsia="zh"/>
              <w:woUserID w:val="2"/>
            </w:rPr>
            <w:delText>”</w:delText>
          </w:r>
        </w:del>
      </w:ins>
      <w:ins w:id="686" w:author="Vance xu" w:date="2026-09-15T08:44:43Z">
        <w:del w:id="687" w:author="Henry" w:date="2026-09-15T09:59:10Z">
          <w:r>
            <w:rPr>
              <w:rFonts w:hint="eastAsia"/>
              <w:lang w:eastAsia="zh"/>
              <w:woUserID w:val="2"/>
            </w:rPr>
            <w:delText>的</w:delText>
          </w:r>
        </w:del>
      </w:ins>
      <w:ins w:id="688" w:author="Vance xu" w:date="2026-09-15T08:44:45Z">
        <w:del w:id="689" w:author="Henry" w:date="2026-09-15T09:59:10Z">
          <w:r>
            <w:rPr>
              <w:rFonts w:hint="eastAsia"/>
              <w:lang w:eastAsia="zh"/>
              <w:woUserID w:val="2"/>
            </w:rPr>
            <w:delText>提示</w:delText>
          </w:r>
        </w:del>
      </w:ins>
      <w:ins w:id="690" w:author="Vance xu" w:date="2026-09-15T08:44:46Z">
        <w:del w:id="691" w:author="Henry" w:date="2026-09-15T09:59:10Z">
          <w:r>
            <w:rPr>
              <w:rFonts w:hint="eastAsia"/>
              <w:lang w:eastAsia="zh"/>
              <w:woUserID w:val="2"/>
            </w:rPr>
            <w:delText>。</w:delText>
          </w:r>
        </w:del>
      </w:ins>
    </w:p>
    <w:p w14:paraId="1133B4E1">
      <w:pPr>
        <w:snapToGrid w:val="0"/>
        <w:rPr>
          <w:del w:id="692" w:author="Henry" w:date="2026-09-15T09:59:10Z"/>
        </w:rPr>
      </w:pPr>
      <w:del w:id="693"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42D1F12E">
      <w:pPr>
        <w:pStyle w:val="4"/>
        <w:snapToGrid w:val="0"/>
      </w:pPr>
      <w:r>
        <w:t>（十二）三清单措施编号排序</w:t>
      </w:r>
    </w:p>
    <w:p w14:paraId="0D2D3D81">
      <w:pPr>
        <w:snapToGrid w:val="0"/>
        <w:rPr>
          <w:ins w:id="694" w:author="Henry" w:date="2026-09-15T10:10:04Z"/>
          <w:rFonts w:hint="eastAsia" w:eastAsia="华文仿宋"/>
          <w:lang w:eastAsia="zh"/>
          <w:woUserID w:val="3"/>
        </w:rPr>
      </w:pPr>
      <w:ins w:id="695" w:author="Henry" w:date="2026-09-15T10:10:07Z">
        <w:r>
          <w:rPr>
            <w:rFonts w:hint="eastAsia"/>
            <w:lang w:eastAsia="zh"/>
            <w:woUserID w:val="3"/>
          </w:rPr>
          <w:t>检查范围：分别对岗位内控责任清单、不相容岗位清单、系统控制规则清单中的有效明细进行排序检查。</w:t>
        </w:r>
      </w:ins>
    </w:p>
    <w:p w14:paraId="58D7F89C">
      <w:pPr>
        <w:snapToGrid w:val="0"/>
        <w:rPr>
          <w:ins w:id="696" w:author="Henry" w:date="2026-09-15T10:10:40Z"/>
          <w:rFonts w:hint="eastAsia"/>
          <w:lang w:eastAsia="zh"/>
          <w:woUserID w:val="3"/>
        </w:rPr>
      </w:pPr>
      <w:ins w:id="697" w:author="Henry" w:date="2026-09-15T10:10:40Z">
        <w:r>
          <w:rPr>
            <w:rFonts w:hint="eastAsia"/>
            <w:lang w:eastAsia="zh"/>
            <w:woUserID w:val="3"/>
          </w:rPr>
          <w:t>一、排序基准</w:t>
        </w:r>
      </w:ins>
    </w:p>
    <w:p w14:paraId="025FF8CE">
      <w:pPr>
        <w:snapToGrid w:val="0"/>
        <w:ind w:firstLine="0"/>
        <w:rPr>
          <w:ins w:id="699" w:author="Henry" w:date="2026-09-15T10:10:40Z"/>
          <w:rFonts w:hint="eastAsia"/>
          <w:lang w:eastAsia="zh"/>
          <w:woUserID w:val="3"/>
        </w:rPr>
        <w:pPrChange w:id="698" w:author="Henry" w:date="2026-09-15T10:10:45Z">
          <w:pPr>
            <w:snapToGrid w:val="0"/>
          </w:pPr>
        </w:pPrChange>
      </w:pPr>
      <w:ins w:id="700" w:author="Henry" w:date="2026-09-15T10:10:40Z">
        <w:r>
          <w:rPr>
            <w:rFonts w:hint="eastAsia"/>
            <w:lang w:eastAsia="zh"/>
            <w:woUserID w:val="3"/>
          </w:rPr>
          <w:t>1. 有基准矩阵时：按指定基准矩阵中的措施顺序排序。</w:t>
        </w:r>
      </w:ins>
    </w:p>
    <w:p w14:paraId="28FFC312">
      <w:pPr>
        <w:snapToGrid w:val="0"/>
        <w:ind w:firstLine="0"/>
        <w:rPr>
          <w:ins w:id="702" w:author="Henry" w:date="2026-09-15T10:10:15Z"/>
          <w:rFonts w:hint="eastAsia"/>
          <w:lang w:eastAsia="zh"/>
          <w:woUserID w:val="3"/>
        </w:rPr>
        <w:pPrChange w:id="701" w:author="Henry" w:date="2026-09-15T10:11:07Z">
          <w:pPr>
            <w:snapToGrid w:val="0"/>
          </w:pPr>
        </w:pPrChange>
      </w:pPr>
      <w:ins w:id="703" w:author="Henry" w:date="2026-09-15T10:10:40Z">
        <w:r>
          <w:rPr>
            <w:rFonts w:hint="eastAsia"/>
            <w:lang w:eastAsia="zh"/>
            <w:woUserID w:val="3"/>
          </w:rPr>
          <w:t>2. 无可用基准顺序时：按业务类别、控制点数字、措施序号进行自然排序，确保数字按数值大小排列，避免将</w:t>
        </w:r>
      </w:ins>
      <w:ins w:id="704" w:author="Henry" w:date="2026-09-15T10:11:24Z">
        <w:r>
          <w:rPr>
            <w:rFonts w:hint="eastAsia"/>
            <w:lang w:eastAsia="zh"/>
            <w:woUserID w:val="3"/>
          </w:rPr>
          <w:t>“</w:t>
        </w:r>
      </w:ins>
      <w:ins w:id="705" w:author="Henry" w:date="2026-09-15T10:10:40Z">
        <w:r>
          <w:rPr>
            <w:rFonts w:hint="eastAsia"/>
            <w:lang w:eastAsia="zh"/>
            <w:woUserID w:val="3"/>
          </w:rPr>
          <w:t>10</w:t>
        </w:r>
      </w:ins>
      <w:ins w:id="706" w:author="Henry" w:date="2026-09-15T10:11:29Z">
        <w:r>
          <w:rPr>
            <w:rFonts w:hint="eastAsia"/>
            <w:lang w:eastAsia="zh"/>
            <w:woUserID w:val="3"/>
          </w:rPr>
          <w:t>”</w:t>
        </w:r>
      </w:ins>
      <w:ins w:id="707" w:author="Henry" w:date="2026-09-15T10:10:40Z">
        <w:r>
          <w:rPr>
            <w:rFonts w:hint="eastAsia"/>
            <w:lang w:eastAsia="zh"/>
            <w:woUserID w:val="3"/>
          </w:rPr>
          <w:t>排在</w:t>
        </w:r>
      </w:ins>
      <w:ins w:id="708" w:author="Henry" w:date="2026-09-15T10:11:35Z">
        <w:r>
          <w:rPr>
            <w:rFonts w:hint="eastAsia"/>
            <w:lang w:eastAsia="zh"/>
            <w:woUserID w:val="3"/>
          </w:rPr>
          <w:t>“</w:t>
        </w:r>
      </w:ins>
      <w:ins w:id="709" w:author="Henry" w:date="2026-09-15T10:10:40Z">
        <w:r>
          <w:rPr>
            <w:rFonts w:hint="eastAsia"/>
            <w:lang w:eastAsia="zh"/>
            <w:woUserID w:val="3"/>
          </w:rPr>
          <w:t>2</w:t>
        </w:r>
      </w:ins>
      <w:ins w:id="710" w:author="Henry" w:date="2026-09-15T10:11:39Z">
        <w:r>
          <w:rPr>
            <w:rFonts w:hint="eastAsia"/>
            <w:lang w:eastAsia="zh"/>
            <w:woUserID w:val="3"/>
          </w:rPr>
          <w:t>”</w:t>
        </w:r>
      </w:ins>
      <w:ins w:id="711" w:author="Henry" w:date="2026-09-15T10:10:40Z">
        <w:r>
          <w:rPr>
            <w:rFonts w:hint="eastAsia"/>
            <w:lang w:eastAsia="zh"/>
            <w:woUserID w:val="3"/>
          </w:rPr>
          <w:t>之前。</w:t>
        </w:r>
      </w:ins>
    </w:p>
    <w:p w14:paraId="62D3B2F2">
      <w:pPr>
        <w:snapToGrid w:val="0"/>
        <w:rPr>
          <w:ins w:id="712" w:author="Henry" w:date="2026-09-15T10:15:03Z"/>
          <w:rFonts w:hint="eastAsia"/>
          <w:lang w:eastAsia="zh"/>
          <w:woUserID w:val="3"/>
        </w:rPr>
      </w:pPr>
      <w:ins w:id="713" w:author="Henry" w:date="2026-09-15T10:15:03Z">
        <w:r>
          <w:rPr>
            <w:rFonts w:hint="eastAsia"/>
            <w:lang w:eastAsia="zh"/>
            <w:woUserID w:val="3"/>
          </w:rPr>
          <w:t>二、排序规则</w:t>
        </w:r>
      </w:ins>
    </w:p>
    <w:p w14:paraId="4D154F3C">
      <w:pPr>
        <w:snapToGrid w:val="0"/>
        <w:ind w:firstLine="0"/>
        <w:rPr>
          <w:ins w:id="715" w:author="Henry" w:date="2026-09-15T10:15:03Z"/>
          <w:rFonts w:hint="eastAsia"/>
          <w:lang w:eastAsia="zh"/>
          <w:woUserID w:val="3"/>
        </w:rPr>
        <w:pPrChange w:id="714" w:author="Henry" w:date="2026-09-15T10:15:06Z">
          <w:pPr>
            <w:snapToGrid w:val="0"/>
          </w:pPr>
        </w:pPrChange>
      </w:pPr>
      <w:ins w:id="716" w:author="Henry" w:date="2026-09-15T10:15:03Z">
        <w:r>
          <w:rPr>
            <w:rFonts w:hint="eastAsia"/>
            <w:lang w:eastAsia="zh"/>
            <w:woUserID w:val="3"/>
          </w:rPr>
          <w:t>1. 同一措施的多条记录应连续排列，不得分散；措施内部各部门、岗位或规则之间的先后顺序暂不规定。</w:t>
        </w:r>
      </w:ins>
    </w:p>
    <w:p w14:paraId="45B41D44">
      <w:pPr>
        <w:snapToGrid w:val="0"/>
        <w:ind w:firstLine="0"/>
        <w:rPr>
          <w:ins w:id="718" w:author="Henry" w:date="2026-09-15T10:15:03Z"/>
          <w:rFonts w:hint="eastAsia"/>
          <w:lang w:eastAsia="zh"/>
          <w:woUserID w:val="3"/>
        </w:rPr>
        <w:pPrChange w:id="717" w:author="Henry" w:date="2026-09-15T10:15:10Z">
          <w:pPr>
            <w:snapToGrid w:val="0"/>
          </w:pPr>
        </w:pPrChange>
      </w:pPr>
      <w:ins w:id="719" w:author="Henry" w:date="2026-09-15T10:15:03Z">
        <w:r>
          <w:rPr>
            <w:rFonts w:hint="eastAsia"/>
            <w:lang w:eastAsia="zh"/>
            <w:woUserID w:val="3"/>
          </w:rPr>
          <w:t>2. 合并单元格在读取时按合并范围补齐后参与排序。</w:t>
        </w:r>
      </w:ins>
    </w:p>
    <w:p w14:paraId="34DAD1AC">
      <w:pPr>
        <w:snapToGrid w:val="0"/>
        <w:ind w:firstLine="0"/>
        <w:rPr>
          <w:ins w:id="721" w:author="Henry" w:date="2026-09-15T10:12:12Z"/>
          <w:rFonts w:hint="eastAsia"/>
          <w:lang w:eastAsia="zh"/>
          <w:woUserID w:val="3"/>
        </w:rPr>
        <w:pPrChange w:id="720" w:author="Henry" w:date="2026-09-15T10:15:14Z">
          <w:pPr>
            <w:snapToGrid w:val="0"/>
          </w:pPr>
        </w:pPrChange>
      </w:pPr>
      <w:ins w:id="722" w:author="Henry" w:date="2026-09-15T10:15:03Z">
        <w:r>
          <w:rPr>
            <w:rFonts w:hint="eastAsia"/>
            <w:lang w:eastAsia="zh"/>
            <w:woUserID w:val="3"/>
          </w:rPr>
          <w:t>3. 标题、表头、填表说明和空白行不参与排序。</w:t>
        </w:r>
      </w:ins>
    </w:p>
    <w:p w14:paraId="5CC51CDD">
      <w:pPr>
        <w:snapToGrid w:val="0"/>
        <w:rPr>
          <w:ins w:id="723" w:author="Henry" w:date="2026-09-15T10:16:01Z"/>
          <w:rFonts w:hint="eastAsia"/>
          <w:lang w:eastAsia="zh"/>
          <w:woUserID w:val="3"/>
        </w:rPr>
      </w:pPr>
      <w:ins w:id="724" w:author="Henry" w:date="2026-09-15T10:16:01Z">
        <w:r>
          <w:rPr>
            <w:rFonts w:hint="eastAsia"/>
            <w:lang w:eastAsia="zh"/>
            <w:woUserID w:val="3"/>
          </w:rPr>
          <w:t>三、问题处理</w:t>
        </w:r>
      </w:ins>
    </w:p>
    <w:p w14:paraId="07D00814">
      <w:pPr>
        <w:snapToGrid w:val="0"/>
        <w:rPr>
          <w:ins w:id="725" w:author="Henry" w:date="2026-09-15T10:15:34Z"/>
          <w:rFonts w:hint="eastAsia"/>
          <w:lang w:eastAsia="zh"/>
          <w:woUserID w:val="3"/>
        </w:rPr>
      </w:pPr>
      <w:ins w:id="726" w:author="Henry" w:date="2026-09-15T10:16:01Z">
        <w:r>
          <w:rPr>
            <w:rFonts w:hint="eastAsia"/>
            <w:lang w:eastAsia="zh"/>
            <w:woUserID w:val="3"/>
          </w:rPr>
          <w:t>存在倒序或同一措施记录分散情形的，在相关行指出问题并说明具体位置，不直接调整原表顺序。</w:t>
        </w:r>
      </w:ins>
    </w:p>
    <w:p w14:paraId="59674ADA">
      <w:pPr>
        <w:snapToGrid w:val="0"/>
        <w:rPr>
          <w:del w:id="727" w:author="Henry" w:date="2026-09-15T10:16:26Z"/>
        </w:rPr>
      </w:pPr>
      <w:del w:id="728"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729" w:author="Henry" w:date="2026-09-15T10:16:26Z"/>
        </w:rPr>
      </w:pPr>
      <w:del w:id="730"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360444EE">
      <w:pPr>
        <w:pStyle w:val="4"/>
        <w:snapToGrid w:val="0"/>
        <w:rPr>
          <w:rFonts w:hint="default"/>
          <w:lang w:val="en-US"/>
        </w:rPr>
      </w:pPr>
      <w:r>
        <w:t>（十</w:t>
      </w:r>
      <w:r>
        <w:rPr>
          <w:rFonts w:hint="eastAsia"/>
          <w:lang w:val="en-US" w:eastAsia="zh-CN"/>
        </w:rPr>
        <w:t>三</w:t>
      </w:r>
      <w:r>
        <w:t>）</w:t>
      </w:r>
      <w:r>
        <w:rPr>
          <w:rFonts w:hint="eastAsia"/>
          <w:lang w:val="en-US" w:eastAsia="zh-CN"/>
        </w:rPr>
        <w:t>风险矩阵及</w:t>
      </w:r>
      <w:r>
        <w:t>三清单</w:t>
      </w:r>
      <w:r>
        <w:rPr>
          <w:rFonts w:hint="eastAsia"/>
          <w:lang w:val="en-US" w:eastAsia="zh-CN"/>
        </w:rPr>
        <w:t>删除线一致性校验</w:t>
      </w:r>
    </w:p>
    <w:p w14:paraId="149985F1">
      <w:pPr>
        <w:snapToGrid w:val="0"/>
        <w:ind w:firstLineChars="200"/>
        <w:rPr>
          <w:ins w:id="732" w:author="Henry" w:date="2026-09-15T10:30:20Z"/>
          <w:rFonts w:hint="eastAsia"/>
          <w:color w:val="000000"/>
          <w:highlight w:val="yellow"/>
          <w:lang w:eastAsia="zh"/>
          <w:woUserID w:val="3"/>
        </w:rPr>
        <w:pPrChange w:id="731" w:author="Henry" w:date="2026-09-15T10:30:03Z">
          <w:pPr>
            <w:snapToGrid w:val="0"/>
          </w:pPr>
        </w:pPrChange>
      </w:pPr>
      <w:del w:id="733" w:author="Vance xu" w:date="2026-09-15T09:35:22Z">
        <w:r>
          <w:rPr>
            <w:rFonts w:hint="eastAsia"/>
            <w:color w:val="000000"/>
            <w:highlight w:val="yellow"/>
            <w:rPrChange w:id="734" w:author="Vance xu" w:date="2026-09-15T09:34:42Z">
              <w:rPr>
                <w:rFonts w:hint="eastAsia"/>
                <w:color w:val="FF0000"/>
              </w:rPr>
            </w:rPrChange>
          </w:rPr>
          <w:delText>矩阵删除线的内容在</w:delText>
        </w:r>
      </w:del>
      <w:del w:id="735" w:author="Vance xu" w:date="2026-09-15T09:35:22Z">
        <w:r>
          <w:rPr>
            <w:rFonts w:hint="eastAsia"/>
            <w:color w:val="000000"/>
            <w:highlight w:val="yellow"/>
            <w:lang w:eastAsia="zh-CN"/>
            <w:rPrChange w:id="736" w:author="Vance xu" w:date="2026-09-15T09:34:42Z">
              <w:rPr>
                <w:rFonts w:hint="eastAsia"/>
                <w:color w:val="FF0000"/>
                <w:lang w:eastAsia="zh-CN"/>
              </w:rPr>
            </w:rPrChange>
          </w:rPr>
          <w:delText>“</w:delText>
        </w:r>
      </w:del>
      <w:del w:id="737" w:author="Vance xu" w:date="2026-09-15T09:35:22Z">
        <w:r>
          <w:rPr>
            <w:rFonts w:hint="eastAsia"/>
            <w:color w:val="000000"/>
            <w:highlight w:val="yellow"/>
            <w:rPrChange w:id="738" w:author="Vance xu" w:date="2026-09-15T09:34:42Z">
              <w:rPr>
                <w:rFonts w:hint="eastAsia"/>
                <w:color w:val="FF0000"/>
              </w:rPr>
            </w:rPrChange>
          </w:rPr>
          <w:delText>三清单</w:delText>
        </w:r>
      </w:del>
      <w:del w:id="739" w:author="Vance xu" w:date="2026-09-15T09:35:22Z">
        <w:r>
          <w:rPr>
            <w:rFonts w:hint="eastAsia"/>
            <w:color w:val="000000"/>
            <w:highlight w:val="yellow"/>
            <w:lang w:eastAsia="zh-CN"/>
            <w:rPrChange w:id="740" w:author="Vance xu" w:date="2026-09-15T09:34:42Z">
              <w:rPr>
                <w:rFonts w:hint="eastAsia"/>
                <w:color w:val="FF0000"/>
                <w:lang w:eastAsia="zh-CN"/>
              </w:rPr>
            </w:rPrChange>
          </w:rPr>
          <w:delText>”</w:delText>
        </w:r>
      </w:del>
      <w:del w:id="741" w:author="Vance xu" w:date="2026-09-15T09:35:22Z">
        <w:r>
          <w:rPr>
            <w:rFonts w:hint="eastAsia"/>
            <w:color w:val="000000"/>
            <w:highlight w:val="yellow"/>
            <w:rPrChange w:id="742" w:author="Vance xu" w:date="2026-09-15T09:34:42Z">
              <w:rPr>
                <w:rFonts w:hint="eastAsia"/>
                <w:color w:val="FF0000"/>
              </w:rPr>
            </w:rPrChange>
          </w:rPr>
          <w:delText>中</w:delText>
        </w:r>
      </w:del>
      <w:del w:id="743" w:author="Vance xu" w:date="2026-09-15T09:35:22Z">
        <w:r>
          <w:rPr>
            <w:rFonts w:hint="eastAsia"/>
            <w:color w:val="000000"/>
            <w:highlight w:val="yellow"/>
            <w:lang w:val="en-US" w:eastAsia="zh-CN"/>
            <w:rPrChange w:id="744" w:author="Vance xu" w:date="2026-09-15T09:34:42Z">
              <w:rPr>
                <w:rFonts w:hint="eastAsia"/>
                <w:color w:val="FF0000"/>
                <w:lang w:val="en-US" w:eastAsia="zh-CN"/>
              </w:rPr>
            </w:rPrChange>
          </w:rPr>
          <w:delText>的“岗位内控责任清单或岗位责任清单”</w:delText>
        </w:r>
      </w:del>
      <w:del w:id="745" w:author="Vance xu" w:date="2026-09-15T09:35:22Z">
        <w:r>
          <w:rPr>
            <w:rFonts w:hint="eastAsia"/>
            <w:color w:val="000000"/>
            <w:highlight w:val="yellow"/>
            <w:rPrChange w:id="746" w:author="Vance xu" w:date="2026-09-15T09:34:42Z">
              <w:rPr>
                <w:rFonts w:hint="eastAsia"/>
                <w:color w:val="FF0000"/>
              </w:rPr>
            </w:rPrChange>
          </w:rPr>
          <w:delText>需同步删除</w:delText>
        </w:r>
      </w:del>
      <w:del w:id="747" w:author="Vance xu" w:date="2026-09-15T09:35:22Z">
        <w:r>
          <w:rPr>
            <w:rFonts w:hint="eastAsia"/>
            <w:color w:val="000000"/>
            <w:highlight w:val="yellow"/>
            <w:lang w:eastAsia="zh-CN"/>
            <w:rPrChange w:id="748" w:author="Vance xu" w:date="2026-09-15T09:34:42Z">
              <w:rPr>
                <w:rFonts w:hint="eastAsia"/>
                <w:color w:val="FF0000"/>
                <w:lang w:eastAsia="zh-CN"/>
              </w:rPr>
            </w:rPrChange>
          </w:rPr>
          <w:delText>，</w:delText>
        </w:r>
      </w:del>
      <w:del w:id="749" w:author="Vance xu" w:date="2026-09-15T09:35:22Z">
        <w:r>
          <w:rPr>
            <w:rFonts w:hint="eastAsia"/>
            <w:color w:val="000000"/>
            <w:highlight w:val="yellow"/>
            <w:rPrChange w:id="750" w:author="Vance xu" w:date="2026-09-15T09:34:42Z">
              <w:rPr>
                <w:rFonts w:hint="eastAsia"/>
                <w:color w:val="FF0000"/>
              </w:rPr>
            </w:rPrChange>
          </w:rPr>
          <w:delText>删除线的内容在三清单里不能重复出现</w:delText>
        </w:r>
      </w:del>
      <w:del w:id="751" w:author="Vance xu" w:date="2026-09-15T09:35:22Z">
        <w:r>
          <w:rPr>
            <w:rFonts w:hint="eastAsia"/>
            <w:color w:val="000000"/>
            <w:highlight w:val="yellow"/>
            <w:lang w:eastAsia="zh-CN"/>
            <w:rPrChange w:id="752" w:author="Vance xu" w:date="2026-09-15T09:34:42Z">
              <w:rPr>
                <w:rFonts w:hint="eastAsia"/>
                <w:color w:val="FF0000"/>
                <w:lang w:eastAsia="zh-CN"/>
              </w:rPr>
            </w:rPrChange>
          </w:rPr>
          <w:delText>。</w:delText>
        </w:r>
      </w:del>
      <w:ins w:id="753" w:author="Henry" w:date="2026-09-15T10:28:44Z">
        <w:r>
          <w:rPr>
            <w:rFonts w:hint="eastAsia"/>
            <w:color w:val="000000"/>
            <w:highlight w:val="yellow"/>
            <w:lang w:eastAsia="zh"/>
            <w:woUserID w:val="3"/>
          </w:rPr>
          <w:t>检查</w:t>
        </w:r>
      </w:ins>
      <w:ins w:id="754" w:author="Henry" w:date="2026-09-15T10:28:58Z">
        <w:r>
          <w:rPr>
            <w:rFonts w:hint="eastAsia"/>
            <w:color w:val="000000"/>
            <w:highlight w:val="yellow"/>
            <w:lang w:eastAsia="zh"/>
            <w:woUserID w:val="3"/>
          </w:rPr>
          <w:t>依据</w:t>
        </w:r>
      </w:ins>
      <w:ins w:id="755" w:author="Henry" w:date="2026-09-15T10:29:01Z">
        <w:r>
          <w:rPr>
            <w:rFonts w:hint="eastAsia"/>
            <w:color w:val="000000"/>
            <w:highlight w:val="yellow"/>
            <w:lang w:eastAsia="zh"/>
            <w:woUserID w:val="3"/>
          </w:rPr>
          <w:t>：</w:t>
        </w:r>
      </w:ins>
      <w:ins w:id="756" w:author="Henry" w:date="2026-09-15T10:29:11Z">
        <w:r>
          <w:rPr>
            <w:rFonts w:hint="eastAsia"/>
            <w:color w:val="000000"/>
            <w:highlight w:val="yellow"/>
            <w:lang w:eastAsia="zh"/>
            <w:woUserID w:val="3"/>
          </w:rPr>
          <w:t>本</w:t>
        </w:r>
      </w:ins>
      <w:ins w:id="757" w:author="Henry" w:date="2026-09-15T10:29:13Z">
        <w:r>
          <w:rPr>
            <w:rFonts w:hint="eastAsia"/>
            <w:color w:val="000000"/>
            <w:highlight w:val="yellow"/>
            <w:lang w:eastAsia="zh"/>
            <w:woUserID w:val="3"/>
          </w:rPr>
          <w:t>项</w:t>
        </w:r>
      </w:ins>
      <w:ins w:id="758" w:author="Henry" w:date="2026-09-15T10:29:16Z">
        <w:r>
          <w:rPr>
            <w:rFonts w:hint="eastAsia"/>
            <w:color w:val="000000"/>
            <w:highlight w:val="yellow"/>
            <w:lang w:eastAsia="zh"/>
            <w:woUserID w:val="3"/>
          </w:rPr>
          <w:t>以</w:t>
        </w:r>
      </w:ins>
      <w:ins w:id="759" w:author="Henry" w:date="2026-09-15T10:29:20Z">
        <w:r>
          <w:rPr>
            <w:rFonts w:hint="eastAsia"/>
            <w:color w:val="000000"/>
            <w:highlight w:val="yellow"/>
            <w:lang w:eastAsia="zh"/>
            <w:woUserID w:val="3"/>
          </w:rPr>
          <w:t>当前</w:t>
        </w:r>
      </w:ins>
      <w:ins w:id="760" w:author="Henry" w:date="2026-09-15T10:29:25Z">
        <w:r>
          <w:rPr>
            <w:rFonts w:hint="eastAsia"/>
            <w:color w:val="000000"/>
            <w:highlight w:val="yellow"/>
            <w:lang w:eastAsia="zh"/>
            <w:woUserID w:val="3"/>
          </w:rPr>
          <w:t>矩阵</w:t>
        </w:r>
      </w:ins>
      <w:ins w:id="761" w:author="Henry" w:date="2026-09-15T10:29:27Z">
        <w:r>
          <w:rPr>
            <w:rFonts w:hint="eastAsia"/>
            <w:color w:val="000000"/>
            <w:highlight w:val="yellow"/>
            <w:lang w:eastAsia="zh"/>
            <w:woUserID w:val="3"/>
          </w:rPr>
          <w:t>和</w:t>
        </w:r>
      </w:ins>
      <w:ins w:id="762" w:author="Henry" w:date="2026-09-15T10:29:29Z">
        <w:r>
          <w:rPr>
            <w:rFonts w:hint="eastAsia"/>
            <w:color w:val="000000"/>
            <w:highlight w:val="yellow"/>
            <w:lang w:eastAsia="zh"/>
            <w:woUserID w:val="3"/>
          </w:rPr>
          <w:t>当前</w:t>
        </w:r>
      </w:ins>
      <w:ins w:id="763" w:author="Henry" w:date="2026-09-15T10:29:33Z">
        <w:r>
          <w:rPr>
            <w:rFonts w:hint="eastAsia"/>
            <w:color w:val="000000"/>
            <w:highlight w:val="yellow"/>
            <w:lang w:eastAsia="zh"/>
            <w:woUserID w:val="3"/>
          </w:rPr>
          <w:t>岗位</w:t>
        </w:r>
      </w:ins>
      <w:ins w:id="764" w:author="Henry" w:date="2026-09-15T10:29:36Z">
        <w:r>
          <w:rPr>
            <w:rFonts w:hint="eastAsia"/>
            <w:color w:val="000000"/>
            <w:highlight w:val="yellow"/>
            <w:lang w:eastAsia="zh"/>
            <w:woUserID w:val="3"/>
          </w:rPr>
          <w:t>清单</w:t>
        </w:r>
      </w:ins>
      <w:ins w:id="765" w:author="Henry" w:date="2026-09-15T10:29:38Z">
        <w:r>
          <w:rPr>
            <w:rFonts w:hint="eastAsia"/>
            <w:color w:val="000000"/>
            <w:highlight w:val="yellow"/>
            <w:lang w:eastAsia="zh"/>
            <w:woUserID w:val="3"/>
          </w:rPr>
          <w:t>为</w:t>
        </w:r>
      </w:ins>
      <w:ins w:id="766" w:author="Henry" w:date="2026-09-15T10:29:41Z">
        <w:r>
          <w:rPr>
            <w:rFonts w:hint="eastAsia"/>
            <w:color w:val="000000"/>
            <w:highlight w:val="yellow"/>
            <w:lang w:eastAsia="zh"/>
            <w:woUserID w:val="3"/>
          </w:rPr>
          <w:t>依据</w:t>
        </w:r>
      </w:ins>
      <w:ins w:id="767" w:author="Henry" w:date="2026-09-15T10:29:44Z">
        <w:r>
          <w:rPr>
            <w:rFonts w:hint="eastAsia"/>
            <w:color w:val="000000"/>
            <w:highlight w:val="yellow"/>
            <w:lang w:eastAsia="zh"/>
            <w:woUserID w:val="3"/>
          </w:rPr>
          <w:t>开展</w:t>
        </w:r>
      </w:ins>
      <w:ins w:id="768" w:author="Henry" w:date="2026-09-15T10:29:47Z">
        <w:r>
          <w:rPr>
            <w:rFonts w:hint="eastAsia"/>
            <w:color w:val="000000"/>
            <w:highlight w:val="yellow"/>
            <w:lang w:eastAsia="zh"/>
            <w:woUserID w:val="3"/>
          </w:rPr>
          <w:t>核查</w:t>
        </w:r>
      </w:ins>
      <w:ins w:id="769" w:author="Henry" w:date="2026-09-15T10:29:49Z">
        <w:r>
          <w:rPr>
            <w:rFonts w:hint="eastAsia"/>
            <w:color w:val="000000"/>
            <w:highlight w:val="yellow"/>
            <w:lang w:eastAsia="zh"/>
            <w:woUserID w:val="3"/>
          </w:rPr>
          <w:t>。</w:t>
        </w:r>
      </w:ins>
    </w:p>
    <w:p w14:paraId="44D59676">
      <w:pPr>
        <w:snapToGrid w:val="0"/>
        <w:ind w:firstLineChars="200"/>
        <w:rPr>
          <w:ins w:id="771" w:author="Vance xu" w:date="2026-09-15T10:48:20Z"/>
          <w:rFonts w:hint="eastAsia"/>
          <w:color w:val="000000"/>
          <w:highlight w:val="yellow"/>
          <w:lang w:eastAsia="zh"/>
          <w:woUserID w:val="3"/>
        </w:rPr>
        <w:pPrChange w:id="770" w:author="Henry" w:date="2026-09-15T10:30:03Z">
          <w:pPr>
            <w:snapToGrid w:val="0"/>
          </w:pPr>
        </w:pPrChange>
      </w:pPr>
      <w:ins w:id="772" w:author="Henry" w:date="2026-09-15T10:30:22Z">
        <w:r>
          <w:rPr>
            <w:rFonts w:hint="eastAsia"/>
            <w:color w:val="000000"/>
            <w:highlight w:val="yellow"/>
            <w:lang w:eastAsia="zh"/>
            <w:woUserID w:val="3"/>
          </w:rPr>
          <w:t>检查</w:t>
        </w:r>
      </w:ins>
      <w:ins w:id="773" w:author="Henry" w:date="2026-09-15T10:30:26Z">
        <w:r>
          <w:rPr>
            <w:rFonts w:hint="eastAsia"/>
            <w:color w:val="000000"/>
            <w:highlight w:val="yellow"/>
            <w:lang w:eastAsia="zh"/>
            <w:woUserID w:val="3"/>
          </w:rPr>
          <w:t>内容</w:t>
        </w:r>
      </w:ins>
      <w:ins w:id="774" w:author="Henry" w:date="2026-09-15T10:30:28Z">
        <w:r>
          <w:rPr>
            <w:rFonts w:hint="eastAsia"/>
            <w:color w:val="000000"/>
            <w:highlight w:val="yellow"/>
            <w:lang w:eastAsia="zh"/>
            <w:woUserID w:val="3"/>
          </w:rPr>
          <w:t>：</w:t>
        </w:r>
      </w:ins>
      <w:ins w:id="775" w:author="Henry" w:date="2026-09-15T10:30:37Z">
        <w:r>
          <w:rPr>
            <w:rFonts w:hint="eastAsia"/>
            <w:color w:val="000000"/>
            <w:highlight w:val="yellow"/>
            <w:lang w:eastAsia="zh"/>
            <w:woUserID w:val="3"/>
          </w:rPr>
          <w:t>1.</w:t>
        </w:r>
      </w:ins>
      <w:ins w:id="776" w:author="Henry" w:date="2026-09-15T10:30:50Z">
        <w:r>
          <w:rPr>
            <w:rFonts w:hint="eastAsia"/>
            <w:color w:val="000000"/>
            <w:highlight w:val="yellow"/>
            <w:lang w:eastAsia="zh"/>
            <w:woUserID w:val="3"/>
          </w:rPr>
          <w:t>核查矩阵对应控制载体中已删除字段的载体，以及矩阵控制措施列中已删除的字段；</w:t>
        </w:r>
      </w:ins>
      <w:ins w:id="777" w:author="Henry" w:date="2026-09-15T10:30:54Z">
        <w:r>
          <w:rPr>
            <w:rFonts w:hint="eastAsia"/>
            <w:color w:val="000000"/>
            <w:highlight w:val="yellow"/>
            <w:lang w:eastAsia="zh"/>
            <w:woUserID w:val="3"/>
          </w:rPr>
          <w:t>2.</w:t>
        </w:r>
      </w:ins>
      <w:ins w:id="778" w:author="Henry" w:date="2026-09-15T10:31:09Z">
        <w:r>
          <w:rPr>
            <w:rFonts w:hint="eastAsia"/>
            <w:color w:val="000000"/>
            <w:highlight w:val="yellow"/>
            <w:lang w:eastAsia="zh"/>
            <w:woUserID w:val="3"/>
          </w:rPr>
          <w:t>对照三清单</w:t>
        </w:r>
      </w:ins>
      <w:ins w:id="779" w:author="Vance xu" w:date="2026-09-15T10:47:54Z">
        <w:r>
          <w:rPr>
            <w:rFonts w:hint="eastAsia"/>
            <w:color w:val="000000"/>
            <w:highlight w:val="yellow"/>
            <w:lang w:eastAsia="zh"/>
            <w:woUserID w:val="2"/>
          </w:rPr>
          <w:t>中</w:t>
        </w:r>
      </w:ins>
      <w:ins w:id="780" w:author="Henry" w:date="2026-09-15T10:31:09Z">
        <w:del w:id="781" w:author="Vance xu" w:date="2026-09-15T10:47:53Z">
          <w:r>
            <w:rPr>
              <w:rFonts w:hint="eastAsia"/>
              <w:color w:val="000000"/>
              <w:highlight w:val="yellow"/>
              <w:lang w:eastAsia="zh"/>
              <w:woUserID w:val="3"/>
            </w:rPr>
            <w:delText>（</w:delText>
          </w:r>
        </w:del>
      </w:ins>
      <w:ins w:id="782" w:author="Henry" w:date="2026-09-15T10:31:09Z">
        <w:r>
          <w:rPr>
            <w:rFonts w:hint="eastAsia"/>
            <w:color w:val="000000"/>
            <w:highlight w:val="yellow"/>
            <w:lang w:eastAsia="zh"/>
            <w:woUserID w:val="3"/>
          </w:rPr>
          <w:t>岗位内控责任清单、不相容岗位清单</w:t>
        </w:r>
      </w:ins>
      <w:ins w:id="783" w:author="Henry" w:date="2026-09-15T10:31:09Z">
        <w:del w:id="784" w:author="Vance xu" w:date="2026-09-15T10:47:47Z">
          <w:r>
            <w:rPr>
              <w:rFonts w:hint="eastAsia"/>
              <w:color w:val="000000"/>
              <w:highlight w:val="yellow"/>
              <w:lang w:eastAsia="zh"/>
              <w:woUserID w:val="3"/>
            </w:rPr>
            <w:delText>、系统控制规则清单）</w:delText>
          </w:r>
        </w:del>
      </w:ins>
      <w:ins w:id="785" w:author="Henry" w:date="2026-09-15T10:31:09Z">
        <w:r>
          <w:rPr>
            <w:rFonts w:hint="eastAsia"/>
            <w:color w:val="000000"/>
            <w:highlight w:val="yellow"/>
            <w:lang w:eastAsia="zh"/>
            <w:woUserID w:val="3"/>
          </w:rPr>
          <w:t>，核实上述已删除内容对应的控制措施编号下的岗位职责内容是否已同步删除。</w:t>
        </w:r>
      </w:ins>
    </w:p>
    <w:p w14:paraId="3B21E1DF">
      <w:pPr>
        <w:snapToGrid w:val="0"/>
        <w:ind w:firstLineChars="200"/>
        <w:rPr>
          <w:ins w:id="787" w:author="Henry" w:date="2026-09-15T10:31:44Z"/>
          <w:rFonts w:hint="eastAsia"/>
          <w:color w:val="000000"/>
          <w:highlight w:val="yellow"/>
          <w:lang w:eastAsia="zh"/>
          <w:woUserID w:val="2"/>
        </w:rPr>
        <w:pPrChange w:id="786" w:author="Henry" w:date="2026-09-15T10:30:03Z">
          <w:pPr>
            <w:snapToGrid w:val="0"/>
          </w:pPr>
        </w:pPrChange>
      </w:pPr>
      <w:ins w:id="788" w:author="Vance xu" w:date="2026-09-15T10:48:23Z">
        <w:r>
          <w:rPr>
            <w:rFonts w:hint="eastAsia"/>
            <w:color w:val="000000"/>
            <w:highlight w:val="yellow"/>
            <w:lang w:eastAsia="zh"/>
            <w:woUserID w:val="2"/>
          </w:rPr>
          <w:t>没找到</w:t>
        </w:r>
      </w:ins>
      <w:ins w:id="789" w:author="Vance xu" w:date="2026-09-15T10:48:24Z">
        <w:r>
          <w:rPr>
            <w:rFonts w:hint="eastAsia"/>
            <w:color w:val="000000"/>
            <w:highlight w:val="yellow"/>
            <w:lang w:eastAsia="zh"/>
            <w:woUserID w:val="2"/>
          </w:rPr>
          <w:t>措施</w:t>
        </w:r>
      </w:ins>
      <w:ins w:id="790" w:author="Vance xu" w:date="2026-09-15T10:48:29Z">
        <w:r>
          <w:rPr>
            <w:rFonts w:hint="eastAsia"/>
            <w:color w:val="000000"/>
            <w:highlight w:val="yellow"/>
            <w:lang w:eastAsia="zh"/>
            <w:woUserID w:val="2"/>
          </w:rPr>
          <w:t>编号</w:t>
        </w:r>
      </w:ins>
      <w:ins w:id="791" w:author="Vance xu" w:date="2026-09-15T10:48:30Z">
        <w:r>
          <w:rPr>
            <w:rFonts w:hint="eastAsia"/>
            <w:color w:val="000000"/>
            <w:highlight w:val="yellow"/>
            <w:lang w:eastAsia="zh"/>
            <w:woUserID w:val="2"/>
          </w:rPr>
          <w:t>的</w:t>
        </w:r>
      </w:ins>
      <w:ins w:id="792" w:author="Vance xu" w:date="2026-09-15T10:48:37Z">
        <w:r>
          <w:rPr>
            <w:rFonts w:hint="eastAsia"/>
            <w:color w:val="000000"/>
            <w:highlight w:val="yellow"/>
            <w:lang w:eastAsia="zh"/>
            <w:woUserID w:val="2"/>
          </w:rPr>
          <w:t>不提示</w:t>
        </w:r>
      </w:ins>
      <w:ins w:id="793" w:author="Vance xu" w:date="2026-09-15T10:48:38Z">
        <w:r>
          <w:rPr>
            <w:rFonts w:hint="eastAsia"/>
            <w:color w:val="000000"/>
            <w:highlight w:val="yellow"/>
            <w:lang w:eastAsia="zh"/>
            <w:woUserID w:val="2"/>
          </w:rPr>
          <w:t>。</w:t>
        </w:r>
      </w:ins>
    </w:p>
    <w:p w14:paraId="490568D7">
      <w:pPr>
        <w:snapToGrid w:val="0"/>
        <w:ind w:firstLineChars="200"/>
        <w:rPr>
          <w:ins w:id="795" w:author="Henry" w:date="2026-09-15T10:30:10Z"/>
          <w:rFonts w:hint="eastAsia"/>
          <w:color w:val="000000"/>
          <w:highlight w:val="yellow"/>
          <w:lang w:eastAsia="zh"/>
          <w:woUserID w:val="3"/>
        </w:rPr>
        <w:pPrChange w:id="794" w:author="Henry" w:date="2026-09-15T10:30:03Z">
          <w:pPr>
            <w:snapToGrid w:val="0"/>
          </w:pPr>
        </w:pPrChange>
      </w:pPr>
      <w:ins w:id="796" w:author="Henry" w:date="2026-09-15T10:32:06Z">
        <w:r>
          <w:rPr>
            <w:rFonts w:hint="eastAsia"/>
            <w:color w:val="000000"/>
            <w:highlight w:val="yellow"/>
            <w:lang w:eastAsia="zh"/>
            <w:woUserID w:val="3"/>
          </w:rPr>
          <w:t>不</w:t>
        </w:r>
      </w:ins>
      <w:ins w:id="797" w:author="Henry" w:date="2026-09-15T10:32:08Z">
        <w:r>
          <w:rPr>
            <w:rFonts w:hint="eastAsia"/>
            <w:color w:val="000000"/>
            <w:highlight w:val="yellow"/>
            <w:lang w:eastAsia="zh"/>
            <w:woUserID w:val="3"/>
          </w:rPr>
          <w:t>审核</w:t>
        </w:r>
      </w:ins>
      <w:ins w:id="798" w:author="Henry" w:date="2026-09-15T10:32:11Z">
        <w:r>
          <w:rPr>
            <w:rFonts w:hint="eastAsia"/>
            <w:color w:val="000000"/>
            <w:highlight w:val="yellow"/>
            <w:lang w:eastAsia="zh"/>
            <w:woUserID w:val="3"/>
          </w:rPr>
          <w:t>事项</w:t>
        </w:r>
      </w:ins>
      <w:ins w:id="799" w:author="Henry" w:date="2026-09-15T10:32:12Z">
        <w:r>
          <w:rPr>
            <w:rFonts w:hint="eastAsia"/>
            <w:color w:val="000000"/>
            <w:highlight w:val="yellow"/>
            <w:lang w:eastAsia="zh"/>
            <w:woUserID w:val="3"/>
          </w:rPr>
          <w:t>：</w:t>
        </w:r>
      </w:ins>
      <w:ins w:id="800" w:author="Henry" w:date="2026-09-15T10:32:44Z">
        <w:r>
          <w:rPr>
            <w:rFonts w:hint="eastAsia"/>
            <w:color w:val="000000"/>
            <w:highlight w:val="yellow"/>
            <w:lang w:eastAsia="zh"/>
            <w:woUserID w:val="3"/>
          </w:rPr>
          <w:t>1.</w:t>
        </w:r>
      </w:ins>
      <w:ins w:id="801" w:author="Henry" w:date="2026-09-15T10:32:45Z">
        <w:r>
          <w:rPr>
            <w:rFonts w:hint="eastAsia"/>
            <w:color w:val="000000"/>
            <w:highlight w:val="yellow"/>
            <w:lang w:eastAsia="zh"/>
            <w:woUserID w:val="3"/>
          </w:rPr>
          <w:t>不开展历史变更追溯，不核查删除动作发生的时间、原因及过程；</w:t>
        </w:r>
      </w:ins>
      <w:ins w:id="802" w:author="Henry" w:date="2026-09-15T10:32:48Z">
        <w:r>
          <w:rPr>
            <w:rFonts w:hint="eastAsia"/>
            <w:color w:val="000000"/>
            <w:highlight w:val="yellow"/>
            <w:lang w:eastAsia="zh"/>
            <w:woUserID w:val="3"/>
          </w:rPr>
          <w:t>2.</w:t>
        </w:r>
      </w:ins>
      <w:ins w:id="803" w:author="Henry" w:date="2026-09-15T10:33:04Z">
        <w:r>
          <w:rPr>
            <w:rFonts w:hint="eastAsia"/>
            <w:color w:val="000000"/>
            <w:highlight w:val="yellow"/>
            <w:lang w:eastAsia="zh"/>
            <w:woUserID w:val="3"/>
          </w:rPr>
          <w:t>不进行业务语义层面的冲突判断，不评估删除内容与原业务含义是否矛盾。</w:t>
        </w:r>
      </w:ins>
    </w:p>
    <w:p w14:paraId="79ADD91E">
      <w:pPr>
        <w:snapToGrid w:val="0"/>
        <w:ind w:firstLineChars="200"/>
        <w:rPr>
          <w:ins w:id="805" w:author="Vance xu" w:date="2026-09-15T09:47:26Z"/>
          <w:del w:id="806" w:author="Henry" w:date="2026-09-15T10:33:38Z"/>
          <w:woUserID w:val="2"/>
        </w:rPr>
        <w:pPrChange w:id="804" w:author="Henry" w:date="2026-09-15T10:30:03Z">
          <w:pPr>
            <w:snapToGrid w:val="0"/>
          </w:pPr>
        </w:pPrChange>
      </w:pPr>
      <w:ins w:id="807" w:author="Vance xu" w:date="2026-09-15T09:35:09Z">
        <w:del w:id="808" w:author="Henry" w:date="2026-09-15T10:33:38Z">
          <w:r>
            <w:rPr>
              <w:woUserID w:val="2"/>
            </w:rPr>
            <w:delText>本项以当前矩阵和当前岗位清单为依据，</w:delText>
          </w:r>
        </w:del>
      </w:ins>
      <w:ins w:id="809" w:author="Vance xu" w:date="2026-09-15T09:35:09Z">
        <w:del w:id="810" w:author="Henry" w:date="2026-09-15T10:33:38Z">
          <w:r>
            <w:rPr>
              <w:rFonts w:hint="eastAsia"/>
              <w:lang w:eastAsia="zh"/>
              <w:woUserID w:val="2"/>
            </w:rPr>
            <w:delText>需要</w:delText>
          </w:r>
        </w:del>
      </w:ins>
      <w:ins w:id="811" w:author="Vance xu" w:date="2026-09-15T09:35:09Z">
        <w:del w:id="812" w:author="Henry" w:date="2026-09-15T10:33:38Z">
          <w:r>
            <w:rPr>
              <w:woUserID w:val="2"/>
            </w:rPr>
            <w:delText>核查</w:delText>
          </w:r>
        </w:del>
      </w:ins>
      <w:ins w:id="813" w:author="Vance xu" w:date="2026-09-15T09:35:09Z">
        <w:del w:id="814" w:author="Henry" w:date="2026-09-15T10:33:38Z">
          <w:r>
            <w:rPr>
              <w:rFonts w:hint="eastAsia"/>
              <w:lang w:eastAsia="zh"/>
              <w:woUserID w:val="2"/>
            </w:rPr>
            <w:delText>矩阵对应的控制载体的</w:delText>
          </w:r>
        </w:del>
      </w:ins>
      <w:ins w:id="815" w:author="Vance xu" w:date="2026-09-15T09:35:09Z">
        <w:del w:id="816" w:author="Henry" w:date="2026-09-15T10:33:38Z">
          <w:r>
            <w:rPr>
              <w:woUserID w:val="2"/>
            </w:rPr>
            <w:delText>删除</w:delText>
          </w:r>
        </w:del>
      </w:ins>
      <w:ins w:id="817" w:author="Vance xu" w:date="2026-09-15T09:35:09Z">
        <w:del w:id="818" w:author="Henry" w:date="2026-09-15T10:33:38Z">
          <w:r>
            <w:rPr>
              <w:rFonts w:hint="eastAsia"/>
              <w:lang w:eastAsia="zh"/>
              <w:woUserID w:val="2"/>
            </w:rPr>
            <w:delText>字段</w:delText>
          </w:r>
        </w:del>
      </w:ins>
      <w:ins w:id="819" w:author="Vance xu" w:date="2026-09-15T09:35:09Z">
        <w:del w:id="820" w:author="Henry" w:date="2026-09-15T10:33:38Z">
          <w:r>
            <w:rPr>
              <w:woUserID w:val="2"/>
            </w:rPr>
            <w:delText>载体</w:delText>
          </w:r>
        </w:del>
      </w:ins>
      <w:ins w:id="821" w:author="Vance xu" w:date="2026-09-15T09:35:09Z">
        <w:del w:id="822" w:author="Henry" w:date="2026-09-15T10:33:38Z">
          <w:r>
            <w:rPr>
              <w:rFonts w:hint="eastAsia"/>
              <w:lang w:eastAsia="zh"/>
              <w:woUserID w:val="2"/>
            </w:rPr>
            <w:delText>和矩阵的控制措施列删除的字段，对应三清单中控制措施编号对应的岗位</w:delText>
          </w:r>
        </w:del>
      </w:ins>
      <w:ins w:id="823" w:author="Vance xu" w:date="2026-09-15T09:35:09Z">
        <w:del w:id="824" w:author="Henry" w:date="2026-09-15T10:33:38Z">
          <w:r>
            <w:rPr>
              <w:woUserID w:val="2"/>
            </w:rPr>
            <w:delText>职责</w:delText>
          </w:r>
        </w:del>
      </w:ins>
      <w:ins w:id="825" w:author="Vance xu" w:date="2026-09-15T09:35:09Z">
        <w:del w:id="826" w:author="Henry" w:date="2026-09-15T10:33:38Z">
          <w:r>
            <w:rPr>
              <w:rFonts w:hint="eastAsia"/>
              <w:lang w:eastAsia="zh"/>
              <w:woUserID w:val="2"/>
            </w:rPr>
            <w:delText>内容</w:delText>
          </w:r>
        </w:del>
      </w:ins>
      <w:ins w:id="827" w:author="Vance xu" w:date="2026-09-15T09:35:09Z">
        <w:del w:id="828" w:author="Henry" w:date="2026-09-15T10:33:38Z">
          <w:r>
            <w:rPr>
              <w:woUserID w:val="2"/>
            </w:rPr>
            <w:delText>是否同步</w:delText>
          </w:r>
        </w:del>
      </w:ins>
      <w:ins w:id="829" w:author="Vance xu" w:date="2026-09-15T09:35:09Z">
        <w:del w:id="830" w:author="Henry" w:date="2026-09-15T10:33:38Z">
          <w:r>
            <w:rPr>
              <w:rFonts w:hint="eastAsia"/>
              <w:lang w:eastAsia="zh"/>
              <w:woUserID w:val="2"/>
            </w:rPr>
            <w:delText>删除</w:delText>
          </w:r>
        </w:del>
      </w:ins>
      <w:ins w:id="831" w:author="Vance xu" w:date="2026-09-15T09:35:09Z">
        <w:del w:id="832" w:author="Henry" w:date="2026-09-15T10:33:38Z">
          <w:r>
            <w:rPr>
              <w:woUserID w:val="2"/>
            </w:rPr>
            <w:delText>，不开展历史变更追溯及业务语义冲突判断。</w:delText>
          </w:r>
        </w:del>
      </w:ins>
    </w:p>
    <w:p w14:paraId="57D30FF2">
      <w:pPr>
        <w:pStyle w:val="4"/>
        <w:snapToGrid w:val="0"/>
        <w:rPr>
          <w:ins w:id="834" w:author="Vance xu" w:date="2026-09-15T09:47:56Z"/>
          <w:rFonts w:hint="eastAsia"/>
          <w:lang w:val="en-US" w:eastAsia="zh-CN"/>
          <w:rPrChange w:id="835" w:author="Vance xu" w:date="2026-09-15T10:01:25Z">
            <w:rPr>
              <w:ins w:id="836" w:author="Vance xu" w:date="2026-09-15T09:47:56Z"/>
              <w:rFonts w:hint="eastAsia"/>
              <w:lang w:eastAsia="zh"/>
              <w:woUserID w:val="2"/>
            </w:rPr>
          </w:rPrChange>
          <w:woUserID w:val="0"/>
        </w:rPr>
        <w:pPrChange w:id="833" w:author="Vance xu" w:date="2026-09-15T10:01:25Z">
          <w:pPr>
            <w:snapToGrid w:val="0"/>
          </w:pPr>
        </w:pPrChange>
      </w:pPr>
      <w:ins w:id="837" w:author="Vance xu" w:date="2026-09-15T10:01:27Z">
        <w:r>
          <w:rPr>
            <w:rFonts w:hint="eastAsia"/>
            <w:lang w:val="en-US" w:eastAsia="zh"/>
            <w:woUserID w:val="2"/>
          </w:rPr>
          <w:t>（</w:t>
        </w:r>
      </w:ins>
      <w:ins w:id="838" w:author="Vance xu" w:date="2026-09-15T10:01:30Z">
        <w:r>
          <w:rPr>
            <w:rFonts w:hint="eastAsia"/>
            <w:lang w:val="en-US" w:eastAsia="zh"/>
            <w:woUserID w:val="2"/>
          </w:rPr>
          <w:t>十四</w:t>
        </w:r>
      </w:ins>
      <w:ins w:id="839" w:author="Vance xu" w:date="2026-09-15T10:01:32Z">
        <w:r>
          <w:rPr>
            <w:rFonts w:hint="eastAsia"/>
            <w:lang w:val="en-US" w:eastAsia="zh"/>
            <w:woUserID w:val="2"/>
          </w:rPr>
          <w:t>）</w:t>
        </w:r>
      </w:ins>
      <w:ins w:id="840" w:author="Vance xu" w:date="2026-09-15T09:47:51Z">
        <w:r>
          <w:rPr>
            <w:rFonts w:hint="eastAsia"/>
            <w:lang w:val="en-US" w:eastAsia="zh-CN"/>
            <w:rPrChange w:id="841" w:author="Vance xu" w:date="2026-09-15T10:01:25Z">
              <w:rPr>
                <w:rFonts w:hint="eastAsia"/>
                <w:lang w:eastAsia="zh"/>
                <w:woUserID w:val="2"/>
              </w:rPr>
            </w:rPrChange>
            <w:woUserID w:val="0"/>
          </w:rPr>
          <w:t>矩阵</w:t>
        </w:r>
      </w:ins>
      <w:ins w:id="842" w:author="Vance xu" w:date="2026-09-15T09:47:44Z">
        <w:r>
          <w:rPr>
            <w:rFonts w:hint="eastAsia"/>
            <w:lang w:val="en-US" w:eastAsia="zh-CN"/>
            <w:rPrChange w:id="843" w:author="Vance xu" w:date="2026-09-15T10:01:25Z">
              <w:rPr>
                <w:rFonts w:hint="eastAsia"/>
                <w:lang w:eastAsia="zh"/>
                <w:woUserID w:val="2"/>
              </w:rPr>
            </w:rPrChange>
            <w:woUserID w:val="0"/>
          </w:rPr>
          <w:t>是否</w:t>
        </w:r>
      </w:ins>
      <w:ins w:id="844" w:author="Vance xu" w:date="2026-09-15T09:47:45Z">
        <w:r>
          <w:rPr>
            <w:rFonts w:hint="eastAsia"/>
            <w:lang w:val="en-US" w:eastAsia="zh-CN"/>
            <w:rPrChange w:id="845" w:author="Vance xu" w:date="2026-09-15T10:01:25Z">
              <w:rPr>
                <w:rFonts w:hint="eastAsia"/>
                <w:lang w:eastAsia="zh"/>
                <w:woUserID w:val="2"/>
              </w:rPr>
            </w:rPrChange>
            <w:woUserID w:val="0"/>
          </w:rPr>
          <w:t>适用</w:t>
        </w:r>
      </w:ins>
      <w:ins w:id="846" w:author="Vance xu" w:date="2026-09-15T09:47:55Z">
        <w:r>
          <w:rPr>
            <w:rFonts w:hint="eastAsia"/>
            <w:lang w:val="en-US" w:eastAsia="zh-CN"/>
            <w:rPrChange w:id="847" w:author="Vance xu" w:date="2026-09-15T10:01:25Z">
              <w:rPr>
                <w:rFonts w:hint="eastAsia"/>
                <w:lang w:eastAsia="zh"/>
                <w:woUserID w:val="2"/>
              </w:rPr>
            </w:rPrChange>
            <w:woUserID w:val="0"/>
          </w:rPr>
          <w:t>判断</w:t>
        </w:r>
      </w:ins>
    </w:p>
    <w:p w14:paraId="1FE869F4">
      <w:pPr>
        <w:numPr>
          <w:ilvl w:val="-1"/>
          <w:numId w:val="0"/>
        </w:numPr>
        <w:snapToGrid w:val="0"/>
        <w:ind w:firstLineChars="200"/>
        <w:rPr>
          <w:ins w:id="849" w:author="Henry" w:date="2026-09-15T11:41:07Z"/>
          <w:rFonts w:hint="eastAsia"/>
          <w:color w:val="000000"/>
          <w:lang w:eastAsia="zh"/>
          <w:woUserID w:val="3"/>
        </w:rPr>
        <w:pPrChange w:id="848" w:author="Henry" w:date="2026-09-15T11:42:08Z">
          <w:pPr>
            <w:snapToGrid w:val="0"/>
          </w:pPr>
        </w:pPrChange>
      </w:pPr>
      <w:ins w:id="850" w:author="Henry" w:date="2026-09-15T11:41:07Z">
        <w:r>
          <w:rPr>
            <w:rFonts w:hint="eastAsia"/>
            <w:color w:val="000000"/>
            <w:lang w:eastAsia="zh"/>
            <w:woUserID w:val="3"/>
          </w:rPr>
          <w:t>一、</w:t>
        </w:r>
      </w:ins>
      <w:ins w:id="851" w:author="Henry" w:date="2026-09-15T11:41:12Z">
        <w:r>
          <w:rPr>
            <w:rFonts w:hint="eastAsia"/>
            <w:color w:val="000000"/>
            <w:lang w:eastAsia="zh"/>
            <w:woUserID w:val="3"/>
          </w:rPr>
          <w:t>“</w:t>
        </w:r>
      </w:ins>
      <w:ins w:id="852" w:author="Henry" w:date="2026-09-15T11:41:07Z">
        <w:r>
          <w:rPr>
            <w:rFonts w:hint="eastAsia"/>
            <w:color w:val="000000"/>
            <w:lang w:eastAsia="zh"/>
            <w:woUserID w:val="3"/>
          </w:rPr>
          <w:t>是否适用</w:t>
        </w:r>
      </w:ins>
      <w:ins w:id="853" w:author="Henry" w:date="2026-09-15T11:41:17Z">
        <w:r>
          <w:rPr>
            <w:rFonts w:hint="eastAsia"/>
            <w:color w:val="000000"/>
            <w:lang w:eastAsia="zh"/>
            <w:woUserID w:val="3"/>
          </w:rPr>
          <w:t>”</w:t>
        </w:r>
      </w:ins>
      <w:ins w:id="854" w:author="Henry" w:date="2026-09-15T11:41:07Z">
        <w:r>
          <w:rPr>
            <w:rFonts w:hint="eastAsia"/>
            <w:color w:val="000000"/>
            <w:lang w:eastAsia="zh"/>
            <w:woUserID w:val="3"/>
          </w:rPr>
          <w:t>列的判定原则</w:t>
        </w:r>
      </w:ins>
    </w:p>
    <w:p w14:paraId="3B4E09F2">
      <w:pPr>
        <w:numPr>
          <w:ilvl w:val="-1"/>
          <w:numId w:val="0"/>
        </w:numPr>
        <w:snapToGrid w:val="0"/>
        <w:ind w:firstLineChars="200"/>
        <w:rPr>
          <w:ins w:id="856" w:author="Henry" w:date="2026-09-15T11:42:21Z"/>
          <w:rFonts w:hint="eastAsia"/>
          <w:color w:val="000000"/>
          <w:lang w:eastAsia="zh"/>
          <w:woUserID w:val="3"/>
        </w:rPr>
        <w:pPrChange w:id="855" w:author="Henry" w:date="2026-09-15T11:42:16Z">
          <w:pPr>
            <w:snapToGrid w:val="0"/>
          </w:pPr>
        </w:pPrChange>
      </w:pPr>
      <w:ins w:id="857" w:author="Henry" w:date="2026-09-15T11:41:07Z">
        <w:r>
          <w:rPr>
            <w:rFonts w:hint="eastAsia"/>
            <w:color w:val="000000"/>
            <w:lang w:eastAsia="zh"/>
            <w:woUserID w:val="3"/>
          </w:rPr>
          <w:t>矩阵中</w:t>
        </w:r>
      </w:ins>
      <w:ins w:id="858" w:author="Henry" w:date="2026-09-15T11:41:24Z">
        <w:r>
          <w:rPr>
            <w:rFonts w:hint="eastAsia"/>
            <w:color w:val="000000"/>
            <w:lang w:eastAsia="zh"/>
            <w:woUserID w:val="3"/>
          </w:rPr>
          <w:t>“</w:t>
        </w:r>
      </w:ins>
      <w:ins w:id="859" w:author="Henry" w:date="2026-09-15T11:41:07Z">
        <w:r>
          <w:rPr>
            <w:rFonts w:hint="eastAsia"/>
            <w:color w:val="000000"/>
            <w:lang w:eastAsia="zh"/>
            <w:woUserID w:val="3"/>
          </w:rPr>
          <w:t>是否适用</w:t>
        </w:r>
      </w:ins>
      <w:ins w:id="860" w:author="Henry" w:date="2026-09-15T11:41:29Z">
        <w:r>
          <w:rPr>
            <w:rFonts w:hint="eastAsia"/>
            <w:color w:val="000000"/>
            <w:lang w:eastAsia="zh"/>
            <w:woUserID w:val="3"/>
          </w:rPr>
          <w:t>”</w:t>
        </w:r>
      </w:ins>
      <w:ins w:id="861" w:author="Henry" w:date="2026-09-15T11:41:07Z">
        <w:r>
          <w:rPr>
            <w:rFonts w:hint="eastAsia"/>
            <w:color w:val="000000"/>
            <w:lang w:eastAsia="zh"/>
            <w:woUserID w:val="3"/>
          </w:rPr>
          <w:t>列填写为</w:t>
        </w:r>
      </w:ins>
      <w:ins w:id="862" w:author="Henry" w:date="2026-09-15T11:41:38Z">
        <w:r>
          <w:rPr>
            <w:rFonts w:hint="eastAsia"/>
            <w:color w:val="000000"/>
            <w:lang w:eastAsia="zh"/>
            <w:woUserID w:val="3"/>
          </w:rPr>
          <w:t>“</w:t>
        </w:r>
      </w:ins>
      <w:ins w:id="863" w:author="Henry" w:date="2026-09-15T11:41:07Z">
        <w:r>
          <w:rPr>
            <w:rFonts w:hint="eastAsia"/>
            <w:color w:val="000000"/>
            <w:lang w:eastAsia="zh"/>
            <w:woUserID w:val="3"/>
          </w:rPr>
          <w:t>是</w:t>
        </w:r>
      </w:ins>
      <w:ins w:id="864" w:author="Henry" w:date="2026-09-15T11:41:42Z">
        <w:r>
          <w:rPr>
            <w:rFonts w:hint="eastAsia"/>
            <w:color w:val="000000"/>
            <w:lang w:eastAsia="zh"/>
            <w:woUserID w:val="3"/>
          </w:rPr>
          <w:t>”</w:t>
        </w:r>
      </w:ins>
      <w:ins w:id="865" w:author="Henry" w:date="2026-09-15T11:41:07Z">
        <w:r>
          <w:rPr>
            <w:rFonts w:hint="eastAsia"/>
            <w:color w:val="000000"/>
            <w:lang w:eastAsia="zh"/>
            <w:woUserID w:val="3"/>
          </w:rPr>
          <w:t>或</w:t>
        </w:r>
      </w:ins>
      <w:ins w:id="866" w:author="Henry" w:date="2026-09-15T11:41:48Z">
        <w:r>
          <w:rPr>
            <w:rFonts w:hint="eastAsia"/>
            <w:color w:val="000000"/>
            <w:lang w:eastAsia="zh"/>
            <w:woUserID w:val="3"/>
          </w:rPr>
          <w:t>“</w:t>
        </w:r>
      </w:ins>
      <w:ins w:id="867" w:author="Henry" w:date="2026-09-15T11:41:07Z">
        <w:r>
          <w:rPr>
            <w:rFonts w:hint="eastAsia"/>
            <w:color w:val="000000"/>
            <w:lang w:eastAsia="zh"/>
            <w:woUserID w:val="3"/>
          </w:rPr>
          <w:t>适用</w:t>
        </w:r>
      </w:ins>
      <w:ins w:id="868" w:author="Henry" w:date="2026-09-15T11:41:52Z">
        <w:r>
          <w:rPr>
            <w:rFonts w:hint="eastAsia"/>
            <w:color w:val="000000"/>
            <w:lang w:eastAsia="zh"/>
            <w:woUserID w:val="3"/>
          </w:rPr>
          <w:t>”</w:t>
        </w:r>
      </w:ins>
      <w:ins w:id="869" w:author="Henry" w:date="2026-09-15T11:41:07Z">
        <w:r>
          <w:rPr>
            <w:rFonts w:hint="eastAsia"/>
            <w:color w:val="000000"/>
            <w:lang w:eastAsia="zh"/>
            <w:woUserID w:val="3"/>
          </w:rPr>
          <w:t>的条目，原则上以该列为准；但若与下述责任主体适用规则存在冲突，须提示：</w:t>
        </w:r>
      </w:ins>
      <w:ins w:id="870" w:author="Henry" w:date="2026-09-15T11:41:59Z">
        <w:r>
          <w:rPr>
            <w:rFonts w:hint="eastAsia"/>
            <w:color w:val="000000"/>
            <w:lang w:eastAsia="zh"/>
            <w:woUserID w:val="3"/>
          </w:rPr>
          <w:t>“</w:t>
        </w:r>
      </w:ins>
      <w:ins w:id="871" w:author="Henry" w:date="2026-09-15T11:41:07Z">
        <w:r>
          <w:rPr>
            <w:rFonts w:hint="eastAsia"/>
            <w:color w:val="000000"/>
            <w:lang w:eastAsia="zh"/>
            <w:woUserID w:val="3"/>
          </w:rPr>
          <w:t>请核实适用性匹配情况</w:t>
        </w:r>
      </w:ins>
      <w:ins w:id="872" w:author="Henry" w:date="2026-09-15T11:42:04Z">
        <w:r>
          <w:rPr>
            <w:rFonts w:hint="eastAsia"/>
            <w:color w:val="000000"/>
            <w:lang w:eastAsia="zh"/>
            <w:woUserID w:val="3"/>
          </w:rPr>
          <w:t>”</w:t>
        </w:r>
      </w:ins>
      <w:ins w:id="873" w:author="Henry" w:date="2026-09-15T11:41:07Z">
        <w:r>
          <w:rPr>
            <w:rFonts w:hint="eastAsia"/>
            <w:color w:val="000000"/>
            <w:lang w:eastAsia="zh"/>
            <w:woUserID w:val="3"/>
          </w:rPr>
          <w:t>。</w:t>
        </w:r>
      </w:ins>
    </w:p>
    <w:p w14:paraId="7FE0E94E">
      <w:pPr>
        <w:numPr>
          <w:ilvl w:val="-1"/>
          <w:numId w:val="0"/>
        </w:numPr>
        <w:snapToGrid w:val="0"/>
        <w:ind w:firstLineChars="200"/>
        <w:rPr>
          <w:ins w:id="875" w:author="Henry" w:date="2026-09-15T11:42:44Z"/>
          <w:rFonts w:hint="eastAsia"/>
          <w:color w:val="000000"/>
          <w:lang w:eastAsia="zh"/>
          <w:woUserID w:val="3"/>
        </w:rPr>
        <w:pPrChange w:id="874" w:author="Henry" w:date="2026-09-15T11:42:16Z">
          <w:pPr>
            <w:snapToGrid w:val="0"/>
          </w:pPr>
        </w:pPrChange>
      </w:pPr>
      <w:ins w:id="876" w:author="Henry" w:date="2026-09-15T11:42:44Z">
        <w:r>
          <w:rPr>
            <w:rFonts w:hint="eastAsia"/>
            <w:color w:val="000000"/>
            <w:lang w:eastAsia="zh"/>
            <w:woUserID w:val="3"/>
          </w:rPr>
          <w:t>二、责任主体列的适用范围规则</w:t>
        </w:r>
      </w:ins>
    </w:p>
    <w:p w14:paraId="61932BFE">
      <w:pPr>
        <w:numPr>
          <w:ilvl w:val="-1"/>
          <w:numId w:val="0"/>
        </w:numPr>
        <w:snapToGrid w:val="0"/>
        <w:ind w:firstLineChars="200"/>
        <w:rPr>
          <w:ins w:id="878" w:author="Henry" w:date="2026-09-15T11:42:44Z"/>
          <w:rFonts w:hint="eastAsia"/>
          <w:color w:val="000000"/>
          <w:lang w:eastAsia="zh"/>
          <w:woUserID w:val="3"/>
        </w:rPr>
        <w:pPrChange w:id="877" w:author="Henry" w:date="2026-09-15T11:42:16Z">
          <w:pPr>
            <w:snapToGrid w:val="0"/>
          </w:pPr>
        </w:pPrChange>
      </w:pPr>
      <w:ins w:id="879" w:author="Henry" w:date="2026-09-15T11:42:44Z">
        <w:r>
          <w:rPr>
            <w:rFonts w:hint="eastAsia"/>
            <w:color w:val="000000"/>
            <w:lang w:eastAsia="zh"/>
            <w:woUserID w:val="3"/>
          </w:rPr>
          <w:t>根据</w:t>
        </w:r>
      </w:ins>
      <w:ins w:id="880" w:author="Henry" w:date="2026-09-15T11:42:50Z">
        <w:r>
          <w:rPr>
            <w:rFonts w:hint="eastAsia"/>
            <w:color w:val="000000"/>
            <w:lang w:eastAsia="zh"/>
            <w:woUserID w:val="3"/>
          </w:rPr>
          <w:t>“</w:t>
        </w:r>
      </w:ins>
      <w:ins w:id="881" w:author="Henry" w:date="2026-09-15T11:42:44Z">
        <w:r>
          <w:rPr>
            <w:rFonts w:hint="eastAsia"/>
            <w:color w:val="000000"/>
            <w:lang w:eastAsia="zh"/>
            <w:woUserID w:val="3"/>
          </w:rPr>
          <w:t>责任主体</w:t>
        </w:r>
      </w:ins>
      <w:ins w:id="882" w:author="Henry" w:date="2026-09-15T11:42:55Z">
        <w:r>
          <w:rPr>
            <w:rFonts w:hint="eastAsia"/>
            <w:color w:val="000000"/>
            <w:lang w:eastAsia="zh"/>
            <w:woUserID w:val="3"/>
          </w:rPr>
          <w:t>”</w:t>
        </w:r>
      </w:ins>
      <w:ins w:id="883" w:author="Henry" w:date="2026-09-15T11:42:44Z">
        <w:r>
          <w:rPr>
            <w:rFonts w:hint="eastAsia"/>
            <w:color w:val="000000"/>
            <w:lang w:eastAsia="zh"/>
            <w:woUserID w:val="3"/>
          </w:rPr>
          <w:t>列中出现的字段，按以下规则判定适用的会计主体：</w:t>
        </w:r>
      </w:ins>
    </w:p>
    <w:p w14:paraId="72683283">
      <w:pPr>
        <w:numPr>
          <w:ilvl w:val="-1"/>
          <w:numId w:val="0"/>
        </w:numPr>
        <w:snapToGrid w:val="0"/>
        <w:ind w:firstLineChars="200"/>
        <w:rPr>
          <w:ins w:id="885" w:author="Henry" w:date="2026-09-15T11:42:44Z"/>
          <w:rFonts w:hint="eastAsia"/>
          <w:color w:val="000000"/>
          <w:lang w:eastAsia="zh"/>
          <w:woUserID w:val="3"/>
        </w:rPr>
        <w:pPrChange w:id="884" w:author="Henry" w:date="2026-09-15T11:42:58Z">
          <w:pPr>
            <w:snapToGrid w:val="0"/>
          </w:pPr>
        </w:pPrChange>
      </w:pPr>
      <w:ins w:id="886" w:author="Henry" w:date="2026-09-15T11:42:44Z">
        <w:r>
          <w:rPr>
            <w:rFonts w:hint="eastAsia"/>
            <w:color w:val="000000"/>
            <w:lang w:eastAsia="zh"/>
            <w:woUserID w:val="3"/>
          </w:rPr>
          <w:t>1. 仅出现</w:t>
        </w:r>
      </w:ins>
      <w:ins w:id="887" w:author="Henry" w:date="2026-09-15T11:43:03Z">
        <w:r>
          <w:rPr>
            <w:rFonts w:hint="eastAsia"/>
            <w:color w:val="000000"/>
            <w:lang w:eastAsia="zh"/>
            <w:woUserID w:val="3"/>
          </w:rPr>
          <w:t>“</w:t>
        </w:r>
      </w:ins>
      <w:ins w:id="888" w:author="Henry" w:date="2026-09-15T11:42:44Z">
        <w:r>
          <w:rPr>
            <w:rFonts w:hint="eastAsia"/>
            <w:color w:val="000000"/>
            <w:lang w:eastAsia="zh"/>
            <w:woUserID w:val="3"/>
          </w:rPr>
          <w:t>省公司-部</w:t>
        </w:r>
      </w:ins>
      <w:ins w:id="889" w:author="Henry" w:date="2026-09-15T11:43:08Z">
        <w:r>
          <w:rPr>
            <w:rFonts w:hint="eastAsia"/>
            <w:color w:val="000000"/>
            <w:lang w:eastAsia="zh"/>
            <w:woUserID w:val="3"/>
          </w:rPr>
          <w:t>”</w:t>
        </w:r>
      </w:ins>
      <w:ins w:id="890" w:author="Henry" w:date="2026-09-15T11:43:13Z">
        <w:r>
          <w:rPr>
            <w:rFonts w:hint="eastAsia"/>
            <w:color w:val="000000"/>
            <w:lang w:eastAsia="zh"/>
            <w:woUserID w:val="3"/>
          </w:rPr>
          <w:t>“</w:t>
        </w:r>
      </w:ins>
      <w:ins w:id="891" w:author="Henry" w:date="2026-09-15T11:42:44Z">
        <w:r>
          <w:rPr>
            <w:rFonts w:hint="eastAsia"/>
            <w:color w:val="000000"/>
            <w:lang w:eastAsia="zh"/>
            <w:woUserID w:val="3"/>
          </w:rPr>
          <w:t>国网部</w:t>
        </w:r>
      </w:ins>
      <w:ins w:id="892" w:author="Henry" w:date="2026-09-15T11:43:18Z">
        <w:r>
          <w:rPr>
            <w:rFonts w:hint="eastAsia"/>
            <w:color w:val="000000"/>
            <w:lang w:eastAsia="zh"/>
            <w:woUserID w:val="3"/>
          </w:rPr>
          <w:t>”</w:t>
        </w:r>
      </w:ins>
      <w:ins w:id="893" w:author="Henry" w:date="2026-09-15T11:43:22Z">
        <w:r>
          <w:rPr>
            <w:rFonts w:hint="eastAsia"/>
            <w:color w:val="000000"/>
            <w:lang w:eastAsia="zh"/>
            <w:woUserID w:val="3"/>
          </w:rPr>
          <w:t>“</w:t>
        </w:r>
      </w:ins>
      <w:ins w:id="894" w:author="Henry" w:date="2026-09-15T11:42:44Z">
        <w:r>
          <w:rPr>
            <w:rFonts w:hint="eastAsia"/>
            <w:color w:val="000000"/>
            <w:lang w:eastAsia="zh"/>
            <w:woUserID w:val="3"/>
          </w:rPr>
          <w:t>省公司物资部</w:t>
        </w:r>
      </w:ins>
      <w:ins w:id="895" w:author="Henry" w:date="2026-09-15T11:43:27Z">
        <w:r>
          <w:rPr>
            <w:rFonts w:hint="eastAsia"/>
            <w:color w:val="000000"/>
            <w:lang w:eastAsia="zh"/>
            <w:woUserID w:val="3"/>
          </w:rPr>
          <w:t>”</w:t>
        </w:r>
      </w:ins>
      <w:ins w:id="896" w:author="Henry" w:date="2026-09-15T11:42:44Z">
        <w:r>
          <w:rPr>
            <w:rFonts w:hint="eastAsia"/>
            <w:color w:val="000000"/>
            <w:lang w:eastAsia="zh"/>
            <w:woUserID w:val="3"/>
          </w:rPr>
          <w:t>等字段的：仅适用于省公司本级，其他下属公司的岗位责任清单和不相容岗位清单均不适用。</w:t>
        </w:r>
      </w:ins>
    </w:p>
    <w:p w14:paraId="125C56CE">
      <w:pPr>
        <w:numPr>
          <w:ilvl w:val="-1"/>
          <w:numId w:val="0"/>
        </w:numPr>
        <w:snapToGrid w:val="0"/>
        <w:ind w:firstLineChars="200"/>
        <w:rPr>
          <w:ins w:id="898" w:author="Henry" w:date="2026-09-15T11:45:24Z"/>
          <w:rFonts w:hint="eastAsia"/>
          <w:color w:val="000000"/>
          <w:lang w:eastAsia="zh"/>
          <w:woUserID w:val="3"/>
        </w:rPr>
        <w:pPrChange w:id="897" w:author="Henry" w:date="2026-09-15T11:43:31Z">
          <w:pPr>
            <w:snapToGrid w:val="0"/>
          </w:pPr>
        </w:pPrChange>
      </w:pPr>
      <w:ins w:id="899" w:author="Henry" w:date="2026-09-15T11:42:44Z">
        <w:r>
          <w:rPr>
            <w:rFonts w:hint="eastAsia"/>
            <w:color w:val="000000"/>
            <w:lang w:eastAsia="zh"/>
            <w:woUserID w:val="3"/>
          </w:rPr>
          <w:t>2. 仅出现</w:t>
        </w:r>
      </w:ins>
      <w:ins w:id="900" w:author="Henry" w:date="2026-09-15T11:43:36Z">
        <w:r>
          <w:rPr>
            <w:rFonts w:hint="eastAsia"/>
            <w:color w:val="000000"/>
            <w:lang w:eastAsia="zh"/>
            <w:woUserID w:val="3"/>
          </w:rPr>
          <w:t>“</w:t>
        </w:r>
      </w:ins>
      <w:ins w:id="901" w:author="Henry" w:date="2026-09-15T11:42:44Z">
        <w:r>
          <w:rPr>
            <w:rFonts w:hint="eastAsia"/>
            <w:color w:val="000000"/>
            <w:lang w:eastAsia="zh"/>
            <w:woUserID w:val="3"/>
          </w:rPr>
          <w:t>供服中心</w:t>
        </w:r>
      </w:ins>
      <w:ins w:id="902" w:author="Henry" w:date="2026-09-15T11:43:41Z">
        <w:r>
          <w:rPr>
            <w:rFonts w:hint="eastAsia"/>
            <w:color w:val="000000"/>
            <w:lang w:eastAsia="zh"/>
            <w:woUserID w:val="3"/>
          </w:rPr>
          <w:t>”</w:t>
        </w:r>
      </w:ins>
      <w:ins w:id="903" w:author="Henry" w:date="2026-09-15T11:43:44Z">
        <w:r>
          <w:rPr>
            <w:rFonts w:hint="eastAsia"/>
            <w:color w:val="000000"/>
            <w:lang w:eastAsia="zh"/>
            <w:woUserID w:val="3"/>
          </w:rPr>
          <w:t>“</w:t>
        </w:r>
      </w:ins>
      <w:ins w:id="904" w:author="Henry" w:date="2026-09-15T11:42:44Z">
        <w:r>
          <w:rPr>
            <w:rFonts w:hint="eastAsia"/>
            <w:color w:val="000000"/>
            <w:lang w:eastAsia="zh"/>
            <w:woUserID w:val="3"/>
          </w:rPr>
          <w:t>省供服中心</w:t>
        </w:r>
      </w:ins>
      <w:ins w:id="905" w:author="Henry" w:date="2026-09-15T11:43:49Z">
        <w:r>
          <w:rPr>
            <w:rFonts w:hint="eastAsia"/>
            <w:color w:val="000000"/>
            <w:lang w:eastAsia="zh"/>
            <w:woUserID w:val="3"/>
          </w:rPr>
          <w:t>”</w:t>
        </w:r>
      </w:ins>
      <w:ins w:id="906" w:author="Henry" w:date="2026-09-15T11:42:44Z">
        <w:r>
          <w:rPr>
            <w:rFonts w:hint="eastAsia"/>
            <w:color w:val="000000"/>
            <w:lang w:eastAsia="zh"/>
            <w:woUserID w:val="3"/>
          </w:rPr>
          <w:t>的：仅适用于供服中心这一会计主体的岗位责任清单和不相容岗位清单。</w:t>
        </w:r>
      </w:ins>
    </w:p>
    <w:p w14:paraId="6EB813DB">
      <w:pPr>
        <w:numPr>
          <w:ilvl w:val="-1"/>
          <w:numId w:val="0"/>
        </w:numPr>
        <w:snapToGrid w:val="0"/>
        <w:ind w:firstLineChars="200"/>
        <w:rPr>
          <w:ins w:id="908" w:author="Henry" w:date="2026-09-15T11:42:44Z"/>
          <w:rFonts w:hint="eastAsia"/>
          <w:color w:val="000000"/>
          <w:lang w:eastAsia="zh"/>
          <w:woUserID w:val="3"/>
        </w:rPr>
        <w:pPrChange w:id="907" w:author="Henry" w:date="2026-09-15T11:43:53Z">
          <w:pPr>
            <w:snapToGrid w:val="0"/>
          </w:pPr>
        </w:pPrChange>
      </w:pPr>
      <w:ins w:id="909" w:author="Henry" w:date="2026-09-15T11:42:44Z">
        <w:r>
          <w:rPr>
            <w:rFonts w:hint="eastAsia"/>
            <w:color w:val="000000"/>
            <w:lang w:eastAsia="zh"/>
            <w:woUserID w:val="3"/>
          </w:rPr>
          <w:t>3. 仅出现</w:t>
        </w:r>
      </w:ins>
      <w:ins w:id="910" w:author="Henry" w:date="2026-09-15T11:43:58Z">
        <w:r>
          <w:rPr>
            <w:rFonts w:hint="eastAsia"/>
            <w:color w:val="000000"/>
            <w:lang w:eastAsia="zh"/>
            <w:woUserID w:val="3"/>
          </w:rPr>
          <w:t>“</w:t>
        </w:r>
      </w:ins>
      <w:ins w:id="911" w:author="Henry" w:date="2026-09-15T11:42:44Z">
        <w:r>
          <w:rPr>
            <w:rFonts w:hint="eastAsia"/>
            <w:color w:val="000000"/>
            <w:lang w:eastAsia="zh"/>
            <w:woUserID w:val="3"/>
          </w:rPr>
          <w:t>物资公司-*部</w:t>
        </w:r>
      </w:ins>
      <w:ins w:id="912" w:author="Henry" w:date="2026-09-15T11:44:03Z">
        <w:r>
          <w:rPr>
            <w:rFonts w:hint="eastAsia"/>
            <w:color w:val="000000"/>
            <w:lang w:eastAsia="zh"/>
            <w:woUserID w:val="3"/>
          </w:rPr>
          <w:t>”</w:t>
        </w:r>
      </w:ins>
      <w:ins w:id="913" w:author="Henry" w:date="2026-09-15T11:42:44Z">
        <w:r>
          <w:rPr>
            <w:rFonts w:hint="eastAsia"/>
            <w:color w:val="000000"/>
            <w:lang w:eastAsia="zh"/>
            <w:woUserID w:val="3"/>
          </w:rPr>
          <w:t>的：仅适用于物资公司的岗位责任清单和不相容岗位清单。</w:t>
        </w:r>
      </w:ins>
    </w:p>
    <w:p w14:paraId="3241E320">
      <w:pPr>
        <w:numPr>
          <w:ilvl w:val="-1"/>
          <w:numId w:val="0"/>
        </w:numPr>
        <w:snapToGrid w:val="0"/>
        <w:ind w:firstLineChars="200"/>
        <w:rPr>
          <w:ins w:id="915" w:author="Henry" w:date="2026-09-15T11:42:44Z"/>
          <w:rFonts w:hint="eastAsia"/>
          <w:color w:val="000000"/>
          <w:lang w:eastAsia="zh"/>
          <w:woUserID w:val="3"/>
        </w:rPr>
        <w:pPrChange w:id="914" w:author="Henry" w:date="2026-09-15T11:44:06Z">
          <w:pPr>
            <w:snapToGrid w:val="0"/>
          </w:pPr>
        </w:pPrChange>
      </w:pPr>
      <w:ins w:id="916" w:author="Henry" w:date="2026-09-15T11:42:44Z">
        <w:r>
          <w:rPr>
            <w:rFonts w:hint="eastAsia"/>
            <w:color w:val="000000"/>
            <w:lang w:eastAsia="zh"/>
            <w:woUserID w:val="3"/>
          </w:rPr>
          <w:t>4. 仅出现</w:t>
        </w:r>
      </w:ins>
      <w:ins w:id="917" w:author="Henry" w:date="2026-09-15T11:44:10Z">
        <w:r>
          <w:rPr>
            <w:rFonts w:hint="eastAsia"/>
            <w:color w:val="000000"/>
            <w:lang w:eastAsia="zh"/>
            <w:woUserID w:val="3"/>
          </w:rPr>
          <w:t>“</w:t>
        </w:r>
      </w:ins>
      <w:ins w:id="918" w:author="Henry" w:date="2026-09-15T11:42:44Z">
        <w:r>
          <w:rPr>
            <w:rFonts w:hint="eastAsia"/>
            <w:color w:val="000000"/>
            <w:lang w:eastAsia="zh"/>
            <w:woUserID w:val="3"/>
          </w:rPr>
          <w:t>建设公司-*部</w:t>
        </w:r>
      </w:ins>
      <w:ins w:id="919" w:author="Henry" w:date="2026-09-15T11:44:27Z">
        <w:r>
          <w:rPr>
            <w:rFonts w:hint="eastAsia"/>
            <w:color w:val="000000"/>
            <w:lang w:eastAsia="zh"/>
            <w:woUserID w:val="3"/>
          </w:rPr>
          <w:t>”</w:t>
        </w:r>
      </w:ins>
      <w:ins w:id="920" w:author="Henry" w:date="2026-09-15T11:42:44Z">
        <w:r>
          <w:rPr>
            <w:rFonts w:hint="eastAsia"/>
            <w:color w:val="000000"/>
            <w:lang w:eastAsia="zh"/>
            <w:woUserID w:val="3"/>
          </w:rPr>
          <w:t>的：仅适用于建设公司的岗位责任清单和不相容岗位清单。</w:t>
        </w:r>
      </w:ins>
    </w:p>
    <w:p w14:paraId="7E5ACC2F">
      <w:pPr>
        <w:numPr>
          <w:ilvl w:val="-1"/>
          <w:numId w:val="0"/>
        </w:numPr>
        <w:snapToGrid w:val="0"/>
        <w:ind w:firstLineChars="200"/>
        <w:rPr>
          <w:ins w:id="922" w:author="Henry" w:date="2026-09-15T11:42:44Z"/>
          <w:rFonts w:hint="eastAsia"/>
          <w:color w:val="000000"/>
          <w:lang w:eastAsia="zh"/>
          <w:woUserID w:val="3"/>
        </w:rPr>
        <w:pPrChange w:id="921" w:author="Henry" w:date="2026-09-15T11:44:31Z">
          <w:pPr>
            <w:snapToGrid w:val="0"/>
          </w:pPr>
        </w:pPrChange>
      </w:pPr>
      <w:ins w:id="923" w:author="Henry" w:date="2026-09-15T11:42:44Z">
        <w:r>
          <w:rPr>
            <w:rFonts w:hint="eastAsia"/>
            <w:color w:val="000000"/>
            <w:lang w:eastAsia="zh"/>
            <w:woUserID w:val="3"/>
          </w:rPr>
          <w:t>5. 仅出现</w:t>
        </w:r>
      </w:ins>
      <w:ins w:id="924" w:author="Henry" w:date="2026-09-15T11:44:43Z">
        <w:r>
          <w:rPr>
            <w:rFonts w:hint="eastAsia"/>
            <w:color w:val="000000"/>
            <w:lang w:eastAsia="zh"/>
            <w:woUserID w:val="3"/>
          </w:rPr>
          <w:t>“</w:t>
        </w:r>
      </w:ins>
      <w:ins w:id="925" w:author="Henry" w:date="2026-09-15T11:42:44Z">
        <w:r>
          <w:rPr>
            <w:rFonts w:hint="eastAsia"/>
            <w:color w:val="000000"/>
            <w:lang w:eastAsia="zh"/>
            <w:woUserID w:val="3"/>
          </w:rPr>
          <w:t>北京电力交易中心</w:t>
        </w:r>
      </w:ins>
      <w:ins w:id="926" w:author="Henry" w:date="2026-09-15T11:44:48Z">
        <w:r>
          <w:rPr>
            <w:rFonts w:hint="eastAsia"/>
            <w:color w:val="000000"/>
            <w:lang w:eastAsia="zh"/>
            <w:woUserID w:val="3"/>
          </w:rPr>
          <w:t>”</w:t>
        </w:r>
      </w:ins>
      <w:ins w:id="927" w:author="Henry" w:date="2026-09-15T11:42:44Z">
        <w:r>
          <w:rPr>
            <w:rFonts w:hint="eastAsia"/>
            <w:color w:val="000000"/>
            <w:lang w:eastAsia="zh"/>
            <w:woUserID w:val="3"/>
          </w:rPr>
          <w:t>的：所有会计主体均不适用。</w:t>
        </w:r>
      </w:ins>
    </w:p>
    <w:p w14:paraId="626E007D">
      <w:pPr>
        <w:numPr>
          <w:ilvl w:val="-1"/>
          <w:numId w:val="0"/>
        </w:numPr>
        <w:snapToGrid w:val="0"/>
        <w:ind w:firstLineChars="200"/>
        <w:rPr>
          <w:ins w:id="929" w:author="Henry" w:date="2026-09-15T11:45:10Z"/>
          <w:rFonts w:hint="eastAsia"/>
          <w:color w:val="000000"/>
          <w:lang w:eastAsia="zh"/>
          <w:woUserID w:val="3"/>
        </w:rPr>
        <w:pPrChange w:id="928" w:author="Henry" w:date="2026-09-15T11:44:52Z">
          <w:pPr>
            <w:snapToGrid w:val="0"/>
          </w:pPr>
        </w:pPrChange>
      </w:pPr>
      <w:ins w:id="930" w:author="Henry" w:date="2026-09-15T11:42:44Z">
        <w:r>
          <w:rPr>
            <w:rFonts w:hint="eastAsia"/>
            <w:color w:val="000000"/>
            <w:lang w:eastAsia="zh"/>
            <w:woUserID w:val="3"/>
          </w:rPr>
          <w:t>6. 仅出现</w:t>
        </w:r>
      </w:ins>
      <w:ins w:id="931" w:author="Henry" w:date="2026-09-15T11:44:59Z">
        <w:r>
          <w:rPr>
            <w:rFonts w:hint="eastAsia"/>
            <w:color w:val="000000"/>
            <w:lang w:eastAsia="zh"/>
            <w:woUserID w:val="3"/>
          </w:rPr>
          <w:t>“</w:t>
        </w:r>
      </w:ins>
      <w:ins w:id="932" w:author="Henry" w:date="2026-09-15T11:42:44Z">
        <w:r>
          <w:rPr>
            <w:rFonts w:hint="eastAsia"/>
            <w:color w:val="000000"/>
            <w:lang w:eastAsia="zh"/>
            <w:woUserID w:val="3"/>
          </w:rPr>
          <w:t>省公司、物资公司</w:t>
        </w:r>
      </w:ins>
      <w:ins w:id="933" w:author="Henry" w:date="2026-09-15T11:45:07Z">
        <w:r>
          <w:rPr>
            <w:rFonts w:hint="eastAsia"/>
            <w:color w:val="000000"/>
            <w:lang w:eastAsia="zh"/>
            <w:woUserID w:val="3"/>
          </w:rPr>
          <w:t>”</w:t>
        </w:r>
      </w:ins>
      <w:ins w:id="934" w:author="Henry" w:date="2026-09-15T11:42:44Z">
        <w:r>
          <w:rPr>
            <w:rFonts w:hint="eastAsia"/>
            <w:color w:val="000000"/>
            <w:lang w:eastAsia="zh"/>
            <w:woUserID w:val="3"/>
          </w:rPr>
          <w:t>的：仅省公司和物资公司适用，其他单位均不适用。</w:t>
        </w:r>
      </w:ins>
    </w:p>
    <w:p w14:paraId="50BF1BB7">
      <w:pPr>
        <w:numPr>
          <w:ilvl w:val="-1"/>
          <w:numId w:val="0"/>
        </w:numPr>
        <w:snapToGrid w:val="0"/>
        <w:ind w:firstLineChars="200"/>
        <w:rPr>
          <w:ins w:id="936" w:author="Henry" w:date="2026-09-15T11:45:46Z"/>
          <w:rFonts w:hint="eastAsia"/>
          <w:color w:val="000000"/>
          <w:lang w:eastAsia="zh"/>
          <w:woUserID w:val="3"/>
        </w:rPr>
        <w:pPrChange w:id="935" w:author="Henry" w:date="2026-09-15T11:44:52Z">
          <w:pPr>
            <w:snapToGrid w:val="0"/>
          </w:pPr>
        </w:pPrChange>
      </w:pPr>
      <w:ins w:id="937" w:author="Henry" w:date="2026-09-15T11:45:46Z">
        <w:r>
          <w:rPr>
            <w:rFonts w:hint="eastAsia"/>
            <w:color w:val="000000"/>
            <w:lang w:eastAsia="zh"/>
            <w:woUserID w:val="3"/>
          </w:rPr>
          <w:t>三、冲突处理</w:t>
        </w:r>
      </w:ins>
    </w:p>
    <w:p w14:paraId="0517DA0F">
      <w:pPr>
        <w:numPr>
          <w:ilvl w:val="-1"/>
          <w:numId w:val="0"/>
        </w:numPr>
        <w:snapToGrid w:val="0"/>
        <w:ind w:firstLineChars="200"/>
        <w:rPr>
          <w:ins w:id="939" w:author="Henry" w:date="2026-09-15T11:41:03Z"/>
          <w:rFonts w:hint="eastAsia"/>
          <w:color w:val="000000"/>
          <w:lang w:eastAsia="zh"/>
          <w:woUserID w:val="3"/>
        </w:rPr>
        <w:pPrChange w:id="938" w:author="Henry" w:date="2026-09-15T11:44:52Z">
          <w:pPr>
            <w:snapToGrid w:val="0"/>
          </w:pPr>
        </w:pPrChange>
      </w:pPr>
      <w:ins w:id="940" w:author="Henry" w:date="2026-09-15T11:45:46Z">
        <w:r>
          <w:rPr>
            <w:rFonts w:hint="eastAsia"/>
            <w:color w:val="000000"/>
            <w:lang w:eastAsia="zh"/>
            <w:woUserID w:val="3"/>
          </w:rPr>
          <w:t>凡</w:t>
        </w:r>
      </w:ins>
      <w:ins w:id="941" w:author="Henry" w:date="2026-09-15T11:45:58Z">
        <w:r>
          <w:rPr>
            <w:rFonts w:hint="eastAsia"/>
            <w:color w:val="000000"/>
            <w:lang w:eastAsia="zh"/>
            <w:woUserID w:val="3"/>
          </w:rPr>
          <w:t>“</w:t>
        </w:r>
      </w:ins>
      <w:ins w:id="942" w:author="Henry" w:date="2026-09-15T11:45:46Z">
        <w:r>
          <w:rPr>
            <w:rFonts w:hint="eastAsia"/>
            <w:color w:val="000000"/>
            <w:lang w:eastAsia="zh"/>
            <w:woUserID w:val="3"/>
          </w:rPr>
          <w:t>是否适用</w:t>
        </w:r>
      </w:ins>
      <w:ins w:id="943" w:author="Henry" w:date="2026-09-15T11:46:04Z">
        <w:r>
          <w:rPr>
            <w:rFonts w:hint="eastAsia"/>
            <w:color w:val="000000"/>
            <w:lang w:eastAsia="zh"/>
            <w:woUserID w:val="3"/>
          </w:rPr>
          <w:t>”</w:t>
        </w:r>
      </w:ins>
      <w:ins w:id="944" w:author="Henry" w:date="2026-09-15T11:45:46Z">
        <w:r>
          <w:rPr>
            <w:rFonts w:hint="eastAsia"/>
            <w:color w:val="000000"/>
            <w:lang w:eastAsia="zh"/>
            <w:woUserID w:val="3"/>
          </w:rPr>
          <w:t>列的判定结果与上述责任主体适用规则出现冲突的，一律</w:t>
        </w:r>
      </w:ins>
      <w:ins w:id="945" w:author="Vance xu" w:date="2026-09-15T12:13:21Z">
        <w:r>
          <w:rPr>
            <w:rFonts w:hint="eastAsia"/>
            <w:color w:val="000000"/>
            <w:lang w:eastAsia="zh"/>
            <w:woUserID w:val="2"/>
          </w:rPr>
          <w:t>在</w:t>
        </w:r>
      </w:ins>
      <w:ins w:id="946" w:author="Vance xu" w:date="2026-09-15T12:13:26Z">
        <w:r>
          <w:rPr>
            <w:rFonts w:hint="eastAsia"/>
            <w:color w:val="000000"/>
            <w:lang w:eastAsia="zh"/>
            <w:woUserID w:val="2"/>
          </w:rPr>
          <w:t>矩阵</w:t>
        </w:r>
      </w:ins>
      <w:ins w:id="947" w:author="Vance xu" w:date="2026-09-15T12:13:30Z">
        <w:r>
          <w:rPr>
            <w:rFonts w:hint="eastAsia"/>
            <w:color w:val="000000"/>
            <w:lang w:eastAsia="zh"/>
            <w:woUserID w:val="2"/>
          </w:rPr>
          <w:t>最后</w:t>
        </w:r>
      </w:ins>
      <w:ins w:id="948" w:author="Henry" w:date="2026-09-15T11:45:46Z">
        <w:r>
          <w:rPr>
            <w:rFonts w:hint="eastAsia"/>
            <w:color w:val="000000"/>
            <w:lang w:eastAsia="zh"/>
            <w:woUserID w:val="3"/>
          </w:rPr>
          <w:t>提示：</w:t>
        </w:r>
      </w:ins>
      <w:ins w:id="949" w:author="Henry" w:date="2026-09-15T11:46:13Z">
        <w:r>
          <w:rPr>
            <w:rFonts w:hint="eastAsia"/>
            <w:color w:val="000000"/>
            <w:lang w:eastAsia="zh"/>
            <w:woUserID w:val="3"/>
          </w:rPr>
          <w:t>“</w:t>
        </w:r>
      </w:ins>
      <w:ins w:id="950" w:author="Henry" w:date="2026-09-15T11:45:46Z">
        <w:r>
          <w:rPr>
            <w:rFonts w:hint="eastAsia"/>
            <w:color w:val="000000"/>
            <w:lang w:eastAsia="zh"/>
            <w:woUserID w:val="3"/>
          </w:rPr>
          <w:t>请核实适用性匹配情况</w:t>
        </w:r>
      </w:ins>
      <w:ins w:id="951" w:author="Henry" w:date="2026-09-15T11:46:19Z">
        <w:r>
          <w:rPr>
            <w:rFonts w:hint="eastAsia"/>
            <w:color w:val="000000"/>
            <w:lang w:eastAsia="zh"/>
            <w:woUserID w:val="3"/>
          </w:rPr>
          <w:t>”</w:t>
        </w:r>
      </w:ins>
      <w:ins w:id="952" w:author="Henry" w:date="2026-09-15T11:45:46Z">
        <w:r>
          <w:rPr>
            <w:rFonts w:hint="eastAsia"/>
            <w:color w:val="000000"/>
            <w:lang w:eastAsia="zh"/>
            <w:woUserID w:val="3"/>
          </w:rPr>
          <w:t>。</w:t>
        </w:r>
      </w:ins>
    </w:p>
    <w:p w14:paraId="6D6C7776">
      <w:pPr>
        <w:numPr>
          <w:ilvl w:val="-1"/>
          <w:numId w:val="0"/>
        </w:numPr>
        <w:snapToGrid w:val="0"/>
        <w:ind w:firstLine="0"/>
        <w:rPr>
          <w:ins w:id="954" w:author="Vance xu" w:date="2026-09-15T10:10:25Z"/>
          <w:del w:id="955" w:author="Henry" w:date="2026-09-15T11:47:07Z"/>
          <w:rFonts w:hint="eastAsia"/>
          <w:color w:val="000000"/>
          <w:lang w:eastAsia="zh"/>
          <w:woUserID w:val="2"/>
        </w:rPr>
        <w:pPrChange w:id="953" w:author="Vance xu" w:date="2026-09-15T09:47:57Z">
          <w:pPr>
            <w:snapToGrid w:val="0"/>
          </w:pPr>
        </w:pPrChange>
      </w:pPr>
      <w:ins w:id="956" w:author="Vance xu" w:date="2026-09-15T09:48:00Z">
        <w:del w:id="957" w:author="Henry" w:date="2026-09-15T11:47:07Z">
          <w:r>
            <w:rPr>
              <w:rFonts w:hint="eastAsia"/>
              <w:color w:val="000000"/>
              <w:lang w:eastAsia="zh"/>
              <w:woUserID w:val="2"/>
            </w:rPr>
            <w:delText>矩阵</w:delText>
          </w:r>
        </w:del>
      </w:ins>
      <w:ins w:id="958" w:author="Vance xu" w:date="2026-09-15T10:08:56Z">
        <w:del w:id="959" w:author="Henry" w:date="2026-09-15T11:47:07Z">
          <w:r>
            <w:rPr>
              <w:rFonts w:hint="eastAsia"/>
              <w:color w:val="000000"/>
              <w:lang w:eastAsia="zh"/>
              <w:woUserID w:val="2"/>
            </w:rPr>
            <w:delText>中</w:delText>
          </w:r>
        </w:del>
      </w:ins>
      <w:ins w:id="960" w:author="Vance xu" w:date="2026-09-15T10:09:09Z">
        <w:del w:id="961" w:author="Henry" w:date="2026-09-15T11:47:07Z">
          <w:r>
            <w:rPr>
              <w:rFonts w:hint="eastAsia"/>
              <w:color w:val="000000"/>
              <w:lang w:eastAsia="zh"/>
              <w:woUserID w:val="2"/>
            </w:rPr>
            <w:delText>“</w:delText>
          </w:r>
        </w:del>
      </w:ins>
      <w:ins w:id="962" w:author="Vance xu" w:date="2026-09-15T10:09:06Z">
        <w:del w:id="963" w:author="Henry" w:date="2026-09-15T11:47:07Z">
          <w:r>
            <w:rPr>
              <w:rFonts w:hint="eastAsia"/>
              <w:color w:val="000000"/>
              <w:lang w:eastAsia="zh"/>
              <w:woUserID w:val="2"/>
            </w:rPr>
            <w:delText>是否适用</w:delText>
          </w:r>
        </w:del>
      </w:ins>
      <w:ins w:id="964" w:author="Vance xu" w:date="2026-09-15T10:09:12Z">
        <w:del w:id="965" w:author="Henry" w:date="2026-09-15T11:47:07Z">
          <w:r>
            <w:rPr>
              <w:rFonts w:hint="eastAsia"/>
              <w:color w:val="000000"/>
              <w:lang w:eastAsia="zh"/>
              <w:woUserID w:val="2"/>
            </w:rPr>
            <w:delText>”</w:delText>
          </w:r>
        </w:del>
      </w:ins>
      <w:ins w:id="966" w:author="Vance xu" w:date="2026-09-15T10:09:15Z">
        <w:del w:id="967" w:author="Henry" w:date="2026-09-15T11:47:07Z">
          <w:r>
            <w:rPr>
              <w:rFonts w:hint="eastAsia"/>
              <w:color w:val="000000"/>
              <w:lang w:eastAsia="zh"/>
              <w:woUserID w:val="2"/>
            </w:rPr>
            <w:delText>列</w:delText>
          </w:r>
        </w:del>
      </w:ins>
      <w:ins w:id="968" w:author="Vance xu" w:date="2026-09-15T10:09:17Z">
        <w:del w:id="969" w:author="Henry" w:date="2026-09-15T11:47:07Z">
          <w:r>
            <w:rPr>
              <w:rFonts w:hint="eastAsia"/>
              <w:color w:val="000000"/>
              <w:lang w:eastAsia="zh"/>
              <w:woUserID w:val="2"/>
            </w:rPr>
            <w:delText>填列</w:delText>
          </w:r>
        </w:del>
      </w:ins>
      <w:ins w:id="970" w:author="Vance xu" w:date="2026-09-15T10:09:18Z">
        <w:del w:id="971" w:author="Henry" w:date="2026-09-15T11:47:07Z">
          <w:r>
            <w:rPr>
              <w:rFonts w:hint="eastAsia"/>
              <w:color w:val="000000"/>
              <w:lang w:eastAsia="zh"/>
              <w:woUserID w:val="2"/>
            </w:rPr>
            <w:delText>了</w:delText>
          </w:r>
        </w:del>
      </w:ins>
      <w:ins w:id="972" w:author="Vance xu" w:date="2026-09-15T10:09:20Z">
        <w:del w:id="973" w:author="Henry" w:date="2026-09-15T11:47:07Z">
          <w:r>
            <w:rPr>
              <w:rFonts w:hint="eastAsia"/>
              <w:color w:val="000000"/>
              <w:lang w:eastAsia="zh"/>
              <w:woUserID w:val="2"/>
            </w:rPr>
            <w:delText>“是”</w:delText>
          </w:r>
        </w:del>
      </w:ins>
      <w:ins w:id="974" w:author="Vance xu" w:date="2026-09-15T10:09:22Z">
        <w:del w:id="975" w:author="Henry" w:date="2026-09-15T11:47:07Z">
          <w:r>
            <w:rPr>
              <w:rFonts w:hint="eastAsia"/>
              <w:color w:val="000000"/>
              <w:lang w:eastAsia="zh"/>
              <w:woUserID w:val="2"/>
            </w:rPr>
            <w:delText>“</w:delText>
          </w:r>
        </w:del>
      </w:ins>
      <w:ins w:id="976" w:author="Vance xu" w:date="2026-09-15T10:09:23Z">
        <w:del w:id="977" w:author="Henry" w:date="2026-09-15T11:47:07Z">
          <w:r>
            <w:rPr>
              <w:rFonts w:hint="eastAsia"/>
              <w:color w:val="000000"/>
              <w:lang w:eastAsia="zh"/>
              <w:woUserID w:val="2"/>
            </w:rPr>
            <w:delText>适用</w:delText>
          </w:r>
        </w:del>
      </w:ins>
      <w:ins w:id="978" w:author="Vance xu" w:date="2026-09-15T10:09:22Z">
        <w:del w:id="979" w:author="Henry" w:date="2026-09-15T11:47:07Z">
          <w:r>
            <w:rPr>
              <w:rFonts w:hint="eastAsia"/>
              <w:color w:val="000000"/>
              <w:lang w:eastAsia="zh"/>
              <w:woUserID w:val="2"/>
            </w:rPr>
            <w:delText>”</w:delText>
          </w:r>
        </w:del>
      </w:ins>
      <w:ins w:id="980" w:author="Vance xu" w:date="2026-09-15T10:09:24Z">
        <w:del w:id="981" w:author="Henry" w:date="2026-09-15T11:47:07Z">
          <w:r>
            <w:rPr>
              <w:rFonts w:hint="eastAsia"/>
              <w:color w:val="000000"/>
              <w:lang w:eastAsia="zh"/>
              <w:woUserID w:val="2"/>
            </w:rPr>
            <w:delText>的</w:delText>
          </w:r>
        </w:del>
      </w:ins>
      <w:ins w:id="982" w:author="Vance xu" w:date="2026-09-15T10:09:26Z">
        <w:del w:id="983" w:author="Henry" w:date="2026-09-15T11:47:07Z">
          <w:r>
            <w:rPr>
              <w:rFonts w:hint="eastAsia"/>
              <w:color w:val="000000"/>
              <w:lang w:eastAsia="zh"/>
              <w:woUserID w:val="2"/>
            </w:rPr>
            <w:delText>，</w:delText>
          </w:r>
        </w:del>
      </w:ins>
      <w:ins w:id="984" w:author="Vance xu" w:date="2026-09-15T10:09:29Z">
        <w:del w:id="985" w:author="Henry" w:date="2026-09-15T11:47:07Z">
          <w:r>
            <w:rPr>
              <w:rFonts w:hint="eastAsia"/>
              <w:color w:val="000000"/>
              <w:lang w:eastAsia="zh"/>
              <w:woUserID w:val="2"/>
            </w:rPr>
            <w:delText>原则上</w:delText>
          </w:r>
        </w:del>
      </w:ins>
      <w:ins w:id="986" w:author="Vance xu" w:date="2026-09-15T10:09:30Z">
        <w:del w:id="987" w:author="Henry" w:date="2026-09-15T11:47:07Z">
          <w:r>
            <w:rPr>
              <w:rFonts w:hint="eastAsia"/>
              <w:color w:val="000000"/>
              <w:lang w:eastAsia="zh"/>
              <w:woUserID w:val="2"/>
            </w:rPr>
            <w:delText>以</w:delText>
          </w:r>
        </w:del>
      </w:ins>
      <w:ins w:id="988" w:author="Vance xu" w:date="2026-09-15T10:09:32Z">
        <w:del w:id="989" w:author="Henry" w:date="2026-09-15T11:47:07Z">
          <w:r>
            <w:rPr>
              <w:rFonts w:hint="eastAsia"/>
              <w:color w:val="000000"/>
              <w:lang w:eastAsia="zh"/>
              <w:woUserID w:val="2"/>
            </w:rPr>
            <w:delText>他们</w:delText>
          </w:r>
        </w:del>
      </w:ins>
      <w:ins w:id="990" w:author="Vance xu" w:date="2026-09-15T10:09:34Z">
        <w:del w:id="991" w:author="Henry" w:date="2026-09-15T11:47:07Z">
          <w:r>
            <w:rPr>
              <w:rFonts w:hint="eastAsia"/>
              <w:color w:val="000000"/>
              <w:lang w:eastAsia="zh"/>
              <w:woUserID w:val="2"/>
            </w:rPr>
            <w:delText>为准</w:delText>
          </w:r>
        </w:del>
      </w:ins>
      <w:ins w:id="992" w:author="Vance xu" w:date="2026-09-15T10:09:35Z">
        <w:del w:id="993" w:author="Henry" w:date="2026-09-15T11:47:07Z">
          <w:r>
            <w:rPr>
              <w:rFonts w:hint="eastAsia"/>
              <w:color w:val="000000"/>
              <w:lang w:eastAsia="zh"/>
              <w:woUserID w:val="2"/>
            </w:rPr>
            <w:delText>，但是</w:delText>
          </w:r>
        </w:del>
      </w:ins>
      <w:ins w:id="994" w:author="Vance xu" w:date="2026-09-15T10:09:37Z">
        <w:del w:id="995" w:author="Henry" w:date="2026-09-15T11:47:07Z">
          <w:r>
            <w:rPr>
              <w:rFonts w:hint="eastAsia"/>
              <w:color w:val="000000"/>
              <w:lang w:eastAsia="zh"/>
              <w:woUserID w:val="2"/>
            </w:rPr>
            <w:delText>和</w:delText>
          </w:r>
        </w:del>
      </w:ins>
      <w:ins w:id="996" w:author="Vance xu" w:date="2026-09-15T10:09:39Z">
        <w:del w:id="997" w:author="Henry" w:date="2026-09-15T11:47:07Z">
          <w:r>
            <w:rPr>
              <w:rFonts w:hint="eastAsia"/>
              <w:color w:val="000000"/>
              <w:lang w:eastAsia="zh"/>
              <w:woUserID w:val="2"/>
            </w:rPr>
            <w:delText>下列</w:delText>
          </w:r>
        </w:del>
      </w:ins>
      <w:ins w:id="998" w:author="Vance xu" w:date="2026-09-15T10:09:41Z">
        <w:del w:id="999" w:author="Henry" w:date="2026-09-15T11:47:07Z">
          <w:r>
            <w:rPr>
              <w:rFonts w:hint="eastAsia"/>
              <w:color w:val="000000"/>
              <w:lang w:eastAsia="zh"/>
              <w:woUserID w:val="2"/>
            </w:rPr>
            <w:delText>有</w:delText>
          </w:r>
        </w:del>
      </w:ins>
      <w:ins w:id="1000" w:author="Vance xu" w:date="2026-09-15T10:09:47Z">
        <w:del w:id="1001" w:author="Henry" w:date="2026-09-15T11:47:07Z">
          <w:r>
            <w:rPr>
              <w:rFonts w:hint="eastAsia"/>
              <w:color w:val="000000"/>
              <w:lang w:eastAsia="zh"/>
              <w:woUserID w:val="2"/>
            </w:rPr>
            <w:delText>冲突的</w:delText>
          </w:r>
        </w:del>
      </w:ins>
      <w:ins w:id="1002" w:author="Vance xu" w:date="2026-09-15T10:09:49Z">
        <w:del w:id="1003" w:author="Henry" w:date="2026-09-15T11:47:07Z">
          <w:r>
            <w:rPr>
              <w:rFonts w:hint="eastAsia"/>
              <w:color w:val="000000"/>
              <w:lang w:eastAsia="zh"/>
              <w:woUserID w:val="2"/>
            </w:rPr>
            <w:delText>，</w:delText>
          </w:r>
        </w:del>
      </w:ins>
      <w:ins w:id="1004" w:author="Vance xu" w:date="2026-09-15T10:09:51Z">
        <w:del w:id="1005" w:author="Henry" w:date="2026-09-15T11:47:07Z">
          <w:r>
            <w:rPr>
              <w:rFonts w:hint="eastAsia"/>
              <w:color w:val="000000"/>
              <w:lang w:eastAsia="zh"/>
              <w:woUserID w:val="2"/>
            </w:rPr>
            <w:delText>提示</w:delText>
          </w:r>
        </w:del>
      </w:ins>
      <w:ins w:id="1006" w:author="Vance xu" w:date="2026-09-15T10:09:52Z">
        <w:del w:id="1007" w:author="Henry" w:date="2026-09-15T11:47:07Z">
          <w:r>
            <w:rPr>
              <w:rFonts w:hint="eastAsia"/>
              <w:color w:val="000000"/>
              <w:lang w:eastAsia="zh"/>
              <w:woUserID w:val="2"/>
            </w:rPr>
            <w:delText>“</w:delText>
          </w:r>
        </w:del>
      </w:ins>
      <w:ins w:id="1008" w:author="Vance xu" w:date="2026-09-15T10:09:53Z">
        <w:del w:id="1009" w:author="Henry" w:date="2026-09-15T11:47:07Z">
          <w:r>
            <w:rPr>
              <w:rFonts w:hint="eastAsia"/>
              <w:color w:val="000000"/>
              <w:lang w:eastAsia="zh"/>
              <w:woUserID w:val="2"/>
            </w:rPr>
            <w:delText>请核实</w:delText>
          </w:r>
        </w:del>
      </w:ins>
      <w:ins w:id="1010" w:author="Vance xu" w:date="2026-09-15T10:09:57Z">
        <w:del w:id="1011" w:author="Henry" w:date="2026-09-15T11:47:07Z">
          <w:r>
            <w:rPr>
              <w:rFonts w:hint="eastAsia"/>
              <w:color w:val="000000"/>
              <w:lang w:eastAsia="zh"/>
              <w:woUserID w:val="2"/>
            </w:rPr>
            <w:delText>适用</w:delText>
          </w:r>
        </w:del>
      </w:ins>
      <w:ins w:id="1012" w:author="Vance xu" w:date="2026-09-15T10:10:08Z">
        <w:del w:id="1013" w:author="Henry" w:date="2026-09-15T11:47:07Z">
          <w:r>
            <w:rPr>
              <w:rFonts w:hint="eastAsia"/>
              <w:color w:val="000000"/>
              <w:lang w:eastAsia="zh"/>
              <w:woUserID w:val="2"/>
            </w:rPr>
            <w:delText>性</w:delText>
          </w:r>
        </w:del>
      </w:ins>
      <w:ins w:id="1014" w:author="Vance xu" w:date="2026-09-15T10:10:10Z">
        <w:del w:id="1015" w:author="Henry" w:date="2026-09-15T11:47:07Z">
          <w:r>
            <w:rPr>
              <w:rFonts w:hint="eastAsia"/>
              <w:color w:val="000000"/>
              <w:lang w:eastAsia="zh"/>
              <w:woUserID w:val="2"/>
            </w:rPr>
            <w:delText>匹配</w:delText>
          </w:r>
        </w:del>
      </w:ins>
      <w:ins w:id="1016" w:author="Vance xu" w:date="2026-09-15T10:10:16Z">
        <w:del w:id="1017" w:author="Henry" w:date="2026-09-15T11:47:07Z">
          <w:r>
            <w:rPr>
              <w:rFonts w:hint="eastAsia"/>
              <w:color w:val="000000"/>
              <w:lang w:eastAsia="zh"/>
              <w:woUserID w:val="2"/>
            </w:rPr>
            <w:delText>情况</w:delText>
          </w:r>
        </w:del>
      </w:ins>
      <w:ins w:id="1018" w:author="Vance xu" w:date="2026-09-15T10:09:52Z">
        <w:del w:id="1019" w:author="Henry" w:date="2026-09-15T11:47:07Z">
          <w:r>
            <w:rPr>
              <w:rFonts w:hint="eastAsia"/>
              <w:color w:val="000000"/>
              <w:lang w:eastAsia="zh"/>
              <w:woUserID w:val="2"/>
            </w:rPr>
            <w:delText>”</w:delText>
          </w:r>
        </w:del>
      </w:ins>
      <w:ins w:id="1020" w:author="Vance xu" w:date="2026-09-15T10:10:24Z">
        <w:del w:id="1021" w:author="Henry" w:date="2026-09-15T11:47:07Z">
          <w:r>
            <w:rPr>
              <w:rFonts w:hint="eastAsia"/>
              <w:color w:val="000000"/>
              <w:lang w:eastAsia="zh"/>
              <w:woUserID w:val="2"/>
            </w:rPr>
            <w:delText>。</w:delText>
          </w:r>
        </w:del>
      </w:ins>
    </w:p>
    <w:p w14:paraId="3ECD2DC4">
      <w:pPr>
        <w:numPr>
          <w:ilvl w:val="-1"/>
          <w:numId w:val="0"/>
        </w:numPr>
        <w:snapToGrid w:val="0"/>
        <w:ind w:firstLine="0"/>
        <w:rPr>
          <w:ins w:id="1022" w:author="Vance xu" w:date="2026-09-15T10:10:41Z"/>
          <w:del w:id="1023" w:author="Henry" w:date="2026-09-15T11:47:07Z"/>
          <w:rFonts w:hint="eastAsia"/>
          <w:color w:val="000000"/>
          <w:lang w:eastAsia="zh"/>
          <w:woUserID w:val="2"/>
        </w:rPr>
      </w:pPr>
      <w:ins w:id="1024" w:author="Vance xu" w:date="2026-09-15T10:10:22Z">
        <w:del w:id="1025" w:author="Henry" w:date="2026-09-15T11:47:07Z">
          <w:r>
            <w:rPr>
              <w:rFonts w:hint="eastAsia"/>
              <w:color w:val="000000"/>
              <w:lang w:eastAsia="zh"/>
              <w:woUserID w:val="2"/>
            </w:rPr>
            <w:delText>矩阵</w:delText>
          </w:r>
        </w:del>
      </w:ins>
      <w:ins w:id="1026" w:author="Vance xu" w:date="2026-09-15T09:48:01Z">
        <w:del w:id="1027" w:author="Henry" w:date="2026-09-15T11:47:07Z">
          <w:r>
            <w:rPr>
              <w:rFonts w:hint="eastAsia"/>
              <w:color w:val="000000"/>
              <w:lang w:eastAsia="zh"/>
              <w:woUserID w:val="2"/>
            </w:rPr>
            <w:delText>里面</w:delText>
          </w:r>
        </w:del>
      </w:ins>
      <w:ins w:id="1028" w:author="Vance xu" w:date="2026-09-15T09:48:02Z">
        <w:del w:id="1029" w:author="Henry" w:date="2026-09-15T11:47:07Z">
          <w:r>
            <w:rPr>
              <w:rFonts w:hint="eastAsia"/>
              <w:color w:val="000000"/>
              <w:lang w:eastAsia="zh"/>
              <w:woUserID w:val="2"/>
            </w:rPr>
            <w:delText>的责任</w:delText>
          </w:r>
        </w:del>
      </w:ins>
      <w:ins w:id="1030" w:author="Vance xu" w:date="2026-09-15T09:48:04Z">
        <w:del w:id="1031" w:author="Henry" w:date="2026-09-15T11:47:07Z">
          <w:r>
            <w:rPr>
              <w:rFonts w:hint="eastAsia"/>
              <w:color w:val="000000"/>
              <w:lang w:eastAsia="zh"/>
              <w:woUserID w:val="2"/>
            </w:rPr>
            <w:delText>主体</w:delText>
          </w:r>
        </w:del>
      </w:ins>
      <w:ins w:id="1032" w:author="Vance xu" w:date="2026-09-15T09:48:05Z">
        <w:del w:id="1033" w:author="Henry" w:date="2026-09-15T11:47:07Z">
          <w:r>
            <w:rPr>
              <w:rFonts w:hint="eastAsia"/>
              <w:color w:val="000000"/>
              <w:lang w:eastAsia="zh"/>
              <w:woUserID w:val="2"/>
            </w:rPr>
            <w:delText>列</w:delText>
          </w:r>
        </w:del>
      </w:ins>
      <w:ins w:id="1034" w:author="Vance xu" w:date="2026-09-15T09:48:07Z">
        <w:del w:id="1035" w:author="Henry" w:date="2026-09-15T11:47:07Z">
          <w:r>
            <w:rPr>
              <w:rFonts w:hint="eastAsia"/>
              <w:color w:val="000000"/>
              <w:lang w:eastAsia="zh"/>
              <w:woUserID w:val="2"/>
            </w:rPr>
            <w:delText>，</w:delText>
          </w:r>
        </w:del>
      </w:ins>
      <w:ins w:id="1036" w:author="Vance xu" w:date="2026-09-15T09:48:15Z">
        <w:del w:id="1037" w:author="Henry" w:date="2026-09-15T11:47:07Z">
          <w:r>
            <w:rPr>
              <w:rFonts w:hint="eastAsia"/>
              <w:color w:val="000000"/>
              <w:lang w:eastAsia="zh"/>
              <w:woUserID w:val="2"/>
            </w:rPr>
            <w:delText>仅</w:delText>
          </w:r>
        </w:del>
      </w:ins>
      <w:ins w:id="1038" w:author="Vance xu" w:date="2026-09-15T09:48:16Z">
        <w:del w:id="1039" w:author="Henry" w:date="2026-09-15T11:47:07Z">
          <w:r>
            <w:rPr>
              <w:rFonts w:hint="eastAsia"/>
              <w:color w:val="000000"/>
              <w:lang w:eastAsia="zh"/>
              <w:woUserID w:val="2"/>
            </w:rPr>
            <w:delText>出现</w:delText>
          </w:r>
        </w:del>
      </w:ins>
      <w:ins w:id="1040" w:author="Vance xu" w:date="2026-09-15T09:48:20Z">
        <w:del w:id="1041" w:author="Henry" w:date="2026-09-15T11:47:07Z">
          <w:r>
            <w:rPr>
              <w:rFonts w:hint="eastAsia"/>
              <w:color w:val="000000"/>
              <w:lang w:eastAsia="zh"/>
              <w:woUserID w:val="2"/>
            </w:rPr>
            <w:delText>“</w:delText>
          </w:r>
        </w:del>
      </w:ins>
      <w:ins w:id="1042" w:author="Vance xu" w:date="2026-09-15T09:48:31Z">
        <w:del w:id="1043" w:author="Henry" w:date="2026-09-15T11:47:07Z">
          <w:r>
            <w:rPr>
              <w:rFonts w:hint="eastAsia"/>
              <w:color w:val="000000"/>
              <w:lang w:eastAsia="zh"/>
              <w:woUserID w:val="2"/>
            </w:rPr>
            <w:delText>省公司</w:delText>
          </w:r>
        </w:del>
      </w:ins>
      <w:ins w:id="1044" w:author="Vance xu" w:date="2026-09-15T09:51:27Z">
        <w:del w:id="1045" w:author="Henry" w:date="2026-09-15T11:47:07Z">
          <w:r>
            <w:rPr>
              <w:rFonts w:hint="eastAsia"/>
              <w:color w:val="000000"/>
              <w:lang w:eastAsia="zh"/>
              <w:woUserID w:val="2"/>
            </w:rPr>
            <w:delText>-</w:delText>
          </w:r>
        </w:del>
      </w:ins>
      <w:ins w:id="1046" w:author="Vance xu" w:date="2026-09-15T09:51:28Z">
        <w:del w:id="1047" w:author="Henry" w:date="2026-09-15T11:47:07Z">
          <w:r>
            <w:rPr>
              <w:rFonts w:hint="eastAsia"/>
              <w:color w:val="000000"/>
              <w:lang w:eastAsia="zh"/>
              <w:woUserID w:val="2"/>
            </w:rPr>
            <w:delText>**</w:delText>
          </w:r>
        </w:del>
      </w:ins>
      <w:ins w:id="1048" w:author="Vance xu" w:date="2026-09-15T09:51:34Z">
        <w:del w:id="1049" w:author="Henry" w:date="2026-09-15T11:47:07Z">
          <w:r>
            <w:rPr>
              <w:rFonts w:hint="eastAsia"/>
              <w:color w:val="000000"/>
              <w:lang w:eastAsia="zh"/>
              <w:woUserID w:val="2"/>
            </w:rPr>
            <w:delText>部</w:delText>
          </w:r>
        </w:del>
      </w:ins>
      <w:ins w:id="1050" w:author="Vance xu" w:date="2026-09-15T09:48:20Z">
        <w:del w:id="1051" w:author="Henry" w:date="2026-09-15T11:47:07Z">
          <w:r>
            <w:rPr>
              <w:rFonts w:hint="eastAsia"/>
              <w:color w:val="000000"/>
              <w:lang w:eastAsia="zh"/>
              <w:woUserID w:val="2"/>
            </w:rPr>
            <w:delText>”</w:delText>
          </w:r>
        </w:del>
      </w:ins>
      <w:ins w:id="1052" w:author="Vance xu" w:date="2026-09-15T09:48:34Z">
        <w:del w:id="1053" w:author="Henry" w:date="2026-09-15T11:47:07Z">
          <w:r>
            <w:rPr>
              <w:rFonts w:hint="eastAsia"/>
              <w:color w:val="000000"/>
              <w:lang w:eastAsia="zh"/>
              <w:woUserID w:val="2"/>
            </w:rPr>
            <w:delText>、</w:delText>
          </w:r>
        </w:del>
      </w:ins>
      <w:ins w:id="1054" w:author="Vance xu" w:date="2026-09-15T09:48:35Z">
        <w:del w:id="1055" w:author="Henry" w:date="2026-09-15T11:47:07Z">
          <w:r>
            <w:rPr>
              <w:rFonts w:hint="eastAsia"/>
              <w:color w:val="000000"/>
              <w:lang w:eastAsia="zh"/>
              <w:woUserID w:val="2"/>
            </w:rPr>
            <w:delText>“</w:delText>
          </w:r>
        </w:del>
      </w:ins>
      <w:ins w:id="1056" w:author="Vance xu" w:date="2026-09-15T09:48:39Z">
        <w:del w:id="1057" w:author="Henry" w:date="2026-09-15T11:47:07Z">
          <w:r>
            <w:rPr>
              <w:rFonts w:hint="eastAsia"/>
              <w:color w:val="000000"/>
              <w:lang w:eastAsia="zh"/>
              <w:woUserID w:val="2"/>
            </w:rPr>
            <w:delText>国网</w:delText>
          </w:r>
        </w:del>
      </w:ins>
      <w:ins w:id="1058" w:author="Vance xu" w:date="2026-09-15T09:48:51Z">
        <w:del w:id="1059" w:author="Henry" w:date="2026-09-15T11:47:07Z">
          <w:r>
            <w:rPr>
              <w:rFonts w:hint="eastAsia"/>
              <w:color w:val="000000"/>
              <w:lang w:eastAsia="zh"/>
              <w:woUserID w:val="2"/>
            </w:rPr>
            <w:delText>**</w:delText>
          </w:r>
        </w:del>
      </w:ins>
      <w:ins w:id="1060" w:author="Vance xu" w:date="2026-09-15T09:48:56Z">
        <w:del w:id="1061" w:author="Henry" w:date="2026-09-15T11:47:07Z">
          <w:r>
            <w:rPr>
              <w:rFonts w:hint="eastAsia"/>
              <w:color w:val="000000"/>
              <w:lang w:eastAsia="zh"/>
              <w:woUserID w:val="2"/>
            </w:rPr>
            <w:delText>部</w:delText>
          </w:r>
        </w:del>
      </w:ins>
      <w:ins w:id="1062" w:author="Vance xu" w:date="2026-09-15T09:48:35Z">
        <w:del w:id="1063" w:author="Henry" w:date="2026-09-15T11:47:07Z">
          <w:r>
            <w:rPr>
              <w:rFonts w:hint="eastAsia"/>
              <w:color w:val="000000"/>
              <w:lang w:eastAsia="zh"/>
              <w:woUserID w:val="2"/>
            </w:rPr>
            <w:delText>”</w:delText>
          </w:r>
        </w:del>
      </w:ins>
      <w:ins w:id="1064" w:author="Vance xu" w:date="2026-09-15T10:02:19Z">
        <w:del w:id="1065" w:author="Henry" w:date="2026-09-15T11:47:07Z">
          <w:r>
            <w:rPr>
              <w:rFonts w:hint="eastAsia"/>
              <w:color w:val="000000"/>
              <w:lang w:eastAsia="zh"/>
              <w:woUserID w:val="2"/>
            </w:rPr>
            <w:delText>“省公司物资部”</w:delText>
          </w:r>
        </w:del>
      </w:ins>
      <w:ins w:id="1066" w:author="Vance xu" w:date="2026-09-15T09:49:42Z">
        <w:del w:id="1067" w:author="Henry" w:date="2026-09-15T11:47:07Z">
          <w:r>
            <w:rPr>
              <w:rFonts w:hint="eastAsia"/>
              <w:color w:val="000000"/>
              <w:lang w:eastAsia="zh"/>
              <w:woUserID w:val="2"/>
            </w:rPr>
            <w:delText>等</w:delText>
          </w:r>
        </w:del>
      </w:ins>
      <w:ins w:id="1068" w:author="Vance xu" w:date="2026-09-15T09:49:46Z">
        <w:del w:id="1069" w:author="Henry" w:date="2026-09-15T11:47:07Z">
          <w:r>
            <w:rPr>
              <w:rFonts w:hint="eastAsia"/>
              <w:color w:val="000000"/>
              <w:lang w:eastAsia="zh"/>
              <w:woUserID w:val="2"/>
            </w:rPr>
            <w:delText>字段</w:delText>
          </w:r>
        </w:del>
      </w:ins>
      <w:ins w:id="1070" w:author="Vance xu" w:date="2026-09-15T09:49:48Z">
        <w:del w:id="1071" w:author="Henry" w:date="2026-09-15T11:47:07Z">
          <w:r>
            <w:rPr>
              <w:rFonts w:hint="eastAsia"/>
              <w:color w:val="000000"/>
              <w:lang w:eastAsia="zh"/>
              <w:woUserID w:val="2"/>
            </w:rPr>
            <w:delText>，</w:delText>
          </w:r>
        </w:del>
      </w:ins>
      <w:ins w:id="1072" w:author="Vance xu" w:date="2026-09-15T09:49:50Z">
        <w:del w:id="1073" w:author="Henry" w:date="2026-09-15T11:47:07Z">
          <w:r>
            <w:rPr>
              <w:rFonts w:hint="eastAsia"/>
              <w:color w:val="000000"/>
              <w:lang w:eastAsia="zh"/>
              <w:woUserID w:val="2"/>
            </w:rPr>
            <w:delText>仅有</w:delText>
          </w:r>
        </w:del>
      </w:ins>
      <w:ins w:id="1074" w:author="Vance xu" w:date="2026-09-15T09:50:22Z">
        <w:del w:id="1075" w:author="Henry" w:date="2026-09-15T11:47:07Z">
          <w:r>
            <w:rPr>
              <w:rFonts w:hint="eastAsia"/>
              <w:color w:val="000000"/>
              <w:lang w:eastAsia="zh"/>
              <w:woUserID w:val="2"/>
            </w:rPr>
            <w:delText>省公司</w:delText>
          </w:r>
        </w:del>
      </w:ins>
      <w:ins w:id="1076" w:author="Vance xu" w:date="2026-09-15T09:50:33Z">
        <w:del w:id="1077" w:author="Henry" w:date="2026-09-15T11:47:07Z">
          <w:r>
            <w:rPr>
              <w:rFonts w:hint="eastAsia"/>
              <w:color w:val="000000"/>
              <w:lang w:eastAsia="zh"/>
              <w:woUserID w:val="2"/>
            </w:rPr>
            <w:delText>这</w:delText>
          </w:r>
        </w:del>
      </w:ins>
      <w:ins w:id="1078" w:author="Vance xu" w:date="2026-09-15T09:50:34Z">
        <w:del w:id="1079" w:author="Henry" w:date="2026-09-15T11:47:07Z">
          <w:r>
            <w:rPr>
              <w:rFonts w:hint="eastAsia"/>
              <w:color w:val="000000"/>
              <w:lang w:eastAsia="zh"/>
              <w:woUserID w:val="2"/>
            </w:rPr>
            <w:delText>一级</w:delText>
          </w:r>
        </w:del>
      </w:ins>
      <w:ins w:id="1080" w:author="Vance xu" w:date="2026-09-15T09:50:36Z">
        <w:del w:id="1081" w:author="Henry" w:date="2026-09-15T11:47:07Z">
          <w:r>
            <w:rPr>
              <w:rFonts w:hint="eastAsia"/>
              <w:color w:val="000000"/>
              <w:lang w:eastAsia="zh"/>
              <w:woUserID w:val="2"/>
            </w:rPr>
            <w:delText>适用</w:delText>
          </w:r>
        </w:del>
      </w:ins>
      <w:ins w:id="1082" w:author="Vance xu" w:date="2026-09-15T09:50:38Z">
        <w:del w:id="1083" w:author="Henry" w:date="2026-09-15T11:47:07Z">
          <w:r>
            <w:rPr>
              <w:rFonts w:hint="eastAsia"/>
              <w:color w:val="000000"/>
              <w:lang w:eastAsia="zh"/>
              <w:woUserID w:val="2"/>
            </w:rPr>
            <w:delText>，</w:delText>
          </w:r>
        </w:del>
      </w:ins>
      <w:ins w:id="1084" w:author="Vance xu" w:date="2026-09-15T10:04:50Z">
        <w:del w:id="1085" w:author="Henry" w:date="2026-09-15T11:47:07Z">
          <w:r>
            <w:rPr>
              <w:rFonts w:hint="eastAsia"/>
              <w:color w:val="000000"/>
              <w:lang w:eastAsia="zh"/>
              <w:woUserID w:val="2"/>
            </w:rPr>
            <w:delText>在</w:delText>
          </w:r>
        </w:del>
      </w:ins>
      <w:ins w:id="1086" w:author="Vance xu" w:date="2026-09-15T09:51:07Z">
        <w:del w:id="1087" w:author="Henry" w:date="2026-09-15T11:47:07Z">
          <w:r>
            <w:rPr>
              <w:rFonts w:hint="eastAsia"/>
              <w:color w:val="000000"/>
              <w:lang w:eastAsia="zh"/>
              <w:woUserID w:val="2"/>
            </w:rPr>
            <w:delText>其他</w:delText>
          </w:r>
        </w:del>
      </w:ins>
      <w:ins w:id="1088" w:author="Vance xu" w:date="2026-09-15T09:51:09Z">
        <w:del w:id="1089" w:author="Henry" w:date="2026-09-15T11:47:07Z">
          <w:r>
            <w:rPr>
              <w:rFonts w:hint="eastAsia"/>
              <w:color w:val="000000"/>
              <w:lang w:eastAsia="zh"/>
              <w:woUserID w:val="2"/>
            </w:rPr>
            <w:delText>下属</w:delText>
          </w:r>
        </w:del>
      </w:ins>
      <w:ins w:id="1090" w:author="Vance xu" w:date="2026-09-15T09:51:13Z">
        <w:del w:id="1091" w:author="Henry" w:date="2026-09-15T11:47:07Z">
          <w:r>
            <w:rPr>
              <w:rFonts w:hint="eastAsia"/>
              <w:color w:val="000000"/>
              <w:lang w:eastAsia="zh"/>
              <w:woUserID w:val="2"/>
            </w:rPr>
            <w:delText>公司</w:delText>
          </w:r>
        </w:del>
      </w:ins>
      <w:ins w:id="1092" w:author="Vance xu" w:date="2026-09-15T10:05:14Z">
        <w:del w:id="1093" w:author="Henry" w:date="2026-09-15T11:47:07Z">
          <w:r>
            <w:rPr>
              <w:rFonts w:hint="eastAsia"/>
              <w:color w:val="000000"/>
              <w:lang w:eastAsia="zh"/>
              <w:woUserID w:val="2"/>
            </w:rPr>
            <w:delText>的</w:delText>
          </w:r>
        </w:del>
      </w:ins>
      <w:ins w:id="1094" w:author="Vance xu" w:date="2026-09-15T10:05:27Z">
        <w:del w:id="1095" w:author="Henry" w:date="2026-09-15T11:47:07Z">
          <w:r>
            <w:rPr>
              <w:rFonts w:hint="eastAsia"/>
              <w:color w:val="000000"/>
              <w:lang w:eastAsia="zh"/>
              <w:woUserID w:val="2"/>
            </w:rPr>
            <w:delText>岗位</w:delText>
          </w:r>
        </w:del>
      </w:ins>
      <w:ins w:id="1096" w:author="Vance xu" w:date="2026-09-15T10:05:29Z">
        <w:del w:id="1097" w:author="Henry" w:date="2026-09-15T11:47:07Z">
          <w:r>
            <w:rPr>
              <w:rFonts w:hint="eastAsia"/>
              <w:color w:val="000000"/>
              <w:lang w:eastAsia="zh"/>
              <w:woUserID w:val="2"/>
            </w:rPr>
            <w:delText>责任</w:delText>
          </w:r>
        </w:del>
      </w:ins>
      <w:ins w:id="1098" w:author="Vance xu" w:date="2026-09-15T10:05:31Z">
        <w:del w:id="1099" w:author="Henry" w:date="2026-09-15T11:47:07Z">
          <w:r>
            <w:rPr>
              <w:rFonts w:hint="eastAsia"/>
              <w:color w:val="000000"/>
              <w:lang w:eastAsia="zh"/>
              <w:woUserID w:val="2"/>
            </w:rPr>
            <w:delText>清单</w:delText>
          </w:r>
        </w:del>
      </w:ins>
      <w:ins w:id="1100" w:author="Vance xu" w:date="2026-09-15T10:05:32Z">
        <w:del w:id="1101" w:author="Henry" w:date="2026-09-15T11:47:07Z">
          <w:r>
            <w:rPr>
              <w:rFonts w:hint="eastAsia"/>
              <w:color w:val="000000"/>
              <w:lang w:eastAsia="zh"/>
              <w:woUserID w:val="2"/>
            </w:rPr>
            <w:delText>和</w:delText>
          </w:r>
        </w:del>
      </w:ins>
      <w:ins w:id="1102" w:author="Vance xu" w:date="2026-09-15T10:05:35Z">
        <w:del w:id="1103" w:author="Henry" w:date="2026-09-15T11:47:07Z">
          <w:r>
            <w:rPr>
              <w:rFonts w:hint="eastAsia"/>
              <w:color w:val="000000"/>
              <w:lang w:eastAsia="zh"/>
              <w:woUserID w:val="2"/>
            </w:rPr>
            <w:delText>不相容</w:delText>
          </w:r>
        </w:del>
      </w:ins>
      <w:ins w:id="1104" w:author="Vance xu" w:date="2026-09-15T10:05:36Z">
        <w:del w:id="1105" w:author="Henry" w:date="2026-09-15T11:47:07Z">
          <w:r>
            <w:rPr>
              <w:rFonts w:hint="eastAsia"/>
              <w:color w:val="000000"/>
              <w:lang w:eastAsia="zh"/>
              <w:woUserID w:val="2"/>
            </w:rPr>
            <w:delText>岗位</w:delText>
          </w:r>
        </w:del>
      </w:ins>
      <w:ins w:id="1106" w:author="Vance xu" w:date="2026-09-15T10:05:37Z">
        <w:del w:id="1107" w:author="Henry" w:date="2026-09-15T11:47:07Z">
          <w:r>
            <w:rPr>
              <w:rFonts w:hint="eastAsia"/>
              <w:color w:val="000000"/>
              <w:lang w:eastAsia="zh"/>
              <w:woUserID w:val="2"/>
            </w:rPr>
            <w:delText>清单</w:delText>
          </w:r>
        </w:del>
      </w:ins>
      <w:ins w:id="1108" w:author="Vance xu" w:date="2026-09-15T09:51:15Z">
        <w:del w:id="1109" w:author="Henry" w:date="2026-09-15T11:47:07Z">
          <w:r>
            <w:rPr>
              <w:rFonts w:hint="eastAsia"/>
              <w:color w:val="000000"/>
              <w:lang w:eastAsia="zh"/>
              <w:woUserID w:val="2"/>
            </w:rPr>
            <w:delText>不适用</w:delText>
          </w:r>
        </w:del>
      </w:ins>
      <w:ins w:id="1110" w:author="Vance xu" w:date="2026-09-15T09:51:17Z">
        <w:del w:id="1111" w:author="Henry" w:date="2026-09-15T11:47:07Z">
          <w:r>
            <w:rPr>
              <w:rFonts w:hint="eastAsia"/>
              <w:color w:val="000000"/>
              <w:lang w:eastAsia="zh"/>
              <w:woUserID w:val="2"/>
            </w:rPr>
            <w:delText>；</w:delText>
          </w:r>
        </w:del>
      </w:ins>
      <w:ins w:id="1112" w:author="Vance xu" w:date="2026-09-15T09:53:04Z">
        <w:del w:id="1113" w:author="Henry" w:date="2026-09-15T11:47:07Z">
          <w:r>
            <w:rPr>
              <w:rFonts w:hint="eastAsia"/>
              <w:color w:val="000000"/>
              <w:lang w:eastAsia="zh"/>
              <w:woUserID w:val="2"/>
            </w:rPr>
            <w:delText>仅</w:delText>
          </w:r>
        </w:del>
      </w:ins>
      <w:ins w:id="1114" w:author="Vance xu" w:date="2026-09-15T09:53:05Z">
        <w:del w:id="1115" w:author="Henry" w:date="2026-09-15T11:47:07Z">
          <w:r>
            <w:rPr>
              <w:rFonts w:hint="eastAsia"/>
              <w:color w:val="000000"/>
              <w:lang w:eastAsia="zh"/>
              <w:woUserID w:val="2"/>
            </w:rPr>
            <w:delText>出现</w:delText>
          </w:r>
        </w:del>
      </w:ins>
      <w:ins w:id="1116" w:author="Vance xu" w:date="2026-09-15T09:53:06Z">
        <w:del w:id="1117" w:author="Henry" w:date="2026-09-15T11:47:07Z">
          <w:r>
            <w:rPr>
              <w:rFonts w:hint="eastAsia"/>
              <w:color w:val="000000"/>
              <w:lang w:eastAsia="zh"/>
              <w:woUserID w:val="2"/>
            </w:rPr>
            <w:delText>“</w:delText>
          </w:r>
        </w:del>
      </w:ins>
      <w:ins w:id="1118" w:author="Vance xu" w:date="2026-09-15T09:53:07Z">
        <w:del w:id="1119" w:author="Henry" w:date="2026-09-15T11:47:07Z">
          <w:r>
            <w:rPr>
              <w:rFonts w:hint="eastAsia"/>
              <w:color w:val="000000"/>
              <w:lang w:eastAsia="zh"/>
              <w:woUserID w:val="2"/>
            </w:rPr>
            <w:delText>供服中心</w:delText>
          </w:r>
        </w:del>
      </w:ins>
      <w:ins w:id="1120" w:author="Vance xu" w:date="2026-09-15T09:53:06Z">
        <w:del w:id="1121" w:author="Henry" w:date="2026-09-15T11:47:07Z">
          <w:r>
            <w:rPr>
              <w:rFonts w:hint="eastAsia"/>
              <w:color w:val="000000"/>
              <w:lang w:eastAsia="zh"/>
              <w:woUserID w:val="2"/>
            </w:rPr>
            <w:delText>”</w:delText>
          </w:r>
        </w:del>
      </w:ins>
      <w:ins w:id="1122" w:author="Vance xu" w:date="2026-09-15T10:00:45Z">
        <w:del w:id="1123" w:author="Henry" w:date="2026-09-15T11:47:07Z">
          <w:r>
            <w:rPr>
              <w:rFonts w:hint="eastAsia"/>
              <w:color w:val="000000"/>
              <w:lang w:eastAsia="zh"/>
              <w:woUserID w:val="2"/>
            </w:rPr>
            <w:delText>“</w:delText>
          </w:r>
        </w:del>
      </w:ins>
      <w:ins w:id="1124" w:author="Vance xu" w:date="2026-09-15T10:00:48Z">
        <w:del w:id="1125" w:author="Henry" w:date="2026-09-15T11:47:07Z">
          <w:r>
            <w:rPr>
              <w:rFonts w:hint="eastAsia"/>
              <w:color w:val="000000"/>
              <w:lang w:eastAsia="zh"/>
              <w:woUserID w:val="2"/>
            </w:rPr>
            <w:delText>省供服中心</w:delText>
          </w:r>
        </w:del>
      </w:ins>
      <w:ins w:id="1126" w:author="Vance xu" w:date="2026-09-15T10:00:45Z">
        <w:del w:id="1127" w:author="Henry" w:date="2026-09-15T11:47:07Z">
          <w:r>
            <w:rPr>
              <w:rFonts w:hint="eastAsia"/>
              <w:color w:val="000000"/>
              <w:lang w:eastAsia="zh"/>
              <w:woUserID w:val="2"/>
            </w:rPr>
            <w:delText>”</w:delText>
          </w:r>
        </w:del>
      </w:ins>
      <w:ins w:id="1128" w:author="Vance xu" w:date="2026-09-15T09:53:10Z">
        <w:del w:id="1129" w:author="Henry" w:date="2026-09-15T11:47:07Z">
          <w:r>
            <w:rPr>
              <w:rFonts w:hint="eastAsia"/>
              <w:color w:val="000000"/>
              <w:lang w:eastAsia="zh"/>
              <w:woUserID w:val="2"/>
            </w:rPr>
            <w:delText>，只有</w:delText>
          </w:r>
        </w:del>
      </w:ins>
      <w:ins w:id="1130" w:author="Vance xu" w:date="2026-09-15T09:53:23Z">
        <w:del w:id="1131" w:author="Henry" w:date="2026-09-15T11:47:07Z">
          <w:r>
            <w:rPr>
              <w:rFonts w:hint="eastAsia"/>
              <w:color w:val="000000"/>
              <w:lang w:eastAsia="zh"/>
              <w:woUserID w:val="2"/>
            </w:rPr>
            <w:delText>“</w:delText>
          </w:r>
        </w:del>
      </w:ins>
      <w:ins w:id="1132" w:author="Vance xu" w:date="2026-09-15T09:53:12Z">
        <w:del w:id="1133" w:author="Henry" w:date="2026-09-15T11:47:07Z">
          <w:r>
            <w:rPr>
              <w:rFonts w:hint="eastAsia"/>
              <w:color w:val="000000"/>
              <w:lang w:eastAsia="zh"/>
              <w:woUserID w:val="2"/>
            </w:rPr>
            <w:delText>供服中心</w:delText>
          </w:r>
        </w:del>
      </w:ins>
      <w:ins w:id="1134" w:author="Vance xu" w:date="2026-09-15T09:53:26Z">
        <w:del w:id="1135" w:author="Henry" w:date="2026-09-15T11:47:07Z">
          <w:r>
            <w:rPr>
              <w:rFonts w:hint="eastAsia"/>
              <w:color w:val="000000"/>
              <w:lang w:eastAsia="zh"/>
              <w:woUserID w:val="2"/>
            </w:rPr>
            <w:delText>”</w:delText>
          </w:r>
        </w:del>
      </w:ins>
      <w:ins w:id="1136" w:author="Vance xu" w:date="2026-09-15T09:53:28Z">
        <w:del w:id="1137" w:author="Henry" w:date="2026-09-15T11:47:07Z">
          <w:r>
            <w:rPr>
              <w:rFonts w:hint="eastAsia"/>
              <w:color w:val="000000"/>
              <w:lang w:eastAsia="zh"/>
              <w:woUserID w:val="2"/>
            </w:rPr>
            <w:delText>这个</w:delText>
          </w:r>
        </w:del>
      </w:ins>
      <w:ins w:id="1138" w:author="Vance xu" w:date="2026-09-15T09:53:29Z">
        <w:del w:id="1139" w:author="Henry" w:date="2026-09-15T11:47:07Z">
          <w:r>
            <w:rPr>
              <w:rFonts w:hint="eastAsia"/>
              <w:color w:val="000000"/>
              <w:lang w:eastAsia="zh"/>
              <w:woUserID w:val="2"/>
            </w:rPr>
            <w:delText>会计</w:delText>
          </w:r>
        </w:del>
      </w:ins>
      <w:ins w:id="1140" w:author="Vance xu" w:date="2026-09-15T09:53:30Z">
        <w:del w:id="1141" w:author="Henry" w:date="2026-09-15T11:47:07Z">
          <w:r>
            <w:rPr>
              <w:rFonts w:hint="eastAsia"/>
              <w:color w:val="000000"/>
              <w:lang w:eastAsia="zh"/>
              <w:woUserID w:val="2"/>
            </w:rPr>
            <w:delText>主体</w:delText>
          </w:r>
        </w:del>
      </w:ins>
      <w:ins w:id="1142" w:author="Vance xu" w:date="2026-09-15T10:05:49Z">
        <w:del w:id="1143" w:author="Henry" w:date="2026-09-15T11:47:07Z">
          <w:r>
            <w:rPr>
              <w:rFonts w:hint="eastAsia"/>
              <w:color w:val="000000"/>
              <w:lang w:eastAsia="zh"/>
              <w:woUserID w:val="2"/>
            </w:rPr>
            <w:delText>的岗位责任清单和不相容岗位清单</w:delText>
          </w:r>
        </w:del>
      </w:ins>
      <w:ins w:id="1144" w:author="Vance xu" w:date="2026-09-15T09:57:18Z">
        <w:del w:id="1145" w:author="Henry" w:date="2026-09-15T11:47:07Z">
          <w:r>
            <w:rPr>
              <w:rFonts w:hint="eastAsia"/>
              <w:color w:val="000000"/>
              <w:lang w:eastAsia="zh"/>
              <w:woUserID w:val="2"/>
            </w:rPr>
            <w:delText>适用</w:delText>
          </w:r>
        </w:del>
      </w:ins>
      <w:ins w:id="1146" w:author="Vance xu" w:date="2026-09-15T09:56:18Z">
        <w:del w:id="1147" w:author="Henry" w:date="2026-09-15T11:47:07Z">
          <w:r>
            <w:rPr>
              <w:rFonts w:hint="eastAsia"/>
              <w:color w:val="000000"/>
              <w:lang w:eastAsia="zh"/>
              <w:woUserID w:val="2"/>
            </w:rPr>
            <w:delText>。</w:delText>
          </w:r>
        </w:del>
      </w:ins>
      <w:ins w:id="1148" w:author="Vance xu" w:date="2026-09-15T09:57:44Z">
        <w:del w:id="1149" w:author="Henry" w:date="2026-09-15T11:47:07Z">
          <w:r>
            <w:rPr>
              <w:rFonts w:hint="eastAsia"/>
              <w:color w:val="000000"/>
              <w:lang w:eastAsia="zh"/>
              <w:woUserID w:val="2"/>
            </w:rPr>
            <w:delText>仅</w:delText>
          </w:r>
        </w:del>
      </w:ins>
      <w:ins w:id="1150" w:author="Vance xu" w:date="2026-09-15T09:57:45Z">
        <w:del w:id="1151" w:author="Henry" w:date="2026-09-15T11:47:07Z">
          <w:r>
            <w:rPr>
              <w:rFonts w:hint="eastAsia"/>
              <w:color w:val="000000"/>
              <w:lang w:eastAsia="zh"/>
              <w:woUserID w:val="2"/>
            </w:rPr>
            <w:delText>出现</w:delText>
          </w:r>
        </w:del>
      </w:ins>
      <w:ins w:id="1152" w:author="Vance xu" w:date="2026-09-15T09:57:46Z">
        <w:del w:id="1153" w:author="Henry" w:date="2026-09-15T11:47:07Z">
          <w:r>
            <w:rPr>
              <w:rFonts w:hint="eastAsia"/>
              <w:color w:val="000000"/>
              <w:lang w:eastAsia="zh"/>
              <w:woUserID w:val="2"/>
            </w:rPr>
            <w:delText>“</w:delText>
          </w:r>
        </w:del>
      </w:ins>
      <w:ins w:id="1154" w:author="Vance xu" w:date="2026-09-15T09:57:47Z">
        <w:del w:id="1155" w:author="Henry" w:date="2026-09-15T11:47:07Z">
          <w:r>
            <w:rPr>
              <w:rFonts w:hint="eastAsia"/>
              <w:color w:val="000000"/>
              <w:lang w:eastAsia="zh"/>
              <w:woUserID w:val="2"/>
            </w:rPr>
            <w:delText>物资公司</w:delText>
          </w:r>
        </w:del>
      </w:ins>
      <w:ins w:id="1156" w:author="Vance xu" w:date="2026-09-15T09:57:58Z">
        <w:del w:id="1157" w:author="Henry" w:date="2026-09-15T11:47:07Z">
          <w:r>
            <w:rPr>
              <w:rFonts w:hint="eastAsia"/>
              <w:color w:val="000000"/>
              <w:lang w:eastAsia="zh"/>
              <w:woUserID w:val="2"/>
            </w:rPr>
            <w:delText>-</w:delText>
          </w:r>
        </w:del>
      </w:ins>
      <w:ins w:id="1158" w:author="Vance xu" w:date="2026-09-15T09:57:59Z">
        <w:del w:id="1159" w:author="Henry" w:date="2026-09-15T11:47:07Z">
          <w:r>
            <w:rPr>
              <w:rFonts w:hint="eastAsia"/>
              <w:color w:val="000000"/>
              <w:lang w:eastAsia="zh"/>
              <w:woUserID w:val="2"/>
            </w:rPr>
            <w:delText>*</w:delText>
          </w:r>
        </w:del>
      </w:ins>
      <w:ins w:id="1160" w:author="Vance xu" w:date="2026-09-15T09:58:00Z">
        <w:del w:id="1161" w:author="Henry" w:date="2026-09-15T11:47:07Z">
          <w:r>
            <w:rPr>
              <w:rFonts w:hint="eastAsia"/>
              <w:color w:val="000000"/>
              <w:lang w:eastAsia="zh"/>
              <w:woUserID w:val="2"/>
            </w:rPr>
            <w:delText>部</w:delText>
          </w:r>
        </w:del>
      </w:ins>
      <w:ins w:id="1162" w:author="Vance xu" w:date="2026-09-15T09:57:46Z">
        <w:del w:id="1163" w:author="Henry" w:date="2026-09-15T11:47:07Z">
          <w:r>
            <w:rPr>
              <w:rFonts w:hint="eastAsia"/>
              <w:color w:val="000000"/>
              <w:lang w:eastAsia="zh"/>
              <w:woUserID w:val="2"/>
            </w:rPr>
            <w:delText>”</w:delText>
          </w:r>
        </w:del>
      </w:ins>
      <w:ins w:id="1164" w:author="Vance xu" w:date="2026-09-15T09:58:02Z">
        <w:del w:id="1165" w:author="Henry" w:date="2026-09-15T11:47:07Z">
          <w:r>
            <w:rPr>
              <w:rFonts w:hint="eastAsia"/>
              <w:color w:val="000000"/>
              <w:lang w:eastAsia="zh"/>
              <w:woUserID w:val="2"/>
            </w:rPr>
            <w:delText>，只有</w:delText>
          </w:r>
        </w:del>
      </w:ins>
      <w:ins w:id="1166" w:author="Vance xu" w:date="2026-09-15T09:58:04Z">
        <w:del w:id="1167" w:author="Henry" w:date="2026-09-15T11:47:07Z">
          <w:r>
            <w:rPr>
              <w:rFonts w:hint="eastAsia"/>
              <w:color w:val="000000"/>
              <w:lang w:eastAsia="zh"/>
              <w:woUserID w:val="2"/>
            </w:rPr>
            <w:delText>“物资</w:delText>
          </w:r>
        </w:del>
      </w:ins>
      <w:ins w:id="1168" w:author="Vance xu" w:date="2026-09-15T09:58:05Z">
        <w:del w:id="1169" w:author="Henry" w:date="2026-09-15T11:47:07Z">
          <w:r>
            <w:rPr>
              <w:rFonts w:hint="eastAsia"/>
              <w:color w:val="000000"/>
              <w:lang w:eastAsia="zh"/>
              <w:woUserID w:val="2"/>
            </w:rPr>
            <w:delText>公司</w:delText>
          </w:r>
        </w:del>
      </w:ins>
      <w:ins w:id="1170" w:author="Vance xu" w:date="2026-09-15T09:58:04Z">
        <w:del w:id="1171" w:author="Henry" w:date="2026-09-15T11:47:07Z">
          <w:r>
            <w:rPr>
              <w:rFonts w:hint="eastAsia"/>
              <w:color w:val="000000"/>
              <w:lang w:eastAsia="zh"/>
              <w:woUserID w:val="2"/>
            </w:rPr>
            <w:delText>”</w:delText>
          </w:r>
        </w:del>
      </w:ins>
      <w:ins w:id="1172" w:author="Vance xu" w:date="2026-09-15T10:05:57Z">
        <w:del w:id="1173" w:author="Henry" w:date="2026-09-15T11:47:07Z">
          <w:r>
            <w:rPr>
              <w:rFonts w:hint="eastAsia"/>
              <w:color w:val="000000"/>
              <w:lang w:eastAsia="zh"/>
              <w:woUserID w:val="2"/>
            </w:rPr>
            <w:delText>的岗位责任清单和不相容岗位清单</w:delText>
          </w:r>
        </w:del>
      </w:ins>
      <w:ins w:id="1174" w:author="Vance xu" w:date="2026-09-15T09:58:09Z">
        <w:del w:id="1175" w:author="Henry" w:date="2026-09-15T11:47:07Z">
          <w:r>
            <w:rPr>
              <w:rFonts w:hint="eastAsia"/>
              <w:color w:val="000000"/>
              <w:lang w:eastAsia="zh"/>
              <w:woUserID w:val="2"/>
            </w:rPr>
            <w:delText>适用</w:delText>
          </w:r>
        </w:del>
      </w:ins>
      <w:ins w:id="1176" w:author="Vance xu" w:date="2026-09-15T09:58:19Z">
        <w:del w:id="1177" w:author="Henry" w:date="2026-09-15T11:47:07Z">
          <w:r>
            <w:rPr>
              <w:rFonts w:hint="eastAsia"/>
              <w:color w:val="000000"/>
              <w:lang w:eastAsia="zh"/>
              <w:woUserID w:val="2"/>
            </w:rPr>
            <w:delText>。仅</w:delText>
          </w:r>
        </w:del>
      </w:ins>
      <w:ins w:id="1178" w:author="Vance xu" w:date="2026-09-15T09:58:21Z">
        <w:del w:id="1179" w:author="Henry" w:date="2026-09-15T11:47:07Z">
          <w:r>
            <w:rPr>
              <w:rFonts w:hint="eastAsia"/>
              <w:color w:val="000000"/>
              <w:lang w:eastAsia="zh"/>
              <w:woUserID w:val="2"/>
            </w:rPr>
            <w:delText>出现</w:delText>
          </w:r>
        </w:del>
      </w:ins>
      <w:ins w:id="1180" w:author="Vance xu" w:date="2026-09-15T09:58:22Z">
        <w:del w:id="1181" w:author="Henry" w:date="2026-09-15T11:47:07Z">
          <w:r>
            <w:rPr>
              <w:rFonts w:hint="eastAsia"/>
              <w:color w:val="000000"/>
              <w:lang w:eastAsia="zh"/>
              <w:woUserID w:val="2"/>
            </w:rPr>
            <w:delText>“</w:delText>
          </w:r>
        </w:del>
      </w:ins>
      <w:ins w:id="1182" w:author="Vance xu" w:date="2026-09-15T09:58:23Z">
        <w:del w:id="1183" w:author="Henry" w:date="2026-09-15T11:47:07Z">
          <w:r>
            <w:rPr>
              <w:rFonts w:hint="eastAsia"/>
              <w:color w:val="000000"/>
              <w:lang w:eastAsia="zh"/>
              <w:woUserID w:val="2"/>
            </w:rPr>
            <w:delText>建设</w:delText>
          </w:r>
        </w:del>
      </w:ins>
      <w:ins w:id="1184" w:author="Vance xu" w:date="2026-09-15T09:58:24Z">
        <w:del w:id="1185" w:author="Henry" w:date="2026-09-15T11:47:07Z">
          <w:r>
            <w:rPr>
              <w:rFonts w:hint="eastAsia"/>
              <w:color w:val="000000"/>
              <w:lang w:eastAsia="zh"/>
              <w:woUserID w:val="2"/>
            </w:rPr>
            <w:delText>公司</w:delText>
          </w:r>
        </w:del>
      </w:ins>
      <w:ins w:id="1186" w:author="Vance xu" w:date="2026-09-15T09:58:34Z">
        <w:del w:id="1187" w:author="Henry" w:date="2026-09-15T11:47:07Z">
          <w:r>
            <w:rPr>
              <w:rFonts w:hint="eastAsia"/>
              <w:color w:val="000000"/>
              <w:lang w:eastAsia="zh"/>
              <w:woUserID w:val="2"/>
            </w:rPr>
            <w:delText>-*部</w:delText>
          </w:r>
        </w:del>
      </w:ins>
      <w:ins w:id="1188" w:author="Vance xu" w:date="2026-09-15T09:58:22Z">
        <w:del w:id="1189" w:author="Henry" w:date="2026-09-15T11:47:07Z">
          <w:r>
            <w:rPr>
              <w:rFonts w:hint="eastAsia"/>
              <w:color w:val="000000"/>
              <w:lang w:eastAsia="zh"/>
              <w:woUserID w:val="2"/>
            </w:rPr>
            <w:delText>”</w:delText>
          </w:r>
        </w:del>
      </w:ins>
      <w:ins w:id="1190" w:author="Vance xu" w:date="2026-09-15T09:58:37Z">
        <w:del w:id="1191" w:author="Henry" w:date="2026-09-15T11:47:07Z">
          <w:r>
            <w:rPr>
              <w:rFonts w:hint="eastAsia"/>
              <w:color w:val="000000"/>
              <w:lang w:eastAsia="zh"/>
              <w:woUserID w:val="2"/>
            </w:rPr>
            <w:delText>，</w:delText>
          </w:r>
        </w:del>
      </w:ins>
      <w:ins w:id="1192" w:author="Vance xu" w:date="2026-09-15T09:58:38Z">
        <w:del w:id="1193" w:author="Henry" w:date="2026-09-15T11:47:07Z">
          <w:r>
            <w:rPr>
              <w:rFonts w:hint="eastAsia"/>
              <w:color w:val="000000"/>
              <w:lang w:eastAsia="zh"/>
              <w:woUserID w:val="2"/>
            </w:rPr>
            <w:delText>只有</w:delText>
          </w:r>
        </w:del>
      </w:ins>
      <w:ins w:id="1194" w:author="Vance xu" w:date="2026-09-15T09:58:39Z">
        <w:del w:id="1195" w:author="Henry" w:date="2026-09-15T11:47:07Z">
          <w:r>
            <w:rPr>
              <w:rFonts w:hint="eastAsia"/>
              <w:color w:val="000000"/>
              <w:lang w:eastAsia="zh"/>
              <w:woUserID w:val="2"/>
            </w:rPr>
            <w:delText>“</w:delText>
          </w:r>
        </w:del>
      </w:ins>
      <w:ins w:id="1196" w:author="Vance xu" w:date="2026-09-15T09:58:40Z">
        <w:del w:id="1197" w:author="Henry" w:date="2026-09-15T11:47:07Z">
          <w:r>
            <w:rPr>
              <w:rFonts w:hint="eastAsia"/>
              <w:color w:val="000000"/>
              <w:lang w:eastAsia="zh"/>
              <w:woUserID w:val="2"/>
            </w:rPr>
            <w:delText>建设</w:delText>
          </w:r>
        </w:del>
      </w:ins>
      <w:ins w:id="1198" w:author="Vance xu" w:date="2026-09-15T09:58:41Z">
        <w:del w:id="1199" w:author="Henry" w:date="2026-09-15T11:47:07Z">
          <w:r>
            <w:rPr>
              <w:rFonts w:hint="eastAsia"/>
              <w:color w:val="000000"/>
              <w:lang w:eastAsia="zh"/>
              <w:woUserID w:val="2"/>
            </w:rPr>
            <w:delText>公司</w:delText>
          </w:r>
        </w:del>
      </w:ins>
      <w:ins w:id="1200" w:author="Vance xu" w:date="2026-09-15T09:58:39Z">
        <w:del w:id="1201" w:author="Henry" w:date="2026-09-15T11:47:07Z">
          <w:r>
            <w:rPr>
              <w:rFonts w:hint="eastAsia"/>
              <w:color w:val="000000"/>
              <w:lang w:eastAsia="zh"/>
              <w:woUserID w:val="2"/>
            </w:rPr>
            <w:delText>”</w:delText>
          </w:r>
        </w:del>
      </w:ins>
      <w:ins w:id="1202" w:author="Vance xu" w:date="2026-09-15T10:06:03Z">
        <w:del w:id="1203" w:author="Henry" w:date="2026-09-15T11:47:07Z">
          <w:r>
            <w:rPr>
              <w:rFonts w:hint="eastAsia"/>
              <w:color w:val="000000"/>
              <w:lang w:eastAsia="zh"/>
              <w:woUserID w:val="2"/>
            </w:rPr>
            <w:delText>的岗位责任清单和不相容岗位清单</w:delText>
          </w:r>
        </w:del>
      </w:ins>
      <w:ins w:id="1204" w:author="Vance xu" w:date="2026-09-15T09:58:47Z">
        <w:del w:id="1205" w:author="Henry" w:date="2026-09-15T11:47:07Z">
          <w:r>
            <w:rPr>
              <w:rFonts w:hint="eastAsia"/>
              <w:color w:val="000000"/>
              <w:lang w:eastAsia="zh"/>
              <w:woUserID w:val="2"/>
            </w:rPr>
            <w:delText>适用</w:delText>
          </w:r>
        </w:del>
      </w:ins>
      <w:ins w:id="1206" w:author="Vance xu" w:date="2026-09-15T09:58:49Z">
        <w:del w:id="1207" w:author="Henry" w:date="2026-09-15T11:47:07Z">
          <w:r>
            <w:rPr>
              <w:rFonts w:hint="eastAsia"/>
              <w:color w:val="000000"/>
              <w:lang w:eastAsia="zh"/>
              <w:woUserID w:val="2"/>
            </w:rPr>
            <w:delText>。</w:delText>
          </w:r>
        </w:del>
      </w:ins>
      <w:ins w:id="1208" w:author="Vance xu" w:date="2026-09-15T09:58:53Z">
        <w:del w:id="1209" w:author="Henry" w:date="2026-09-15T11:47:07Z">
          <w:r>
            <w:rPr>
              <w:rFonts w:hint="eastAsia"/>
              <w:color w:val="000000"/>
              <w:lang w:eastAsia="zh"/>
              <w:woUserID w:val="2"/>
            </w:rPr>
            <w:delText>仅出现</w:delText>
          </w:r>
        </w:del>
      </w:ins>
      <w:ins w:id="1210" w:author="Vance xu" w:date="2026-09-15T09:58:50Z">
        <w:del w:id="1211" w:author="Henry" w:date="2026-09-15T11:47:07Z">
          <w:r>
            <w:rPr>
              <w:rFonts w:hint="eastAsia"/>
              <w:color w:val="000000"/>
              <w:lang w:eastAsia="zh"/>
              <w:woUserID w:val="2"/>
            </w:rPr>
            <w:delText>“</w:delText>
          </w:r>
        </w:del>
      </w:ins>
      <w:ins w:id="1212" w:author="Vance xu" w:date="2026-09-15T09:59:46Z">
        <w:del w:id="1213" w:author="Henry" w:date="2026-09-15T11:47:07Z">
          <w:r>
            <w:rPr>
              <w:rFonts w:hint="eastAsia"/>
              <w:color w:val="000000"/>
              <w:lang w:eastAsia="zh"/>
              <w:woUserID w:val="2"/>
            </w:rPr>
            <w:delText>北京电力交易中心</w:delText>
          </w:r>
        </w:del>
      </w:ins>
      <w:ins w:id="1214" w:author="Vance xu" w:date="2026-09-15T09:58:50Z">
        <w:del w:id="1215" w:author="Henry" w:date="2026-09-15T11:47:07Z">
          <w:r>
            <w:rPr>
              <w:rFonts w:hint="eastAsia"/>
              <w:color w:val="000000"/>
              <w:lang w:eastAsia="zh"/>
              <w:woUserID w:val="2"/>
            </w:rPr>
            <w:delText>”</w:delText>
          </w:r>
        </w:del>
      </w:ins>
      <w:ins w:id="1216" w:author="Vance xu" w:date="2026-09-15T09:59:51Z">
        <w:del w:id="1217" w:author="Henry" w:date="2026-09-15T11:47:07Z">
          <w:r>
            <w:rPr>
              <w:rFonts w:hint="eastAsia"/>
              <w:color w:val="000000"/>
              <w:lang w:eastAsia="zh"/>
              <w:woUserID w:val="2"/>
            </w:rPr>
            <w:delText>，</w:delText>
          </w:r>
        </w:del>
      </w:ins>
      <w:ins w:id="1218" w:author="Vance xu" w:date="2026-09-15T10:06:08Z">
        <w:del w:id="1219" w:author="Henry" w:date="2026-09-15T11:47:07Z">
          <w:r>
            <w:rPr>
              <w:rFonts w:hint="eastAsia"/>
              <w:color w:val="000000"/>
              <w:lang w:eastAsia="zh"/>
              <w:woUserID w:val="2"/>
            </w:rPr>
            <w:delText>所有</w:delText>
          </w:r>
        </w:del>
      </w:ins>
      <w:ins w:id="1220" w:author="Vance xu" w:date="2026-09-15T10:06:09Z">
        <w:del w:id="1221" w:author="Henry" w:date="2026-09-15T11:47:07Z">
          <w:r>
            <w:rPr>
              <w:rFonts w:hint="eastAsia"/>
              <w:color w:val="000000"/>
              <w:lang w:eastAsia="zh"/>
              <w:woUserID w:val="2"/>
            </w:rPr>
            <w:delText>会计</w:delText>
          </w:r>
        </w:del>
      </w:ins>
      <w:ins w:id="1222" w:author="Vance xu" w:date="2026-09-15T10:06:10Z">
        <w:del w:id="1223" w:author="Henry" w:date="2026-09-15T11:47:07Z">
          <w:r>
            <w:rPr>
              <w:rFonts w:hint="eastAsia"/>
              <w:color w:val="000000"/>
              <w:lang w:eastAsia="zh"/>
              <w:woUserID w:val="2"/>
            </w:rPr>
            <w:delText>主体</w:delText>
          </w:r>
        </w:del>
      </w:ins>
      <w:ins w:id="1224" w:author="Vance xu" w:date="2026-09-15T09:59:57Z">
        <w:del w:id="1225" w:author="Henry" w:date="2026-09-15T11:47:07Z">
          <w:r>
            <w:rPr>
              <w:rFonts w:hint="eastAsia"/>
              <w:color w:val="000000"/>
              <w:lang w:eastAsia="zh"/>
              <w:woUserID w:val="2"/>
            </w:rPr>
            <w:delText>都不</w:delText>
          </w:r>
        </w:del>
      </w:ins>
      <w:ins w:id="1226" w:author="Vance xu" w:date="2026-09-15T09:59:59Z">
        <w:del w:id="1227" w:author="Henry" w:date="2026-09-15T11:47:07Z">
          <w:r>
            <w:rPr>
              <w:rFonts w:hint="eastAsia"/>
              <w:color w:val="000000"/>
              <w:lang w:eastAsia="zh"/>
              <w:woUserID w:val="2"/>
            </w:rPr>
            <w:delText>适用</w:delText>
          </w:r>
        </w:del>
      </w:ins>
      <w:ins w:id="1228" w:author="Vance xu" w:date="2026-09-15T10:00:00Z">
        <w:del w:id="1229" w:author="Henry" w:date="2026-09-15T11:47:07Z">
          <w:r>
            <w:rPr>
              <w:rFonts w:hint="eastAsia"/>
              <w:color w:val="000000"/>
              <w:lang w:eastAsia="zh"/>
              <w:woUserID w:val="2"/>
            </w:rPr>
            <w:delText>。</w:delText>
          </w:r>
        </w:del>
      </w:ins>
      <w:ins w:id="1230" w:author="Vance xu" w:date="2026-09-15T10:11:26Z">
        <w:del w:id="1231" w:author="Henry" w:date="2026-09-15T11:47:07Z">
          <w:r>
            <w:rPr>
              <w:rFonts w:hint="eastAsia"/>
              <w:color w:val="000000"/>
              <w:lang w:eastAsia="zh"/>
              <w:woUserID w:val="2"/>
            </w:rPr>
            <w:delText>仅</w:delText>
          </w:r>
        </w:del>
      </w:ins>
      <w:ins w:id="1232" w:author="Vance xu" w:date="2026-09-15T10:11:28Z">
        <w:del w:id="1233" w:author="Henry" w:date="2026-09-15T11:47:07Z">
          <w:r>
            <w:rPr>
              <w:rFonts w:hint="eastAsia"/>
              <w:color w:val="000000"/>
              <w:lang w:eastAsia="zh"/>
              <w:woUserID w:val="2"/>
            </w:rPr>
            <w:delText>出现</w:delText>
          </w:r>
        </w:del>
      </w:ins>
      <w:ins w:id="1234" w:author="Vance xu" w:date="2026-09-15T10:11:29Z">
        <w:del w:id="1235" w:author="Henry" w:date="2026-09-15T11:47:07Z">
          <w:r>
            <w:rPr>
              <w:rFonts w:hint="eastAsia"/>
              <w:color w:val="000000"/>
              <w:lang w:eastAsia="zh"/>
              <w:woUserID w:val="2"/>
            </w:rPr>
            <w:delText>“省公司、物资公司”</w:delText>
          </w:r>
        </w:del>
      </w:ins>
      <w:ins w:id="1236" w:author="Vance xu" w:date="2026-09-15T10:11:31Z">
        <w:del w:id="1237" w:author="Henry" w:date="2026-09-15T11:47:07Z">
          <w:r>
            <w:rPr>
              <w:rFonts w:hint="eastAsia"/>
              <w:color w:val="000000"/>
              <w:lang w:eastAsia="zh"/>
              <w:woUserID w:val="2"/>
            </w:rPr>
            <w:delText>的</w:delText>
          </w:r>
        </w:del>
      </w:ins>
      <w:ins w:id="1238" w:author="Vance xu" w:date="2026-09-15T10:11:33Z">
        <w:del w:id="1239" w:author="Henry" w:date="2026-09-15T11:47:07Z">
          <w:r>
            <w:rPr>
              <w:rFonts w:hint="eastAsia"/>
              <w:color w:val="000000"/>
              <w:lang w:eastAsia="zh"/>
              <w:woUserID w:val="2"/>
            </w:rPr>
            <w:delText>只有</w:delText>
          </w:r>
        </w:del>
      </w:ins>
      <w:ins w:id="1240" w:author="Vance xu" w:date="2026-09-15T10:11:37Z">
        <w:del w:id="1241" w:author="Henry" w:date="2026-09-15T11:47:07Z">
          <w:r>
            <w:rPr>
              <w:rFonts w:hint="eastAsia"/>
              <w:color w:val="000000"/>
              <w:lang w:eastAsia="zh"/>
              <w:woUserID w:val="2"/>
            </w:rPr>
            <w:delText>省公司</w:delText>
          </w:r>
        </w:del>
      </w:ins>
      <w:ins w:id="1242" w:author="Vance xu" w:date="2026-09-15T10:11:38Z">
        <w:del w:id="1243" w:author="Henry" w:date="2026-09-15T11:47:07Z">
          <w:r>
            <w:rPr>
              <w:rFonts w:hint="eastAsia"/>
              <w:color w:val="000000"/>
              <w:lang w:eastAsia="zh"/>
              <w:woUserID w:val="2"/>
            </w:rPr>
            <w:delText>和</w:delText>
          </w:r>
        </w:del>
      </w:ins>
      <w:ins w:id="1244" w:author="Vance xu" w:date="2026-09-15T10:11:40Z">
        <w:del w:id="1245" w:author="Henry" w:date="2026-09-15T11:47:07Z">
          <w:r>
            <w:rPr>
              <w:rFonts w:hint="eastAsia"/>
              <w:color w:val="000000"/>
              <w:lang w:eastAsia="zh"/>
              <w:woUserID w:val="2"/>
            </w:rPr>
            <w:delText>物资公司</w:delText>
          </w:r>
        </w:del>
      </w:ins>
      <w:ins w:id="1246" w:author="Vance xu" w:date="2026-09-15T10:11:44Z">
        <w:del w:id="1247" w:author="Henry" w:date="2026-09-15T11:47:07Z">
          <w:r>
            <w:rPr>
              <w:rFonts w:hint="eastAsia"/>
              <w:color w:val="000000"/>
              <w:lang w:eastAsia="zh"/>
              <w:woUserID w:val="2"/>
            </w:rPr>
            <w:delText>适用</w:delText>
          </w:r>
        </w:del>
      </w:ins>
      <w:ins w:id="1248" w:author="Vance xu" w:date="2026-09-15T10:11:52Z">
        <w:del w:id="1249" w:author="Henry" w:date="2026-09-15T11:47:07Z">
          <w:r>
            <w:rPr>
              <w:rFonts w:hint="eastAsia"/>
              <w:color w:val="000000"/>
              <w:lang w:eastAsia="zh"/>
              <w:woUserID w:val="2"/>
            </w:rPr>
            <w:delText>，</w:delText>
          </w:r>
        </w:del>
      </w:ins>
      <w:ins w:id="1250" w:author="Vance xu" w:date="2026-09-15T10:11:53Z">
        <w:del w:id="1251" w:author="Henry" w:date="2026-09-15T11:47:07Z">
          <w:r>
            <w:rPr>
              <w:rFonts w:hint="eastAsia"/>
              <w:color w:val="000000"/>
              <w:lang w:eastAsia="zh"/>
              <w:woUserID w:val="2"/>
            </w:rPr>
            <w:delText>其他</w:delText>
          </w:r>
        </w:del>
      </w:ins>
      <w:ins w:id="1252" w:author="Vance xu" w:date="2026-09-15T10:11:54Z">
        <w:del w:id="1253" w:author="Henry" w:date="2026-09-15T11:47:07Z">
          <w:r>
            <w:rPr>
              <w:rFonts w:hint="eastAsia"/>
              <w:color w:val="000000"/>
              <w:lang w:eastAsia="zh"/>
              <w:woUserID w:val="2"/>
            </w:rPr>
            <w:delText>单位</w:delText>
          </w:r>
        </w:del>
      </w:ins>
      <w:ins w:id="1254" w:author="Vance xu" w:date="2026-09-15T10:11:55Z">
        <w:del w:id="1255" w:author="Henry" w:date="2026-09-15T11:47:07Z">
          <w:r>
            <w:rPr>
              <w:rFonts w:hint="eastAsia"/>
              <w:color w:val="000000"/>
              <w:lang w:eastAsia="zh"/>
              <w:woUserID w:val="2"/>
            </w:rPr>
            <w:delText>不适用</w:delText>
          </w:r>
        </w:del>
      </w:ins>
      <w:ins w:id="1256" w:author="Vance xu" w:date="2026-09-15T10:11:50Z">
        <w:del w:id="1257" w:author="Henry" w:date="2026-09-15T11:47:07Z">
          <w:r>
            <w:rPr>
              <w:rFonts w:hint="eastAsia"/>
              <w:color w:val="000000"/>
              <w:lang w:eastAsia="zh"/>
              <w:woUserID w:val="2"/>
            </w:rPr>
            <w:delText>。</w:delText>
          </w:r>
        </w:del>
      </w:ins>
      <w:ins w:id="1258" w:author="Vance xu" w:date="2026-09-15T10:10:46Z">
        <w:del w:id="1259" w:author="Henry" w:date="2026-09-15T11:47:07Z">
          <w:r>
            <w:rPr>
              <w:rFonts w:hint="eastAsia"/>
              <w:color w:val="000000"/>
              <w:lang w:eastAsia="zh"/>
              <w:woUserID w:val="2"/>
            </w:rPr>
            <w:delText>出现</w:delText>
          </w:r>
        </w:del>
      </w:ins>
      <w:ins w:id="1260" w:author="Vance xu" w:date="2026-09-15T10:10:41Z">
        <w:del w:id="1261"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1263" w:author="Henry" w:date="2026-09-15T11:47:07Z"/>
          <w:rFonts w:hint="eastAsia" w:eastAsia="华文仿宋"/>
          <w:color w:val="000000"/>
          <w:lang w:eastAsia="zh"/>
          <w:rPrChange w:id="1264" w:author="Vance xu" w:date="2026-09-15T09:34:42Z">
            <w:rPr>
              <w:del w:id="1265" w:author="Henry" w:date="2026-09-15T11:47:07Z"/>
              <w:rFonts w:hint="eastAsia" w:eastAsia="华文仿宋"/>
              <w:color w:val="FF0000"/>
              <w:lang w:eastAsia="zh-CN"/>
            </w:rPr>
          </w:rPrChange>
          <w:woUserID w:val="2"/>
        </w:rPr>
        <w:pPrChange w:id="1262"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待核实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意见应说明适用规则、实际问题及需补充或核实的事项。待核实问题使用“待核实”表述，不直接写成已确认错误。涉及其他主体时必须写明主体名称，避免将县公司问题误记为市公司本部问题。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1266" w:author="Vance xu" w:date="2026-09-15T14:27:38Z"/>
        </w:rPr>
      </w:pPr>
      <w:r>
        <w:t>保留原有业务数据、修订格式及人工意见。复核时更新可识别的本次代码审核意见，避免重复累加；已整改的问题应清除相应代码审核意见，不擅自删除人工意见。</w:t>
      </w:r>
    </w:p>
    <w:p w14:paraId="788C17E2">
      <w:pPr>
        <w:pStyle w:val="3"/>
        <w:numPr>
          <w:ilvl w:val="0"/>
          <w:numId w:val="7"/>
          <w:ins w:id="1268" w:author="Vance xu" w:date="2026-09-15T14:28:14Z"/>
        </w:numPr>
        <w:snapToGrid w:val="0"/>
        <w:rPr>
          <w:ins w:id="1269" w:author="Vance xu" w:date="2026-09-15T14:28:14Z"/>
          <w:rFonts w:hint="eastAsia"/>
          <w:lang w:eastAsia="zh"/>
          <w:woUserID w:val="2"/>
        </w:rPr>
        <w:pPrChange w:id="1267" w:author="Vance xu" w:date="2026-09-15T14:28:14Z">
          <w:pPr>
            <w:snapToGrid w:val="0"/>
          </w:pPr>
        </w:pPrChange>
      </w:pPr>
      <w:ins w:id="1270" w:author="Vance xu" w:date="2026-09-15T14:27:43Z">
        <w:r>
          <w:rPr>
            <w:rFonts w:hint="default"/>
            <w:lang w:eastAsia="zh"/>
            <w:rPrChange w:id="1271" w:author="Vance xu" w:date="2026-09-15T14:28:01Z">
              <w:rPr>
                <w:rFonts w:hint="eastAsia"/>
                <w:lang w:eastAsia="zh"/>
                <w:woUserID w:val="2"/>
              </w:rPr>
            </w:rPrChange>
            <w:woUserID w:val="0"/>
          </w:rPr>
          <w:t>意见</w:t>
        </w:r>
      </w:ins>
      <w:ins w:id="1273" w:author="Vance xu" w:date="2026-09-15T14:27:45Z">
        <w:r>
          <w:rPr>
            <w:rFonts w:hint="default"/>
            <w:lang w:eastAsia="zh"/>
            <w:rPrChange w:id="1274" w:author="Vance xu" w:date="2026-09-15T14:28:01Z">
              <w:rPr>
                <w:rFonts w:hint="eastAsia"/>
                <w:lang w:eastAsia="zh"/>
                <w:woUserID w:val="2"/>
              </w:rPr>
            </w:rPrChange>
            <w:woUserID w:val="0"/>
          </w:rPr>
          <w:t>反馈</w:t>
        </w:r>
      </w:ins>
      <w:ins w:id="1276" w:author="Vance xu" w:date="2026-09-15T14:28:09Z">
        <w:r>
          <w:rPr>
            <w:rFonts w:hint="eastAsia"/>
            <w:lang w:eastAsia="zh"/>
            <w:woUserID w:val="2"/>
          </w:rPr>
          <w:t>表</w:t>
        </w:r>
      </w:ins>
    </w:p>
    <w:p w14:paraId="3BB16064">
      <w:pPr>
        <w:snapToGrid w:val="0"/>
        <w:rPr>
          <w:ins w:id="1278" w:author="Vance xu" w:date="2026-09-15T14:27:51Z"/>
          <w:rFonts w:hint="default"/>
          <w:lang w:eastAsia="zh"/>
          <w:rPrChange w:id="1279" w:author="Vance xu" w:date="2026-09-15T14:40:23Z">
            <w:rPr>
              <w:ins w:id="1280" w:author="Vance xu" w:date="2026-09-15T14:27:51Z"/>
              <w:rFonts w:hint="eastAsia"/>
              <w:lang w:eastAsia="zh"/>
              <w:woUserID w:val="2"/>
            </w:rPr>
          </w:rPrChange>
          <w:woUserID w:val="0"/>
        </w:rPr>
        <w:pPrChange w:id="1277" w:author="Vance xu" w:date="2026-09-15T14:40:23Z">
          <w:pPr>
            <w:snapToGrid w:val="0"/>
          </w:pPr>
        </w:pPrChange>
      </w:pPr>
      <w:ins w:id="1281" w:author="Vance xu" w:date="2026-09-15T14:30:48Z">
        <w:bookmarkStart w:id="3" w:name="_GoBack"/>
        <w:r>
          <w:rPr>
            <w:rFonts w:hint="default"/>
            <w:lang w:eastAsia="zh"/>
            <w:rPrChange w:id="1282" w:author="Vance xu" w:date="2026-09-15T14:40:23Z">
              <w:rPr>
                <w:rFonts w:hint="eastAsia"/>
                <w:lang w:eastAsia="zh"/>
                <w:woUserID w:val="2"/>
              </w:rPr>
            </w:rPrChange>
            <w:woUserID w:val="0"/>
          </w:rPr>
          <w:t>所属</w:t>
        </w:r>
      </w:ins>
      <w:ins w:id="1284" w:author="Vance xu" w:date="2026-09-15T14:30:51Z">
        <w:r>
          <w:rPr>
            <w:rFonts w:hint="default"/>
            <w:lang w:eastAsia="zh"/>
            <w:rPrChange w:id="1285" w:author="Vance xu" w:date="2026-09-15T14:40:23Z">
              <w:rPr>
                <w:rFonts w:hint="eastAsia"/>
                <w:lang w:eastAsia="zh"/>
                <w:woUserID w:val="2"/>
              </w:rPr>
            </w:rPrChange>
            <w:woUserID w:val="0"/>
          </w:rPr>
          <w:t>三级单位</w:t>
        </w:r>
      </w:ins>
      <w:ins w:id="1287" w:author="Vance xu" w:date="2026-09-15T14:34:55Z">
        <w:r>
          <w:rPr>
            <w:rFonts w:hint="default"/>
            <w:lang w:eastAsia="zh"/>
            <w:rPrChange w:id="1288" w:author="Vance xu" w:date="2026-09-15T14:40:23Z">
              <w:rPr>
                <w:rFonts w:hint="eastAsia"/>
                <w:lang w:eastAsia="zh"/>
                <w:woUserID w:val="2"/>
              </w:rPr>
            </w:rPrChange>
            <w:woUserID w:val="0"/>
          </w:rPr>
          <w:t>及</w:t>
        </w:r>
      </w:ins>
      <w:ins w:id="1290" w:author="Vance xu" w:date="2026-09-15T14:34:56Z">
        <w:r>
          <w:rPr>
            <w:rFonts w:hint="default"/>
            <w:lang w:eastAsia="zh"/>
            <w:rPrChange w:id="1291" w:author="Vance xu" w:date="2026-09-15T14:40:23Z">
              <w:rPr>
                <w:rFonts w:hint="eastAsia"/>
                <w:lang w:eastAsia="zh"/>
                <w:woUserID w:val="2"/>
              </w:rPr>
            </w:rPrChange>
            <w:woUserID w:val="0"/>
          </w:rPr>
          <w:t>下属</w:t>
        </w:r>
      </w:ins>
      <w:ins w:id="1293" w:author="Vance xu" w:date="2026-09-15T14:34:57Z">
        <w:r>
          <w:rPr>
            <w:rFonts w:hint="default"/>
            <w:lang w:eastAsia="zh"/>
            <w:rPrChange w:id="1294" w:author="Vance xu" w:date="2026-09-15T14:40:23Z">
              <w:rPr>
                <w:rFonts w:hint="eastAsia"/>
                <w:lang w:eastAsia="zh"/>
                <w:woUserID w:val="2"/>
              </w:rPr>
            </w:rPrChange>
            <w:woUserID w:val="0"/>
          </w:rPr>
          <w:t>单位</w:t>
        </w:r>
      </w:ins>
      <w:ins w:id="1296" w:author="Vance xu" w:date="2026-09-15T14:36:25Z">
        <w:r>
          <w:rPr>
            <w:rFonts w:hint="default"/>
            <w:lang w:eastAsia="zh"/>
            <w:rPrChange w:id="1297" w:author="Vance xu" w:date="2026-09-15T14:40:23Z">
              <w:rPr>
                <w:rFonts w:hint="eastAsia"/>
                <w:lang w:eastAsia="zh"/>
                <w:woUserID w:val="2"/>
              </w:rPr>
            </w:rPrChange>
            <w:woUserID w:val="0"/>
          </w:rPr>
          <w:t>以</w:t>
        </w:r>
      </w:ins>
      <w:ins w:id="1299" w:author="Vance xu" w:date="2026-09-15T14:36:28Z">
        <w:r>
          <w:rPr>
            <w:rFonts w:hint="default"/>
            <w:lang w:eastAsia="zh"/>
            <w:rPrChange w:id="1300" w:author="Vance xu" w:date="2026-09-15T14:40:23Z">
              <w:rPr>
                <w:rFonts w:hint="eastAsia"/>
                <w:lang w:eastAsia="zh"/>
                <w:woUserID w:val="2"/>
              </w:rPr>
            </w:rPrChange>
            <w:woUserID w:val="0"/>
          </w:rPr>
          <w:t>会计的</w:t>
        </w:r>
      </w:ins>
      <w:ins w:id="1302" w:author="Vance xu" w:date="2026-09-15T14:36:29Z">
        <w:r>
          <w:rPr>
            <w:rFonts w:hint="default"/>
            <w:lang w:eastAsia="zh"/>
            <w:rPrChange w:id="1303" w:author="Vance xu" w:date="2026-09-15T14:40:23Z">
              <w:rPr>
                <w:rFonts w:hint="eastAsia"/>
                <w:lang w:eastAsia="zh"/>
                <w:woUserID w:val="2"/>
              </w:rPr>
            </w:rPrChange>
            <w:woUserID w:val="0"/>
          </w:rPr>
          <w:t>主体</w:t>
        </w:r>
      </w:ins>
      <w:ins w:id="1305" w:author="Vance xu" w:date="2026-09-15T14:36:30Z">
        <w:r>
          <w:rPr>
            <w:rFonts w:hint="default"/>
            <w:lang w:eastAsia="zh"/>
            <w:rPrChange w:id="1306" w:author="Vance xu" w:date="2026-09-15T14:40:23Z">
              <w:rPr>
                <w:rFonts w:hint="eastAsia"/>
                <w:lang w:eastAsia="zh"/>
                <w:woUserID w:val="2"/>
              </w:rPr>
            </w:rPrChange>
            <w:woUserID w:val="0"/>
          </w:rPr>
          <w:t>的</w:t>
        </w:r>
      </w:ins>
      <w:ins w:id="1308" w:author="Vance xu" w:date="2026-09-15T14:38:53Z">
        <w:r>
          <w:rPr>
            <w:rFonts w:hint="default"/>
            <w:lang w:eastAsia="zh"/>
            <w:rPrChange w:id="1309" w:author="Vance xu" w:date="2026-09-15T14:40:23Z">
              <w:rPr>
                <w:rFonts w:hint="eastAsia"/>
                <w:lang w:eastAsia="zh"/>
                <w:woUserID w:val="2"/>
              </w:rPr>
            </w:rPrChange>
            <w:woUserID w:val="0"/>
          </w:rPr>
          <w:t>，</w:t>
        </w:r>
      </w:ins>
      <w:ins w:id="1311" w:author="Vance xu" w:date="2026-09-15T14:38:56Z">
        <w:r>
          <w:rPr>
            <w:rFonts w:hint="default"/>
            <w:lang w:eastAsia="zh"/>
            <w:rPrChange w:id="1312" w:author="Vance xu" w:date="2026-09-15T14:40:23Z">
              <w:rPr>
                <w:rFonts w:hint="eastAsia"/>
                <w:lang w:eastAsia="zh"/>
                <w:woUserID w:val="2"/>
              </w:rPr>
            </w:rPrChange>
            <w:woUserID w:val="0"/>
          </w:rPr>
          <w:t>逐个</w:t>
        </w:r>
      </w:ins>
      <w:ins w:id="1314" w:author="Vance xu" w:date="2026-09-15T14:38:57Z">
        <w:r>
          <w:rPr>
            <w:rFonts w:hint="default"/>
            <w:lang w:eastAsia="zh"/>
            <w:rPrChange w:id="1315" w:author="Vance xu" w:date="2026-09-15T14:40:23Z">
              <w:rPr>
                <w:rFonts w:hint="eastAsia"/>
                <w:lang w:eastAsia="zh"/>
                <w:woUserID w:val="2"/>
              </w:rPr>
            </w:rPrChange>
            <w:woUserID w:val="0"/>
          </w:rPr>
          <w:t>矩阵</w:t>
        </w:r>
      </w:ins>
      <w:ins w:id="1317" w:author="Vance xu" w:date="2026-09-15T14:38:59Z">
        <w:r>
          <w:rPr>
            <w:rFonts w:hint="default"/>
            <w:lang w:eastAsia="zh"/>
            <w:rPrChange w:id="1318" w:author="Vance xu" w:date="2026-09-15T14:40:23Z">
              <w:rPr>
                <w:rFonts w:hint="eastAsia"/>
                <w:lang w:eastAsia="zh"/>
                <w:woUserID w:val="2"/>
              </w:rPr>
            </w:rPrChange>
            <w:woUserID w:val="0"/>
          </w:rPr>
          <w:t>分析</w:t>
        </w:r>
      </w:ins>
      <w:ins w:id="1320" w:author="Vance xu" w:date="2026-09-15T14:40:08Z">
        <w:r>
          <w:rPr>
            <w:rFonts w:hint="default"/>
            <w:lang w:eastAsia="zh"/>
            <w:rPrChange w:id="1321" w:author="Vance xu" w:date="2026-09-15T14:40:23Z">
              <w:rPr>
                <w:rFonts w:hint="eastAsia"/>
                <w:lang w:eastAsia="zh"/>
                <w:woUserID w:val="2"/>
              </w:rPr>
            </w:rPrChange>
            <w:woUserID w:val="0"/>
          </w:rPr>
          <w:t>存在的</w:t>
        </w:r>
      </w:ins>
      <w:ins w:id="1323" w:author="Vance xu" w:date="2026-09-15T14:40:16Z">
        <w:r>
          <w:rPr>
            <w:rFonts w:hint="default"/>
            <w:lang w:eastAsia="zh"/>
            <w:rPrChange w:id="1324" w:author="Vance xu" w:date="2026-09-15T14:40:23Z">
              <w:rPr>
                <w:rFonts w:hint="eastAsia"/>
                <w:lang w:eastAsia="zh"/>
                <w:woUserID w:val="2"/>
              </w:rPr>
            </w:rPrChange>
            <w:woUserID w:val="0"/>
          </w:rPr>
          <w:t>问题</w:t>
        </w:r>
      </w:ins>
      <w:ins w:id="1326" w:author="Vance xu" w:date="2026-09-15T14:40:17Z">
        <w:r>
          <w:rPr>
            <w:rFonts w:hint="default"/>
            <w:lang w:eastAsia="zh"/>
            <w:rPrChange w:id="1327" w:author="Vance xu" w:date="2026-09-15T14:40:23Z">
              <w:rPr>
                <w:rFonts w:hint="eastAsia"/>
                <w:lang w:eastAsia="zh"/>
                <w:woUserID w:val="2"/>
              </w:rPr>
            </w:rPrChange>
            <w:woUserID w:val="0"/>
          </w:rPr>
          <w:t>。</w:t>
        </w:r>
      </w:ins>
    </w:p>
    <w:bookmarkEnd w:id="3"/>
    <w:p w14:paraId="7B8EFF7F">
      <w:pPr>
        <w:numPr>
          <w:ilvl w:val="-1"/>
          <w:numId w:val="0"/>
        </w:numPr>
        <w:snapToGrid w:val="0"/>
        <w:ind w:firstLine="0"/>
        <w:rPr>
          <w:rFonts w:hint="eastAsia"/>
          <w:lang w:eastAsia="zh"/>
          <w:woUserID w:val="2"/>
        </w:rPr>
        <w:pPrChange w:id="1329" w:author="Vance xu" w:date="2026-09-15T14:27:52Z">
          <w:pPr>
            <w:snapToGrid w:val="0"/>
          </w:pPr>
        </w:pPrChange>
      </w:pPr>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69E3F2"/>
    <w:multiLevelType w:val="singleLevel"/>
    <w:tmpl w:val="BA69E3F2"/>
    <w:lvl w:ilvl="0" w:tentative="0">
      <w:start w:val="4"/>
      <w:numFmt w:val="chineseCounting"/>
      <w:suff w:val="nothing"/>
      <w:lvlText w:val="%1、"/>
      <w:lvlJc w:val="left"/>
      <w:rPr>
        <w:rFonts w:hint="eastAsia"/>
      </w:rPr>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18607164089手机用户">
    <w15:presenceInfo w15:providerId="WPS Office" w15:userId="942132702"/>
  </w15:person>
  <w15:person w15:author="Vance xu">
    <w15:presenceInfo w15:providerId="WPS Office" w15:userId="402678536"/>
  </w15:person>
  <w15:person w15:author="Henry">
    <w15:presenceInfo w15:providerId="WPS Office" w15:userId="2627065533"/>
  </w15:person>
  <w15:person w15:author="fxzsb">
    <w15:presenceInfo w15:providerId="WPS Office" w15:userId="30300101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FF64CF"/>
    <w:rsid w:val="135CEAD8"/>
    <w:rsid w:val="1EF74DDB"/>
    <w:rsid w:val="1F732971"/>
    <w:rsid w:val="1FEF8C60"/>
    <w:rsid w:val="1FFD9F85"/>
    <w:rsid w:val="26736032"/>
    <w:rsid w:val="357BC426"/>
    <w:rsid w:val="3AF0F8E1"/>
    <w:rsid w:val="3BFCBA80"/>
    <w:rsid w:val="3D2BD08F"/>
    <w:rsid w:val="3DFC62E6"/>
    <w:rsid w:val="3F5F4B00"/>
    <w:rsid w:val="3F7D0304"/>
    <w:rsid w:val="3FBB96FC"/>
    <w:rsid w:val="3FDE8D6A"/>
    <w:rsid w:val="3FFB3F6B"/>
    <w:rsid w:val="4CBB5870"/>
    <w:rsid w:val="4EEFCDAD"/>
    <w:rsid w:val="51B72515"/>
    <w:rsid w:val="53AE72FB"/>
    <w:rsid w:val="53FF6886"/>
    <w:rsid w:val="53FFED0A"/>
    <w:rsid w:val="543CCD56"/>
    <w:rsid w:val="56475EBA"/>
    <w:rsid w:val="579CD669"/>
    <w:rsid w:val="5BDF6157"/>
    <w:rsid w:val="5EEF09A2"/>
    <w:rsid w:val="5EFFDD05"/>
    <w:rsid w:val="5FE76BE9"/>
    <w:rsid w:val="5FFB05E4"/>
    <w:rsid w:val="5FFDFBB2"/>
    <w:rsid w:val="638F19ED"/>
    <w:rsid w:val="64F7B784"/>
    <w:rsid w:val="67F717EF"/>
    <w:rsid w:val="6ABD1721"/>
    <w:rsid w:val="6BBE27A1"/>
    <w:rsid w:val="6BF7E1C2"/>
    <w:rsid w:val="6DFBAAFE"/>
    <w:rsid w:val="6DFD508C"/>
    <w:rsid w:val="6EAD59E8"/>
    <w:rsid w:val="6FF24CB0"/>
    <w:rsid w:val="6FFFD3FE"/>
    <w:rsid w:val="70DB60D8"/>
    <w:rsid w:val="75CEE7B4"/>
    <w:rsid w:val="75F31548"/>
    <w:rsid w:val="764FB36D"/>
    <w:rsid w:val="769F8AB5"/>
    <w:rsid w:val="76AB1DDA"/>
    <w:rsid w:val="775FD34B"/>
    <w:rsid w:val="777DC52E"/>
    <w:rsid w:val="77E999C4"/>
    <w:rsid w:val="77F60440"/>
    <w:rsid w:val="785F2402"/>
    <w:rsid w:val="787D788E"/>
    <w:rsid w:val="78FBA450"/>
    <w:rsid w:val="78FFA5B5"/>
    <w:rsid w:val="7BB46D65"/>
    <w:rsid w:val="7CBF31DC"/>
    <w:rsid w:val="7D3AFCCF"/>
    <w:rsid w:val="7D77E620"/>
    <w:rsid w:val="7D7ABAA2"/>
    <w:rsid w:val="7DBFCAF8"/>
    <w:rsid w:val="7DFF560C"/>
    <w:rsid w:val="7E6FE34B"/>
    <w:rsid w:val="7EFC97C0"/>
    <w:rsid w:val="7EFFBEEC"/>
    <w:rsid w:val="7F3D0633"/>
    <w:rsid w:val="7F56B995"/>
    <w:rsid w:val="7F5B3605"/>
    <w:rsid w:val="7F5FBBD6"/>
    <w:rsid w:val="7F69EE19"/>
    <w:rsid w:val="7F7E14E4"/>
    <w:rsid w:val="7F7F6266"/>
    <w:rsid w:val="7F9FD8A3"/>
    <w:rsid w:val="7FABFE9F"/>
    <w:rsid w:val="7FCE4193"/>
    <w:rsid w:val="7FEF3FDD"/>
    <w:rsid w:val="7FFD37CB"/>
    <w:rsid w:val="7FFE7EA3"/>
    <w:rsid w:val="7FFEB222"/>
    <w:rsid w:val="987F39EB"/>
    <w:rsid w:val="A7EB596F"/>
    <w:rsid w:val="AEDD984D"/>
    <w:rsid w:val="B9F9647F"/>
    <w:rsid w:val="BBFA64D2"/>
    <w:rsid w:val="BD3B86CF"/>
    <w:rsid w:val="BDBB9CB1"/>
    <w:rsid w:val="BE75F4B2"/>
    <w:rsid w:val="BF5F3DB4"/>
    <w:rsid w:val="C7F7E380"/>
    <w:rsid w:val="CFBB8DD4"/>
    <w:rsid w:val="CFFF490E"/>
    <w:rsid w:val="D3FFE9FC"/>
    <w:rsid w:val="D666A897"/>
    <w:rsid w:val="D79F4B09"/>
    <w:rsid w:val="D79FB057"/>
    <w:rsid w:val="D7FADEC8"/>
    <w:rsid w:val="D8A4366F"/>
    <w:rsid w:val="DA4F71A3"/>
    <w:rsid w:val="DB5234AC"/>
    <w:rsid w:val="DB9F4164"/>
    <w:rsid w:val="DC3BEB4C"/>
    <w:rsid w:val="DCDFA5C1"/>
    <w:rsid w:val="DDFC070C"/>
    <w:rsid w:val="DF4F424E"/>
    <w:rsid w:val="DF6337E3"/>
    <w:rsid w:val="DFFD51E5"/>
    <w:rsid w:val="E3FB674B"/>
    <w:rsid w:val="E6DF9326"/>
    <w:rsid w:val="E6EF6047"/>
    <w:rsid w:val="E8DB3114"/>
    <w:rsid w:val="EB7F0908"/>
    <w:rsid w:val="EB9E2E40"/>
    <w:rsid w:val="ECF7DB2A"/>
    <w:rsid w:val="ED576D48"/>
    <w:rsid w:val="EDFF15C9"/>
    <w:rsid w:val="EF748222"/>
    <w:rsid w:val="EF7B4571"/>
    <w:rsid w:val="EFDFCCF7"/>
    <w:rsid w:val="EFEF3F68"/>
    <w:rsid w:val="F5AECD95"/>
    <w:rsid w:val="F5FF44B0"/>
    <w:rsid w:val="F6F69FCE"/>
    <w:rsid w:val="F77FBB19"/>
    <w:rsid w:val="F7BD4082"/>
    <w:rsid w:val="F7BE4916"/>
    <w:rsid w:val="F7DFFE68"/>
    <w:rsid w:val="F7F25324"/>
    <w:rsid w:val="FAFBE2CE"/>
    <w:rsid w:val="FB6D5183"/>
    <w:rsid w:val="FB9DE10B"/>
    <w:rsid w:val="FBE794F6"/>
    <w:rsid w:val="FBFBE86E"/>
    <w:rsid w:val="FBFF8A32"/>
    <w:rsid w:val="FBFFCDF2"/>
    <w:rsid w:val="FD1BCE1A"/>
    <w:rsid w:val="FD82D874"/>
    <w:rsid w:val="FDBCA745"/>
    <w:rsid w:val="FEBF1B6C"/>
    <w:rsid w:val="FEFDA311"/>
    <w:rsid w:val="FF394D58"/>
    <w:rsid w:val="FF7F8B3A"/>
    <w:rsid w:val="FFA6E551"/>
    <w:rsid w:val="FFBD0172"/>
    <w:rsid w:val="FFBF10F5"/>
    <w:rsid w:val="FFDD39D6"/>
    <w:rsid w:val="FFDD7AA6"/>
    <w:rsid w:val="FFE7CACF"/>
    <w:rsid w:val="FFF9EBA8"/>
    <w:rsid w:val="FFFBE71D"/>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39"/>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0"/>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14</Pages>
  <Words>4763</Words>
  <Characters>4798</Characters>
  <Lines>1</Lines>
  <Paragraphs>1</Paragraphs>
  <TotalTime>0</TotalTime>
  <ScaleCrop>false</ScaleCrop>
  <LinksUpToDate>false</LinksUpToDate>
  <CharactersWithSpaces>4798</CharactersWithSpaces>
  <Application>WPS Office WWO_wpscloud_20260902094840-997daf6cd0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fxzsb</dc:creator>
  <cp:lastModifiedBy>fxzsb</cp:lastModifiedBy>
  <dcterms:modified xsi:type="dcterms:W3CDTF">2026-09-15T14:40:27Z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2052-12.9.0.28579</vt:lpwstr>
  </property>
  <property fmtid="{D5CDD505-2E9C-101B-9397-08002B2CF9AE}" pid="4" name="ICV">
    <vt:lpwstr>92A988E89E78836C5BE8A86A96D9EF8D_43</vt:lpwstr>
  </property>
</Properties>
</file>