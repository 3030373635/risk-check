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7232">
      <w:pPr>
        <w:pStyle w:val="32"/>
      </w:pPr>
      <w:r>
        <w:t>风控矩阵及三清单审核规则</w:t>
      </w:r>
    </w:p>
    <w:p w14:paraId="4A41EB62">
      <w:pPr>
        <w:pStyle w:val="27"/>
      </w:pPr>
      <w:r>
        <w:t>审核确认稿</w:t>
      </w:r>
    </w:p>
    <w:p w14:paraId="53982C94">
      <w:pPr>
        <w:snapToGrid w:val="0"/>
      </w:pPr>
      <w:r>
        <w:t>为统一风控矩阵及三清单审核口径，明确代码审核范围和审核意见填写要求，制定本规则。本规则按会计主体审核，重点检查资料完整性、字段规范、对应关系和明确的职责要求，供审核人员确认后执行。</w:t>
      </w:r>
    </w:p>
    <w:p w14:paraId="6DE0C9D3">
      <w:pPr>
        <w:pStyle w:val="3"/>
        <w:snapToGrid w:val="0"/>
      </w:pPr>
      <w:r>
        <w:t>一、审核范围与基本口径</w:t>
      </w:r>
    </w:p>
    <w:p w14:paraId="6BA2E327">
      <w:pPr>
        <w:pStyle w:val="4"/>
        <w:snapToGrid w:val="0"/>
      </w:pPr>
      <w:r>
        <w:t>（一）以会计主体为审核单元</w:t>
      </w:r>
    </w:p>
    <w:p w14:paraId="08DD2E8D">
      <w:pPr>
        <w:snapToGrid w:val="0"/>
      </w:pPr>
      <w:r>
        <w:t>审核对象为省公司所属单位的各会计主体，包括市公司本部及其所属县公司、分公司、子公司等。具体主体范围以提供的会计主体清单为准。市公司可统一归集报送材料，但市公司本部材料不得直接替代所属其他会计主体材料。</w:t>
      </w:r>
    </w:p>
    <w:p w14:paraId="116CD25E">
      <w:pPr>
        <w:snapToGrid w:val="0"/>
      </w:pPr>
      <w:r>
        <w:t>建立“报送单位—会计主体—业务类别—材料类别”的对应关系。同一市公司目录下可包含多个主体，同一主体的资料也可分散在多个目录中；同一控制措施编号在不同主体中分别审核，不跨主体混用岗位、人员或载体信息。</w:t>
      </w:r>
    </w:p>
    <w:p w14:paraId="7C30FB38">
      <w:pPr>
        <w:pStyle w:val="4"/>
        <w:snapToGrid w:val="0"/>
      </w:pPr>
      <w:r>
        <w:t>（二）统一材料识别口径</w:t>
      </w:r>
    </w:p>
    <w:p w14:paraId="5A356D74">
      <w:pPr>
        <w:snapToGrid w:val="0"/>
      </w:pPr>
      <w:r>
        <w:t>递归查找提交目录及全部子目录。综合文件名、文件夹名称、工作簿标题和表内主体字段确定材料归属。优先采用明确指向会计主体的名称或经确认的简称，不将上级市公司文件夹名称直接认定为全部文件的会计主体。信息冲突或无法唯一归属时，提出</w:t>
      </w:r>
      <w:del w:id="0" w:author="Vance xu" w:date="2026-09-15T21:43:43Z">
        <w:r>
          <w:rPr/>
          <w:delText>待核实</w:delText>
        </w:r>
      </w:del>
      <w:r>
        <w:t>意见。</w:t>
      </w:r>
    </w:p>
    <w:p w14:paraId="3CE0458A">
      <w:pPr>
        <w:snapToGrid w:val="0"/>
      </w:pPr>
      <w:commentRangeStart w:id="0"/>
      <w:r>
        <w:t>矩阵及三清单文件限.xlsx、.xls格式，扩展名不区分大小写，且应能够正常读取。</w:t>
      </w:r>
      <w:commentRangeEnd w:id="0"/>
      <w:r>
        <w:rPr>
          <w:woUserID w:val="7"/>
        </w:rPr>
        <w:commentReference w:id="0"/>
      </w:r>
      <w:r>
        <w:t>独立工作簿或工作簿中的相应业务工作表均可识别。临时锁定文件不计入材料数量，重复文件不重复计数；多个版本无法确定正式版本时，提出</w:t>
      </w:r>
      <w:del w:id="1" w:author="Vance xu" w:date="2026-09-15T21:43:45Z">
        <w:r>
          <w:rPr/>
          <w:delText>待核实</w:delText>
        </w:r>
      </w:del>
      <w:r>
        <w:t>意见。</w:t>
      </w:r>
    </w:p>
    <w:p w14:paraId="6BE8B92A">
      <w:pPr>
        <w:pStyle w:val="4"/>
        <w:snapToGrid w:val="0"/>
      </w:pPr>
      <w:r>
        <w:t>（三）统一表格读取口径</w:t>
      </w:r>
    </w:p>
    <w:p w14:paraId="7A41135C">
      <w:pPr>
        <w:snapToGrid w:val="0"/>
      </w:pPr>
      <w:r>
        <w:t>按实际合并范围展开合并单元格，不将所有空白一律向下填充。隐藏行、隐藏列仍读取，不直接视为已删除或不适用；历史核对表、字典表等辅助工作表不混入正式业务明细。</w:t>
      </w:r>
    </w:p>
    <w:p w14:paraId="1FB38BEF">
      <w:pPr>
        <w:snapToGrid w:val="0"/>
        <w:rPr>
          <w:ins w:id="2" w:author="Vance xu" w:date="2026-09-15T18:41:05Z"/>
        </w:rPr>
      </w:pPr>
      <w: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7E343B53">
      <w:pPr>
        <w:pStyle w:val="4"/>
        <w:snapToGrid w:val="0"/>
        <w:rPr>
          <w:ins w:id="4" w:author="Vance xu" w:date="2026-09-15T18:40:22Z"/>
        </w:rPr>
        <w:pPrChange w:id="3" w:author="Vance xu" w:date="2026-09-15T18:41:16Z">
          <w:pPr>
            <w:snapToGrid w:val="0"/>
          </w:pPr>
        </w:pPrChange>
      </w:pPr>
      <w:ins w:id="5" w:author="Vance xu" w:date="2026-09-15T18:41:05Z">
        <w:r>
          <w:rPr>
            <w:woUserID w:val="2"/>
          </w:rPr>
          <w:t>（</w:t>
        </w:r>
      </w:ins>
      <w:ins w:id="6" w:author="Vance xu" w:date="2026-09-15T18:41:09Z">
        <w:r>
          <w:rPr>
            <w:rFonts w:hint="eastAsia"/>
            <w:lang w:eastAsia="zh"/>
            <w:woUserID w:val="2"/>
          </w:rPr>
          <w:t>四</w:t>
        </w:r>
      </w:ins>
      <w:ins w:id="7" w:author="Vance xu" w:date="2026-09-15T18:41:05Z">
        <w:r>
          <w:rPr>
            <w:woUserID w:val="2"/>
          </w:rPr>
          <w:t>）</w:t>
        </w:r>
      </w:ins>
      <w:ins w:id="8" w:author="Vance xu" w:date="2026-09-15T18:41:14Z">
        <w:r>
          <w:rPr>
            <w:rFonts w:hint="eastAsia"/>
            <w:lang w:eastAsia="zh"/>
            <w:woUserID w:val="2"/>
          </w:rPr>
          <w:t>数据预处理</w:t>
        </w:r>
      </w:ins>
    </w:p>
    <w:p w14:paraId="144C9A96">
      <w:pPr>
        <w:keepNext w:val="0"/>
        <w:keepLines w:val="0"/>
        <w:widowControl/>
        <w:suppressLineNumbers w:val="0"/>
        <w:snapToGrid w:val="0"/>
        <w:spacing w:before="0" w:beforeAutospacing="0" w:after="0" w:afterAutospacing="0" w:line="560" w:lineRule="exact"/>
        <w:ind w:left="0" w:right="0" w:firstLine="640"/>
        <w:jc w:val="both"/>
        <w:rPr>
          <w:ins w:id="9" w:author="Vance xu" w:date="2026-09-15T21:33:07Z"/>
          <w:rFonts w:hint="eastAsia" w:cs="华文仿宋"/>
          <w:b w:val="0"/>
          <w:i w:val="0"/>
          <w:color w:val="000000"/>
          <w:kern w:val="0"/>
          <w:sz w:val="32"/>
          <w:szCs w:val="32"/>
          <w:lang w:val="en-US" w:eastAsia="zh" w:bidi="ar"/>
          <w:woUserID w:val="2"/>
        </w:rPr>
      </w:pPr>
      <w:ins w:id="10" w:author="Vance xu" w:date="2026-09-15T21:32:55Z">
        <w:r>
          <w:rPr>
            <w:rFonts w:hint="eastAsia" w:cs="华文仿宋"/>
            <w:b w:val="0"/>
            <w:i w:val="0"/>
            <w:color w:val="000000"/>
            <w:kern w:val="0"/>
            <w:sz w:val="32"/>
            <w:szCs w:val="32"/>
            <w:lang w:val="en-US" w:eastAsia="zh" w:bidi="ar"/>
            <w:woUserID w:val="2"/>
          </w:rPr>
          <w:t>1、</w:t>
        </w:r>
      </w:ins>
      <w:ins w:id="11" w:author="Vance xu" w:date="2026-09-15T21:33:06Z">
        <w:r>
          <w:rPr>
            <w:rFonts w:hint="eastAsia" w:cs="华文仿宋"/>
            <w:b w:val="0"/>
            <w:i w:val="0"/>
            <w:color w:val="000000"/>
            <w:kern w:val="0"/>
            <w:sz w:val="32"/>
            <w:szCs w:val="32"/>
            <w:lang w:val="en-US" w:eastAsia="zh" w:bidi="ar"/>
            <w:woUserID w:val="2"/>
          </w:rPr>
          <w:t>排序</w:t>
        </w:r>
      </w:ins>
    </w:p>
    <w:p w14:paraId="00730256">
      <w:pPr>
        <w:keepNext w:val="0"/>
        <w:keepLines w:val="0"/>
        <w:widowControl/>
        <w:suppressLineNumbers w:val="0"/>
        <w:snapToGrid w:val="0"/>
        <w:spacing w:before="0" w:beforeAutospacing="0" w:after="0" w:afterAutospacing="0" w:line="560" w:lineRule="exact"/>
        <w:ind w:left="0" w:right="0" w:firstLine="640"/>
        <w:jc w:val="both"/>
        <w:rPr>
          <w:ins w:id="12" w:author="Vance xu" w:date="2026-09-15T18:40:23Z"/>
          <w:rFonts w:hint="eastAsia" w:ascii="华文仿宋" w:hAnsi="华文仿宋" w:eastAsia="华文仿宋" w:cs="华文仿宋"/>
          <w:b w:val="0"/>
          <w:i w:val="0"/>
          <w:color w:val="000000"/>
          <w:sz w:val="32"/>
          <w:szCs w:val="32"/>
          <w:woUserID w:val="2"/>
        </w:rPr>
      </w:pPr>
      <w:ins w:id="13" w:author="Vance xu" w:date="2026-09-15T18:40:23Z">
        <w:r>
          <w:rPr>
            <w:rFonts w:hint="eastAsia" w:ascii="华文仿宋" w:hAnsi="华文仿宋" w:eastAsia="华文仿宋" w:cs="华文仿宋"/>
            <w:b w:val="0"/>
            <w:i w:val="0"/>
            <w:color w:val="000000"/>
            <w:kern w:val="0"/>
            <w:sz w:val="32"/>
            <w:szCs w:val="32"/>
            <w:lang w:val="en-US" w:eastAsia="zh-CN" w:bidi="ar"/>
            <w:woUserID w:val="2"/>
          </w:rPr>
          <w:t>检查岗位内控责任清单的有效明细，按指定基准矩阵中的措施顺序排序。无可用基准顺序时，按业务类别、控制点数字、措施序号进行自然排序，避免将“10”排在“2”之前。</w:t>
        </w:r>
      </w:ins>
    </w:p>
    <w:p w14:paraId="7A6BF8AA">
      <w:pPr>
        <w:snapToGrid w:val="0"/>
        <w:ind w:firstLine="640"/>
        <w:rPr>
          <w:ins w:id="14" w:author="Vance xu" w:date="2026-09-15T18:40:23Z"/>
          <w:rFonts w:hint="eastAsia"/>
          <w:lang w:eastAsia="zh"/>
          <w:woUserID w:val="2"/>
        </w:rPr>
      </w:pPr>
      <w:ins w:id="15" w:author="Vance xu" w:date="2026-09-15T18:40:23Z">
        <w:r>
          <w:rPr>
            <w:rFonts w:hint="eastAsia" w:ascii="华文仿宋" w:hAnsi="华文仿宋" w:eastAsia="华文仿宋" w:cs="华文仿宋"/>
            <w:b w:val="0"/>
            <w:i w:val="0"/>
            <w:color w:val="000000"/>
            <w:kern w:val="0"/>
            <w:sz w:val="32"/>
            <w:szCs w:val="32"/>
            <w:lang w:val="en-US" w:eastAsia="zh-CN" w:bidi="ar"/>
            <w:woUserID w:val="2"/>
          </w:rPr>
          <w:t>同一措施的多条记录应连续排列，措施内部各部门、岗位或规则之间暂不规定先后顺序。合并单元格在读取时按合并范围补齐，标题、表头、填表说明和空白行不参与排序。</w:t>
        </w:r>
      </w:ins>
    </w:p>
    <w:p w14:paraId="26CD4768">
      <w:pPr>
        <w:snapToGrid w:val="0"/>
        <w:ind w:firstLine="640"/>
        <w:rPr>
          <w:ins w:id="16" w:author="Vance xu" w:date="2026-09-15T18:40:23Z"/>
          <w:rFonts w:hint="eastAsia"/>
          <w:lang w:eastAsia="zh"/>
          <w:woUserID w:val="2"/>
        </w:rPr>
      </w:pPr>
      <w:ins w:id="17" w:author="Vance xu" w:date="2026-09-15T18:40:23Z">
        <w:r>
          <w:rPr>
            <w:rFonts w:hint="eastAsia"/>
            <w:lang w:eastAsia="zh"/>
            <w:woUserID w:val="2"/>
          </w:rPr>
          <w:t>按照控制措施编号排序，提取里面的数字排序，比如“职工福利保障与薪酬管理业务-12.职工疗养组织-控制措施05”，提取数字12和05。</w:t>
        </w:r>
      </w:ins>
    </w:p>
    <w:p w14:paraId="68828908">
      <w:pPr>
        <w:snapToGrid w:val="0"/>
        <w:rPr>
          <w:ins w:id="19" w:author="Vance xu" w:date="2026-09-15T21:32:58Z"/>
          <w:rFonts w:hint="eastAsia"/>
          <w:lang w:eastAsia="zh"/>
          <w:woUserID w:val="2"/>
        </w:rPr>
        <w:pPrChange w:id="18" w:author="Vance xu" w:date="2026-09-15T18:41:33Z">
          <w:pPr>
            <w:snapToGrid w:val="0"/>
          </w:pPr>
        </w:pPrChange>
      </w:pPr>
      <w:ins w:id="20" w:author="Vance xu" w:date="2026-09-15T18:40:23Z">
        <w:r>
          <w:rPr>
            <w:rFonts w:hint="eastAsia"/>
            <w:lang w:eastAsia="zh"/>
            <w:woUserID w:val="2"/>
          </w:rPr>
          <w:t>职工福利保障与薪酬管理业务-2.工资总额计划管理-控制措施02，提取数字2和02，那么2对应的控制措施在12的前面。</w:t>
        </w:r>
      </w:ins>
    </w:p>
    <w:p w14:paraId="676EE87B">
      <w:pPr>
        <w:numPr>
          <w:ilvl w:val="0"/>
          <w:numId w:val="7"/>
          <w:ins w:id="22" w:author="Vance xu" w:date="2026-09-15T21:33:28Z"/>
        </w:numPr>
        <w:snapToGrid w:val="0"/>
        <w:rPr>
          <w:ins w:id="23" w:author="Vance xu" w:date="2026-09-15T21:33:29Z"/>
          <w:rFonts w:hint="eastAsia"/>
          <w:lang w:eastAsia="zh"/>
          <w:woUserID w:val="2"/>
        </w:rPr>
        <w:pPrChange w:id="21" w:author="Vance xu" w:date="2026-09-15T21:33:28Z">
          <w:pPr>
            <w:snapToGrid w:val="0"/>
          </w:pPr>
        </w:pPrChange>
      </w:pPr>
      <w:ins w:id="24" w:author="Vance xu" w:date="2026-09-15T21:41:56Z">
        <w:r>
          <w:rPr>
            <w:rFonts w:hint="eastAsia"/>
            <w:lang w:eastAsia="zh"/>
            <w:woUserID w:val="2"/>
          </w:rPr>
          <w:t>各</w:t>
        </w:r>
      </w:ins>
      <w:ins w:id="25" w:author="Vance xu" w:date="2026-09-15T21:41:57Z">
        <w:r>
          <w:rPr>
            <w:rFonts w:hint="eastAsia"/>
            <w:lang w:eastAsia="zh"/>
            <w:woUserID w:val="2"/>
          </w:rPr>
          <w:t>矩阵</w:t>
        </w:r>
      </w:ins>
      <w:ins w:id="26" w:author="Vance xu" w:date="2026-09-15T21:42:01Z">
        <w:r>
          <w:rPr>
            <w:rFonts w:hint="eastAsia"/>
            <w:lang w:eastAsia="zh"/>
            <w:woUserID w:val="2"/>
          </w:rPr>
          <w:t>加入</w:t>
        </w:r>
      </w:ins>
      <w:ins w:id="27" w:author="Vance xu" w:date="2026-09-15T21:33:17Z">
        <w:r>
          <w:rPr>
            <w:rFonts w:hint="eastAsia"/>
            <w:lang w:eastAsia="zh"/>
            <w:woUserID w:val="2"/>
          </w:rPr>
          <w:t>标准</w:t>
        </w:r>
      </w:ins>
      <w:ins w:id="28" w:author="Vance xu" w:date="2026-09-15T21:33:18Z">
        <w:r>
          <w:rPr>
            <w:rFonts w:hint="eastAsia"/>
            <w:lang w:eastAsia="zh"/>
            <w:woUserID w:val="2"/>
          </w:rPr>
          <w:t>省公司</w:t>
        </w:r>
      </w:ins>
      <w:ins w:id="29" w:author="Vance xu" w:date="2026-09-15T21:33:22Z">
        <w:r>
          <w:rPr>
            <w:rFonts w:hint="eastAsia"/>
            <w:lang w:eastAsia="zh"/>
            <w:woUserID w:val="2"/>
          </w:rPr>
          <w:t>版本</w:t>
        </w:r>
      </w:ins>
      <w:ins w:id="30" w:author="Vance xu" w:date="2026-09-15T21:33:24Z">
        <w:r>
          <w:rPr>
            <w:rFonts w:hint="eastAsia"/>
            <w:lang w:eastAsia="zh"/>
            <w:woUserID w:val="2"/>
          </w:rPr>
          <w:t>责任主体</w:t>
        </w:r>
      </w:ins>
      <w:ins w:id="31" w:author="Vance xu" w:date="2026-09-15T21:42:05Z">
        <w:r>
          <w:rPr>
            <w:rFonts w:hint="eastAsia"/>
            <w:lang w:eastAsia="zh"/>
            <w:woUserID w:val="2"/>
          </w:rPr>
          <w:t>列</w:t>
        </w:r>
      </w:ins>
    </w:p>
    <w:p w14:paraId="7A77F69C">
      <w:pPr>
        <w:numPr>
          <w:ilvl w:val="-1"/>
          <w:numId w:val="0"/>
        </w:numPr>
        <w:snapToGrid w:val="0"/>
        <w:ind w:firstLine="0"/>
        <w:rPr>
          <w:rFonts w:hint="eastAsia"/>
          <w:lang w:eastAsia="zh"/>
          <w:woUserID w:val="2"/>
        </w:rPr>
        <w:pPrChange w:id="32" w:author="Vance xu" w:date="2026-09-15T21:33:30Z">
          <w:pPr>
            <w:snapToGrid w:val="0"/>
          </w:pPr>
        </w:pPrChange>
      </w:pPr>
      <w:ins w:id="33" w:author="Vance xu" w:date="2026-09-15T21:38:38Z">
        <w:r>
          <w:rPr>
            <w:rFonts w:hint="eastAsia"/>
            <w:lang w:eastAsia="zh"/>
            <w:woUserID w:val="2"/>
          </w:rPr>
          <w:t>将</w:t>
        </w:r>
      </w:ins>
      <w:ins w:id="34" w:author="Vance xu" w:date="2026-09-15T21:35:49Z">
        <w:r>
          <w:rPr>
            <w:rFonts w:hint="eastAsia"/>
            <w:lang w:eastAsia="zh"/>
            <w:woUserID w:val="2"/>
          </w:rPr>
          <w:t>0818版本</w:t>
        </w:r>
      </w:ins>
      <w:ins w:id="35" w:author="Vance xu" w:date="2026-09-15T21:36:10Z">
        <w:r>
          <w:rPr>
            <w:rFonts w:hint="eastAsia"/>
            <w:lang w:eastAsia="zh"/>
            <w:woUserID w:val="2"/>
          </w:rPr>
          <w:t>矩阵</w:t>
        </w:r>
      </w:ins>
      <w:ins w:id="36" w:author="Vance xu" w:date="2026-09-15T21:36:11Z">
        <w:r>
          <w:rPr>
            <w:rFonts w:hint="eastAsia"/>
            <w:lang w:eastAsia="zh"/>
            <w:woUserID w:val="2"/>
          </w:rPr>
          <w:t>中</w:t>
        </w:r>
      </w:ins>
      <w:ins w:id="37" w:author="Vance xu" w:date="2026-09-15T21:36:12Z">
        <w:r>
          <w:rPr>
            <w:rFonts w:hint="eastAsia"/>
            <w:lang w:eastAsia="zh"/>
            <w:woUserID w:val="2"/>
          </w:rPr>
          <w:t>责任主体</w:t>
        </w:r>
      </w:ins>
      <w:ins w:id="38" w:author="Vance xu" w:date="2026-09-15T21:36:15Z">
        <w:r>
          <w:rPr>
            <w:rFonts w:hint="eastAsia"/>
            <w:lang w:eastAsia="zh"/>
            <w:woUserID w:val="2"/>
          </w:rPr>
          <w:t>列</w:t>
        </w:r>
      </w:ins>
      <w:ins w:id="39" w:author="Vance xu" w:date="2026-09-15T21:38:45Z">
        <w:r>
          <w:rPr>
            <w:rFonts w:hint="eastAsia"/>
            <w:lang w:eastAsia="zh"/>
            <w:woUserID w:val="2"/>
          </w:rPr>
          <w:t>放入</w:t>
        </w:r>
      </w:ins>
      <w:ins w:id="40" w:author="Vance xu" w:date="2026-09-15T21:38:58Z">
        <w:r>
          <w:rPr>
            <w:rFonts w:hint="eastAsia"/>
            <w:lang w:eastAsia="zh"/>
            <w:woUserID w:val="2"/>
          </w:rPr>
          <w:t>各</w:t>
        </w:r>
      </w:ins>
      <w:ins w:id="41" w:author="Vance xu" w:date="2026-09-15T21:39:00Z">
        <w:r>
          <w:rPr>
            <w:rFonts w:hint="eastAsia"/>
            <w:lang w:eastAsia="zh"/>
            <w:woUserID w:val="2"/>
          </w:rPr>
          <w:t>会计</w:t>
        </w:r>
      </w:ins>
      <w:ins w:id="42" w:author="Vance xu" w:date="2026-09-15T21:39:02Z">
        <w:r>
          <w:rPr>
            <w:rFonts w:hint="eastAsia"/>
            <w:lang w:eastAsia="zh"/>
            <w:woUserID w:val="2"/>
          </w:rPr>
          <w:t>主体</w:t>
        </w:r>
      </w:ins>
      <w:ins w:id="43" w:author="Vance xu" w:date="2026-09-15T21:39:31Z">
        <w:r>
          <w:rPr>
            <w:rFonts w:hint="eastAsia"/>
            <w:lang w:eastAsia="zh"/>
            <w:woUserID w:val="2"/>
          </w:rPr>
          <w:t>对应</w:t>
        </w:r>
      </w:ins>
      <w:ins w:id="44" w:author="Vance xu" w:date="2026-09-15T21:39:32Z">
        <w:r>
          <w:rPr>
            <w:rFonts w:hint="eastAsia"/>
            <w:lang w:eastAsia="zh"/>
            <w:woUserID w:val="2"/>
          </w:rPr>
          <w:t>矩阵</w:t>
        </w:r>
      </w:ins>
      <w:ins w:id="45" w:author="Vance xu" w:date="2026-09-15T21:39:36Z">
        <w:r>
          <w:rPr>
            <w:rFonts w:hint="eastAsia"/>
            <w:lang w:eastAsia="zh"/>
            <w:woUserID w:val="2"/>
          </w:rPr>
          <w:t>最后</w:t>
        </w:r>
      </w:ins>
      <w:ins w:id="46" w:author="Vance xu" w:date="2026-09-15T21:39:19Z">
        <w:r>
          <w:rPr>
            <w:rFonts w:hint="eastAsia"/>
            <w:lang w:eastAsia="zh"/>
            <w:woUserID w:val="2"/>
          </w:rPr>
          <w:t>单独</w:t>
        </w:r>
      </w:ins>
      <w:ins w:id="47" w:author="Vance xu" w:date="2026-09-15T21:39:41Z">
        <w:r>
          <w:rPr>
            <w:rFonts w:hint="eastAsia"/>
            <w:lang w:eastAsia="zh"/>
            <w:woUserID w:val="2"/>
          </w:rPr>
          <w:t>加</w:t>
        </w:r>
      </w:ins>
      <w:ins w:id="48" w:author="Vance xu" w:date="2026-09-15T21:39:21Z">
        <w:r>
          <w:rPr>
            <w:rFonts w:hint="eastAsia"/>
            <w:lang w:eastAsia="zh"/>
            <w:woUserID w:val="2"/>
          </w:rPr>
          <w:t>一列</w:t>
        </w:r>
      </w:ins>
      <w:ins w:id="49" w:author="Vance xu" w:date="2026-09-15T21:39:24Z">
        <w:r>
          <w:rPr>
            <w:rFonts w:hint="eastAsia"/>
            <w:lang w:eastAsia="zh"/>
            <w:woUserID w:val="2"/>
          </w:rPr>
          <w:t>，</w:t>
        </w:r>
      </w:ins>
      <w:ins w:id="50" w:author="Vance xu" w:date="2026-09-15T21:39:25Z">
        <w:r>
          <w:rPr>
            <w:rFonts w:hint="eastAsia"/>
            <w:lang w:eastAsia="zh"/>
            <w:woUserID w:val="2"/>
          </w:rPr>
          <w:t>将</w:t>
        </w:r>
      </w:ins>
      <w:ins w:id="51" w:author="Vance xu" w:date="2026-09-15T21:40:38Z">
        <w:r>
          <w:rPr>
            <w:rFonts w:hint="eastAsia"/>
            <w:lang w:eastAsia="zh"/>
            <w:woUserID w:val="2"/>
          </w:rPr>
          <w:t>表头</w:t>
        </w:r>
      </w:ins>
      <w:ins w:id="52" w:author="Vance xu" w:date="2026-09-15T21:39:47Z">
        <w:r>
          <w:rPr>
            <w:rFonts w:hint="eastAsia"/>
            <w:lang w:eastAsia="zh"/>
            <w:woUserID w:val="2"/>
          </w:rPr>
          <w:t>改为</w:t>
        </w:r>
      </w:ins>
      <w:ins w:id="53" w:author="Vance xu" w:date="2026-09-15T21:39:53Z">
        <w:r>
          <w:rPr>
            <w:rFonts w:hint="eastAsia"/>
            <w:lang w:eastAsia="zh"/>
            <w:woUserID w:val="2"/>
          </w:rPr>
          <w:t>“省公司版本责任主体（核对后删除）”</w:t>
        </w:r>
      </w:ins>
      <w:ins w:id="54" w:author="Vance xu" w:date="2026-09-15T21:36:16Z">
        <w:r>
          <w:rPr>
            <w:rFonts w:hint="eastAsia"/>
            <w:lang w:eastAsia="zh"/>
            <w:woUserID w:val="2"/>
          </w:rPr>
          <w:t>，</w:t>
        </w:r>
      </w:ins>
      <w:ins w:id="55" w:author="Vance xu" w:date="2026-09-15T21:36:17Z">
        <w:r>
          <w:rPr>
            <w:rFonts w:hint="eastAsia"/>
            <w:lang w:eastAsia="zh"/>
            <w:woUserID w:val="2"/>
          </w:rPr>
          <w:t>保持</w:t>
        </w:r>
      </w:ins>
      <w:ins w:id="56" w:author="Vance xu" w:date="2026-09-15T21:36:43Z">
        <w:r>
          <w:rPr>
            <w:rFonts w:hint="eastAsia"/>
            <w:lang w:eastAsia="zh"/>
            <w:woUserID w:val="2"/>
          </w:rPr>
          <w:t>原</w:t>
        </w:r>
      </w:ins>
      <w:ins w:id="57" w:author="Vance xu" w:date="2026-09-15T21:36:48Z">
        <w:r>
          <w:rPr>
            <w:rFonts w:hint="eastAsia"/>
            <w:lang w:eastAsia="zh"/>
            <w:woUserID w:val="2"/>
          </w:rPr>
          <w:t>矩阵中的</w:t>
        </w:r>
      </w:ins>
      <w:ins w:id="58" w:author="Vance xu" w:date="2026-09-15T21:36:52Z">
        <w:r>
          <w:rPr>
            <w:rFonts w:hint="eastAsia"/>
            <w:lang w:eastAsia="zh"/>
            <w:woUserID w:val="2"/>
          </w:rPr>
          <w:t>相关</w:t>
        </w:r>
      </w:ins>
      <w:ins w:id="59" w:author="Vance xu" w:date="2026-09-15T21:36:29Z">
        <w:r>
          <w:rPr>
            <w:rFonts w:hint="eastAsia"/>
            <w:lang w:eastAsia="zh"/>
            <w:woUserID w:val="2"/>
          </w:rPr>
          <w:t>标记</w:t>
        </w:r>
      </w:ins>
      <w:ins w:id="60" w:author="Vance xu" w:date="2026-09-15T21:36:34Z">
        <w:r>
          <w:rPr>
            <w:rFonts w:hint="eastAsia"/>
            <w:lang w:eastAsia="zh"/>
            <w:woUserID w:val="2"/>
          </w:rPr>
          <w:t>。</w:t>
        </w:r>
      </w:ins>
    </w:p>
    <w:p w14:paraId="1EA3BF54">
      <w:pPr>
        <w:pStyle w:val="3"/>
        <w:snapToGrid w:val="0"/>
      </w:pPr>
      <w:r>
        <w:t>二、具体审核规则</w:t>
      </w:r>
    </w:p>
    <w:p w14:paraId="6F772E5F">
      <w:pPr>
        <w:snapToGrid w:val="0"/>
      </w:pPr>
      <w:r>
        <w:t>以下十二项规则与原十二条审核要点对应。发现明确问题或因资料不足无法完成检查的，按第三部分要求填写审核意见；无问题的，审核意见留空。</w:t>
      </w:r>
    </w:p>
    <w:p w14:paraId="34EF8335">
      <w:pPr>
        <w:pStyle w:val="4"/>
        <w:snapToGrid w:val="0"/>
      </w:pPr>
      <w:r>
        <w:t>（一）资料提交完整性</w:t>
      </w:r>
    </w:p>
    <w:p w14:paraId="3C273C35">
      <w:pPr>
        <w:snapToGrid w:val="0"/>
      </w:pPr>
      <w:r>
        <w:t>对会计主体清单中的每个主体，按应报业务范围分别检查风控矩阵类和三清单类Excel材料是否齐全。矩阵类文件可按“风控矩阵”“矩阵”“风控</w:t>
      </w:r>
      <w:ins w:id="61" w:author="Vance xu" w:date="2026-09-15T11:43:42Z">
        <w:r>
          <w:rPr>
            <w:rFonts w:hint="eastAsia"/>
            <w:lang w:eastAsia="zh"/>
            <w:woUserID w:val="2"/>
          </w:rPr>
          <w:t>矩阵</w:t>
        </w:r>
      </w:ins>
      <w:del w:id="62" w:author="Vance xu" w:date="2026-09-15T11:43:41Z">
        <w:r>
          <w:rPr/>
          <w:delText>取证</w:delText>
        </w:r>
      </w:del>
      <w:r>
        <w:t>”“</w:t>
      </w:r>
      <w:ins w:id="63" w:author="Vance xu" w:date="2026-09-15T11:43:47Z">
        <w:r>
          <w:rPr>
            <w:rFonts w:hint="eastAsia"/>
            <w:lang w:eastAsia="zh"/>
            <w:woUserID w:val="2"/>
          </w:rPr>
          <w:t>矩阵</w:t>
        </w:r>
      </w:ins>
      <w:del w:id="64" w:author="Vance xu" w:date="2026-09-15T11:43:46Z">
        <w:r>
          <w:rPr/>
          <w:delText>取证</w:delText>
        </w:r>
      </w:del>
      <w:r>
        <w:t>”等约定关键字识别；三清单类可按“三清单”等约定关键字识别。文件名应能体现相应会计主体名称或经确认的简称。</w:t>
      </w:r>
    </w:p>
    <w:p w14:paraId="2FE5CCF0">
      <w:pPr>
        <w:snapToGrid w:val="0"/>
      </w:pPr>
      <w:r>
        <w:t>完整性以“会计主体＋业务类别＋材料类别”为核对依据，不以市公司报送包中已存在任意矩阵和任意三清单作为全部主体资料齐全的依据。各主体应报业务范围以提供的清单或适用范围为准，未提供时不推定全部业务均应报送。</w:t>
      </w:r>
    </w:p>
    <w:p w14:paraId="134A23D7">
      <w:pPr>
        <w:snapToGrid w:val="0"/>
      </w:pPr>
      <w:r>
        <w:t>未写主体名称但通过目录或表内信息能够唯一确认归属的，计入已收资料，同时提示文件命名不规范。不同主体混放、一个目录只放一个文件或同一主体资料跨目录存放，本身不构成缺件。归集完成后仍缺少应报材料的，指出具体主体、业务类别及缺少的材料类别。</w:t>
      </w:r>
    </w:p>
    <w:p w14:paraId="61135F38">
      <w:pPr>
        <w:pStyle w:val="4"/>
        <w:snapToGrid w:val="0"/>
      </w:pPr>
      <w:r>
        <w:t>（二）会计主体与提交资料对应情况</w:t>
      </w:r>
    </w:p>
    <w:p w14:paraId="5A9D9450">
      <w:pPr>
        <w:snapToGrid w:val="0"/>
      </w:pPr>
      <w:r>
        <w:t>以会计主体清单逐项核对主体材料，检查主体缺失、主体名称无法对应、多个主体合并提交及清单外主体等差异。按主体对应关系判断，不直接以主体数量与文件数量相比较。</w:t>
      </w:r>
    </w:p>
    <w:p w14:paraId="57980E50">
      <w:pPr>
        <w:snapToGrid w:val="0"/>
      </w:pPr>
      <w:r>
        <w:t>存在差异时，检查是否提交可归属于相关报送单位或主体的Word说明材料</w:t>
      </w:r>
      <w:ins w:id="65" w:author="Vance xu" w:date="2026-09-15T11:44:07Z">
        <w:r>
          <w:rPr>
            <w:rFonts w:hint="eastAsia"/>
            <w:lang w:eastAsia="zh"/>
            <w:woUserID w:val="2"/>
          </w:rPr>
          <w:t>或者</w:t>
        </w:r>
      </w:ins>
      <w:ins w:id="66" w:author="Vance xu" w:date="2026-09-15T11:44:10Z">
        <w:r>
          <w:rPr>
            <w:rFonts w:hint="eastAsia"/>
            <w:lang w:eastAsia="zh"/>
            <w:woUserID w:val="2"/>
          </w:rPr>
          <w:t>PDF</w:t>
        </w:r>
      </w:ins>
      <w:ins w:id="67" w:author="Vance xu" w:date="2026-09-15T11:44:17Z">
        <w:r>
          <w:rPr>
            <w:rFonts w:hint="eastAsia"/>
            <w:lang w:eastAsia="zh"/>
            <w:woUserID w:val="2"/>
          </w:rPr>
          <w:t>说明材料</w:t>
        </w:r>
      </w:ins>
      <w:r>
        <w:t>，格式限.doc、.docx</w:t>
      </w:r>
      <w:ins w:id="68" w:author="Vance xu" w:date="2026-09-15T11:44:32Z">
        <w:r>
          <w:rPr>
            <w:rFonts w:hint="eastAsia"/>
            <w:lang w:eastAsia="zh"/>
            <w:woUserID w:val="2"/>
          </w:rPr>
          <w:t>、</w:t>
        </w:r>
      </w:ins>
      <w:ins w:id="69" w:author="Vance xu" w:date="2026-09-15T11:44:22Z">
        <w:r>
          <w:rPr>
            <w:rFonts w:hint="eastAsia"/>
            <w:lang w:eastAsia="zh"/>
            <w:woUserID w:val="2"/>
          </w:rPr>
          <w:t>.</w:t>
        </w:r>
      </w:ins>
      <w:ins w:id="70" w:author="Vance xu" w:date="2026-09-15T11:44:25Z">
        <w:r>
          <w:rPr>
            <w:rFonts w:hint="eastAsia"/>
            <w:lang w:eastAsia="zh"/>
            <w:woUserID w:val="2"/>
          </w:rPr>
          <w:t>pdf</w:t>
        </w:r>
      </w:ins>
      <w:r>
        <w:t>。文件名或文档标题含“说明”“情况说明”“合并说明”“主体说明”</w:t>
      </w:r>
      <w:ins w:id="71" w:author="Vance xu" w:date="2026-09-15T11:46:11Z">
        <w:r>
          <w:rPr>
            <w:rFonts w:hint="eastAsia"/>
            <w:lang w:eastAsia="zh"/>
            <w:woUserID w:val="2"/>
          </w:rPr>
          <w:t>“</w:t>
        </w:r>
      </w:ins>
      <w:ins w:id="72" w:author="Vance xu" w:date="2026-09-15T11:46:12Z">
        <w:r>
          <w:rPr>
            <w:rFonts w:hint="eastAsia"/>
            <w:lang w:eastAsia="zh"/>
            <w:woUserID w:val="2"/>
          </w:rPr>
          <w:t>申请</w:t>
        </w:r>
      </w:ins>
      <w:ins w:id="73" w:author="Vance xu" w:date="2026-09-15T11:46:11Z">
        <w:r>
          <w:rPr>
            <w:rFonts w:hint="eastAsia"/>
            <w:lang w:eastAsia="zh"/>
            <w:woUserID w:val="2"/>
          </w:rPr>
          <w:t>”</w:t>
        </w:r>
      </w:ins>
      <w:r>
        <w:t>等可识别表述的，可认定为说明材料；普通Word</w:t>
      </w:r>
      <w:ins w:id="74" w:author="Vance xu" w:date="2026-09-15T11:46:21Z">
        <w:r>
          <w:rPr>
            <w:rFonts w:hint="eastAsia"/>
            <w:lang w:eastAsia="zh"/>
            <w:woUserID w:val="2"/>
          </w:rPr>
          <w:t>、</w:t>
        </w:r>
      </w:ins>
      <w:ins w:id="75" w:author="Vance xu" w:date="2026-09-15T11:46:23Z">
        <w:r>
          <w:rPr>
            <w:rFonts w:hint="eastAsia"/>
            <w:lang w:eastAsia="zh"/>
            <w:woUserID w:val="2"/>
          </w:rPr>
          <w:t>PDF</w:t>
        </w:r>
      </w:ins>
      <w:r>
        <w:t>文件不能仅凭扩展名认定为说明材料。</w:t>
      </w:r>
    </w:p>
    <w:p w14:paraId="41DB8967">
      <w:pPr>
        <w:snapToGrid w:val="0"/>
      </w:pPr>
      <w:r>
        <w:t>本条仅核查说明材料存在、格式正确、归属可识别，不审核说明理由是否充分。差异已提供可识别说明的，本条不另提问题；未提供或无法对应的，填写缺少说明或</w:t>
      </w:r>
      <w:del w:id="76" w:author="Vance xu" w:date="2026-09-15T21:44:01Z">
        <w:r>
          <w:rPr/>
          <w:delText>待核实</w:delText>
        </w:r>
      </w:del>
      <w:r>
        <w:t>意见。说明材料不自动替代合并后仍需提交的矩阵、三清单，也不免除其他具体审核要求。</w:t>
      </w:r>
    </w:p>
    <w:p w14:paraId="3BE5A8F8">
      <w:pPr>
        <w:pStyle w:val="4"/>
        <w:snapToGrid w:val="0"/>
      </w:pPr>
      <w:r>
        <w:t>（三）基准字段及适用性填写情况</w:t>
      </w:r>
    </w:p>
    <w:p w14:paraId="180C62FE">
      <w:pPr>
        <w:snapToGrid w:val="0"/>
      </w:pPr>
      <w:r>
        <w:t>按相同业务类别与提供的</w:t>
      </w:r>
      <w:commentRangeStart w:id="1"/>
      <w:r>
        <w:rPr>
          <w:highlight w:val="yellow"/>
          <w:rPrChange w:id="77" w:author="18607164089手机用户" w:date="2026-09-15T08:56:38Z">
            <w:rPr/>
          </w:rPrChange>
        </w:rPr>
        <w:t>省公司0818版本</w:t>
      </w:r>
      <w:commentRangeEnd w:id="1"/>
      <w:r>
        <w:rPr>
          <w:woUserID w:val="7"/>
        </w:rPr>
        <w:commentReference w:id="1"/>
      </w:r>
      <w:r>
        <w:t>比较字段结构；员工报账等已有明确指定更新版本的，采用该业务指定版本。重点检查应保留字段是否因异常删除列而缺失，不判断措施、载体等文字删减的业务合理性。</w:t>
      </w:r>
    </w:p>
    <w:p w14:paraId="1CDAE51A">
      <w:pPr>
        <w:snapToGrid w:val="0"/>
      </w:pPr>
      <w: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3E5773BC">
      <w:pPr>
        <w:snapToGrid w:val="0"/>
      </w:pPr>
      <w: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392CE6FA">
      <w:pPr>
        <w:pStyle w:val="4"/>
        <w:snapToGrid w:val="0"/>
        <w:rPr>
          <w:del w:id="78" w:author="Vance xu" w:date="2026-09-14T16:32:58Z"/>
        </w:rPr>
      </w:pPr>
      <w:del w:id="79" w:author="Vance xu" w:date="2026-09-14T16:32:58Z">
        <w:r>
          <w:rPr/>
          <w:delText>（四）数字化矩阵特定系统权限</w:delText>
        </w:r>
      </w:del>
    </w:p>
    <w:p w14:paraId="716AD21B">
      <w:pPr>
        <w:snapToGrid w:val="0"/>
        <w:rPr>
          <w:del w:id="80" w:author="Vance xu" w:date="2026-09-14T16:32:58Z"/>
        </w:rPr>
      </w:pPr>
      <w:del w:id="81" w:author="Vance xu" w:date="2026-09-14T16:32:58Z">
        <w:r>
          <w:rPr/>
          <w:delText>本次被审核单位均为省公司所属单位，统一按不应保留“数字化项目智慧管控平台”操作内容执行，不再判断单位层级。检查08数字化矩阵审核要点指定的“1-1”事项及其对应系统规则，涉及该平台的相关操作内容和系统规则均应删除。</w:delText>
        </w:r>
      </w:del>
    </w:p>
    <w:p w14:paraId="38467D22">
      <w:pPr>
        <w:snapToGrid w:val="0"/>
        <w:rPr>
          <w:del w:id="82" w:author="Vance xu" w:date="2026-09-14T16:32:58Z"/>
        </w:rPr>
      </w:pPr>
      <w:del w:id="83" w:author="Vance xu" w:date="2026-09-14T16:32:58Z">
        <w:r>
          <w:rPr/>
          <w:delText>仍作为本单位有效控制内容或有效系统规则保留的，填写应删除相关平台操作内容或系统规则的意见。明确删除的内容不作为问题；仅隐藏行列或标红而未删除的，仍按有效保留核查。本条为专项检查，不受第七项暂不审核的影响。</w:delText>
        </w:r>
      </w:del>
    </w:p>
    <w:p w14:paraId="7248C626">
      <w:pPr>
        <w:pStyle w:val="4"/>
        <w:snapToGrid w:val="0"/>
      </w:pPr>
      <w:r>
        <w:t>（五）责任主体落实到</w:t>
      </w:r>
      <w:ins w:id="84" w:author="Vance xu" w:date="2026-09-14T16:08:58Z">
        <w:r>
          <w:rPr>
            <w:rFonts w:hint="eastAsia"/>
            <w:lang w:eastAsia="zh"/>
            <w:woUserID w:val="2"/>
          </w:rPr>
          <w:t>部门</w:t>
        </w:r>
      </w:ins>
      <w:ins w:id="85" w:author="Vance xu" w:date="2026-09-14T16:09:00Z">
        <w:r>
          <w:rPr>
            <w:rFonts w:hint="eastAsia"/>
            <w:lang w:eastAsia="zh"/>
            <w:woUserID w:val="2"/>
          </w:rPr>
          <w:t>、</w:t>
        </w:r>
      </w:ins>
      <w:r>
        <w:t>岗位和人员</w:t>
      </w:r>
    </w:p>
    <w:p w14:paraId="3321D174">
      <w:pPr>
        <w:snapToGrid w:val="0"/>
        <w:rPr>
          <w:rFonts w:hint="eastAsia" w:eastAsia="华文仿宋"/>
          <w:lang w:eastAsia="zh"/>
          <w:woUserID w:val="7"/>
        </w:rPr>
      </w:pPr>
      <w:r>
        <w:t>按同一会计主体、同一业务类别的控制措施编号，将矩阵与岗位内控责任清单关联。检查每项需落实的责任是否具备具体措施编号、对应岗位职责、实际所属部门、具体岗位</w:t>
      </w:r>
      <w:ins w:id="86" w:author="Vance xu" w:date="2026-09-14T16:09:08Z">
        <w:r>
          <w:rPr>
            <w:rFonts w:hint="eastAsia"/>
            <w:lang w:eastAsia="zh"/>
            <w:woUserID w:val="2"/>
          </w:rPr>
          <w:t>名称</w:t>
        </w:r>
      </w:ins>
      <w:r>
        <w:t>和实际执行人</w:t>
      </w:r>
      <w:ins w:id="87" w:author="Vance xu" w:date="2026-09-14T16:09:21Z">
        <w:r>
          <w:rPr>
            <w:rFonts w:hint="eastAsia"/>
            <w:lang w:eastAsia="zh"/>
            <w:woUserID w:val="2"/>
          </w:rPr>
          <w:t>员</w:t>
        </w:r>
      </w:ins>
      <w:r>
        <w:t>姓名。允许一项措施对应多个部门、岗位</w:t>
      </w:r>
      <w:ins w:id="88" w:author="Vance xu" w:date="2026-09-14T16:09:29Z">
        <w:r>
          <w:rPr>
            <w:rFonts w:hint="eastAsia"/>
            <w:lang w:eastAsia="zh"/>
            <w:woUserID w:val="2"/>
          </w:rPr>
          <w:t>名称</w:t>
        </w:r>
      </w:ins>
      <w:r>
        <w:t>或人员</w:t>
      </w:r>
      <w:ins w:id="89" w:author="Vance xu" w:date="2026-09-14T16:09:34Z">
        <w:r>
          <w:rPr>
            <w:rFonts w:hint="eastAsia"/>
            <w:lang w:eastAsia="zh"/>
            <w:woUserID w:val="2"/>
          </w:rPr>
          <w:t>姓名</w:t>
        </w:r>
      </w:ins>
      <w:r>
        <w:t>。</w:t>
      </w:r>
      <w:ins w:id="90" w:author="18607164089手机用户" w:date="2026-09-15T09:00:11Z">
        <w:r>
          <w:rPr>
            <w:rFonts w:hint="eastAsia"/>
            <w:lang w:eastAsia="zh"/>
            <w:woUserID w:val="7"/>
          </w:rPr>
          <w:t>允许</w:t>
        </w:r>
      </w:ins>
      <w:ins w:id="91" w:author="18607164089手机用户" w:date="2026-09-15T09:00:12Z">
        <w:r>
          <w:rPr>
            <w:rFonts w:hint="eastAsia"/>
            <w:lang w:eastAsia="zh"/>
            <w:woUserID w:val="7"/>
          </w:rPr>
          <w:t>出现</w:t>
        </w:r>
      </w:ins>
      <w:ins w:id="92" w:author="18607164089手机用户" w:date="2026-09-15T09:00:22Z">
        <w:r>
          <w:rPr>
            <w:rFonts w:hint="eastAsia"/>
            <w:lang w:eastAsia="zh"/>
            <w:woUserID w:val="7"/>
          </w:rPr>
          <w:t>多名</w:t>
        </w:r>
      </w:ins>
      <w:ins w:id="93" w:author="18607164089手机用户" w:date="2026-09-15T09:00:23Z">
        <w:r>
          <w:rPr>
            <w:rFonts w:hint="eastAsia"/>
            <w:lang w:eastAsia="zh"/>
            <w:woUserID w:val="7"/>
          </w:rPr>
          <w:t>人员</w:t>
        </w:r>
      </w:ins>
      <w:ins w:id="94" w:author="18607164089手机用户" w:date="2026-09-15T09:00:26Z">
        <w:r>
          <w:rPr>
            <w:rFonts w:hint="eastAsia"/>
            <w:lang w:eastAsia="zh"/>
            <w:woUserID w:val="7"/>
          </w:rPr>
          <w:t>对应</w:t>
        </w:r>
      </w:ins>
      <w:ins w:id="95" w:author="18607164089手机用户" w:date="2026-09-15T09:00:27Z">
        <w:r>
          <w:rPr>
            <w:rFonts w:hint="eastAsia"/>
            <w:lang w:eastAsia="zh"/>
            <w:woUserID w:val="7"/>
          </w:rPr>
          <w:t>一个</w:t>
        </w:r>
      </w:ins>
      <w:ins w:id="96" w:author="18607164089手机用户" w:date="2026-09-15T09:00:28Z">
        <w:r>
          <w:rPr>
            <w:rFonts w:hint="eastAsia"/>
            <w:lang w:eastAsia="zh"/>
            <w:woUserID w:val="7"/>
          </w:rPr>
          <w:t>岗位的</w:t>
        </w:r>
      </w:ins>
      <w:ins w:id="97" w:author="18607164089手机用户" w:date="2026-09-15T09:00:29Z">
        <w:r>
          <w:rPr>
            <w:rFonts w:hint="eastAsia"/>
            <w:lang w:eastAsia="zh"/>
            <w:woUserID w:val="7"/>
          </w:rPr>
          <w:t>情况</w:t>
        </w:r>
      </w:ins>
      <w:ins w:id="98" w:author="18607164089手机用户" w:date="2026-09-15T09:00:31Z">
        <w:r>
          <w:rPr>
            <w:rFonts w:hint="eastAsia"/>
            <w:lang w:eastAsia="zh"/>
            <w:woUserID w:val="7"/>
          </w:rPr>
          <w:t>。</w:t>
        </w:r>
      </w:ins>
    </w:p>
    <w:p w14:paraId="341AF27B">
      <w:pPr>
        <w:snapToGrid w:val="0"/>
      </w:pPr>
      <w:r>
        <w:t>矩阵中列明的各责任主体均应纳入岗位清单，不能因某个措施编号在岗位清单出现一次就认定全部责任已覆盖。矩阵允许使用泛化称呼，通过经确认的泛称与实际部门、岗位</w:t>
      </w:r>
      <w:ins w:id="99" w:author="Vance xu" w:date="2026-09-14T16:09:51Z">
        <w:r>
          <w:rPr>
            <w:rFonts w:hint="eastAsia"/>
            <w:lang w:eastAsia="zh"/>
            <w:woUserID w:val="2"/>
          </w:rPr>
          <w:t>名称</w:t>
        </w:r>
      </w:ins>
      <w:r>
        <w:t>对应关系匹配；无法对应的，填写</w:t>
      </w:r>
      <w:del w:id="100" w:author="Vance xu" w:date="2026-09-15T21:44:10Z">
        <w:r>
          <w:rPr/>
          <w:delText>待核实</w:delText>
        </w:r>
      </w:del>
      <w:r>
        <w:t>意见，不因字面不同直接判为遗漏。</w:t>
      </w:r>
    </w:p>
    <w:p w14:paraId="56B1C4C4">
      <w:pPr>
        <w:widowControl w:val="0"/>
        <w:snapToGrid/>
        <w:rPr>
          <w:ins w:id="102" w:author="Vance xu" w:date="2026-09-14T16:12:35Z"/>
          <w:rFonts w:hint="eastAsia"/>
          <w:lang w:eastAsia="zh"/>
          <w:woUserID w:val="2"/>
        </w:rPr>
        <w:pPrChange w:id="101" w:author="Vance xu" w:date="2026-09-15T22:02:48Z">
          <w:pPr>
            <w:snapToGrid w:val="0"/>
          </w:pPr>
        </w:pPrChange>
      </w:pPr>
      <w:ins w:id="103" w:author="Vance xu" w:date="2026-09-14T16:12:46Z">
        <w:r>
          <w:rPr>
            <w:rFonts w:hint="eastAsia"/>
            <w:lang w:eastAsia="zh"/>
            <w:woUserID w:val="2"/>
          </w:rPr>
          <w:t>部门</w:t>
        </w:r>
      </w:ins>
      <w:ins w:id="104" w:author="Vance xu" w:date="2026-09-14T16:12:47Z">
        <w:r>
          <w:rPr>
            <w:rFonts w:hint="eastAsia"/>
            <w:lang w:eastAsia="zh"/>
            <w:woUserID w:val="2"/>
          </w:rPr>
          <w:t>列</w:t>
        </w:r>
      </w:ins>
      <w:ins w:id="105" w:author="Vance xu" w:date="2026-09-15T17:19:35Z">
        <w:r>
          <w:rPr>
            <w:rFonts w:hint="eastAsia"/>
            <w:lang w:eastAsia="zh"/>
            <w:woUserID w:val="2"/>
          </w:rPr>
          <w:t>“</w:t>
        </w:r>
      </w:ins>
      <w:ins w:id="106" w:author="Vance xu" w:date="2026-09-15T17:19:37Z">
        <w:r>
          <w:rPr>
            <w:rFonts w:hint="eastAsia"/>
            <w:lang w:eastAsia="zh"/>
            <w:woUserID w:val="2"/>
          </w:rPr>
          <w:t>各级单位</w:t>
        </w:r>
      </w:ins>
      <w:ins w:id="107" w:author="Vance xu" w:date="2026-09-15T17:19:35Z">
        <w:r>
          <w:rPr>
            <w:rFonts w:hint="eastAsia"/>
            <w:lang w:eastAsia="zh"/>
            <w:woUserID w:val="2"/>
          </w:rPr>
          <w:t>”</w:t>
        </w:r>
      </w:ins>
      <w:ins w:id="108" w:author="Vance xu" w:date="2026-09-14T16:10:33Z">
        <w:r>
          <w:rPr>
            <w:rFonts w:hint="eastAsia"/>
            <w:lang w:eastAsia="zh"/>
            <w:woUserID w:val="2"/>
          </w:rPr>
          <w:t>“</w:t>
        </w:r>
      </w:ins>
      <w:ins w:id="109" w:author="Vance xu" w:date="2026-09-14T16:10:37Z">
        <w:r>
          <w:rPr>
            <w:rFonts w:hint="eastAsia" w:ascii="宋体" w:hAnsi="宋体" w:eastAsia="宋体" w:cs="宋体"/>
            <w:b w:val="0"/>
            <w:i w:val="0"/>
            <w:color w:val="000000"/>
            <w:sz w:val="32"/>
            <w:szCs w:val="32"/>
            <w:woUserID w:val="2"/>
          </w:rPr>
          <w:t>管理</w:t>
        </w:r>
      </w:ins>
      <w:ins w:id="110" w:author="Vance xu" w:date="2026-09-14T16:10:39Z">
        <w:r>
          <w:rPr>
            <w:rFonts w:hint="eastAsia" w:ascii="宋体" w:hAnsi="宋体" w:eastAsia="宋体" w:cs="宋体"/>
            <w:b w:val="0"/>
            <w:i w:val="0"/>
            <w:color w:val="000000"/>
            <w:sz w:val="32"/>
            <w:szCs w:val="32"/>
            <w:lang w:eastAsia="zh"/>
            <w:woUserID w:val="2"/>
          </w:rPr>
          <w:t>部门</w:t>
        </w:r>
      </w:ins>
      <w:ins w:id="111" w:author="Vance xu" w:date="2026-09-14T16:10:33Z">
        <w:r>
          <w:rPr>
            <w:rFonts w:hint="eastAsia"/>
            <w:lang w:eastAsia="zh"/>
            <w:woUserID w:val="2"/>
          </w:rPr>
          <w:t>”</w:t>
        </w:r>
      </w:ins>
      <w:ins w:id="112" w:author="Vance xu" w:date="2026-09-15T10:24:57Z">
        <w:r>
          <w:rPr>
            <w:rFonts w:hint="eastAsia"/>
            <w:lang w:eastAsia="zh"/>
            <w:woUserID w:val="2"/>
          </w:rPr>
          <w:t>"</w:t>
        </w:r>
      </w:ins>
      <w:ins w:id="113" w:author="Vance xu" w:date="2026-09-15T10:25:01Z">
        <w:r>
          <w:rPr>
            <w:rFonts w:hint="eastAsia"/>
            <w:lang w:eastAsia="zh"/>
            <w:woUserID w:val="2"/>
          </w:rPr>
          <w:t>实施</w:t>
        </w:r>
      </w:ins>
      <w:ins w:id="114" w:author="Vance xu" w:date="2026-09-15T10:25:02Z">
        <w:r>
          <w:rPr>
            <w:rFonts w:hint="eastAsia"/>
            <w:lang w:eastAsia="zh"/>
            <w:woUserID w:val="2"/>
          </w:rPr>
          <w:t>部门</w:t>
        </w:r>
      </w:ins>
      <w:ins w:id="115" w:author="Vance xu" w:date="2026-09-14T16:10:44Z">
        <w:r>
          <w:rPr>
            <w:rFonts w:hint="eastAsia"/>
            <w:lang w:eastAsia="zh"/>
            <w:woUserID w:val="2"/>
          </w:rPr>
          <w:t>“</w:t>
        </w:r>
      </w:ins>
      <w:ins w:id="116" w:author="Vance xu" w:date="2026-09-14T16:10:48Z">
        <w:r>
          <w:rPr>
            <w:rFonts w:hint="eastAsia"/>
            <w:lang w:eastAsia="zh"/>
            <w:woUserID w:val="2"/>
          </w:rPr>
          <w:t>各部门</w:t>
        </w:r>
      </w:ins>
      <w:ins w:id="117" w:author="Vance xu" w:date="2026-09-14T16:10:44Z">
        <w:r>
          <w:rPr>
            <w:rFonts w:hint="eastAsia"/>
            <w:lang w:eastAsia="zh"/>
            <w:woUserID w:val="2"/>
          </w:rPr>
          <w:t>”</w:t>
        </w:r>
      </w:ins>
      <w:ins w:id="118" w:author="Vance xu" w:date="2026-09-14T16:11:00Z">
        <w:r>
          <w:rPr>
            <w:rFonts w:hint="eastAsia"/>
            <w:lang w:eastAsia="zh"/>
            <w:woUserID w:val="2"/>
          </w:rPr>
          <w:t>“</w:t>
        </w:r>
      </w:ins>
      <w:ins w:id="119" w:author="Vance xu" w:date="2026-09-14T16:11:02Z">
        <w:r>
          <w:rPr>
            <w:rFonts w:hint="eastAsia" w:ascii="宋体" w:hAnsi="宋体" w:eastAsia="宋体" w:cs="宋体"/>
            <w:b w:val="0"/>
            <w:i w:val="0"/>
            <w:color w:val="000000"/>
            <w:sz w:val="32"/>
            <w:szCs w:val="32"/>
            <w:woUserID w:val="2"/>
          </w:rPr>
          <w:t>需求</w:t>
        </w:r>
      </w:ins>
      <w:ins w:id="120" w:author="Vance xu" w:date="2026-09-14T16:11:08Z">
        <w:r>
          <w:rPr>
            <w:rFonts w:hint="eastAsia" w:ascii="宋体" w:hAnsi="宋体" w:eastAsia="宋体" w:cs="宋体"/>
            <w:b w:val="0"/>
            <w:i w:val="0"/>
            <w:color w:val="000000"/>
            <w:sz w:val="32"/>
            <w:szCs w:val="32"/>
            <w:lang w:eastAsia="zh"/>
            <w:woUserID w:val="2"/>
          </w:rPr>
          <w:t>部门</w:t>
        </w:r>
      </w:ins>
      <w:ins w:id="121" w:author="Vance xu" w:date="2026-09-14T16:11:00Z">
        <w:r>
          <w:rPr>
            <w:rFonts w:hint="eastAsia"/>
            <w:lang w:eastAsia="zh"/>
            <w:woUserID w:val="2"/>
          </w:rPr>
          <w:t>”</w:t>
        </w:r>
      </w:ins>
      <w:ins w:id="122" w:author="Vance xu" w:date="2026-09-14T16:11:34Z">
        <w:r>
          <w:rPr>
            <w:rFonts w:hint="eastAsia"/>
            <w:lang w:eastAsia="zh"/>
            <w:woUserID w:val="2"/>
          </w:rPr>
          <w:t>“</w:t>
        </w:r>
      </w:ins>
      <w:ins w:id="123" w:author="Vance xu" w:date="2026-09-14T16:11:36Z">
        <w:r>
          <w:rPr>
            <w:rFonts w:hint="eastAsia"/>
            <w:lang w:eastAsia="zh"/>
            <w:woUserID w:val="2"/>
          </w:rPr>
          <w:t>用工部门</w:t>
        </w:r>
      </w:ins>
      <w:ins w:id="124" w:author="Vance xu" w:date="2026-09-14T16:11:34Z">
        <w:r>
          <w:rPr>
            <w:rFonts w:hint="eastAsia"/>
            <w:lang w:eastAsia="zh"/>
            <w:woUserID w:val="2"/>
          </w:rPr>
          <w:t>”</w:t>
        </w:r>
      </w:ins>
      <w:ins w:id="125" w:author="Vance xu" w:date="2026-09-14T16:11:39Z">
        <w:r>
          <w:rPr>
            <w:rFonts w:hint="eastAsia"/>
            <w:lang w:eastAsia="zh"/>
            <w:woUserID w:val="2"/>
          </w:rPr>
          <w:t>“</w:t>
        </w:r>
      </w:ins>
      <w:ins w:id="126" w:author="Vance xu" w:date="2026-09-14T16:11:43Z">
        <w:r>
          <w:rPr>
            <w:rFonts w:hint="eastAsia"/>
            <w:lang w:eastAsia="zh"/>
            <w:woUserID w:val="2"/>
          </w:rPr>
          <w:t>归口管理部门</w:t>
        </w:r>
      </w:ins>
      <w:ins w:id="127" w:author="Vance xu" w:date="2026-09-14T16:11:39Z">
        <w:r>
          <w:rPr>
            <w:rFonts w:hint="eastAsia"/>
            <w:lang w:eastAsia="zh"/>
            <w:woUserID w:val="2"/>
          </w:rPr>
          <w:t>”</w:t>
        </w:r>
      </w:ins>
      <w:ins w:id="128" w:author="Vance xu" w:date="2026-09-14T18:11:01Z">
        <w:r>
          <w:rPr>
            <w:rFonts w:hint="eastAsia"/>
            <w:lang w:eastAsia="zh"/>
            <w:woUserID w:val="2"/>
          </w:rPr>
          <w:t>“</w:t>
        </w:r>
      </w:ins>
      <w:ins w:id="129" w:author="Vance xu" w:date="2026-09-14T18:11:02Z">
        <w:r>
          <w:rPr>
            <w:rFonts w:hint="eastAsia"/>
            <w:lang w:eastAsia="zh"/>
            <w:woUserID w:val="2"/>
          </w:rPr>
          <w:t>会签部门</w:t>
        </w:r>
      </w:ins>
      <w:ins w:id="130" w:author="Vance xu" w:date="2026-09-14T18:11:01Z">
        <w:r>
          <w:rPr>
            <w:rFonts w:hint="eastAsia"/>
            <w:lang w:eastAsia="zh"/>
            <w:woUserID w:val="2"/>
          </w:rPr>
          <w:t>”</w:t>
        </w:r>
      </w:ins>
      <w:ins w:id="131" w:author="Vance xu" w:date="2026-09-14T18:31:53Z">
        <w:r>
          <w:rPr>
            <w:rFonts w:hint="eastAsia"/>
            <w:lang w:eastAsia="zh"/>
            <w:woUserID w:val="2"/>
          </w:rPr>
          <w:t>“</w:t>
        </w:r>
      </w:ins>
      <w:ins w:id="132" w:author="Vance xu" w:date="2026-09-15T08:49:25Z">
        <w:r>
          <w:rPr>
            <w:rFonts w:hint="eastAsia"/>
            <w:lang w:eastAsia="zh"/>
            <w:woUserID w:val="2"/>
          </w:rPr>
          <w:t>实物</w:t>
        </w:r>
      </w:ins>
      <w:ins w:id="133" w:author="Vance xu" w:date="2026-09-14T18:31:54Z">
        <w:r>
          <w:rPr>
            <w:rFonts w:hint="eastAsia"/>
            <w:lang w:eastAsia="zh"/>
            <w:woUserID w:val="2"/>
          </w:rPr>
          <w:t>资产</w:t>
        </w:r>
      </w:ins>
      <w:ins w:id="134" w:author="Vance xu" w:date="2026-09-14T18:31:53Z">
        <w:r>
          <w:rPr>
            <w:rFonts w:hint="eastAsia"/>
            <w:lang w:eastAsia="zh"/>
            <w:woUserID w:val="2"/>
          </w:rPr>
          <w:t>”</w:t>
        </w:r>
      </w:ins>
      <w:ins w:id="135" w:author="Vance xu" w:date="2026-09-15T08:49:28Z">
        <w:r>
          <w:rPr>
            <w:rFonts w:hint="eastAsia"/>
            <w:lang w:eastAsia="zh"/>
            <w:woUserID w:val="2"/>
          </w:rPr>
          <w:t>“</w:t>
        </w:r>
      </w:ins>
      <w:ins w:id="136" w:author="Vance xu" w:date="2026-09-15T08:49:29Z">
        <w:r>
          <w:rPr>
            <w:rFonts w:hint="eastAsia"/>
            <w:lang w:eastAsia="zh"/>
            <w:woUserID w:val="2"/>
          </w:rPr>
          <w:t>资产使用</w:t>
        </w:r>
      </w:ins>
      <w:ins w:id="137" w:author="Vance xu" w:date="2026-09-15T08:49:28Z">
        <w:r>
          <w:rPr>
            <w:rFonts w:hint="eastAsia"/>
            <w:lang w:eastAsia="zh"/>
            <w:woUserID w:val="2"/>
          </w:rPr>
          <w:t>”</w:t>
        </w:r>
      </w:ins>
      <w:ins w:id="138" w:author="Vance xu" w:date="2026-09-15T08:48:53Z">
        <w:r>
          <w:rPr>
            <w:rFonts w:hint="eastAsia"/>
            <w:lang w:eastAsia="zh"/>
            <w:woUserID w:val="2"/>
          </w:rPr>
          <w:t>“</w:t>
        </w:r>
      </w:ins>
      <w:ins w:id="139" w:author="Vance xu" w:date="2026-09-15T08:48:55Z">
        <w:r>
          <w:rPr>
            <w:rFonts w:hint="eastAsia"/>
            <w:lang w:eastAsia="zh"/>
            <w:woUserID w:val="2"/>
          </w:rPr>
          <w:t>委托</w:t>
        </w:r>
      </w:ins>
      <w:ins w:id="140" w:author="Vance xu" w:date="2026-09-15T08:48:53Z">
        <w:r>
          <w:rPr>
            <w:rFonts w:hint="eastAsia"/>
            <w:lang w:eastAsia="zh"/>
            <w:woUserID w:val="2"/>
          </w:rPr>
          <w:t>”</w:t>
        </w:r>
      </w:ins>
      <w:ins w:id="141" w:author="Vance xu" w:date="2026-09-15T08:49:59Z">
        <w:r>
          <w:rPr>
            <w:rFonts w:hint="eastAsia"/>
            <w:lang w:eastAsia="zh"/>
            <w:woUserID w:val="2"/>
          </w:rPr>
          <w:t>“</w:t>
        </w:r>
      </w:ins>
      <w:ins w:id="142" w:author="Vance xu" w:date="2026-09-15T08:50:02Z">
        <w:r>
          <w:rPr>
            <w:rFonts w:hint="eastAsia"/>
            <w:lang w:eastAsia="zh"/>
            <w:woUserID w:val="2"/>
          </w:rPr>
          <w:t>项目管理</w:t>
        </w:r>
      </w:ins>
      <w:ins w:id="143" w:author="Vance xu" w:date="2026-09-15T08:50:03Z">
        <w:r>
          <w:rPr>
            <w:rFonts w:hint="eastAsia"/>
            <w:lang w:eastAsia="zh"/>
            <w:woUserID w:val="2"/>
          </w:rPr>
          <w:t>部门</w:t>
        </w:r>
      </w:ins>
      <w:ins w:id="144" w:author="Vance xu" w:date="2026-09-15T08:49:59Z">
        <w:r>
          <w:rPr>
            <w:rFonts w:hint="eastAsia"/>
            <w:lang w:eastAsia="zh"/>
            <w:woUserID w:val="2"/>
          </w:rPr>
          <w:t>”</w:t>
        </w:r>
      </w:ins>
      <w:ins w:id="145" w:author="Vance xu" w:date="2026-09-15T10:15:16Z">
        <w:r>
          <w:rPr>
            <w:rFonts w:hint="eastAsia"/>
            <w:lang w:eastAsia="zh"/>
            <w:woUserID w:val="2"/>
          </w:rPr>
          <w:t>“</w:t>
        </w:r>
      </w:ins>
      <w:ins w:id="146" w:author="Vance xu" w:date="2026-09-15T10:15:22Z">
        <w:r>
          <w:rPr>
            <w:rFonts w:hint="eastAsia"/>
            <w:lang w:eastAsia="zh"/>
            <w:woUserID w:val="2"/>
          </w:rPr>
          <w:t>项目建设部门</w:t>
        </w:r>
      </w:ins>
      <w:ins w:id="147" w:author="Vance xu" w:date="2026-09-15T10:15:16Z">
        <w:r>
          <w:rPr>
            <w:rFonts w:hint="eastAsia"/>
            <w:lang w:eastAsia="zh"/>
            <w:woUserID w:val="2"/>
          </w:rPr>
          <w:t>”</w:t>
        </w:r>
      </w:ins>
      <w:ins w:id="148" w:author="Vance xu" w:date="2026-09-14T16:33:48Z">
        <w:r>
          <w:rPr>
            <w:woUserID w:val="2"/>
          </w:rPr>
          <w:t>“待定”</w:t>
        </w:r>
      </w:ins>
      <w:ins w:id="149" w:author="Vance xu" w:date="2026-09-15T10:20:49Z">
        <w:r>
          <w:rPr>
            <w:rFonts w:hint="eastAsia"/>
            <w:lang w:eastAsia="zh"/>
            <w:woUserID w:val="2"/>
          </w:rPr>
          <w:t>“</w:t>
        </w:r>
      </w:ins>
      <w:ins w:id="150" w:author="Vance xu" w:date="2026-09-15T10:20:50Z">
        <w:r>
          <w:rPr>
            <w:rFonts w:hint="eastAsia"/>
            <w:lang w:eastAsia="zh"/>
            <w:woUserID w:val="2"/>
          </w:rPr>
          <w:t>项目承担部门</w:t>
        </w:r>
      </w:ins>
      <w:ins w:id="151" w:author="Vance xu" w:date="2026-09-15T10:20:49Z">
        <w:r>
          <w:rPr>
            <w:rFonts w:hint="eastAsia"/>
            <w:lang w:eastAsia="zh"/>
            <w:woUserID w:val="2"/>
          </w:rPr>
          <w:t>”</w:t>
        </w:r>
      </w:ins>
      <w:ins w:id="152" w:author="Vance xu" w:date="2026-09-15T10:21:04Z">
        <w:r>
          <w:rPr>
            <w:rFonts w:hint="eastAsia"/>
            <w:lang w:eastAsia="zh"/>
            <w:woUserID w:val="2"/>
          </w:rPr>
          <w:t>“项目需求部</w:t>
        </w:r>
      </w:ins>
      <w:ins w:id="153" w:author="Vance xu" w:date="2026-09-15T10:21:30Z">
        <w:r>
          <w:rPr>
            <w:rFonts w:hint="eastAsia"/>
            <w:lang w:eastAsia="zh"/>
            <w:woUserID w:val="2"/>
          </w:rPr>
          <w:t>门</w:t>
        </w:r>
      </w:ins>
      <w:ins w:id="154" w:author="Vance xu" w:date="2026-09-15T10:21:06Z">
        <w:r>
          <w:rPr>
            <w:rFonts w:hint="eastAsia"/>
            <w:lang w:eastAsia="zh"/>
            <w:woUserID w:val="2"/>
          </w:rPr>
          <w:t>”</w:t>
        </w:r>
      </w:ins>
      <w:ins w:id="155" w:author="Vance xu" w:date="2026-09-15T10:21:15Z">
        <w:r>
          <w:rPr>
            <w:rFonts w:hint="eastAsia"/>
            <w:lang w:eastAsia="zh"/>
            <w:woUserID w:val="2"/>
          </w:rPr>
          <w:t>“归口管理部门”</w:t>
        </w:r>
      </w:ins>
      <w:ins w:id="156" w:author="Vance xu" w:date="2026-09-15T17:47:03Z">
        <w:r>
          <w:rPr>
            <w:rFonts w:hint="eastAsia"/>
            <w:lang w:eastAsia="zh"/>
            <w:woUserID w:val="2"/>
          </w:rPr>
          <w:t>“</w:t>
        </w:r>
      </w:ins>
      <w:ins w:id="157" w:author="Vance xu" w:date="2026-09-15T17:47:04Z">
        <w:r>
          <w:rPr>
            <w:rFonts w:hint="eastAsia"/>
            <w:lang w:eastAsia="zh"/>
            <w:woUserID w:val="2"/>
          </w:rPr>
          <w:t>各级单位-项目管理部门/建设单位</w:t>
        </w:r>
      </w:ins>
      <w:ins w:id="158" w:author="Vance xu" w:date="2026-09-15T17:47:03Z">
        <w:r>
          <w:rPr>
            <w:rFonts w:hint="eastAsia"/>
            <w:lang w:eastAsia="zh"/>
            <w:woUserID w:val="2"/>
          </w:rPr>
          <w:t>”</w:t>
        </w:r>
      </w:ins>
      <w:ins w:id="159" w:author="Vance xu" w:date="2026-09-15T22:01:47Z">
        <w:r>
          <w:rPr>
            <w:rFonts w:hint="eastAsia"/>
            <w:lang w:eastAsia="zh"/>
            <w:woUserID w:val="2"/>
          </w:rPr>
          <w:t>“</w:t>
        </w:r>
      </w:ins>
      <w:ins w:id="160" w:author="Vance xu" w:date="2026-09-15T22:01:47Z">
        <w:r>
          <w:rPr>
            <w:rFonts w:hint="default" w:ascii="方正仿宋_GB2312" w:hAnsi="方正仿宋_GB2312" w:eastAsia="方正仿宋_GB2312" w:cs="方正仿宋_GB2312"/>
            <w:color w:val="000000"/>
            <w:kern w:val="2"/>
            <w:sz w:val="32"/>
            <w:szCs w:val="32"/>
            <w:lang w:val="en-US" w:eastAsia="zh-CN" w:bidi="ar"/>
            <w:woUserID w:val="2"/>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ins>
      <w:ins w:id="161" w:author="Vance xu" w:date="2026-09-15T22:01:47Z">
        <w:r>
          <w:rPr>
            <w:rFonts w:hint="eastAsia"/>
            <w:lang w:eastAsia="zh"/>
            <w:woUserID w:val="2"/>
          </w:rPr>
          <w:t>”</w:t>
        </w:r>
      </w:ins>
      <w:ins w:id="162" w:author="Vance xu" w:date="2026-09-14T16:11:53Z">
        <w:r>
          <w:rPr>
            <w:rFonts w:hint="eastAsia"/>
            <w:lang w:eastAsia="zh"/>
            <w:woUserID w:val="2"/>
          </w:rPr>
          <w:t>等</w:t>
        </w:r>
      </w:ins>
      <w:ins w:id="163" w:author="Vance xu" w:date="2026-09-15T08:51:38Z">
        <w:r>
          <w:rPr>
            <w:rFonts w:hint="eastAsia"/>
            <w:lang w:eastAsia="zh"/>
            <w:woUserID w:val="2"/>
          </w:rPr>
          <w:t>泛化的称呼</w:t>
        </w:r>
      </w:ins>
      <w:ins w:id="164" w:author="Vance xu" w:date="2026-09-14T16:12:04Z">
        <w:r>
          <w:rPr>
            <w:woUserID w:val="2"/>
          </w:rPr>
          <w:t>占位表述</w:t>
        </w:r>
      </w:ins>
      <w:ins w:id="165" w:author="Vance xu" w:date="2026-09-14T16:12:08Z">
        <w:r>
          <w:rPr>
            <w:rFonts w:hint="eastAsia"/>
            <w:lang w:eastAsia="zh"/>
            <w:woUserID w:val="2"/>
          </w:rPr>
          <w:t>，</w:t>
        </w:r>
      </w:ins>
      <w:ins w:id="166" w:author="Vance xu" w:date="2026-09-14T16:12:13Z">
        <w:r>
          <w:rPr>
            <w:rFonts w:hint="eastAsia"/>
            <w:lang w:eastAsia="zh"/>
            <w:woUserID w:val="2"/>
          </w:rPr>
          <w:t>提示</w:t>
        </w:r>
      </w:ins>
      <w:ins w:id="167" w:author="Vance xu" w:date="2026-09-14T16:15:30Z">
        <w:r>
          <w:rPr>
            <w:rFonts w:hint="eastAsia"/>
            <w:lang w:eastAsia="zh"/>
            <w:woUserID w:val="2"/>
          </w:rPr>
          <w:t>“</w:t>
        </w:r>
      </w:ins>
      <w:ins w:id="168" w:author="Vance xu" w:date="2026-09-14T16:12:25Z">
        <w:r>
          <w:rPr>
            <w:rFonts w:hint="eastAsia"/>
            <w:lang w:eastAsia="zh"/>
            <w:woUserID w:val="2"/>
          </w:rPr>
          <w:t>请明确</w:t>
        </w:r>
      </w:ins>
      <w:ins w:id="169" w:author="Vance xu" w:date="2026-09-14T16:12:17Z">
        <w:r>
          <w:rPr>
            <w:rFonts w:hint="eastAsia"/>
            <w:lang w:eastAsia="zh"/>
            <w:woUserID w:val="2"/>
          </w:rPr>
          <w:t>到</w:t>
        </w:r>
      </w:ins>
      <w:ins w:id="170" w:author="Vance xu" w:date="2026-09-14T16:12:19Z">
        <w:r>
          <w:rPr>
            <w:rFonts w:hint="eastAsia"/>
            <w:lang w:eastAsia="zh"/>
            <w:woUserID w:val="2"/>
          </w:rPr>
          <w:t>具体部门</w:t>
        </w:r>
      </w:ins>
      <w:ins w:id="171" w:author="Vance xu" w:date="2026-09-14T16:15:31Z">
        <w:r>
          <w:rPr>
            <w:rFonts w:hint="eastAsia"/>
            <w:lang w:eastAsia="zh"/>
            <w:woUserID w:val="2"/>
          </w:rPr>
          <w:t>”</w:t>
        </w:r>
      </w:ins>
      <w:ins w:id="172" w:author="Vance xu" w:date="2026-09-15T08:50:08Z">
        <w:r>
          <w:rPr>
            <w:rFonts w:hint="eastAsia"/>
            <w:lang w:eastAsia="zh"/>
            <w:woUserID w:val="2"/>
          </w:rPr>
          <w:t>，</w:t>
        </w:r>
      </w:ins>
      <w:ins w:id="173" w:author="Vance xu" w:date="2026-09-15T08:50:09Z">
        <w:r>
          <w:rPr>
            <w:rFonts w:hint="eastAsia"/>
            <w:lang w:eastAsia="zh"/>
            <w:woUserID w:val="2"/>
          </w:rPr>
          <w:t>但是</w:t>
        </w:r>
      </w:ins>
      <w:ins w:id="174" w:author="Vance xu" w:date="2026-09-15T08:50:11Z">
        <w:r>
          <w:rPr>
            <w:rFonts w:hint="eastAsia"/>
            <w:lang w:eastAsia="zh"/>
            <w:woUserID w:val="2"/>
          </w:rPr>
          <w:t>“</w:t>
        </w:r>
      </w:ins>
      <w:ins w:id="175" w:author="Vance xu" w:date="2026-09-15T08:50:25Z">
        <w:r>
          <w:rPr>
            <w:rFonts w:hint="eastAsia"/>
            <w:lang w:eastAsia="zh"/>
            <w:woUserID w:val="2"/>
          </w:rPr>
          <w:t>****</w:t>
        </w:r>
      </w:ins>
      <w:ins w:id="176" w:author="Vance xu" w:date="2026-09-15T08:50:15Z">
        <w:r>
          <w:rPr>
            <w:rFonts w:hint="eastAsia"/>
            <w:lang w:eastAsia="zh"/>
            <w:woUserID w:val="2"/>
          </w:rPr>
          <w:t>部门</w:t>
        </w:r>
      </w:ins>
      <w:ins w:id="177" w:author="Vance xu" w:date="2026-09-15T08:50:16Z">
        <w:r>
          <w:rPr>
            <w:rFonts w:hint="eastAsia"/>
            <w:lang w:eastAsia="zh"/>
            <w:woUserID w:val="2"/>
          </w:rPr>
          <w:t>-</w:t>
        </w:r>
      </w:ins>
      <w:ins w:id="178" w:author="Vance xu" w:date="2026-09-15T08:50:20Z">
        <w:r>
          <w:rPr>
            <w:rFonts w:hint="eastAsia"/>
            <w:lang w:eastAsia="zh"/>
            <w:woUserID w:val="2"/>
          </w:rPr>
          <w:t>****</w:t>
        </w:r>
      </w:ins>
      <w:ins w:id="179" w:author="Vance xu" w:date="2026-09-15T08:50:21Z">
        <w:r>
          <w:rPr>
            <w:rFonts w:hint="eastAsia"/>
            <w:lang w:eastAsia="zh"/>
            <w:woUserID w:val="2"/>
          </w:rPr>
          <w:t>部</w:t>
        </w:r>
      </w:ins>
      <w:ins w:id="180" w:author="Vance xu" w:date="2026-09-15T08:50:11Z">
        <w:r>
          <w:rPr>
            <w:rFonts w:hint="eastAsia"/>
            <w:lang w:eastAsia="zh"/>
            <w:woUserID w:val="2"/>
          </w:rPr>
          <w:t>”</w:t>
        </w:r>
      </w:ins>
      <w:ins w:id="181" w:author="Vance xu" w:date="2026-09-15T08:50:40Z">
        <w:r>
          <w:rPr>
            <w:rFonts w:hint="eastAsia"/>
            <w:lang w:eastAsia="zh"/>
            <w:woUserID w:val="2"/>
          </w:rPr>
          <w:t>不作</w:t>
        </w:r>
      </w:ins>
      <w:ins w:id="182" w:author="Vance xu" w:date="2026-09-15T08:50:55Z">
        <w:r>
          <w:rPr>
            <w:rFonts w:hint="eastAsia"/>
            <w:lang w:eastAsia="zh"/>
            <w:woUserID w:val="2"/>
          </w:rPr>
          <w:t>未</w:t>
        </w:r>
      </w:ins>
      <w:ins w:id="183" w:author="Vance xu" w:date="2026-09-15T08:50:51Z">
        <w:r>
          <w:rPr>
            <w:rFonts w:hint="eastAsia"/>
            <w:lang w:eastAsia="zh"/>
            <w:woUserID w:val="2"/>
          </w:rPr>
          <w:t>具体到</w:t>
        </w:r>
      </w:ins>
      <w:ins w:id="184" w:author="Vance xu" w:date="2026-09-15T08:50:58Z">
        <w:r>
          <w:rPr>
            <w:rFonts w:hint="eastAsia"/>
            <w:lang w:eastAsia="zh"/>
            <w:woUserID w:val="2"/>
          </w:rPr>
          <w:t>具体部门</w:t>
        </w:r>
      </w:ins>
      <w:ins w:id="185" w:author="Vance xu" w:date="2026-09-15T11:48:28Z">
        <w:r>
          <w:rPr>
            <w:rFonts w:hint="eastAsia"/>
            <w:lang w:eastAsia="zh"/>
            <w:woUserID w:val="2"/>
          </w:rPr>
          <w:t>的</w:t>
        </w:r>
      </w:ins>
      <w:ins w:id="186" w:author="Vance xu" w:date="2026-09-15T11:48:29Z">
        <w:r>
          <w:rPr>
            <w:rFonts w:hint="eastAsia"/>
            <w:lang w:eastAsia="zh"/>
            <w:woUserID w:val="2"/>
          </w:rPr>
          <w:t>情况</w:t>
        </w:r>
      </w:ins>
      <w:ins w:id="187" w:author="Vance xu" w:date="2026-09-15T11:48:31Z">
        <w:r>
          <w:rPr>
            <w:rFonts w:hint="eastAsia"/>
            <w:lang w:eastAsia="zh"/>
            <w:woUserID w:val="2"/>
          </w:rPr>
          <w:t>，</w:t>
        </w:r>
      </w:ins>
      <w:ins w:id="188" w:author="Vance xu" w:date="2026-09-15T11:48:34Z">
        <w:r>
          <w:rPr>
            <w:rFonts w:hint="eastAsia"/>
            <w:lang w:eastAsia="zh"/>
            <w:woUserID w:val="2"/>
          </w:rPr>
          <w:t>比如</w:t>
        </w:r>
      </w:ins>
      <w:ins w:id="189" w:author="Vance xu" w:date="2026-09-15T11:48:39Z">
        <w:r>
          <w:rPr>
            <w:rFonts w:hint="eastAsia"/>
            <w:lang w:eastAsia="zh"/>
            <w:woUserID w:val="2"/>
          </w:rPr>
          <w:t>株洲</w:t>
        </w:r>
      </w:ins>
      <w:ins w:id="190" w:author="Vance xu" w:date="2026-09-15T11:48:40Z">
        <w:r>
          <w:rPr>
            <w:rFonts w:hint="eastAsia"/>
            <w:lang w:eastAsia="zh"/>
            <w:woUserID w:val="2"/>
          </w:rPr>
          <w:t>公司</w:t>
        </w:r>
      </w:ins>
      <w:ins w:id="191" w:author="Vance xu" w:date="2026-09-15T11:48:43Z">
        <w:r>
          <w:rPr>
            <w:rFonts w:hint="eastAsia"/>
            <w:lang w:eastAsia="zh"/>
            <w:woUserID w:val="2"/>
          </w:rPr>
          <w:t>会写</w:t>
        </w:r>
      </w:ins>
      <w:ins w:id="192" w:author="Vance xu" w:date="2026-09-15T11:48:44Z">
        <w:r>
          <w:rPr>
            <w:rFonts w:hint="eastAsia"/>
            <w:lang w:eastAsia="zh"/>
            <w:woUserID w:val="2"/>
          </w:rPr>
          <w:t>“</w:t>
        </w:r>
      </w:ins>
      <w:ins w:id="193" w:author="Vance xu" w:date="2026-09-15T11:49:37Z">
        <w:r>
          <w:rPr>
            <w:rFonts w:hint="eastAsia"/>
            <w:lang w:eastAsia="zh"/>
            <w:woUserID w:val="2"/>
          </w:rPr>
          <w:t>项目管理部门-建设部</w:t>
        </w:r>
      </w:ins>
      <w:ins w:id="194" w:author="Vance xu" w:date="2026-09-15T11:48:44Z">
        <w:r>
          <w:rPr>
            <w:rFonts w:hint="eastAsia"/>
            <w:lang w:eastAsia="zh"/>
            <w:woUserID w:val="2"/>
          </w:rPr>
          <w:t>”</w:t>
        </w:r>
      </w:ins>
      <w:ins w:id="195" w:author="Vance xu" w:date="2026-09-15T11:49:49Z">
        <w:r>
          <w:rPr>
            <w:rFonts w:hint="eastAsia"/>
            <w:lang w:eastAsia="zh"/>
            <w:woUserID w:val="2"/>
          </w:rPr>
          <w:t>、</w:t>
        </w:r>
      </w:ins>
      <w:ins w:id="196" w:author="Vance xu" w:date="2026-09-15T11:49:51Z">
        <w:r>
          <w:rPr>
            <w:rFonts w:hint="eastAsia"/>
            <w:lang w:eastAsia="zh"/>
            <w:woUserID w:val="2"/>
          </w:rPr>
          <w:t>"</w:t>
        </w:r>
      </w:ins>
      <w:ins w:id="197" w:author="Vance xu" w:date="2026-09-15T11:49:49Z">
        <w:r>
          <w:rPr>
            <w:rFonts w:hint="eastAsia"/>
            <w:lang w:eastAsia="zh"/>
            <w:woUserID w:val="2"/>
          </w:rPr>
          <w:t>项目管理部门-配网管理部</w:t>
        </w:r>
      </w:ins>
      <w:ins w:id="198" w:author="Vance xu" w:date="2026-09-15T11:49:52Z">
        <w:r>
          <w:rPr>
            <w:rFonts w:hint="eastAsia"/>
            <w:lang w:eastAsia="zh"/>
            <w:woUserID w:val="2"/>
          </w:rPr>
          <w:t>"</w:t>
        </w:r>
      </w:ins>
      <w:ins w:id="199" w:author="Vance xu" w:date="2026-09-15T11:49:57Z">
        <w:r>
          <w:rPr>
            <w:rFonts w:hint="eastAsia"/>
            <w:lang w:eastAsia="zh"/>
            <w:woUserID w:val="2"/>
          </w:rPr>
          <w:t>、</w:t>
        </w:r>
      </w:ins>
      <w:ins w:id="200" w:author="Vance xu" w:date="2026-09-15T11:50:14Z">
        <w:r>
          <w:rPr>
            <w:rFonts w:hint="eastAsia"/>
            <w:lang w:eastAsia="zh"/>
            <w:woUserID w:val="2"/>
          </w:rPr>
          <w:t>“</w:t>
        </w:r>
      </w:ins>
      <w:ins w:id="201" w:author="Vance xu" w:date="2026-09-15T11:50:15Z">
        <w:r>
          <w:rPr>
            <w:rFonts w:hint="eastAsia"/>
            <w:lang w:eastAsia="zh"/>
            <w:woUserID w:val="2"/>
          </w:rPr>
          <w:t>资产使用保管部门-变检公司</w:t>
        </w:r>
      </w:ins>
      <w:ins w:id="202" w:author="Vance xu" w:date="2026-09-15T11:50:14Z">
        <w:r>
          <w:rPr>
            <w:rFonts w:hint="eastAsia"/>
            <w:lang w:eastAsia="zh"/>
            <w:woUserID w:val="2"/>
          </w:rPr>
          <w:t>”</w:t>
        </w:r>
      </w:ins>
      <w:ins w:id="203" w:author="Vance xu" w:date="2026-09-15T11:50:18Z">
        <w:r>
          <w:rPr>
            <w:rFonts w:hint="eastAsia"/>
            <w:lang w:eastAsia="zh"/>
            <w:woUserID w:val="2"/>
          </w:rPr>
          <w:t>等</w:t>
        </w:r>
      </w:ins>
      <w:ins w:id="204" w:author="Vance xu" w:date="2026-09-15T11:50:20Z">
        <w:r>
          <w:rPr>
            <w:rFonts w:hint="eastAsia"/>
            <w:lang w:eastAsia="zh"/>
            <w:woUserID w:val="2"/>
          </w:rPr>
          <w:t>类似</w:t>
        </w:r>
      </w:ins>
      <w:ins w:id="205" w:author="Vance xu" w:date="2026-09-15T11:50:22Z">
        <w:r>
          <w:rPr>
            <w:rFonts w:hint="eastAsia"/>
            <w:lang w:eastAsia="zh"/>
            <w:woUserID w:val="2"/>
          </w:rPr>
          <w:t>表述</w:t>
        </w:r>
      </w:ins>
      <w:ins w:id="206" w:author="Vance xu" w:date="2026-09-15T11:50:24Z">
        <w:r>
          <w:rPr>
            <w:rFonts w:hint="eastAsia"/>
            <w:lang w:eastAsia="zh"/>
            <w:woUserID w:val="2"/>
          </w:rPr>
          <w:t>已经</w:t>
        </w:r>
      </w:ins>
      <w:ins w:id="207" w:author="Vance xu" w:date="2026-09-15T08:51:00Z">
        <w:r>
          <w:rPr>
            <w:rFonts w:hint="eastAsia"/>
            <w:lang w:eastAsia="zh"/>
            <w:woUserID w:val="2"/>
          </w:rPr>
          <w:t>。</w:t>
        </w:r>
      </w:ins>
    </w:p>
    <w:p w14:paraId="41DB4E95">
      <w:pPr>
        <w:widowControl w:val="0"/>
        <w:snapToGrid/>
        <w:rPr>
          <w:ins w:id="209" w:author="Vance xu" w:date="2026-09-14T16:13:38Z"/>
          <w:rFonts w:hint="eastAsia" w:eastAsia="华文仿宋"/>
          <w:lang w:eastAsia="zh"/>
          <w:woUserID w:val="2"/>
        </w:rPr>
        <w:pPrChange w:id="208" w:author="Vance xu" w:date="2026-09-15T22:03:20Z">
          <w:pPr>
            <w:snapToGrid w:val="0"/>
          </w:pPr>
        </w:pPrChange>
      </w:pPr>
      <w:ins w:id="210" w:author="Vance xu" w:date="2026-09-14T16:12:39Z">
        <w:r>
          <w:rPr>
            <w:rFonts w:hint="eastAsia"/>
            <w:lang w:eastAsia="zh"/>
            <w:woUserID w:val="2"/>
          </w:rPr>
          <w:t>岗位</w:t>
        </w:r>
      </w:ins>
      <w:ins w:id="211" w:author="Vance xu" w:date="2026-09-14T16:12:40Z">
        <w:r>
          <w:rPr>
            <w:rFonts w:hint="eastAsia"/>
            <w:lang w:eastAsia="zh"/>
            <w:woUserID w:val="2"/>
          </w:rPr>
          <w:t>名称</w:t>
        </w:r>
      </w:ins>
      <w:ins w:id="212" w:author="Vance xu" w:date="2026-09-14T16:12:41Z">
        <w:r>
          <w:rPr>
            <w:rFonts w:hint="eastAsia"/>
            <w:lang w:eastAsia="zh"/>
            <w:woUserID w:val="2"/>
          </w:rPr>
          <w:t>列</w:t>
        </w:r>
      </w:ins>
      <w:ins w:id="213" w:author="Vance xu" w:date="2026-09-14T16:12:52Z">
        <w:r>
          <w:rPr>
            <w:rFonts w:hint="eastAsia"/>
            <w:lang w:eastAsia="zh"/>
            <w:woUserID w:val="2"/>
          </w:rPr>
          <w:t>，</w:t>
        </w:r>
      </w:ins>
      <w:r>
        <w:t>“某某”“待定”“相关人员”</w:t>
      </w:r>
      <w:ins w:id="214" w:author="Vance xu" w:date="2026-09-15T17:22:56Z">
        <w:r>
          <w:rPr>
            <w:rFonts w:hint="eastAsia"/>
            <w:lang w:eastAsia="zh"/>
            <w:woUserID w:val="2"/>
          </w:rPr>
          <w:t>“采购人员”</w:t>
        </w:r>
      </w:ins>
      <w:ins w:id="215" w:author="Vance xu" w:date="2026-09-14T16:08:05Z">
        <w:r>
          <w:rPr>
            <w:rFonts w:hint="eastAsia" w:ascii="宋体" w:hAnsi="宋体" w:eastAsia="宋体" w:cs="宋体"/>
            <w:b w:val="0"/>
            <w:i w:val="0"/>
            <w:color w:val="000000"/>
            <w:sz w:val="32"/>
            <w:szCs w:val="32"/>
            <w:woUserID w:val="2"/>
          </w:rPr>
          <w:t>“管理人员”</w:t>
        </w:r>
      </w:ins>
      <w:ins w:id="216" w:author="Vance xu" w:date="2026-09-15T10:25:08Z">
        <w:r>
          <w:rPr>
            <w:rFonts w:hint="eastAsia" w:ascii="宋体" w:hAnsi="宋体" w:eastAsia="宋体" w:cs="宋体"/>
            <w:b w:val="0"/>
            <w:i w:val="0"/>
            <w:color w:val="000000"/>
            <w:sz w:val="32"/>
            <w:szCs w:val="32"/>
            <w:lang w:eastAsia="zh"/>
            <w:woUserID w:val="2"/>
          </w:rPr>
          <w:t>“</w:t>
        </w:r>
      </w:ins>
      <w:ins w:id="217" w:author="Vance xu" w:date="2026-09-15T10:25:09Z">
        <w:r>
          <w:rPr>
            <w:rFonts w:hint="eastAsia"/>
            <w:lang w:eastAsia="zh"/>
            <w:woUserID w:val="2"/>
          </w:rPr>
          <w:t>实施</w:t>
        </w:r>
      </w:ins>
      <w:ins w:id="218" w:author="Vance xu" w:date="2026-09-15T10:25:11Z">
        <w:r>
          <w:rPr>
            <w:rFonts w:hint="eastAsia"/>
            <w:lang w:eastAsia="zh"/>
            <w:woUserID w:val="2"/>
          </w:rPr>
          <w:t>人员</w:t>
        </w:r>
      </w:ins>
      <w:ins w:id="219" w:author="Vance xu" w:date="2026-09-15T10:25:08Z">
        <w:r>
          <w:rPr>
            <w:rFonts w:hint="eastAsia" w:ascii="宋体" w:hAnsi="宋体" w:eastAsia="宋体" w:cs="宋体"/>
            <w:b w:val="0"/>
            <w:i w:val="0"/>
            <w:color w:val="000000"/>
            <w:sz w:val="32"/>
            <w:szCs w:val="32"/>
            <w:lang w:eastAsia="zh"/>
            <w:woUserID w:val="2"/>
          </w:rPr>
          <w:t>”</w:t>
        </w:r>
      </w:ins>
      <w:ins w:id="220" w:author="Vance xu" w:date="2026-09-15T10:25:14Z">
        <w:r>
          <w:rPr>
            <w:rFonts w:hint="eastAsia" w:ascii="宋体" w:hAnsi="宋体" w:eastAsia="宋体" w:cs="宋体"/>
            <w:b w:val="0"/>
            <w:i w:val="0"/>
            <w:color w:val="000000"/>
            <w:sz w:val="32"/>
            <w:szCs w:val="32"/>
            <w:lang w:eastAsia="zh"/>
            <w:woUserID w:val="2"/>
          </w:rPr>
          <w:t>“</w:t>
        </w:r>
      </w:ins>
      <w:ins w:id="221" w:author="Vance xu" w:date="2026-09-15T10:25:16Z">
        <w:r>
          <w:rPr>
            <w:rFonts w:hint="eastAsia" w:ascii="宋体" w:hAnsi="宋体" w:eastAsia="宋体" w:cs="宋体"/>
            <w:b w:val="0"/>
            <w:i w:val="0"/>
            <w:color w:val="000000"/>
            <w:sz w:val="32"/>
            <w:szCs w:val="32"/>
            <w:lang w:eastAsia="zh"/>
            <w:woUserID w:val="2"/>
          </w:rPr>
          <w:t>接待人员</w:t>
        </w:r>
      </w:ins>
      <w:ins w:id="222" w:author="Vance xu" w:date="2026-09-15T10:25:14Z">
        <w:r>
          <w:rPr>
            <w:rFonts w:hint="eastAsia" w:ascii="宋体" w:hAnsi="宋体" w:eastAsia="宋体" w:cs="宋体"/>
            <w:b w:val="0"/>
            <w:i w:val="0"/>
            <w:color w:val="000000"/>
            <w:sz w:val="32"/>
            <w:szCs w:val="32"/>
            <w:lang w:eastAsia="zh"/>
            <w:woUserID w:val="2"/>
          </w:rPr>
          <w:t>”</w:t>
        </w:r>
      </w:ins>
      <w:ins w:id="223" w:author="Vance xu" w:date="2026-09-15T10:25:18Z">
        <w:r>
          <w:rPr>
            <w:rFonts w:hint="eastAsia" w:ascii="宋体" w:hAnsi="宋体" w:eastAsia="宋体" w:cs="宋体"/>
            <w:b w:val="0"/>
            <w:i w:val="0"/>
            <w:color w:val="000000"/>
            <w:sz w:val="32"/>
            <w:szCs w:val="32"/>
            <w:lang w:eastAsia="zh"/>
            <w:woUserID w:val="2"/>
          </w:rPr>
          <w:t>“</w:t>
        </w:r>
      </w:ins>
      <w:ins w:id="224" w:author="Vance xu" w:date="2026-09-15T10:25:20Z">
        <w:r>
          <w:rPr>
            <w:rFonts w:hint="eastAsia" w:ascii="宋体" w:hAnsi="宋体" w:eastAsia="宋体" w:cs="宋体"/>
            <w:b w:val="0"/>
            <w:i w:val="0"/>
            <w:color w:val="000000"/>
            <w:sz w:val="32"/>
            <w:szCs w:val="32"/>
            <w:lang w:eastAsia="zh"/>
            <w:woUserID w:val="2"/>
          </w:rPr>
          <w:t>承接</w:t>
        </w:r>
      </w:ins>
      <w:ins w:id="225" w:author="Vance xu" w:date="2026-09-15T10:25:22Z">
        <w:r>
          <w:rPr>
            <w:rFonts w:hint="eastAsia" w:ascii="宋体" w:hAnsi="宋体" w:eastAsia="宋体" w:cs="宋体"/>
            <w:b w:val="0"/>
            <w:i w:val="0"/>
            <w:color w:val="000000"/>
            <w:sz w:val="32"/>
            <w:szCs w:val="32"/>
            <w:lang w:eastAsia="zh"/>
            <w:woUserID w:val="2"/>
          </w:rPr>
          <w:t>人员</w:t>
        </w:r>
      </w:ins>
      <w:ins w:id="226" w:author="Vance xu" w:date="2026-09-15T10:25:18Z">
        <w:r>
          <w:rPr>
            <w:rFonts w:hint="eastAsia" w:ascii="宋体" w:hAnsi="宋体" w:eastAsia="宋体" w:cs="宋体"/>
            <w:b w:val="0"/>
            <w:i w:val="0"/>
            <w:color w:val="000000"/>
            <w:sz w:val="32"/>
            <w:szCs w:val="32"/>
            <w:lang w:eastAsia="zh"/>
            <w:woUserID w:val="2"/>
          </w:rPr>
          <w:t>”</w:t>
        </w:r>
      </w:ins>
      <w:ins w:id="227" w:author="Vance xu" w:date="2026-09-14T16:08:05Z">
        <w:r>
          <w:rPr>
            <w:rFonts w:hint="eastAsia" w:ascii="宋体" w:hAnsi="宋体" w:eastAsia="宋体" w:cs="宋体"/>
            <w:b w:val="0"/>
            <w:i w:val="0"/>
            <w:color w:val="000000"/>
            <w:sz w:val="32"/>
            <w:szCs w:val="32"/>
            <w:woUserID w:val="2"/>
          </w:rPr>
          <w:t>“出差人员”“需求人员”“报账人员”“部门负责人”</w:t>
        </w:r>
      </w:ins>
      <w:ins w:id="228" w:author="Vance xu" w:date="2026-09-15T10:15:35Z">
        <w:r>
          <w:rPr>
            <w:rFonts w:hint="eastAsia" w:ascii="宋体" w:hAnsi="宋体" w:eastAsia="宋体" w:cs="宋体"/>
            <w:b w:val="0"/>
            <w:i w:val="0"/>
            <w:color w:val="000000"/>
            <w:sz w:val="32"/>
            <w:szCs w:val="32"/>
            <w:lang w:eastAsia="zh"/>
            <w:woUserID w:val="2"/>
          </w:rPr>
          <w:t>“需求审核人员”</w:t>
        </w:r>
      </w:ins>
      <w:ins w:id="229" w:author="Vance xu" w:date="2026-09-15T10:16:29Z">
        <w:r>
          <w:rPr>
            <w:rFonts w:hint="eastAsia" w:ascii="宋体" w:hAnsi="宋体" w:eastAsia="宋体" w:cs="宋体"/>
            <w:b w:val="0"/>
            <w:i w:val="0"/>
            <w:color w:val="000000"/>
            <w:sz w:val="32"/>
            <w:szCs w:val="32"/>
            <w:lang w:eastAsia="zh"/>
            <w:woUserID w:val="2"/>
          </w:rPr>
          <w:t>“</w:t>
        </w:r>
      </w:ins>
      <w:ins w:id="230" w:author="Vance xu" w:date="2026-09-15T10:16:31Z">
        <w:r>
          <w:rPr>
            <w:rFonts w:hint="eastAsia" w:ascii="宋体" w:hAnsi="宋体" w:eastAsia="宋体" w:cs="宋体"/>
            <w:b w:val="0"/>
            <w:i w:val="0"/>
            <w:color w:val="000000"/>
            <w:sz w:val="32"/>
            <w:szCs w:val="32"/>
            <w:lang w:eastAsia="zh"/>
            <w:woUserID w:val="2"/>
          </w:rPr>
          <w:t>合同签订</w:t>
        </w:r>
      </w:ins>
      <w:ins w:id="231" w:author="Vance xu" w:date="2026-09-15T10:16:32Z">
        <w:r>
          <w:rPr>
            <w:rFonts w:hint="eastAsia" w:ascii="宋体" w:hAnsi="宋体" w:eastAsia="宋体" w:cs="宋体"/>
            <w:b w:val="0"/>
            <w:i w:val="0"/>
            <w:color w:val="000000"/>
            <w:sz w:val="32"/>
            <w:szCs w:val="32"/>
            <w:lang w:eastAsia="zh"/>
            <w:woUserID w:val="2"/>
          </w:rPr>
          <w:t>人员</w:t>
        </w:r>
      </w:ins>
      <w:ins w:id="232" w:author="Vance xu" w:date="2026-09-15T10:16:29Z">
        <w:r>
          <w:rPr>
            <w:rFonts w:hint="eastAsia" w:ascii="宋体" w:hAnsi="宋体" w:eastAsia="宋体" w:cs="宋体"/>
            <w:b w:val="0"/>
            <w:i w:val="0"/>
            <w:color w:val="000000"/>
            <w:sz w:val="32"/>
            <w:szCs w:val="32"/>
            <w:lang w:eastAsia="zh"/>
            <w:woUserID w:val="2"/>
          </w:rPr>
          <w:t>”</w:t>
        </w:r>
      </w:ins>
      <w:ins w:id="233" w:author="Vance xu" w:date="2026-09-15T10:18:49Z">
        <w:r>
          <w:rPr>
            <w:rFonts w:hint="eastAsia" w:ascii="宋体" w:hAnsi="宋体" w:eastAsia="宋体" w:cs="宋体"/>
            <w:b w:val="0"/>
            <w:i w:val="0"/>
            <w:color w:val="000000"/>
            <w:sz w:val="32"/>
            <w:szCs w:val="32"/>
            <w:lang w:eastAsia="zh"/>
            <w:woUserID w:val="2"/>
          </w:rPr>
          <w:t>“</w:t>
        </w:r>
      </w:ins>
      <w:ins w:id="234" w:author="Vance xu" w:date="2026-09-15T10:18:50Z">
        <w:r>
          <w:rPr>
            <w:rFonts w:hint="eastAsia" w:ascii="宋体" w:hAnsi="宋体" w:eastAsia="宋体" w:cs="宋体"/>
            <w:b w:val="0"/>
            <w:i w:val="0"/>
            <w:color w:val="000000"/>
            <w:sz w:val="32"/>
            <w:szCs w:val="32"/>
            <w:lang w:eastAsia="zh"/>
            <w:woUserID w:val="2"/>
          </w:rPr>
          <w:t>合同经办人员</w:t>
        </w:r>
      </w:ins>
      <w:ins w:id="235" w:author="Vance xu" w:date="2026-09-15T10:18:49Z">
        <w:r>
          <w:rPr>
            <w:rFonts w:hint="eastAsia" w:ascii="宋体" w:hAnsi="宋体" w:eastAsia="宋体" w:cs="宋体"/>
            <w:b w:val="0"/>
            <w:i w:val="0"/>
            <w:color w:val="000000"/>
            <w:sz w:val="32"/>
            <w:szCs w:val="32"/>
            <w:lang w:eastAsia="zh"/>
            <w:woUserID w:val="2"/>
          </w:rPr>
          <w:t>”</w:t>
        </w:r>
      </w:ins>
      <w:ins w:id="236" w:author="Vance xu" w:date="2026-09-15T17:22:59Z">
        <w:r>
          <w:rPr>
            <w:rFonts w:hint="eastAsia" w:ascii="宋体" w:hAnsi="宋体" w:eastAsia="宋体" w:cs="宋体"/>
            <w:b w:val="0"/>
            <w:i w:val="0"/>
            <w:color w:val="000000"/>
            <w:sz w:val="32"/>
            <w:szCs w:val="32"/>
            <w:lang w:eastAsia="zh"/>
            <w:woUserID w:val="2"/>
          </w:rPr>
          <w:t>“</w:t>
        </w:r>
      </w:ins>
      <w:ins w:id="237" w:author="Vance xu" w:date="2026-09-15T17:23:01Z">
        <w:r>
          <w:rPr>
            <w:rFonts w:hint="eastAsia" w:ascii="宋体" w:hAnsi="宋体" w:eastAsia="宋体" w:cs="宋体"/>
            <w:b w:val="0"/>
            <w:i w:val="0"/>
            <w:color w:val="000000"/>
            <w:sz w:val="32"/>
            <w:szCs w:val="32"/>
            <w:lang w:eastAsia="zh"/>
            <w:woUserID w:val="2"/>
          </w:rPr>
          <w:t>合同</w:t>
        </w:r>
      </w:ins>
      <w:ins w:id="238" w:author="Vance xu" w:date="2026-09-15T17:23:02Z">
        <w:r>
          <w:rPr>
            <w:rFonts w:hint="eastAsia" w:ascii="宋体" w:hAnsi="宋体" w:eastAsia="宋体" w:cs="宋体"/>
            <w:b w:val="0"/>
            <w:i w:val="0"/>
            <w:color w:val="000000"/>
            <w:sz w:val="32"/>
            <w:szCs w:val="32"/>
            <w:lang w:eastAsia="zh"/>
            <w:woUserID w:val="2"/>
          </w:rPr>
          <w:t>管理</w:t>
        </w:r>
      </w:ins>
      <w:ins w:id="239" w:author="Vance xu" w:date="2026-09-15T17:23:03Z">
        <w:r>
          <w:rPr>
            <w:rFonts w:hint="eastAsia" w:ascii="宋体" w:hAnsi="宋体" w:eastAsia="宋体" w:cs="宋体"/>
            <w:b w:val="0"/>
            <w:i w:val="0"/>
            <w:color w:val="000000"/>
            <w:sz w:val="32"/>
            <w:szCs w:val="32"/>
            <w:lang w:eastAsia="zh"/>
            <w:woUserID w:val="2"/>
          </w:rPr>
          <w:t>人员</w:t>
        </w:r>
      </w:ins>
      <w:ins w:id="240" w:author="Vance xu" w:date="2026-09-15T17:22:59Z">
        <w:r>
          <w:rPr>
            <w:rFonts w:hint="eastAsia" w:ascii="宋体" w:hAnsi="宋体" w:eastAsia="宋体" w:cs="宋体"/>
            <w:b w:val="0"/>
            <w:i w:val="0"/>
            <w:color w:val="000000"/>
            <w:sz w:val="32"/>
            <w:szCs w:val="32"/>
            <w:lang w:eastAsia="zh"/>
            <w:woUserID w:val="2"/>
          </w:rPr>
          <w:t>”</w:t>
        </w:r>
      </w:ins>
      <w:ins w:id="241" w:author="Vance xu" w:date="2026-09-15T10:16:35Z">
        <w:r>
          <w:rPr>
            <w:rFonts w:hint="eastAsia" w:ascii="宋体" w:hAnsi="宋体" w:eastAsia="宋体" w:cs="宋体"/>
            <w:b w:val="0"/>
            <w:i w:val="0"/>
            <w:color w:val="000000"/>
            <w:sz w:val="32"/>
            <w:szCs w:val="32"/>
            <w:lang w:eastAsia="zh"/>
            <w:woUserID w:val="2"/>
          </w:rPr>
          <w:t>“</w:t>
        </w:r>
      </w:ins>
      <w:ins w:id="242" w:author="Vance xu" w:date="2026-09-15T10:16:36Z">
        <w:r>
          <w:rPr>
            <w:rFonts w:hint="eastAsia" w:ascii="宋体" w:hAnsi="宋体" w:eastAsia="宋体" w:cs="宋体"/>
            <w:b w:val="0"/>
            <w:i w:val="0"/>
            <w:color w:val="000000"/>
            <w:sz w:val="32"/>
            <w:szCs w:val="32"/>
            <w:lang w:eastAsia="zh"/>
            <w:woUserID w:val="2"/>
          </w:rPr>
          <w:t>合同审核</w:t>
        </w:r>
      </w:ins>
      <w:ins w:id="243" w:author="Vance xu" w:date="2026-09-15T10:16:40Z">
        <w:r>
          <w:rPr>
            <w:rFonts w:hint="eastAsia" w:ascii="宋体" w:hAnsi="宋体" w:eastAsia="宋体" w:cs="宋体"/>
            <w:b w:val="0"/>
            <w:i w:val="0"/>
            <w:color w:val="000000"/>
            <w:sz w:val="32"/>
            <w:szCs w:val="32"/>
            <w:lang w:eastAsia="zh"/>
            <w:woUserID w:val="2"/>
          </w:rPr>
          <w:t>人员</w:t>
        </w:r>
      </w:ins>
      <w:ins w:id="244" w:author="Vance xu" w:date="2026-09-15T10:16:35Z">
        <w:r>
          <w:rPr>
            <w:rFonts w:hint="eastAsia" w:ascii="宋体" w:hAnsi="宋体" w:eastAsia="宋体" w:cs="宋体"/>
            <w:b w:val="0"/>
            <w:i w:val="0"/>
            <w:color w:val="000000"/>
            <w:sz w:val="32"/>
            <w:szCs w:val="32"/>
            <w:lang w:eastAsia="zh"/>
            <w:woUserID w:val="2"/>
          </w:rPr>
          <w:t>”</w:t>
        </w:r>
      </w:ins>
      <w:ins w:id="245" w:author="Vance xu" w:date="2026-09-15T10:18:07Z">
        <w:r>
          <w:rPr>
            <w:rFonts w:hint="eastAsia" w:ascii="宋体" w:hAnsi="宋体" w:eastAsia="宋体" w:cs="宋体"/>
            <w:b w:val="0"/>
            <w:i w:val="0"/>
            <w:color w:val="000000"/>
            <w:sz w:val="32"/>
            <w:szCs w:val="32"/>
            <w:lang w:eastAsia="zh"/>
            <w:woUserID w:val="2"/>
          </w:rPr>
          <w:t>“</w:t>
        </w:r>
      </w:ins>
      <w:ins w:id="246" w:author="Vance xu" w:date="2026-09-15T10:18:08Z">
        <w:r>
          <w:rPr>
            <w:rFonts w:hint="eastAsia" w:ascii="宋体" w:hAnsi="宋体" w:eastAsia="宋体" w:cs="宋体"/>
            <w:b w:val="0"/>
            <w:i w:val="0"/>
            <w:color w:val="000000"/>
            <w:sz w:val="32"/>
            <w:szCs w:val="32"/>
            <w:lang w:eastAsia="zh"/>
            <w:woUserID w:val="2"/>
          </w:rPr>
          <w:t>合同结算人员</w:t>
        </w:r>
      </w:ins>
      <w:ins w:id="247" w:author="Vance xu" w:date="2026-09-15T10:18:07Z">
        <w:r>
          <w:rPr>
            <w:rFonts w:hint="eastAsia" w:ascii="宋体" w:hAnsi="宋体" w:eastAsia="宋体" w:cs="宋体"/>
            <w:b w:val="0"/>
            <w:i w:val="0"/>
            <w:color w:val="000000"/>
            <w:sz w:val="32"/>
            <w:szCs w:val="32"/>
            <w:lang w:eastAsia="zh"/>
            <w:woUserID w:val="2"/>
          </w:rPr>
          <w:t>”</w:t>
        </w:r>
      </w:ins>
      <w:ins w:id="248" w:author="Vance xu" w:date="2026-09-15T10:18:10Z">
        <w:r>
          <w:rPr>
            <w:rFonts w:hint="eastAsia" w:ascii="宋体" w:hAnsi="宋体" w:eastAsia="宋体" w:cs="宋体"/>
            <w:b w:val="0"/>
            <w:i w:val="0"/>
            <w:color w:val="000000"/>
            <w:sz w:val="32"/>
            <w:szCs w:val="32"/>
            <w:lang w:eastAsia="zh"/>
            <w:woUserID w:val="2"/>
          </w:rPr>
          <w:t>“</w:t>
        </w:r>
      </w:ins>
      <w:ins w:id="249" w:author="Vance xu" w:date="2026-09-15T10:18:19Z">
        <w:r>
          <w:rPr>
            <w:rFonts w:hint="eastAsia" w:ascii="宋体" w:hAnsi="宋体" w:eastAsia="宋体" w:cs="宋体"/>
            <w:b w:val="0"/>
            <w:i w:val="0"/>
            <w:color w:val="000000"/>
            <w:sz w:val="32"/>
            <w:szCs w:val="32"/>
            <w:lang w:eastAsia="zh"/>
            <w:woUserID w:val="2"/>
          </w:rPr>
          <w:t>往来</w:t>
        </w:r>
      </w:ins>
      <w:ins w:id="250" w:author="Vance xu" w:date="2026-09-15T10:18:20Z">
        <w:r>
          <w:rPr>
            <w:rFonts w:hint="eastAsia" w:ascii="宋体" w:hAnsi="宋体" w:eastAsia="宋体" w:cs="宋体"/>
            <w:b w:val="0"/>
            <w:i w:val="0"/>
            <w:color w:val="000000"/>
            <w:sz w:val="32"/>
            <w:szCs w:val="32"/>
            <w:lang w:eastAsia="zh"/>
            <w:woUserID w:val="2"/>
          </w:rPr>
          <w:t>管理</w:t>
        </w:r>
      </w:ins>
      <w:ins w:id="251" w:author="Vance xu" w:date="2026-09-15T10:18:22Z">
        <w:r>
          <w:rPr>
            <w:rFonts w:hint="eastAsia" w:ascii="宋体" w:hAnsi="宋体" w:eastAsia="宋体" w:cs="宋体"/>
            <w:b w:val="0"/>
            <w:i w:val="0"/>
            <w:color w:val="000000"/>
            <w:sz w:val="32"/>
            <w:szCs w:val="32"/>
            <w:lang w:eastAsia="zh"/>
            <w:woUserID w:val="2"/>
          </w:rPr>
          <w:t>人员</w:t>
        </w:r>
      </w:ins>
      <w:ins w:id="252" w:author="Vance xu" w:date="2026-09-15T10:18:10Z">
        <w:r>
          <w:rPr>
            <w:rFonts w:hint="eastAsia" w:ascii="宋体" w:hAnsi="宋体" w:eastAsia="宋体" w:cs="宋体"/>
            <w:b w:val="0"/>
            <w:i w:val="0"/>
            <w:color w:val="000000"/>
            <w:sz w:val="32"/>
            <w:szCs w:val="32"/>
            <w:lang w:eastAsia="zh"/>
            <w:woUserID w:val="2"/>
          </w:rPr>
          <w:t>”</w:t>
        </w:r>
      </w:ins>
      <w:ins w:id="253" w:author="Vance xu" w:date="2026-09-15T10:20:17Z">
        <w:r>
          <w:rPr>
            <w:rFonts w:hint="eastAsia" w:ascii="宋体" w:hAnsi="宋体" w:eastAsia="宋体" w:cs="宋体"/>
            <w:b w:val="0"/>
            <w:i w:val="0"/>
            <w:color w:val="000000"/>
            <w:sz w:val="32"/>
            <w:szCs w:val="32"/>
            <w:lang w:eastAsia="zh"/>
            <w:woUserID w:val="2"/>
          </w:rPr>
          <w:t>“</w:t>
        </w:r>
      </w:ins>
      <w:ins w:id="254" w:author="Vance xu" w:date="2026-09-15T10:20:27Z">
        <w:r>
          <w:rPr>
            <w:rFonts w:hint="eastAsia" w:ascii="宋体" w:hAnsi="宋体" w:eastAsia="宋体" w:cs="宋体"/>
            <w:b w:val="0"/>
            <w:i w:val="0"/>
            <w:color w:val="000000"/>
            <w:sz w:val="32"/>
            <w:szCs w:val="32"/>
            <w:lang w:eastAsia="zh"/>
            <w:woUserID w:val="2"/>
          </w:rPr>
          <w:t>使用</w:t>
        </w:r>
      </w:ins>
      <w:ins w:id="255" w:author="Vance xu" w:date="2026-09-15T10:20:30Z">
        <w:r>
          <w:rPr>
            <w:rFonts w:hint="eastAsia" w:ascii="宋体" w:hAnsi="宋体" w:eastAsia="宋体" w:cs="宋体"/>
            <w:b w:val="0"/>
            <w:i w:val="0"/>
            <w:color w:val="000000"/>
            <w:sz w:val="32"/>
            <w:szCs w:val="32"/>
            <w:lang w:eastAsia="zh"/>
            <w:woUserID w:val="2"/>
          </w:rPr>
          <w:t>保管</w:t>
        </w:r>
      </w:ins>
      <w:ins w:id="256" w:author="Vance xu" w:date="2026-09-15T10:20:32Z">
        <w:r>
          <w:rPr>
            <w:rFonts w:hint="eastAsia" w:ascii="宋体" w:hAnsi="宋体" w:eastAsia="宋体" w:cs="宋体"/>
            <w:b w:val="0"/>
            <w:i w:val="0"/>
            <w:color w:val="000000"/>
            <w:sz w:val="32"/>
            <w:szCs w:val="32"/>
            <w:lang w:eastAsia="zh"/>
            <w:woUserID w:val="2"/>
          </w:rPr>
          <w:t>人员</w:t>
        </w:r>
      </w:ins>
      <w:ins w:id="257" w:author="Vance xu" w:date="2026-09-15T10:20:17Z">
        <w:r>
          <w:rPr>
            <w:rFonts w:hint="eastAsia" w:ascii="宋体" w:hAnsi="宋体" w:eastAsia="宋体" w:cs="宋体"/>
            <w:b w:val="0"/>
            <w:i w:val="0"/>
            <w:color w:val="000000"/>
            <w:sz w:val="32"/>
            <w:szCs w:val="32"/>
            <w:lang w:eastAsia="zh"/>
            <w:woUserID w:val="2"/>
          </w:rPr>
          <w:t>”</w:t>
        </w:r>
      </w:ins>
      <w:ins w:id="258" w:author="Vance xu" w:date="2026-09-15T10:21:54Z">
        <w:r>
          <w:rPr>
            <w:rFonts w:hint="eastAsia" w:ascii="宋体" w:hAnsi="宋体" w:eastAsia="宋体" w:cs="宋体"/>
            <w:b w:val="0"/>
            <w:i w:val="0"/>
            <w:color w:val="000000"/>
            <w:sz w:val="32"/>
            <w:szCs w:val="32"/>
            <w:lang w:eastAsia="zh"/>
            <w:woUserID w:val="2"/>
          </w:rPr>
          <w:t>“</w:t>
        </w:r>
      </w:ins>
      <w:ins w:id="259" w:author="Vance xu" w:date="2026-09-15T10:21:47Z">
        <w:r>
          <w:rPr>
            <w:rFonts w:hint="eastAsia" w:ascii="宋体" w:hAnsi="宋体" w:eastAsia="宋体" w:cs="宋体"/>
            <w:b w:val="0"/>
            <w:i w:val="0"/>
            <w:color w:val="000000"/>
            <w:sz w:val="32"/>
            <w:szCs w:val="32"/>
            <w:lang w:eastAsia="zh"/>
            <w:woUserID w:val="2"/>
          </w:rPr>
          <w:t>项目管理人员</w:t>
        </w:r>
      </w:ins>
      <w:ins w:id="260" w:author="Vance xu" w:date="2026-09-15T10:21:56Z">
        <w:r>
          <w:rPr>
            <w:rFonts w:hint="eastAsia" w:ascii="宋体" w:hAnsi="宋体" w:eastAsia="宋体" w:cs="宋体"/>
            <w:b w:val="0"/>
            <w:i w:val="0"/>
            <w:color w:val="000000"/>
            <w:sz w:val="32"/>
            <w:szCs w:val="32"/>
            <w:lang w:eastAsia="zh"/>
            <w:woUserID w:val="2"/>
          </w:rPr>
          <w:t>”</w:t>
        </w:r>
      </w:ins>
      <w:ins w:id="261" w:author="Vance xu" w:date="2026-09-15T17:28:27Z">
        <w:r>
          <w:rPr>
            <w:rFonts w:hint="eastAsia" w:ascii="宋体" w:hAnsi="宋体" w:eastAsia="宋体" w:cs="宋体"/>
            <w:b w:val="0"/>
            <w:i w:val="0"/>
            <w:color w:val="000000"/>
            <w:sz w:val="32"/>
            <w:szCs w:val="32"/>
            <w:lang w:eastAsia="zh"/>
            <w:woUserID w:val="2"/>
          </w:rPr>
          <w:t>“采购人员”</w:t>
        </w:r>
      </w:ins>
      <w:ins w:id="262" w:author="Vance xu" w:date="2026-09-15T17:28:42Z">
        <w:r>
          <w:rPr>
            <w:rFonts w:hint="eastAsia" w:ascii="宋体" w:hAnsi="宋体" w:eastAsia="宋体" w:cs="宋体"/>
            <w:b w:val="0"/>
            <w:i w:val="0"/>
            <w:color w:val="000000"/>
            <w:sz w:val="32"/>
            <w:szCs w:val="32"/>
            <w:lang w:eastAsia="zh"/>
            <w:woUserID w:val="2"/>
          </w:rPr>
          <w:t>“收货人员”</w:t>
        </w:r>
      </w:ins>
      <w:ins w:id="263" w:author="Vance xu" w:date="2026-09-15T17:28:51Z">
        <w:r>
          <w:rPr>
            <w:rFonts w:hint="eastAsia" w:ascii="宋体" w:hAnsi="宋体" w:eastAsia="宋体" w:cs="宋体"/>
            <w:b w:val="0"/>
            <w:i w:val="0"/>
            <w:color w:val="000000"/>
            <w:sz w:val="32"/>
            <w:szCs w:val="32"/>
            <w:lang w:eastAsia="zh"/>
            <w:woUserID w:val="2"/>
          </w:rPr>
          <w:t>“</w:t>
        </w:r>
      </w:ins>
      <w:ins w:id="264" w:author="Vance xu" w:date="2026-09-15T17:28:52Z">
        <w:r>
          <w:rPr>
            <w:rFonts w:hint="eastAsia" w:ascii="宋体" w:hAnsi="宋体" w:eastAsia="宋体" w:cs="宋体"/>
            <w:b w:val="0"/>
            <w:i w:val="0"/>
            <w:color w:val="000000"/>
            <w:sz w:val="32"/>
            <w:szCs w:val="32"/>
            <w:lang w:eastAsia="zh"/>
            <w:woUserID w:val="2"/>
          </w:rPr>
          <w:t>往来管理人员</w:t>
        </w:r>
      </w:ins>
      <w:ins w:id="265" w:author="Vance xu" w:date="2026-09-15T17:28:51Z">
        <w:r>
          <w:rPr>
            <w:rFonts w:hint="eastAsia" w:ascii="宋体" w:hAnsi="宋体" w:eastAsia="宋体" w:cs="宋体"/>
            <w:b w:val="0"/>
            <w:i w:val="0"/>
            <w:color w:val="000000"/>
            <w:sz w:val="32"/>
            <w:szCs w:val="32"/>
            <w:lang w:eastAsia="zh"/>
            <w:woUserID w:val="2"/>
          </w:rPr>
          <w:t>”</w:t>
        </w:r>
      </w:ins>
      <w:ins w:id="266" w:author="Vance xu" w:date="2026-09-15T10:22:13Z">
        <w:r>
          <w:rPr>
            <w:rFonts w:hint="eastAsia" w:ascii="宋体" w:hAnsi="宋体" w:eastAsia="宋体" w:cs="宋体"/>
            <w:b w:val="0"/>
            <w:i w:val="0"/>
            <w:color w:val="000000"/>
            <w:sz w:val="32"/>
            <w:szCs w:val="32"/>
            <w:lang w:eastAsia="zh"/>
            <w:woUserID w:val="2"/>
          </w:rPr>
          <w:t>“需求提报人”</w:t>
        </w:r>
      </w:ins>
      <w:ins w:id="267" w:author="Vance xu" w:date="2026-09-15T10:23:21Z">
        <w:r>
          <w:rPr>
            <w:rFonts w:hint="eastAsia" w:ascii="宋体" w:hAnsi="宋体" w:eastAsia="宋体" w:cs="宋体"/>
            <w:b w:val="0"/>
            <w:i w:val="0"/>
            <w:color w:val="000000"/>
            <w:sz w:val="32"/>
            <w:szCs w:val="32"/>
            <w:lang w:eastAsia="zh"/>
            <w:woUserID w:val="2"/>
          </w:rPr>
          <w:t>“</w:t>
        </w:r>
      </w:ins>
      <w:ins w:id="268" w:author="Vance xu" w:date="2026-09-15T10:23:23Z">
        <w:r>
          <w:rPr>
            <w:rFonts w:hint="eastAsia" w:ascii="宋体" w:hAnsi="宋体" w:eastAsia="宋体" w:cs="宋体"/>
            <w:b w:val="0"/>
            <w:i w:val="0"/>
            <w:color w:val="000000"/>
            <w:sz w:val="32"/>
            <w:szCs w:val="32"/>
            <w:lang w:eastAsia="zh"/>
            <w:woUserID w:val="2"/>
          </w:rPr>
          <w:t>负责人</w:t>
        </w:r>
      </w:ins>
      <w:ins w:id="269" w:author="Vance xu" w:date="2026-09-15T10:23:25Z">
        <w:r>
          <w:rPr>
            <w:rFonts w:hint="eastAsia" w:ascii="宋体" w:hAnsi="宋体" w:eastAsia="宋体" w:cs="宋体"/>
            <w:b w:val="0"/>
            <w:i w:val="0"/>
            <w:color w:val="000000"/>
            <w:sz w:val="32"/>
            <w:szCs w:val="32"/>
            <w:lang w:eastAsia="zh"/>
            <w:woUserID w:val="2"/>
          </w:rPr>
          <w:t>”</w:t>
        </w:r>
      </w:ins>
      <w:ins w:id="270" w:author="Vance xu" w:date="2026-09-15T17:38:40Z">
        <w:r>
          <w:rPr>
            <w:rFonts w:hint="eastAsia" w:ascii="宋体" w:hAnsi="宋体" w:eastAsia="宋体" w:cs="宋体"/>
            <w:b w:val="0"/>
            <w:i w:val="0"/>
            <w:color w:val="000000"/>
            <w:sz w:val="32"/>
            <w:szCs w:val="32"/>
            <w:lang w:eastAsia="zh"/>
            <w:woUserID w:val="2"/>
          </w:rPr>
          <w:t>“</w:t>
        </w:r>
      </w:ins>
      <w:ins w:id="271" w:author="Vance xu" w:date="2026-09-15T17:38:44Z">
        <w:r>
          <w:rPr>
            <w:rFonts w:hint="eastAsia" w:ascii="宋体" w:hAnsi="宋体" w:eastAsia="宋体" w:cs="宋体"/>
            <w:b w:val="0"/>
            <w:i w:val="0"/>
            <w:color w:val="000000"/>
            <w:sz w:val="32"/>
            <w:szCs w:val="32"/>
            <w:lang w:eastAsia="zh"/>
            <w:woUserID w:val="2"/>
          </w:rPr>
          <w:t>需求审核人员</w:t>
        </w:r>
      </w:ins>
      <w:ins w:id="272" w:author="Vance xu" w:date="2026-09-15T17:38:40Z">
        <w:r>
          <w:rPr>
            <w:rFonts w:hint="eastAsia" w:ascii="宋体" w:hAnsi="宋体" w:eastAsia="宋体" w:cs="宋体"/>
            <w:b w:val="0"/>
            <w:i w:val="0"/>
            <w:color w:val="000000"/>
            <w:sz w:val="32"/>
            <w:szCs w:val="32"/>
            <w:lang w:eastAsia="zh"/>
            <w:woUserID w:val="2"/>
          </w:rPr>
          <w:t>”</w:t>
        </w:r>
      </w:ins>
      <w:ins w:id="273" w:author="Vance xu" w:date="2026-09-15T17:25:11Z">
        <w:r>
          <w:rPr>
            <w:rFonts w:hint="eastAsia" w:ascii="宋体" w:hAnsi="宋体" w:eastAsia="宋体" w:cs="宋体"/>
            <w:b w:val="0"/>
            <w:i w:val="0"/>
            <w:color w:val="000000"/>
            <w:sz w:val="32"/>
            <w:szCs w:val="32"/>
            <w:lang w:eastAsia="zh"/>
            <w:woUserID w:val="2"/>
          </w:rPr>
          <w:t>“监督人员”</w:t>
        </w:r>
      </w:ins>
      <w:ins w:id="274" w:author="Vance xu" w:date="2026-09-15T17:45:21Z">
        <w:r>
          <w:rPr>
            <w:rFonts w:hint="eastAsia" w:ascii="宋体" w:hAnsi="宋体" w:eastAsia="宋体" w:cs="宋体"/>
            <w:b w:val="0"/>
            <w:i w:val="0"/>
            <w:color w:val="000000"/>
            <w:sz w:val="32"/>
            <w:szCs w:val="32"/>
            <w:lang w:eastAsia="zh"/>
            <w:woUserID w:val="2"/>
          </w:rPr>
          <w:t>“</w:t>
        </w:r>
      </w:ins>
      <w:ins w:id="275" w:author="Vance xu" w:date="2026-09-15T17:38:38Z">
        <w:r>
          <w:rPr>
            <w:rFonts w:hint="eastAsia" w:ascii="宋体" w:hAnsi="宋体" w:eastAsia="宋体" w:cs="宋体"/>
            <w:b w:val="0"/>
            <w:i w:val="0"/>
            <w:color w:val="000000"/>
            <w:sz w:val="32"/>
            <w:szCs w:val="32"/>
            <w:lang w:eastAsia="zh"/>
            <w:woUserID w:val="2"/>
          </w:rPr>
          <w:t>领料人员</w:t>
        </w:r>
      </w:ins>
      <w:ins w:id="276" w:author="Vance xu" w:date="2026-09-15T17:45:24Z">
        <w:r>
          <w:rPr>
            <w:rFonts w:hint="eastAsia" w:ascii="宋体" w:hAnsi="宋体" w:eastAsia="宋体" w:cs="宋体"/>
            <w:b w:val="0"/>
            <w:i w:val="0"/>
            <w:color w:val="000000"/>
            <w:sz w:val="32"/>
            <w:szCs w:val="32"/>
            <w:lang w:eastAsia="zh"/>
            <w:woUserID w:val="2"/>
          </w:rPr>
          <w:t>”</w:t>
        </w:r>
      </w:ins>
      <w:ins w:id="277" w:author="Vance xu" w:date="2026-09-15T22:03:16Z">
        <w:r>
          <w:rPr>
            <w:rFonts w:hint="eastAsia" w:ascii="宋体" w:hAnsi="宋体" w:eastAsia="宋体" w:cs="宋体"/>
            <w:b w:val="0"/>
            <w:i w:val="0"/>
            <w:color w:val="000000"/>
            <w:sz w:val="32"/>
            <w:szCs w:val="32"/>
            <w:lang w:eastAsia="zh"/>
            <w:woUserID w:val="2"/>
          </w:rPr>
          <w:t>“</w:t>
        </w:r>
      </w:ins>
      <w:ins w:id="278" w:author="Vance xu" w:date="2026-09-15T22:03:16Z">
        <w:r>
          <w:rPr>
            <w:rFonts w:hint="default" w:ascii="方正仿宋_GB2312" w:hAnsi="方正仿宋_GB2312" w:eastAsia="方正仿宋_GB2312" w:cs="方正仿宋_GB2312"/>
            <w:color w:val="000000"/>
            <w:kern w:val="2"/>
            <w:sz w:val="32"/>
            <w:szCs w:val="32"/>
            <w:lang w:val="en-US" w:eastAsia="zh-CN" w:bidi="ar"/>
            <w:woUserID w:val="2"/>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ins>
      <w:ins w:id="279" w:author="Vance xu" w:date="2026-09-15T22:03:16Z">
        <w:bookmarkStart w:id="3" w:name="_GoBack"/>
        <w:bookmarkEnd w:id="3"/>
        <w:r>
          <w:rPr>
            <w:rFonts w:hint="eastAsia" w:ascii="宋体" w:hAnsi="宋体" w:eastAsia="宋体" w:cs="宋体"/>
            <w:b w:val="0"/>
            <w:i w:val="0"/>
            <w:color w:val="000000"/>
            <w:sz w:val="32"/>
            <w:szCs w:val="32"/>
            <w:lang w:eastAsia="zh"/>
            <w:woUserID w:val="2"/>
          </w:rPr>
          <w:t>”</w:t>
        </w:r>
      </w:ins>
      <w:ins w:id="280" w:author="Vance xu" w:date="2026-09-15T10:16:20Z">
        <w:r>
          <w:rPr>
            <w:rFonts w:hint="eastAsia" w:ascii="宋体" w:hAnsi="宋体" w:eastAsia="宋体" w:cs="宋体"/>
            <w:b w:val="0"/>
            <w:i w:val="0"/>
            <w:color w:val="000000"/>
            <w:sz w:val="32"/>
            <w:szCs w:val="32"/>
            <w:lang w:eastAsia="zh"/>
            <w:woUserID w:val="2"/>
          </w:rPr>
          <w:t>等</w:t>
        </w:r>
      </w:ins>
      <w:ins w:id="281" w:author="Vance xu" w:date="2026-09-15T10:16:14Z">
        <w:r>
          <w:rPr>
            <w:rFonts w:hint="eastAsia" w:ascii="宋体" w:hAnsi="宋体" w:eastAsia="宋体" w:cs="宋体"/>
            <w:b w:val="0"/>
            <w:i w:val="0"/>
            <w:color w:val="000000"/>
            <w:sz w:val="32"/>
            <w:szCs w:val="32"/>
            <w:lang w:eastAsia="zh"/>
            <w:woUserID w:val="2"/>
          </w:rPr>
          <w:t>泛化</w:t>
        </w:r>
      </w:ins>
      <w:ins w:id="282" w:author="Vance xu" w:date="2026-09-15T10:16:15Z">
        <w:r>
          <w:rPr>
            <w:rFonts w:hint="eastAsia" w:ascii="宋体" w:hAnsi="宋体" w:eastAsia="宋体" w:cs="宋体"/>
            <w:b w:val="0"/>
            <w:i w:val="0"/>
            <w:color w:val="000000"/>
            <w:sz w:val="32"/>
            <w:szCs w:val="32"/>
            <w:lang w:eastAsia="zh"/>
            <w:woUserID w:val="2"/>
          </w:rPr>
          <w:t>的</w:t>
        </w:r>
      </w:ins>
      <w:ins w:id="283" w:author="Vance xu" w:date="2026-09-15T10:16:17Z">
        <w:r>
          <w:rPr>
            <w:rFonts w:hint="eastAsia" w:ascii="宋体" w:hAnsi="宋体" w:eastAsia="宋体" w:cs="宋体"/>
            <w:b w:val="0"/>
            <w:i w:val="0"/>
            <w:color w:val="000000"/>
            <w:sz w:val="32"/>
            <w:szCs w:val="32"/>
            <w:lang w:eastAsia="zh"/>
            <w:woUserID w:val="2"/>
          </w:rPr>
          <w:t>称呼</w:t>
        </w:r>
      </w:ins>
      <w:r>
        <w:t>等占位表述</w:t>
      </w:r>
      <w:ins w:id="284" w:author="Vance xu" w:date="2026-09-14T16:13:46Z">
        <w:r>
          <w:rPr>
            <w:rFonts w:hint="eastAsia"/>
            <w:lang w:eastAsia="zh"/>
            <w:woUserID w:val="2"/>
          </w:rPr>
          <w:t>提示</w:t>
        </w:r>
      </w:ins>
      <w:ins w:id="285" w:author="Vance xu" w:date="2026-09-15T10:22:26Z">
        <w:r>
          <w:rPr>
            <w:rFonts w:hint="eastAsia"/>
            <w:lang w:eastAsia="zh"/>
            <w:woUserID w:val="2"/>
          </w:rPr>
          <w:t>“</w:t>
        </w:r>
      </w:ins>
      <w:ins w:id="286" w:author="Vance xu" w:date="2026-09-14T16:13:46Z">
        <w:r>
          <w:rPr>
            <w:rFonts w:hint="eastAsia"/>
            <w:lang w:eastAsia="zh"/>
            <w:woUserID w:val="2"/>
          </w:rPr>
          <w:t>请明确到具体</w:t>
        </w:r>
      </w:ins>
      <w:del w:id="287" w:author="Vance xu" w:date="2026-09-14T16:13:46Z">
        <w:r>
          <w:rPr>
            <w:woUserID w:val="2"/>
          </w:rPr>
          <w:delText>不视为</w:delText>
        </w:r>
      </w:del>
      <w:ins w:id="288" w:author="Vance xu" w:date="2026-09-14T16:08:27Z">
        <w:r>
          <w:rPr>
            <w:rFonts w:hint="eastAsia" w:ascii="宋体" w:hAnsi="宋体" w:eastAsia="宋体" w:cs="宋体"/>
            <w:b w:val="0"/>
            <w:i w:val="0"/>
            <w:color w:val="000000"/>
            <w:sz w:val="32"/>
            <w:szCs w:val="32"/>
            <w:woUserID w:val="2"/>
          </w:rPr>
          <w:t>岗位名称</w:t>
        </w:r>
      </w:ins>
      <w:del w:id="289" w:author="Vance xu" w:date="2026-09-14T16:08:27Z">
        <w:r>
          <w:rPr/>
          <w:delText>实际姓名</w:delText>
        </w:r>
      </w:del>
      <w:r>
        <w:t>。</w:t>
      </w:r>
      <w:ins w:id="290" w:author="Vance xu" w:date="2026-09-15T10:22:27Z">
        <w:r>
          <w:rPr>
            <w:rFonts w:hint="eastAsia"/>
            <w:lang w:eastAsia="zh"/>
            <w:woUserID w:val="2"/>
          </w:rPr>
          <w:t>”</w:t>
        </w:r>
      </w:ins>
      <w:ins w:id="291" w:author="Vance xu" w:date="2026-09-14T16:14:16Z">
        <w:r>
          <w:rPr>
            <w:rFonts w:hint="eastAsia"/>
            <w:lang w:eastAsia="zh"/>
            <w:woUserID w:val="2"/>
          </w:rPr>
          <w:t>每一个</w:t>
        </w:r>
      </w:ins>
      <w:ins w:id="292" w:author="Vance xu" w:date="2026-09-14T16:14:18Z">
        <w:r>
          <w:rPr>
            <w:rFonts w:hint="eastAsia"/>
            <w:lang w:eastAsia="zh"/>
            <w:woUserID w:val="2"/>
          </w:rPr>
          <w:t>岗位</w:t>
        </w:r>
      </w:ins>
      <w:ins w:id="293" w:author="Vance xu" w:date="2026-09-14T16:14:22Z">
        <w:r>
          <w:rPr>
            <w:rFonts w:hint="eastAsia"/>
            <w:lang w:eastAsia="zh"/>
            <w:woUserID w:val="2"/>
          </w:rPr>
          <w:t>一行</w:t>
        </w:r>
      </w:ins>
      <w:ins w:id="294" w:author="Vance xu" w:date="2026-09-14T16:14:23Z">
        <w:r>
          <w:rPr>
            <w:rFonts w:hint="eastAsia"/>
            <w:lang w:eastAsia="zh"/>
            <w:woUserID w:val="2"/>
          </w:rPr>
          <w:t>，</w:t>
        </w:r>
      </w:ins>
      <w:ins w:id="295" w:author="Vance xu" w:date="2026-09-14T16:14:24Z">
        <w:r>
          <w:rPr>
            <w:rFonts w:hint="eastAsia"/>
            <w:lang w:eastAsia="zh"/>
            <w:woUserID w:val="2"/>
          </w:rPr>
          <w:t>监测</w:t>
        </w:r>
      </w:ins>
      <w:ins w:id="296" w:author="Vance xu" w:date="2026-09-14T16:14:25Z">
        <w:r>
          <w:rPr>
            <w:rFonts w:hint="eastAsia"/>
            <w:lang w:eastAsia="zh"/>
            <w:woUserID w:val="2"/>
          </w:rPr>
          <w:t>到</w:t>
        </w:r>
      </w:ins>
      <w:ins w:id="297" w:author="Vance xu" w:date="2026-09-14T16:14:30Z">
        <w:r>
          <w:rPr>
            <w:rFonts w:hint="eastAsia"/>
            <w:lang w:eastAsia="zh"/>
            <w:woUserID w:val="2"/>
          </w:rPr>
          <w:t>岗位</w:t>
        </w:r>
      </w:ins>
      <w:ins w:id="298" w:author="Vance xu" w:date="2026-09-14T16:14:32Z">
        <w:r>
          <w:rPr>
            <w:rFonts w:hint="eastAsia"/>
            <w:lang w:eastAsia="zh"/>
            <w:woUserID w:val="2"/>
          </w:rPr>
          <w:t>名称列</w:t>
        </w:r>
      </w:ins>
      <w:ins w:id="299" w:author="Vance xu" w:date="2026-09-14T16:14:33Z">
        <w:r>
          <w:rPr>
            <w:rFonts w:hint="eastAsia"/>
            <w:lang w:eastAsia="zh"/>
            <w:woUserID w:val="2"/>
          </w:rPr>
          <w:t>有</w:t>
        </w:r>
      </w:ins>
      <w:ins w:id="300" w:author="Vance xu" w:date="2026-09-14T16:14:35Z">
        <w:r>
          <w:rPr>
            <w:rFonts w:hint="eastAsia"/>
            <w:lang w:eastAsia="zh"/>
            <w:woUserID w:val="2"/>
          </w:rPr>
          <w:t>“</w:t>
        </w:r>
      </w:ins>
      <w:ins w:id="301" w:author="Vance xu" w:date="2026-09-14T16:14:36Z">
        <w:r>
          <w:rPr>
            <w:rFonts w:hint="eastAsia"/>
            <w:lang w:eastAsia="zh"/>
            <w:woUserID w:val="2"/>
          </w:rPr>
          <w:t>、</w:t>
        </w:r>
      </w:ins>
      <w:ins w:id="302" w:author="Vance xu" w:date="2026-09-14T16:14:35Z">
        <w:r>
          <w:rPr>
            <w:rFonts w:hint="eastAsia"/>
            <w:lang w:eastAsia="zh"/>
            <w:woUserID w:val="2"/>
          </w:rPr>
          <w:t>”</w:t>
        </w:r>
      </w:ins>
      <w:ins w:id="303" w:author="Vance xu" w:date="2026-09-14T16:14:40Z">
        <w:r>
          <w:rPr>
            <w:rFonts w:hint="eastAsia"/>
            <w:lang w:eastAsia="zh"/>
            <w:woUserID w:val="2"/>
          </w:rPr>
          <w:t>“，”</w:t>
        </w:r>
      </w:ins>
      <w:ins w:id="304" w:author="Vance xu" w:date="2026-09-14T16:14:43Z">
        <w:r>
          <w:rPr>
            <w:rFonts w:hint="eastAsia"/>
            <w:lang w:eastAsia="zh"/>
            <w:woUserID w:val="2"/>
          </w:rPr>
          <w:t>“</w:t>
        </w:r>
      </w:ins>
      <w:ins w:id="305" w:author="Vance xu" w:date="2026-09-14T16:14:44Z">
        <w:r>
          <w:rPr>
            <w:rFonts w:hint="eastAsia"/>
            <w:lang w:eastAsia="zh"/>
            <w:woUserID w:val="2"/>
          </w:rPr>
          <w:t>；</w:t>
        </w:r>
      </w:ins>
      <w:ins w:id="306" w:author="Vance xu" w:date="2026-09-14T16:14:43Z">
        <w:r>
          <w:rPr>
            <w:rFonts w:hint="eastAsia"/>
            <w:lang w:eastAsia="zh"/>
            <w:woUserID w:val="2"/>
          </w:rPr>
          <w:t>”</w:t>
        </w:r>
      </w:ins>
      <w:ins w:id="307" w:author="Vance xu" w:date="2026-09-14T16:14:47Z">
        <w:r>
          <w:rPr>
            <w:rFonts w:hint="eastAsia"/>
            <w:lang w:eastAsia="zh"/>
            <w:woUserID w:val="2"/>
          </w:rPr>
          <w:t>，</w:t>
        </w:r>
      </w:ins>
      <w:ins w:id="308" w:author="Vance xu" w:date="2026-09-14T16:14:49Z">
        <w:r>
          <w:rPr>
            <w:rFonts w:hint="eastAsia"/>
            <w:lang w:eastAsia="zh"/>
            <w:woUserID w:val="2"/>
          </w:rPr>
          <w:t>提示</w:t>
        </w:r>
      </w:ins>
      <w:ins w:id="309" w:author="Vance xu" w:date="2026-09-14T16:15:42Z">
        <w:r>
          <w:rPr>
            <w:rFonts w:hint="eastAsia"/>
            <w:lang w:eastAsia="zh"/>
            <w:woUserID w:val="2"/>
          </w:rPr>
          <w:t>“</w:t>
        </w:r>
      </w:ins>
      <w:ins w:id="310" w:author="Vance xu" w:date="2026-09-14T16:14:52Z">
        <w:r>
          <w:rPr>
            <w:rFonts w:hint="eastAsia"/>
            <w:lang w:eastAsia="zh"/>
            <w:woUserID w:val="2"/>
          </w:rPr>
          <w:t>请</w:t>
        </w:r>
      </w:ins>
      <w:ins w:id="311" w:author="Vance xu" w:date="2026-09-14T16:14:56Z">
        <w:r>
          <w:rPr>
            <w:rFonts w:hint="eastAsia"/>
            <w:lang w:eastAsia="zh"/>
            <w:woUserID w:val="2"/>
          </w:rPr>
          <w:t>拆分</w:t>
        </w:r>
      </w:ins>
      <w:ins w:id="312" w:author="Vance xu" w:date="2026-09-14T16:15:05Z">
        <w:r>
          <w:rPr>
            <w:rFonts w:hint="eastAsia"/>
            <w:lang w:eastAsia="zh"/>
            <w:woUserID w:val="2"/>
          </w:rPr>
          <w:t>岗位</w:t>
        </w:r>
      </w:ins>
      <w:ins w:id="313" w:author="Vance xu" w:date="2026-09-14T16:15:08Z">
        <w:r>
          <w:rPr>
            <w:rFonts w:hint="eastAsia"/>
            <w:lang w:eastAsia="zh"/>
            <w:woUserID w:val="2"/>
          </w:rPr>
          <w:t>，每个</w:t>
        </w:r>
      </w:ins>
      <w:ins w:id="314" w:author="Vance xu" w:date="2026-09-14T16:15:13Z">
        <w:r>
          <w:rPr>
            <w:rFonts w:hint="eastAsia"/>
            <w:lang w:eastAsia="zh"/>
            <w:woUserID w:val="2"/>
          </w:rPr>
          <w:t>岗位</w:t>
        </w:r>
      </w:ins>
      <w:ins w:id="315" w:author="Vance xu" w:date="2026-09-14T16:15:14Z">
        <w:r>
          <w:rPr>
            <w:rFonts w:hint="eastAsia"/>
            <w:lang w:eastAsia="zh"/>
            <w:woUserID w:val="2"/>
          </w:rPr>
          <w:t>一行</w:t>
        </w:r>
      </w:ins>
      <w:ins w:id="316" w:author="Vance xu" w:date="2026-09-14T16:15:15Z">
        <w:r>
          <w:rPr>
            <w:rFonts w:hint="eastAsia"/>
            <w:lang w:eastAsia="zh"/>
            <w:woUserID w:val="2"/>
          </w:rPr>
          <w:t>，</w:t>
        </w:r>
      </w:ins>
      <w:ins w:id="317" w:author="Vance xu" w:date="2026-09-14T16:15:16Z">
        <w:r>
          <w:rPr>
            <w:rFonts w:hint="eastAsia"/>
            <w:lang w:eastAsia="zh"/>
            <w:woUserID w:val="2"/>
          </w:rPr>
          <w:t>方便</w:t>
        </w:r>
      </w:ins>
      <w:ins w:id="318" w:author="Vance xu" w:date="2026-09-14T16:15:17Z">
        <w:r>
          <w:rPr>
            <w:rFonts w:hint="eastAsia"/>
            <w:lang w:eastAsia="zh"/>
            <w:woUserID w:val="2"/>
          </w:rPr>
          <w:t>后期</w:t>
        </w:r>
      </w:ins>
      <w:ins w:id="319" w:author="Vance xu" w:date="2026-09-14T16:15:19Z">
        <w:r>
          <w:rPr>
            <w:rFonts w:hint="eastAsia"/>
            <w:lang w:eastAsia="zh"/>
            <w:woUserID w:val="2"/>
          </w:rPr>
          <w:t>大表</w:t>
        </w:r>
      </w:ins>
      <w:ins w:id="320" w:author="Vance xu" w:date="2026-09-14T16:15:20Z">
        <w:r>
          <w:rPr>
            <w:rFonts w:hint="eastAsia"/>
            <w:lang w:eastAsia="zh"/>
            <w:woUserID w:val="2"/>
          </w:rPr>
          <w:t>合并</w:t>
        </w:r>
      </w:ins>
      <w:ins w:id="321" w:author="Vance xu" w:date="2026-09-14T16:15:21Z">
        <w:r>
          <w:rPr>
            <w:rFonts w:hint="eastAsia"/>
            <w:lang w:eastAsia="zh"/>
            <w:woUserID w:val="2"/>
          </w:rPr>
          <w:t>。</w:t>
        </w:r>
      </w:ins>
      <w:ins w:id="322" w:author="Vance xu" w:date="2026-09-14T16:15:38Z">
        <w:r>
          <w:rPr>
            <w:rFonts w:hint="eastAsia"/>
            <w:lang w:eastAsia="zh"/>
            <w:woUserID w:val="2"/>
          </w:rPr>
          <w:t>”</w:t>
        </w:r>
      </w:ins>
    </w:p>
    <w:p w14:paraId="4E47AFB5">
      <w:pPr>
        <w:snapToGrid w:val="0"/>
      </w:pPr>
      <w:ins w:id="323" w:author="Vance xu" w:date="2026-09-14T16:13:59Z">
        <w:r>
          <w:rPr>
            <w:rFonts w:hint="eastAsia"/>
            <w:lang w:eastAsia="zh"/>
            <w:woUserID w:val="2"/>
          </w:rPr>
          <w:t>人员姓名列</w:t>
        </w:r>
      </w:ins>
      <w:ins w:id="324" w:author="Vance xu" w:date="2026-09-14T16:14:01Z">
        <w:r>
          <w:rPr>
            <w:rFonts w:hint="eastAsia"/>
            <w:lang w:eastAsia="zh"/>
            <w:woUserID w:val="2"/>
          </w:rPr>
          <w:t>，</w:t>
        </w:r>
      </w:ins>
      <w:r>
        <w:t>没有人员字段</w:t>
      </w:r>
      <w:del w:id="325" w:author="Vance xu" w:date="2026-09-14T16:16:49Z">
        <w:r>
          <w:rPr/>
          <w:delText>且无可关联人员名单的</w:delText>
        </w:r>
      </w:del>
      <w:r>
        <w:t>，</w:t>
      </w:r>
      <w:ins w:id="326" w:author="Vance xu" w:date="2026-09-14T16:17:25Z">
        <w:r>
          <w:rPr>
            <w:rFonts w:hint="eastAsia"/>
            <w:lang w:eastAsia="zh"/>
            <w:woUserID w:val="2"/>
          </w:rPr>
          <w:t>出现</w:t>
        </w:r>
      </w:ins>
      <w:ins w:id="327" w:author="Vance xu" w:date="2026-09-14T16:17:27Z">
        <w:r>
          <w:rPr>
            <w:rFonts w:hint="eastAsia"/>
            <w:lang w:eastAsia="zh"/>
            <w:woUserID w:val="2"/>
          </w:rPr>
          <w:t>“</w:t>
        </w:r>
      </w:ins>
      <w:ins w:id="328" w:author="Vance xu" w:date="2026-09-14T16:17:28Z">
        <w:r>
          <w:rPr>
            <w:rFonts w:hint="eastAsia"/>
            <w:lang w:eastAsia="zh"/>
            <w:woUserID w:val="2"/>
          </w:rPr>
          <w:t>等</w:t>
        </w:r>
      </w:ins>
      <w:ins w:id="329" w:author="Vance xu" w:date="2026-09-14T16:17:27Z">
        <w:r>
          <w:rPr>
            <w:rFonts w:hint="eastAsia"/>
            <w:lang w:eastAsia="zh"/>
            <w:woUserID w:val="2"/>
          </w:rPr>
          <w:t>”</w:t>
        </w:r>
      </w:ins>
      <w:ins w:id="330" w:author="Vance xu" w:date="2026-09-14T16:17:36Z">
        <w:r>
          <w:rPr>
            <w:rFonts w:hint="eastAsia"/>
            <w:lang w:eastAsia="zh"/>
            <w:woUserID w:val="2"/>
          </w:rPr>
          <w:t>“</w:t>
        </w:r>
      </w:ins>
      <w:ins w:id="331" w:author="Vance xu" w:date="2026-09-14T16:17:41Z">
        <w:r>
          <w:rPr>
            <w:rFonts w:hint="eastAsia"/>
            <w:lang w:eastAsia="zh"/>
            <w:woUserID w:val="2"/>
          </w:rPr>
          <w:t>……</w:t>
        </w:r>
      </w:ins>
      <w:ins w:id="332" w:author="Vance xu" w:date="2026-09-14T16:17:36Z">
        <w:r>
          <w:rPr>
            <w:rFonts w:hint="eastAsia"/>
            <w:lang w:eastAsia="zh"/>
            <w:woUserID w:val="2"/>
          </w:rPr>
          <w:t>”</w:t>
        </w:r>
      </w:ins>
      <w:ins w:id="333" w:author="Vance xu" w:date="2026-09-14T16:33:46Z">
        <w:r>
          <w:rPr>
            <w:woUserID w:val="2"/>
          </w:rPr>
          <w:t>“待定”</w:t>
        </w:r>
      </w:ins>
      <w:ins w:id="334" w:author="Vance xu" w:date="2026-09-14T16:17:46Z">
        <w:r>
          <w:rPr>
            <w:rFonts w:hint="eastAsia"/>
            <w:lang w:eastAsia="zh"/>
            <w:woUserID w:val="2"/>
          </w:rPr>
          <w:t>等</w:t>
        </w:r>
      </w:ins>
      <w:r>
        <w:t>指出</w:t>
      </w:r>
      <w:ins w:id="335" w:author="Vance xu" w:date="2026-09-14T16:18:53Z">
        <w:r>
          <w:rPr>
            <w:rFonts w:hint="eastAsia"/>
            <w:lang w:eastAsia="zh"/>
            <w:woUserID w:val="2"/>
          </w:rPr>
          <w:t>“</w:t>
        </w:r>
      </w:ins>
      <w:ins w:id="336" w:author="Vance xu" w:date="2026-09-14T16:18:56Z">
        <w:r>
          <w:rPr>
            <w:rFonts w:hint="eastAsia"/>
            <w:lang w:eastAsia="zh"/>
            <w:woUserID w:val="2"/>
          </w:rPr>
          <w:t>请具体到人员</w:t>
        </w:r>
      </w:ins>
      <w:ins w:id="337" w:author="Vance xu" w:date="2026-09-14T16:18:53Z">
        <w:r>
          <w:rPr>
            <w:rFonts w:hint="eastAsia"/>
            <w:lang w:eastAsia="zh"/>
            <w:woUserID w:val="2"/>
          </w:rPr>
          <w:t>”</w:t>
        </w:r>
      </w:ins>
      <w:ins w:id="338" w:author="Vance xu" w:date="2026-09-14T16:19:00Z">
        <w:r>
          <w:rPr>
            <w:rFonts w:hint="eastAsia"/>
            <w:lang w:eastAsia="zh"/>
            <w:woUserID w:val="2"/>
          </w:rPr>
          <w:t>。</w:t>
        </w:r>
      </w:ins>
      <w:del w:id="339" w:author="Vance xu" w:date="2026-09-14T16:19:00Z">
        <w:r>
          <w:rPr/>
          <w:delText>未落实到人；有姓名但无人员名册时，仅核查姓名已填写，不推定人员身份及任岗情况真实有效。未明确适用性、无法判断是否需要落实的措施，先提出适用范围待核实意见。</w:delText>
        </w:r>
      </w:del>
    </w:p>
    <w:p w14:paraId="352CED01">
      <w:pPr>
        <w:pStyle w:val="4"/>
        <w:snapToGrid w:val="0"/>
      </w:pPr>
      <w:r>
        <w:t>（六）不相容岗位清单存在性</w:t>
      </w:r>
    </w:p>
    <w:p w14:paraId="6BBE8D94">
      <w:pPr>
        <w:snapToGrid w:val="0"/>
        <w:rPr>
          <w:ins w:id="340" w:author="Henry" w:date="2026-09-15T09:08:30Z"/>
          <w:rFonts w:hint="eastAsia"/>
          <w:lang w:eastAsia="zh"/>
          <w:woUserID w:val="3"/>
        </w:rPr>
      </w:pPr>
      <w:ins w:id="341" w:author="Henry" w:date="2026-09-15T09:06:35Z">
        <w:r>
          <w:rPr>
            <w:rFonts w:hint="eastAsia"/>
            <w:lang w:eastAsia="zh"/>
            <w:woUserID w:val="3"/>
          </w:rPr>
          <w:t>检查</w:t>
        </w:r>
      </w:ins>
      <w:ins w:id="342" w:author="Henry" w:date="2026-09-15T09:06:39Z">
        <w:r>
          <w:rPr>
            <w:rFonts w:hint="eastAsia"/>
            <w:lang w:eastAsia="zh"/>
            <w:woUserID w:val="3"/>
          </w:rPr>
          <w:t>范围</w:t>
        </w:r>
      </w:ins>
      <w:ins w:id="343" w:author="Henry" w:date="2026-09-15T09:06:43Z">
        <w:r>
          <w:rPr>
            <w:rFonts w:hint="eastAsia"/>
            <w:lang w:eastAsia="zh"/>
            <w:woUserID w:val="3"/>
          </w:rPr>
          <w:t>：</w:t>
        </w:r>
      </w:ins>
      <w:ins w:id="344" w:author="Henry" w:date="2026-09-15T09:08:06Z">
        <w:r>
          <w:rPr>
            <w:rFonts w:hint="eastAsia"/>
            <w:lang w:eastAsia="zh"/>
            <w:woUserID w:val="3"/>
          </w:rPr>
          <w:t>仅检查是否提供了独立的不相容岗位清单（可以是单独文件、独立工作表，或在原表中有明确划分的填报区域）。</w:t>
        </w:r>
      </w:ins>
    </w:p>
    <w:p w14:paraId="2E27B223">
      <w:pPr>
        <w:snapToGrid w:val="0"/>
        <w:rPr>
          <w:ins w:id="345" w:author="Vance xu" w:date="2026-09-15T12:00:54Z"/>
          <w:rFonts w:hint="eastAsia"/>
          <w:lang w:eastAsia="zh"/>
          <w:woUserID w:val="3"/>
        </w:rPr>
      </w:pPr>
      <w:ins w:id="346" w:author="Henry" w:date="2026-09-15T09:08:38Z">
        <w:r>
          <w:rPr>
            <w:rFonts w:hint="eastAsia"/>
            <w:lang w:eastAsia="zh"/>
            <w:woUserID w:val="3"/>
          </w:rPr>
          <w:t>容忍</w:t>
        </w:r>
      </w:ins>
      <w:ins w:id="347" w:author="Henry" w:date="2026-09-15T09:08:42Z">
        <w:r>
          <w:rPr>
            <w:rFonts w:hint="eastAsia"/>
            <w:lang w:eastAsia="zh"/>
            <w:woUserID w:val="3"/>
          </w:rPr>
          <w:t>情形</w:t>
        </w:r>
      </w:ins>
      <w:ins w:id="348" w:author="Henry" w:date="2026-09-15T09:08:44Z">
        <w:r>
          <w:rPr>
            <w:rFonts w:hint="eastAsia"/>
            <w:lang w:eastAsia="zh"/>
            <w:woUserID w:val="3"/>
          </w:rPr>
          <w:t>：</w:t>
        </w:r>
      </w:ins>
      <w:ins w:id="349" w:author="Henry" w:date="2026-09-15T09:08:48Z">
        <w:r>
          <w:rPr>
            <w:rFonts w:hint="eastAsia"/>
            <w:lang w:eastAsia="zh"/>
            <w:woUserID w:val="3"/>
          </w:rPr>
          <w:t>清单</w:t>
        </w:r>
      </w:ins>
      <w:ins w:id="350" w:author="Henry" w:date="2026-09-15T09:08:52Z">
        <w:r>
          <w:rPr>
            <w:rFonts w:hint="eastAsia"/>
            <w:lang w:eastAsia="zh"/>
            <w:woUserID w:val="3"/>
          </w:rPr>
          <w:t>虽</w:t>
        </w:r>
      </w:ins>
      <w:ins w:id="351" w:author="Henry" w:date="2026-09-15T09:08:55Z">
        <w:r>
          <w:rPr>
            <w:rFonts w:hint="eastAsia"/>
            <w:lang w:eastAsia="zh"/>
            <w:woUserID w:val="3"/>
          </w:rPr>
          <w:t>已</w:t>
        </w:r>
      </w:ins>
      <w:ins w:id="352" w:author="Henry" w:date="2026-09-15T09:08:59Z">
        <w:r>
          <w:rPr>
            <w:rFonts w:hint="eastAsia"/>
            <w:lang w:eastAsia="zh"/>
            <w:woUserID w:val="3"/>
          </w:rPr>
          <w:t>提供</w:t>
        </w:r>
      </w:ins>
      <w:ins w:id="353" w:author="Henry" w:date="2026-09-15T09:09:02Z">
        <w:r>
          <w:rPr>
            <w:rFonts w:hint="eastAsia"/>
            <w:lang w:eastAsia="zh"/>
            <w:woUserID w:val="3"/>
          </w:rPr>
          <w:t>但</w:t>
        </w:r>
      </w:ins>
      <w:ins w:id="354" w:author="Henry" w:date="2026-09-15T09:09:07Z">
        <w:r>
          <w:rPr>
            <w:rFonts w:hint="eastAsia"/>
            <w:lang w:eastAsia="zh"/>
            <w:woUserID w:val="3"/>
          </w:rPr>
          <w:t>无</w:t>
        </w:r>
      </w:ins>
      <w:ins w:id="355" w:author="Henry" w:date="2026-09-15T09:09:11Z">
        <w:r>
          <w:rPr>
            <w:rFonts w:hint="eastAsia"/>
            <w:lang w:eastAsia="zh"/>
            <w:woUserID w:val="3"/>
          </w:rPr>
          <w:t>明细</w:t>
        </w:r>
      </w:ins>
      <w:ins w:id="356" w:author="Henry" w:date="2026-09-15T09:09:14Z">
        <w:r>
          <w:rPr>
            <w:rFonts w:hint="eastAsia"/>
            <w:lang w:eastAsia="zh"/>
            <w:woUserID w:val="3"/>
          </w:rPr>
          <w:t>内容</w:t>
        </w:r>
      </w:ins>
      <w:ins w:id="357" w:author="Henry" w:date="2026-09-15T09:09:46Z">
        <w:r>
          <w:rPr>
            <w:rFonts w:hint="eastAsia"/>
            <w:lang w:eastAsia="zh"/>
            <w:woUserID w:val="3"/>
          </w:rPr>
          <w:t>，或填写</w:t>
        </w:r>
      </w:ins>
      <w:ins w:id="358" w:author="Henry" w:date="2026-09-15T09:10:13Z">
        <w:r>
          <w:rPr>
            <w:rFonts w:hint="eastAsia"/>
            <w:lang w:eastAsia="zh"/>
            <w:woUserID w:val="3"/>
          </w:rPr>
          <w:t>“</w:t>
        </w:r>
      </w:ins>
      <w:ins w:id="359" w:author="Henry" w:date="2026-09-15T09:09:46Z">
        <w:r>
          <w:rPr>
            <w:rFonts w:hint="eastAsia"/>
            <w:lang w:eastAsia="zh"/>
            <w:woUserID w:val="3"/>
          </w:rPr>
          <w:t>无</w:t>
        </w:r>
      </w:ins>
      <w:ins w:id="360" w:author="Henry" w:date="2026-09-15T09:10:20Z">
        <w:r>
          <w:rPr>
            <w:rFonts w:hint="eastAsia"/>
            <w:lang w:eastAsia="zh"/>
            <w:woUserID w:val="3"/>
          </w:rPr>
          <w:t>”</w:t>
        </w:r>
      </w:ins>
      <w:ins w:id="361" w:author="Henry" w:date="2026-09-15T09:10:28Z">
        <w:r>
          <w:rPr>
            <w:rFonts w:hint="eastAsia"/>
            <w:lang w:eastAsia="zh"/>
            <w:woUserID w:val="3"/>
          </w:rPr>
          <w:t>“</w:t>
        </w:r>
      </w:ins>
      <w:ins w:id="362" w:author="Henry" w:date="2026-09-15T09:09:46Z">
        <w:r>
          <w:rPr>
            <w:rFonts w:hint="eastAsia"/>
            <w:lang w:eastAsia="zh"/>
            <w:woUserID w:val="3"/>
          </w:rPr>
          <w:t>不涉及</w:t>
        </w:r>
      </w:ins>
      <w:ins w:id="363" w:author="Henry" w:date="2026-09-15T09:10:34Z">
        <w:r>
          <w:rPr>
            <w:rFonts w:hint="eastAsia"/>
            <w:lang w:eastAsia="zh"/>
            <w:woUserID w:val="3"/>
          </w:rPr>
          <w:t>”</w:t>
        </w:r>
      </w:ins>
      <w:ins w:id="364" w:author="Henry" w:date="2026-09-15T09:09:46Z">
        <w:r>
          <w:rPr>
            <w:rFonts w:hint="eastAsia"/>
            <w:lang w:eastAsia="zh"/>
            <w:woUserID w:val="3"/>
          </w:rPr>
          <w:t>的，不因内容空白而提出问题。</w:t>
        </w:r>
      </w:ins>
    </w:p>
    <w:p w14:paraId="10C872DA">
      <w:pPr>
        <w:snapToGrid w:val="0"/>
        <w:rPr>
          <w:ins w:id="365" w:author="Henry" w:date="2026-09-15T09:06:28Z"/>
          <w:rFonts w:hint="eastAsia"/>
          <w:lang w:eastAsia="zh"/>
          <w:woUserID w:val="2"/>
        </w:rPr>
      </w:pPr>
      <w:ins w:id="366" w:author="Vance xu" w:date="2026-09-15T21:05:10Z">
        <w:r>
          <w:rPr>
            <w:rFonts w:hint="eastAsia"/>
            <w:lang w:eastAsia="zh"/>
            <w:woUserID w:val="2"/>
          </w:rPr>
          <w:t>有</w:t>
        </w:r>
      </w:ins>
      <w:ins w:id="367" w:author="Vance xu" w:date="2026-09-15T21:05:12Z">
        <w:r>
          <w:rPr>
            <w:rFonts w:hint="eastAsia"/>
            <w:lang w:eastAsia="zh"/>
            <w:woUserID w:val="2"/>
          </w:rPr>
          <w:t>内容</w:t>
        </w:r>
      </w:ins>
      <w:ins w:id="368" w:author="Vance xu" w:date="2026-09-15T21:05:14Z">
        <w:r>
          <w:rPr>
            <w:rFonts w:hint="eastAsia"/>
            <w:lang w:eastAsia="zh"/>
            <w:woUserID w:val="2"/>
          </w:rPr>
          <w:t>，</w:t>
        </w:r>
      </w:ins>
      <w:ins w:id="369" w:author="Vance xu" w:date="2026-09-15T12:00:57Z">
        <w:r>
          <w:rPr>
            <w:rFonts w:hint="eastAsia"/>
            <w:lang w:eastAsia="zh"/>
            <w:woUserID w:val="2"/>
          </w:rPr>
          <w:t>需要</w:t>
        </w:r>
      </w:ins>
      <w:ins w:id="370" w:author="Vance xu" w:date="2026-09-15T12:00:58Z">
        <w:r>
          <w:rPr>
            <w:rFonts w:hint="eastAsia"/>
            <w:lang w:eastAsia="zh"/>
            <w:woUserID w:val="2"/>
          </w:rPr>
          <w:t>判断</w:t>
        </w:r>
      </w:ins>
      <w:ins w:id="371" w:author="Vance xu" w:date="2026-09-15T12:01:00Z">
        <w:r>
          <w:rPr>
            <w:rFonts w:hint="eastAsia"/>
            <w:lang w:eastAsia="zh"/>
            <w:woUserID w:val="2"/>
          </w:rPr>
          <w:t>部门和</w:t>
        </w:r>
      </w:ins>
      <w:ins w:id="372" w:author="Vance xu" w:date="2026-09-15T12:01:02Z">
        <w:r>
          <w:rPr>
            <w:rFonts w:hint="eastAsia"/>
            <w:lang w:eastAsia="zh"/>
            <w:woUserID w:val="2"/>
          </w:rPr>
          <w:t>岗位</w:t>
        </w:r>
      </w:ins>
      <w:ins w:id="373" w:author="Vance xu" w:date="2026-09-15T21:05:17Z">
        <w:r>
          <w:rPr>
            <w:rFonts w:hint="eastAsia"/>
            <w:lang w:eastAsia="zh"/>
            <w:woUserID w:val="2"/>
          </w:rPr>
          <w:t>A</w:t>
        </w:r>
      </w:ins>
      <w:ins w:id="374" w:author="Vance xu" w:date="2026-09-15T21:05:24Z">
        <w:r>
          <w:rPr>
            <w:rFonts w:hint="eastAsia"/>
            <w:lang w:eastAsia="zh"/>
            <w:woUserID w:val="2"/>
          </w:rPr>
          <w:t>/岗位</w:t>
        </w:r>
      </w:ins>
      <w:ins w:id="375" w:author="Vance xu" w:date="2026-09-15T21:05:17Z">
        <w:r>
          <w:rPr>
            <w:rFonts w:hint="eastAsia"/>
            <w:lang w:eastAsia="zh"/>
            <w:woUserID w:val="2"/>
          </w:rPr>
          <w:t>B</w:t>
        </w:r>
      </w:ins>
      <w:ins w:id="376" w:author="Vance xu" w:date="2026-09-15T21:05:27Z">
        <w:r>
          <w:rPr>
            <w:rFonts w:hint="eastAsia"/>
            <w:lang w:eastAsia="zh"/>
            <w:woUserID w:val="2"/>
          </w:rPr>
          <w:t>/岗位</w:t>
        </w:r>
      </w:ins>
      <w:ins w:id="377" w:author="Vance xu" w:date="2026-09-15T21:05:19Z">
        <w:r>
          <w:rPr>
            <w:rFonts w:hint="eastAsia"/>
            <w:lang w:eastAsia="zh"/>
            <w:woUserID w:val="2"/>
          </w:rPr>
          <w:t>C</w:t>
        </w:r>
      </w:ins>
      <w:ins w:id="378" w:author="Vance xu" w:date="2026-09-15T21:05:20Z">
        <w:r>
          <w:rPr>
            <w:rFonts w:hint="eastAsia"/>
            <w:lang w:eastAsia="zh"/>
            <w:woUserID w:val="2"/>
          </w:rPr>
          <w:t>列</w:t>
        </w:r>
      </w:ins>
      <w:ins w:id="379" w:author="Vance xu" w:date="2026-09-15T21:02:09Z">
        <w:r>
          <w:rPr>
            <w:rFonts w:hint="eastAsia"/>
            <w:lang w:eastAsia="zh"/>
            <w:woUserID w:val="2"/>
          </w:rPr>
          <w:t>的</w:t>
        </w:r>
      </w:ins>
      <w:ins w:id="380" w:author="Vance xu" w:date="2026-09-15T21:05:41Z">
        <w:r>
          <w:rPr>
            <w:rFonts w:hint="eastAsia"/>
            <w:lang w:eastAsia="zh"/>
            <w:woUserID w:val="2"/>
          </w:rPr>
          <w:t>的</w:t>
        </w:r>
      </w:ins>
      <w:ins w:id="381" w:author="Vance xu" w:date="2026-09-15T21:05:44Z">
        <w:r>
          <w:rPr>
            <w:rFonts w:hint="eastAsia"/>
            <w:lang w:eastAsia="zh"/>
            <w:woUserID w:val="2"/>
          </w:rPr>
          <w:t>称呼</w:t>
        </w:r>
      </w:ins>
      <w:ins w:id="382" w:author="Vance xu" w:date="2026-09-15T21:05:50Z">
        <w:r>
          <w:rPr>
            <w:rFonts w:hint="eastAsia"/>
            <w:lang w:eastAsia="zh"/>
            <w:woUserID w:val="2"/>
          </w:rPr>
          <w:t>是否已经</w:t>
        </w:r>
      </w:ins>
      <w:ins w:id="383" w:author="Vance xu" w:date="2026-09-15T21:05:51Z">
        <w:r>
          <w:rPr>
            <w:rFonts w:hint="eastAsia"/>
            <w:lang w:eastAsia="zh"/>
            <w:woUserID w:val="2"/>
          </w:rPr>
          <w:t>具体</w:t>
        </w:r>
      </w:ins>
      <w:ins w:id="384" w:author="Vance xu" w:date="2026-09-15T21:05:52Z">
        <w:r>
          <w:rPr>
            <w:rFonts w:hint="eastAsia"/>
            <w:lang w:eastAsia="zh"/>
            <w:woUserID w:val="2"/>
          </w:rPr>
          <w:t>到</w:t>
        </w:r>
      </w:ins>
      <w:ins w:id="385" w:author="Vance xu" w:date="2026-09-15T21:05:54Z">
        <w:r>
          <w:rPr>
            <w:rFonts w:hint="eastAsia"/>
            <w:lang w:eastAsia="zh"/>
            <w:woUserID w:val="2"/>
          </w:rPr>
          <w:t>具体的</w:t>
        </w:r>
      </w:ins>
      <w:ins w:id="386" w:author="Vance xu" w:date="2026-09-15T21:05:55Z">
        <w:r>
          <w:rPr>
            <w:rFonts w:hint="eastAsia"/>
            <w:lang w:eastAsia="zh"/>
            <w:woUserID w:val="2"/>
          </w:rPr>
          <w:t>部门</w:t>
        </w:r>
      </w:ins>
      <w:ins w:id="387" w:author="Vance xu" w:date="2026-09-15T21:05:56Z">
        <w:r>
          <w:rPr>
            <w:rFonts w:hint="eastAsia"/>
            <w:lang w:eastAsia="zh"/>
            <w:woUserID w:val="2"/>
          </w:rPr>
          <w:t>和</w:t>
        </w:r>
      </w:ins>
      <w:ins w:id="388" w:author="Vance xu" w:date="2026-09-15T21:05:58Z">
        <w:r>
          <w:rPr>
            <w:rFonts w:hint="eastAsia"/>
            <w:lang w:eastAsia="zh"/>
            <w:woUserID w:val="2"/>
          </w:rPr>
          <w:t>岗位</w:t>
        </w:r>
      </w:ins>
      <w:ins w:id="389" w:author="Vance xu" w:date="2026-09-15T12:07:05Z">
        <w:r>
          <w:rPr>
            <w:rFonts w:hint="eastAsia"/>
            <w:lang w:eastAsia="zh"/>
            <w:woUserID w:val="2"/>
          </w:rPr>
          <w:t>，</w:t>
        </w:r>
      </w:ins>
      <w:ins w:id="390" w:author="Vance xu" w:date="2026-09-15T21:02:20Z">
        <w:r>
          <w:rPr>
            <w:rFonts w:hint="eastAsia"/>
            <w:lang w:eastAsia="zh"/>
            <w:woUserID w:val="2"/>
          </w:rPr>
          <w:t>就</w:t>
        </w:r>
      </w:ins>
      <w:ins w:id="391" w:author="Vance xu" w:date="2026-09-15T21:02:22Z">
        <w:r>
          <w:rPr>
            <w:rFonts w:hint="eastAsia"/>
            <w:lang w:eastAsia="zh"/>
            <w:woUserID w:val="2"/>
          </w:rPr>
          <w:t>参照</w:t>
        </w:r>
      </w:ins>
      <w:ins w:id="392" w:author="Vance xu" w:date="2026-09-15T12:08:21Z">
        <w:r>
          <w:rPr>
            <w:rFonts w:hint="eastAsia"/>
            <w:lang w:eastAsia="zh"/>
            <w:woUserID w:val="2"/>
          </w:rPr>
          <w:t>规则</w:t>
        </w:r>
      </w:ins>
      <w:ins w:id="393" w:author="Vance xu" w:date="2026-09-15T12:08:23Z">
        <w:r>
          <w:rPr>
            <w:rFonts w:hint="eastAsia"/>
            <w:lang w:eastAsia="zh"/>
            <w:woUserID w:val="2"/>
          </w:rPr>
          <w:t>按照</w:t>
        </w:r>
      </w:ins>
      <w:ins w:id="394" w:author="Vance xu" w:date="2026-09-15T12:08:28Z">
        <w:r>
          <w:rPr>
            <w:rFonts w:hint="eastAsia"/>
            <w:lang w:eastAsia="zh"/>
            <w:woUserID w:val="2"/>
          </w:rPr>
          <w:t>第五点</w:t>
        </w:r>
      </w:ins>
      <w:ins w:id="395" w:author="Vance xu" w:date="2026-09-15T12:08:30Z">
        <w:r>
          <w:rPr>
            <w:rFonts w:hint="eastAsia"/>
            <w:lang w:eastAsia="zh"/>
            <w:woUserID w:val="2"/>
          </w:rPr>
          <w:t>。</w:t>
        </w:r>
      </w:ins>
    </w:p>
    <w:p w14:paraId="60A5FB4F">
      <w:pPr>
        <w:snapToGrid w:val="0"/>
        <w:rPr>
          <w:ins w:id="396" w:author="Henry" w:date="2026-09-15T09:14:44Z"/>
          <w:rFonts w:hint="eastAsia"/>
          <w:lang w:eastAsia="zh"/>
          <w:woUserID w:val="3"/>
        </w:rPr>
      </w:pPr>
      <w:ins w:id="397" w:author="Henry" w:date="2026-09-15T09:11:02Z">
        <w:r>
          <w:rPr>
            <w:rFonts w:hint="eastAsia"/>
            <w:lang w:eastAsia="zh"/>
            <w:woUserID w:val="3"/>
          </w:rPr>
          <w:t>不</w:t>
        </w:r>
      </w:ins>
      <w:ins w:id="398" w:author="Henry" w:date="2026-09-15T09:11:06Z">
        <w:r>
          <w:rPr>
            <w:rFonts w:hint="eastAsia"/>
            <w:lang w:eastAsia="zh"/>
            <w:woUserID w:val="3"/>
          </w:rPr>
          <w:t>审</w:t>
        </w:r>
      </w:ins>
      <w:ins w:id="399" w:author="Henry" w:date="2026-09-15T09:11:09Z">
        <w:r>
          <w:rPr>
            <w:rFonts w:hint="eastAsia"/>
            <w:lang w:eastAsia="zh"/>
            <w:woUserID w:val="3"/>
          </w:rPr>
          <w:t>核</w:t>
        </w:r>
      </w:ins>
      <w:ins w:id="400" w:author="Henry" w:date="2026-09-15T09:11:13Z">
        <w:r>
          <w:rPr>
            <w:rFonts w:hint="eastAsia"/>
            <w:lang w:eastAsia="zh"/>
            <w:woUserID w:val="3"/>
          </w:rPr>
          <w:t>事项</w:t>
        </w:r>
      </w:ins>
      <w:ins w:id="401" w:author="Henry" w:date="2026-09-15T09:11:15Z">
        <w:r>
          <w:rPr>
            <w:rFonts w:hint="eastAsia"/>
            <w:lang w:eastAsia="zh"/>
            <w:woUserID w:val="3"/>
          </w:rPr>
          <w:t>：</w:t>
        </w:r>
      </w:ins>
      <w:ins w:id="402" w:author="Henry" w:date="2026-09-15T09:11:35Z">
        <w:r>
          <w:rPr>
            <w:rFonts w:hint="eastAsia"/>
            <w:lang w:eastAsia="zh"/>
            <w:woUserID w:val="3"/>
          </w:rPr>
          <w:t>按照</w:t>
        </w:r>
      </w:ins>
      <w:ins w:id="403" w:author="Henry" w:date="2026-09-15T09:11:43Z">
        <w:r>
          <w:rPr>
            <w:rFonts w:hint="eastAsia"/>
            <w:lang w:eastAsia="zh"/>
            <w:woUserID w:val="3"/>
          </w:rPr>
          <w:t>“</w:t>
        </w:r>
      </w:ins>
      <w:ins w:id="404" w:author="Henry" w:date="2026-09-15T09:11:35Z">
        <w:r>
          <w:rPr>
            <w:rFonts w:hint="eastAsia"/>
            <w:lang w:eastAsia="zh"/>
            <w:woUserID w:val="3"/>
          </w:rPr>
          <w:t>跨部门岗位天然不相容、无需填写</w:t>
        </w:r>
      </w:ins>
      <w:ins w:id="405" w:author="Henry" w:date="2026-09-15T09:11:50Z">
        <w:r>
          <w:rPr>
            <w:rFonts w:hint="eastAsia"/>
            <w:lang w:eastAsia="zh"/>
            <w:woUserID w:val="3"/>
          </w:rPr>
          <w:t>”</w:t>
        </w:r>
      </w:ins>
      <w:ins w:id="406" w:author="Henry" w:date="2026-09-15T09:11:35Z">
        <w:r>
          <w:rPr>
            <w:rFonts w:hint="eastAsia"/>
            <w:lang w:eastAsia="zh"/>
            <w:woUserID w:val="3"/>
          </w:rPr>
          <w:t>以及</w:t>
        </w:r>
      </w:ins>
      <w:ins w:id="407" w:author="Henry" w:date="2026-09-15T09:12:09Z">
        <w:r>
          <w:rPr>
            <w:rFonts w:hint="eastAsia"/>
            <w:lang w:eastAsia="zh"/>
            <w:woUserID w:val="3"/>
          </w:rPr>
          <w:t>“</w:t>
        </w:r>
      </w:ins>
      <w:ins w:id="408" w:author="Henry" w:date="2026-09-15T09:11:35Z">
        <w:r>
          <w:rPr>
            <w:rFonts w:hint="eastAsia"/>
            <w:lang w:eastAsia="zh"/>
            <w:woUserID w:val="3"/>
          </w:rPr>
          <w:t>经办与审核岗位无需列举</w:t>
        </w:r>
      </w:ins>
      <w:ins w:id="409" w:author="Henry" w:date="2026-09-15T09:12:15Z">
        <w:r>
          <w:rPr>
            <w:rFonts w:hint="eastAsia"/>
            <w:lang w:eastAsia="zh"/>
            <w:woUserID w:val="3"/>
          </w:rPr>
          <w:t>”</w:t>
        </w:r>
      </w:ins>
      <w:ins w:id="410" w:author="Henry" w:date="2026-09-15T09:11:35Z">
        <w:r>
          <w:rPr>
            <w:rFonts w:hint="eastAsia"/>
            <w:lang w:eastAsia="zh"/>
            <w:woUserID w:val="3"/>
          </w:rPr>
          <w:t>的口径</w:t>
        </w:r>
      </w:ins>
      <w:ins w:id="411" w:author="Henry" w:date="2026-09-15T09:22:52Z">
        <w:r>
          <w:rPr>
            <w:rFonts w:hint="eastAsia"/>
            <w:lang w:eastAsia="zh"/>
            <w:woUserID w:val="3"/>
          </w:rPr>
          <w:t>；</w:t>
        </w:r>
      </w:ins>
      <w:ins w:id="412" w:author="Henry" w:date="2026-09-15T09:11:35Z">
        <w:r>
          <w:rPr>
            <w:rFonts w:hint="eastAsia"/>
            <w:lang w:eastAsia="zh"/>
            <w:woUserID w:val="3"/>
          </w:rPr>
          <w:t>不审核以下内容：</w:t>
        </w:r>
      </w:ins>
      <w:ins w:id="413" w:author="Henry" w:date="2026-09-15T09:12:55Z">
        <w:r>
          <w:rPr>
            <w:rFonts w:hint="eastAsia"/>
            <w:lang w:eastAsia="zh"/>
            <w:woUserID w:val="3"/>
          </w:rPr>
          <w:t>清单</w:t>
        </w:r>
      </w:ins>
      <w:ins w:id="414" w:author="Henry" w:date="2026-09-15T09:13:34Z">
        <w:r>
          <w:rPr>
            <w:rFonts w:hint="eastAsia"/>
            <w:lang w:eastAsia="zh"/>
            <w:woUserID w:val="3"/>
          </w:rPr>
          <w:t>覆盖是否全面；</w:t>
        </w:r>
      </w:ins>
      <w:ins w:id="415" w:author="Henry" w:date="2026-09-15T09:13:53Z">
        <w:r>
          <w:rPr>
            <w:rFonts w:hint="eastAsia"/>
            <w:lang w:eastAsia="zh"/>
            <w:woUserID w:val="3"/>
          </w:rPr>
          <w:t>岗位组合是否合理；</w:t>
        </w:r>
      </w:ins>
      <w:ins w:id="416" w:author="Henry" w:date="2026-09-15T09:14:24Z">
        <w:r>
          <w:rPr>
            <w:rFonts w:hint="eastAsia"/>
            <w:lang w:eastAsia="zh"/>
            <w:woUserID w:val="3"/>
          </w:rPr>
          <w:t>清单与矩阵是否逐项对应。</w:t>
        </w:r>
      </w:ins>
    </w:p>
    <w:p w14:paraId="5F24F29F">
      <w:pPr>
        <w:snapToGrid w:val="0"/>
        <w:ind w:firstLine="0"/>
        <w:rPr>
          <w:ins w:id="418" w:author="Henry" w:date="2026-09-15T09:15:04Z"/>
          <w:rFonts w:hint="eastAsia"/>
          <w:lang w:eastAsia="zh"/>
          <w:woUserID w:val="3"/>
        </w:rPr>
        <w:pPrChange w:id="417" w:author="Henry" w:date="2026-09-15T09:15:11Z">
          <w:pPr>
            <w:snapToGrid w:val="0"/>
          </w:pPr>
        </w:pPrChange>
      </w:pPr>
      <w:ins w:id="419" w:author="Henry" w:date="2026-09-15T09:15:04Z">
        <w:r>
          <w:rPr>
            <w:rFonts w:hint="eastAsia"/>
            <w:lang w:eastAsia="zh"/>
            <w:woUserID w:val="3"/>
          </w:rPr>
          <w:t>应提问题情形：如缺失上述清单（无独立文件、无独立工作表、亦无明确填报区域），则提出问题。</w:t>
        </w:r>
      </w:ins>
    </w:p>
    <w:p w14:paraId="211C4E49">
      <w:pPr>
        <w:snapToGrid w:val="0"/>
        <w:rPr>
          <w:ins w:id="420" w:author="Henry" w:date="2026-09-15T09:10:56Z"/>
          <w:rFonts w:hint="eastAsia"/>
          <w:lang w:eastAsia="zh"/>
          <w:woUserID w:val="3"/>
        </w:rPr>
      </w:pPr>
      <w:ins w:id="421" w:author="Henry" w:date="2026-09-15T09:15:04Z">
        <w:r>
          <w:rPr>
            <w:rFonts w:hint="eastAsia"/>
            <w:lang w:eastAsia="zh"/>
            <w:woUserID w:val="3"/>
          </w:rPr>
          <w:t>例外事项：第八项人员冲突检查、第十二项已有明细的排序检查仍按原要求正常执行，不受上述口径影响。</w:t>
        </w:r>
      </w:ins>
    </w:p>
    <w:p w14:paraId="4B3068D4">
      <w:pPr>
        <w:snapToGrid w:val="0"/>
        <w:rPr>
          <w:del w:id="422" w:author="Henry" w:date="2026-09-15T09:15:43Z"/>
        </w:rPr>
      </w:pPr>
      <w:del w:id="423" w:author="Henry" w:date="2026-09-15T09:15:43Z">
        <w:r>
          <w:rPr/>
          <w:delText>本期仅检查是否提供独立的不相容岗位清单文件、工作表或明确填报区域。清单存在但无明细，或填写“无”“不涉及”的，不因内容为空提出问题。</w:delText>
        </w:r>
      </w:del>
    </w:p>
    <w:p w14:paraId="05DE995E">
      <w:pPr>
        <w:snapToGrid w:val="0"/>
        <w:rPr>
          <w:del w:id="424" w:author="Henry" w:date="2026-09-15T09:15:43Z"/>
        </w:rPr>
      </w:pPr>
      <w:del w:id="425" w:author="Henry" w:date="2026-09-15T09:15:43Z">
        <w:r>
          <w:rPr/>
          <w:delText>按“跨部门岗位天然不相容无需填写”“经办与审核无需列举”的口径，不审核清单覆盖是否全面、岗位组合是否合理或是否与矩阵逐项对应。缺少清单时提出问题。第八项人员冲突检查及第十二项已有明细的排序检查仍执行。</w:delText>
        </w:r>
      </w:del>
    </w:p>
    <w:p w14:paraId="749318EC">
      <w:pPr>
        <w:pStyle w:val="4"/>
        <w:snapToGrid w:val="0"/>
      </w:pPr>
      <w:r>
        <w:t>（七）系统控制规则清单内容</w:t>
      </w:r>
    </w:p>
    <w:p w14:paraId="0E224B6D">
      <w:pPr>
        <w:snapToGrid w:val="0"/>
        <w:rPr>
          <w:ins w:id="426" w:author="Henry" w:date="2026-09-15T09:31:30Z"/>
          <w:rFonts w:hint="eastAsia"/>
          <w:lang w:eastAsia="zh"/>
          <w:woUserID w:val="3"/>
        </w:rPr>
      </w:pPr>
      <w:ins w:id="427" w:author="Henry" w:date="2026-09-15T09:30:57Z">
        <w:r>
          <w:rPr>
            <w:rFonts w:hint="eastAsia"/>
            <w:lang w:eastAsia="zh"/>
            <w:woUserID w:val="3"/>
          </w:rPr>
          <w:t>不审</w:t>
        </w:r>
      </w:ins>
      <w:ins w:id="428" w:author="Henry" w:date="2026-09-15T09:31:01Z">
        <w:r>
          <w:rPr>
            <w:rFonts w:hint="eastAsia"/>
            <w:lang w:eastAsia="zh"/>
            <w:woUserID w:val="3"/>
          </w:rPr>
          <w:t>核</w:t>
        </w:r>
      </w:ins>
      <w:ins w:id="429" w:author="Henry" w:date="2026-09-15T09:31:05Z">
        <w:r>
          <w:rPr>
            <w:rFonts w:hint="eastAsia"/>
            <w:lang w:eastAsia="zh"/>
            <w:woUserID w:val="3"/>
          </w:rPr>
          <w:t>事项</w:t>
        </w:r>
      </w:ins>
      <w:ins w:id="430" w:author="Henry" w:date="2026-09-15T09:31:07Z">
        <w:r>
          <w:rPr>
            <w:rFonts w:hint="eastAsia"/>
            <w:lang w:eastAsia="zh"/>
            <w:woUserID w:val="3"/>
          </w:rPr>
          <w:t>：</w:t>
        </w:r>
      </w:ins>
      <w:ins w:id="431" w:author="Henry" w:date="2026-09-15T09:31:26Z">
        <w:r>
          <w:rPr>
            <w:rFonts w:hint="eastAsia"/>
            <w:lang w:eastAsia="zh"/>
            <w:woUserID w:val="3"/>
          </w:rPr>
          <w:t>本期不审核系统控制规则清单的完整性、适用性及增删改合理性，不因上述事项提出内容审核意见。</w:t>
        </w:r>
      </w:ins>
    </w:p>
    <w:p w14:paraId="23BFBCF5">
      <w:pPr>
        <w:snapToGrid w:val="0"/>
        <w:ind w:firstLineChars="200"/>
        <w:rPr>
          <w:ins w:id="433" w:author="Henry" w:date="2026-09-15T09:34:57Z"/>
          <w:rFonts w:hint="eastAsia"/>
          <w:lang w:eastAsia="zh"/>
          <w:woUserID w:val="3"/>
        </w:rPr>
        <w:pPrChange w:id="432" w:author="Henry" w:date="2026-09-15T09:35:06Z">
          <w:pPr>
            <w:snapToGrid w:val="0"/>
          </w:pPr>
        </w:pPrChange>
      </w:pPr>
      <w:ins w:id="434" w:author="Henry" w:date="2026-09-15T09:31:34Z">
        <w:r>
          <w:rPr>
            <w:rFonts w:hint="eastAsia"/>
            <w:lang w:eastAsia="zh"/>
            <w:woUserID w:val="3"/>
          </w:rPr>
          <w:t>重要</w:t>
        </w:r>
      </w:ins>
      <w:ins w:id="435" w:author="Henry" w:date="2026-09-15T09:31:37Z">
        <w:r>
          <w:rPr>
            <w:rFonts w:hint="eastAsia"/>
            <w:lang w:eastAsia="zh"/>
            <w:woUserID w:val="3"/>
          </w:rPr>
          <w:t>说明</w:t>
        </w:r>
      </w:ins>
      <w:ins w:id="436" w:author="Henry" w:date="2026-09-15T09:31:38Z">
        <w:r>
          <w:rPr>
            <w:rFonts w:hint="eastAsia"/>
            <w:lang w:eastAsia="zh"/>
            <w:woUserID w:val="3"/>
          </w:rPr>
          <w:t>：</w:t>
        </w:r>
      </w:ins>
      <w:ins w:id="437" w:author="Henry" w:date="2026-09-15T09:31:56Z">
        <w:r>
          <w:rPr>
            <w:rFonts w:hint="eastAsia"/>
            <w:lang w:eastAsia="zh"/>
            <w:woUserID w:val="3"/>
          </w:rPr>
          <w:t>本项跳过审核，仅代表本期未予检查，不代表规则内容已经核验或确认无误。</w:t>
        </w:r>
      </w:ins>
    </w:p>
    <w:p w14:paraId="0F86BC73">
      <w:pPr>
        <w:snapToGrid w:val="0"/>
        <w:ind w:firstLineChars="200"/>
        <w:pPrChange w:id="438" w:author="Henry" w:date="2026-09-15T09:35:10Z">
          <w:pPr>
            <w:snapToGrid w:val="0"/>
          </w:pPr>
        </w:pPrChange>
      </w:pPr>
      <w:ins w:id="439" w:author="Henry" w:date="2026-09-15T09:32:12Z">
        <w:r>
          <w:rPr>
            <w:rFonts w:hint="eastAsia"/>
            <w:lang w:eastAsia="zh"/>
            <w:woUserID w:val="3"/>
          </w:rPr>
          <w:t>例外</w:t>
        </w:r>
      </w:ins>
      <w:ins w:id="440" w:author="Henry" w:date="2026-09-15T09:32:16Z">
        <w:r>
          <w:rPr>
            <w:rFonts w:hint="eastAsia"/>
            <w:lang w:eastAsia="zh"/>
            <w:woUserID w:val="3"/>
          </w:rPr>
          <w:t>事项</w:t>
        </w:r>
      </w:ins>
      <w:ins w:id="441" w:author="Henry" w:date="2026-09-15T09:32:18Z">
        <w:r>
          <w:rPr>
            <w:rFonts w:hint="eastAsia"/>
            <w:lang w:eastAsia="zh"/>
            <w:woUserID w:val="3"/>
          </w:rPr>
          <w:t>：</w:t>
        </w:r>
      </w:ins>
      <w:ins w:id="442" w:author="Henry" w:date="2026-09-15T09:33:00Z">
        <w:r>
          <w:rPr>
            <w:rFonts w:hint="eastAsia"/>
            <w:lang w:eastAsia="zh"/>
            <w:woUserID w:val="3"/>
          </w:rPr>
          <w:t>第四项指定平台专项检查和第十二项排序检查仍按原要求正常执行，不受上述口径影响。</w:t>
        </w:r>
      </w:ins>
      <w:del w:id="443" w:author="Henry" w:date="2026-09-15T09:34:11Z">
        <w:r>
          <w:rPr/>
          <w:delText>本期不审核系统控制规则清单的完整性、适用性及增删改合理性，不因此提出内容审核意见。本项跳过不代表规则内容已核验。第四项指定平台专项检查和第十二项排序检查仍执行。</w:delText>
        </w:r>
      </w:del>
    </w:p>
    <w:p w14:paraId="074D2E9A">
      <w:pPr>
        <w:pStyle w:val="4"/>
        <w:snapToGrid w:val="0"/>
      </w:pPr>
      <w:r>
        <w:t>（八）经办与审核人员分离</w:t>
      </w:r>
    </w:p>
    <w:p w14:paraId="5CDD0B48">
      <w:pPr>
        <w:snapToGrid w:val="0"/>
        <w:ind w:firstLine="0"/>
        <w:rPr>
          <w:ins w:id="445" w:author="Vance xu" w:date="2026-09-15T10:36:47Z"/>
        </w:rPr>
        <w:pPrChange w:id="444" w:author="Vance xu" w:date="2026-09-15T20:55:01Z">
          <w:pPr>
            <w:snapToGrid w:val="0"/>
          </w:pPr>
        </w:pPrChange>
      </w:pPr>
      <w:ins w:id="446" w:author="Vance xu" w:date="2026-09-14T16:36:32Z">
        <w:r>
          <w:rPr>
            <w:rFonts w:hint="eastAsia"/>
            <w:lang w:eastAsia="zh"/>
            <w:woUserID w:val="2"/>
          </w:rPr>
          <w:t>所有</w:t>
        </w:r>
      </w:ins>
      <w:ins w:id="447" w:author="Vance xu" w:date="2026-09-14T16:36:34Z">
        <w:r>
          <w:rPr>
            <w:rFonts w:hint="eastAsia"/>
            <w:lang w:eastAsia="zh"/>
            <w:woUserID w:val="2"/>
          </w:rPr>
          <w:t>矩阵</w:t>
        </w:r>
      </w:ins>
      <w:del w:id="448" w:author="Vance xu" w:date="2026-09-14T16:36:31Z">
        <w:r>
          <w:rPr/>
          <w:delText>员工报账业务本期不执行本项通用检查。其他业务</w:delText>
        </w:r>
      </w:del>
      <w:r>
        <w:t>按“会计主体＋业务类别＋</w:t>
      </w:r>
      <w:commentRangeStart w:id="2"/>
      <w:r>
        <w:t>控制措施编号</w:t>
      </w:r>
      <w:commentRangeEnd w:id="2"/>
      <w:r>
        <w:rPr>
          <w:woUserID w:val="7"/>
        </w:rPr>
        <w:commentReference w:id="2"/>
      </w:r>
      <w:r>
        <w:t>”汇总</w:t>
      </w:r>
      <w:ins w:id="449" w:author="Vance xu" w:date="2026-09-14T16:37:04Z">
        <w:r>
          <w:rPr>
            <w:rFonts w:hint="eastAsia"/>
            <w:lang w:eastAsia="zh"/>
            <w:woUserID w:val="2"/>
          </w:rPr>
          <w:t>角色</w:t>
        </w:r>
      </w:ins>
      <w:ins w:id="450" w:author="Vance xu" w:date="2026-09-14T16:37:08Z">
        <w:r>
          <w:rPr>
            <w:rFonts w:hint="eastAsia"/>
            <w:lang w:eastAsia="zh"/>
            <w:woUserID w:val="2"/>
          </w:rPr>
          <w:t>填写</w:t>
        </w:r>
      </w:ins>
      <w:r>
        <w:t>经办</w:t>
      </w:r>
      <w:del w:id="451" w:author="Vance xu" w:date="2026-09-14T16:37:10Z">
        <w:r>
          <w:rPr/>
          <w:delText>人员</w:delText>
        </w:r>
      </w:del>
      <w:ins w:id="452" w:author="Vance xu" w:date="2026-09-14T16:37:13Z">
        <w:r>
          <w:rPr>
            <w:rFonts w:hint="eastAsia"/>
            <w:lang w:eastAsia="zh"/>
            <w:woUserID w:val="2"/>
          </w:rPr>
          <w:t>与</w:t>
        </w:r>
      </w:ins>
      <w:del w:id="453" w:author="Vance xu" w:date="2026-09-14T16:37:12Z">
        <w:r>
          <w:rPr/>
          <w:delText>和</w:delText>
        </w:r>
      </w:del>
      <w:r>
        <w:t>审核</w:t>
      </w:r>
      <w:del w:id="454" w:author="Vance xu" w:date="2026-09-14T16:37:15Z">
        <w:r>
          <w:rPr/>
          <w:delText>人员</w:delText>
        </w:r>
      </w:del>
      <w:del w:id="455" w:author="Vance xu" w:date="2026-09-14T16:37:16Z">
        <w:r>
          <w:rPr/>
          <w:delText>，检查</w:delText>
        </w:r>
      </w:del>
      <w:ins w:id="456" w:author="Vance xu" w:date="2026-09-14T16:37:20Z">
        <w:r>
          <w:rPr>
            <w:rFonts w:hint="eastAsia"/>
            <w:lang w:eastAsia="zh"/>
            <w:woUserID w:val="2"/>
          </w:rPr>
          <w:t>的</w:t>
        </w:r>
      </w:ins>
      <w:r>
        <w:t>是否为同一人</w:t>
      </w:r>
      <w:ins w:id="457" w:author="Vance xu" w:date="2026-09-14T16:37:23Z">
        <w:r>
          <w:rPr>
            <w:rFonts w:hint="eastAsia"/>
            <w:lang w:eastAsia="zh"/>
            <w:woUserID w:val="2"/>
          </w:rPr>
          <w:t>，</w:t>
        </w:r>
      </w:ins>
      <w:ins w:id="458" w:author="Vance xu" w:date="2026-09-14T16:37:24Z">
        <w:r>
          <w:rPr>
            <w:rFonts w:hint="eastAsia"/>
            <w:lang w:eastAsia="zh"/>
            <w:woUserID w:val="2"/>
          </w:rPr>
          <w:t>同一人</w:t>
        </w:r>
      </w:ins>
      <w:ins w:id="459" w:author="Vance xu" w:date="2026-09-14T16:37:25Z">
        <w:r>
          <w:rPr>
            <w:rFonts w:hint="eastAsia"/>
            <w:lang w:eastAsia="zh"/>
            <w:woUserID w:val="2"/>
          </w:rPr>
          <w:t>的</w:t>
        </w:r>
      </w:ins>
      <w:ins w:id="460" w:author="Vance xu" w:date="2026-09-14T16:37:27Z">
        <w:r>
          <w:rPr>
            <w:rFonts w:hint="eastAsia"/>
            <w:lang w:eastAsia="zh"/>
            <w:woUserID w:val="2"/>
          </w:rPr>
          <w:t>继续</w:t>
        </w:r>
      </w:ins>
      <w:ins w:id="461" w:author="Vance xu" w:date="2026-09-14T16:37:29Z">
        <w:r>
          <w:rPr>
            <w:rFonts w:hint="eastAsia"/>
            <w:lang w:eastAsia="zh"/>
            <w:woUserID w:val="2"/>
          </w:rPr>
          <w:t>检查</w:t>
        </w:r>
      </w:ins>
      <w:ins w:id="462" w:author="Vance xu" w:date="2026-09-14T16:37:32Z">
        <w:r>
          <w:rPr>
            <w:rFonts w:hint="eastAsia"/>
            <w:lang w:eastAsia="zh"/>
            <w:woUserID w:val="2"/>
          </w:rPr>
          <w:t>岗位</w:t>
        </w:r>
      </w:ins>
      <w:ins w:id="463" w:author="Vance xu" w:date="2026-09-14T16:37:33Z">
        <w:r>
          <w:rPr>
            <w:rFonts w:hint="eastAsia"/>
            <w:lang w:eastAsia="zh"/>
            <w:woUserID w:val="2"/>
          </w:rPr>
          <w:t>职责</w:t>
        </w:r>
      </w:ins>
      <w:ins w:id="464" w:author="Vance xu" w:date="2026-09-14T16:37:35Z">
        <w:r>
          <w:rPr>
            <w:rFonts w:hint="eastAsia"/>
            <w:lang w:eastAsia="zh"/>
            <w:woUserID w:val="2"/>
          </w:rPr>
          <w:t>描述</w:t>
        </w:r>
      </w:ins>
      <w:ins w:id="465" w:author="Vance xu" w:date="2026-09-14T16:37:38Z">
        <w:r>
          <w:rPr>
            <w:rFonts w:hint="eastAsia"/>
            <w:lang w:eastAsia="zh"/>
            <w:woUserID w:val="2"/>
          </w:rPr>
          <w:t>除了</w:t>
        </w:r>
      </w:ins>
      <w:ins w:id="466" w:author="Vance xu" w:date="2026-09-14T16:37:40Z">
        <w:r>
          <w:rPr>
            <w:rFonts w:hint="eastAsia"/>
            <w:lang w:eastAsia="zh"/>
            <w:woUserID w:val="2"/>
          </w:rPr>
          <w:t>“</w:t>
        </w:r>
      </w:ins>
      <w:ins w:id="467" w:author="Vance xu" w:date="2026-09-14T16:37:41Z">
        <w:r>
          <w:rPr>
            <w:rFonts w:hint="eastAsia"/>
            <w:lang w:eastAsia="zh"/>
            <w:woUserID w:val="2"/>
          </w:rPr>
          <w:t>主体</w:t>
        </w:r>
      </w:ins>
      <w:ins w:id="468" w:author="Vance xu" w:date="2026-09-14T16:37:40Z">
        <w:r>
          <w:rPr>
            <w:rFonts w:hint="eastAsia"/>
            <w:lang w:eastAsia="zh"/>
            <w:woUserID w:val="2"/>
          </w:rPr>
          <w:t>”</w:t>
        </w:r>
      </w:ins>
      <w:ins w:id="469" w:author="Vance xu" w:date="2026-09-14T16:37:42Z">
        <w:r>
          <w:rPr>
            <w:rFonts w:hint="eastAsia"/>
            <w:lang w:eastAsia="zh"/>
            <w:woUserID w:val="2"/>
          </w:rPr>
          <w:t>和</w:t>
        </w:r>
      </w:ins>
      <w:ins w:id="470" w:author="Vance xu" w:date="2026-09-14T16:37:44Z">
        <w:r>
          <w:rPr>
            <w:rFonts w:hint="eastAsia"/>
            <w:lang w:eastAsia="zh"/>
            <w:woUserID w:val="2"/>
          </w:rPr>
          <w:t>“审核”</w:t>
        </w:r>
      </w:ins>
      <w:ins w:id="471" w:author="Vance xu" w:date="2026-09-14T16:37:52Z">
        <w:r>
          <w:rPr>
            <w:rFonts w:hint="eastAsia"/>
            <w:lang w:eastAsia="zh"/>
            <w:woUserID w:val="2"/>
          </w:rPr>
          <w:t>字段</w:t>
        </w:r>
      </w:ins>
      <w:ins w:id="472" w:author="Vance xu" w:date="2026-09-14T16:37:53Z">
        <w:r>
          <w:rPr>
            <w:rFonts w:hint="eastAsia"/>
            <w:lang w:eastAsia="zh"/>
            <w:woUserID w:val="2"/>
          </w:rPr>
          <w:t>不一致</w:t>
        </w:r>
      </w:ins>
      <w:ins w:id="473" w:author="Vance xu" w:date="2026-09-14T16:37:54Z">
        <w:r>
          <w:rPr>
            <w:rFonts w:hint="eastAsia"/>
            <w:lang w:eastAsia="zh"/>
            <w:woUserID w:val="2"/>
          </w:rPr>
          <w:t>外</w:t>
        </w:r>
      </w:ins>
      <w:ins w:id="474" w:author="Vance xu" w:date="2026-09-14T16:37:55Z">
        <w:r>
          <w:rPr>
            <w:rFonts w:hint="eastAsia"/>
            <w:lang w:eastAsia="zh"/>
            <w:woUserID w:val="2"/>
          </w:rPr>
          <w:t>，</w:t>
        </w:r>
      </w:ins>
      <w:ins w:id="475" w:author="Vance xu" w:date="2026-09-14T16:37:56Z">
        <w:r>
          <w:rPr>
            <w:rFonts w:hint="eastAsia"/>
            <w:lang w:eastAsia="zh"/>
            <w:woUserID w:val="2"/>
          </w:rPr>
          <w:t>其余</w:t>
        </w:r>
      </w:ins>
      <w:ins w:id="476" w:author="Vance xu" w:date="2026-09-14T16:37:57Z">
        <w:r>
          <w:rPr>
            <w:rFonts w:hint="eastAsia"/>
            <w:lang w:eastAsia="zh"/>
            <w:woUserID w:val="2"/>
          </w:rPr>
          <w:t>字段</w:t>
        </w:r>
      </w:ins>
      <w:ins w:id="477" w:author="Vance xu" w:date="2026-09-14T16:37:58Z">
        <w:r>
          <w:rPr>
            <w:rFonts w:hint="eastAsia"/>
            <w:lang w:eastAsia="zh"/>
            <w:woUserID w:val="2"/>
          </w:rPr>
          <w:t>一致</w:t>
        </w:r>
      </w:ins>
      <w:ins w:id="478" w:author="Vance xu" w:date="2026-09-14T16:38:02Z">
        <w:r>
          <w:rPr>
            <w:rFonts w:hint="eastAsia"/>
            <w:lang w:eastAsia="zh"/>
            <w:woUserID w:val="2"/>
          </w:rPr>
          <w:t>，</w:t>
        </w:r>
      </w:ins>
      <w:ins w:id="479" w:author="Vance xu" w:date="2026-09-15T17:59:37Z">
        <w:r>
          <w:rPr>
            <w:rFonts w:hint="eastAsia"/>
            <w:lang w:eastAsia="zh"/>
            <w:woUserID w:val="2"/>
          </w:rPr>
          <w:t>还需要</w:t>
        </w:r>
      </w:ins>
      <w:ins w:id="480" w:author="Vance xu" w:date="2026-09-15T17:59:40Z">
        <w:r>
          <w:rPr>
            <w:rFonts w:hint="eastAsia"/>
            <w:lang w:eastAsia="zh"/>
            <w:woUserID w:val="2"/>
          </w:rPr>
          <w:t>核查</w:t>
        </w:r>
      </w:ins>
      <w:ins w:id="481" w:author="Vance xu" w:date="2026-09-15T17:59:44Z">
        <w:r>
          <w:rPr>
            <w:rFonts w:hint="eastAsia"/>
            <w:lang w:eastAsia="zh"/>
            <w:woUserID w:val="2"/>
          </w:rPr>
          <w:t>部门</w:t>
        </w:r>
      </w:ins>
      <w:ins w:id="482" w:author="Vance xu" w:date="2026-09-15T17:59:51Z">
        <w:r>
          <w:rPr>
            <w:rFonts w:hint="eastAsia"/>
            <w:lang w:eastAsia="zh"/>
            <w:woUserID w:val="2"/>
          </w:rPr>
          <w:t>列</w:t>
        </w:r>
      </w:ins>
      <w:ins w:id="483" w:author="Vance xu" w:date="2026-09-15T17:59:53Z">
        <w:r>
          <w:rPr>
            <w:rFonts w:hint="eastAsia"/>
            <w:lang w:eastAsia="zh"/>
            <w:woUserID w:val="2"/>
          </w:rPr>
          <w:t>、</w:t>
        </w:r>
      </w:ins>
      <w:ins w:id="484" w:author="Vance xu" w:date="2026-09-15T18:00:04Z">
        <w:r>
          <w:rPr>
            <w:rFonts w:hint="eastAsia"/>
            <w:lang w:eastAsia="zh"/>
            <w:woUserID w:val="2"/>
          </w:rPr>
          <w:t>人员</w:t>
        </w:r>
      </w:ins>
      <w:ins w:id="485" w:author="Vance xu" w:date="2026-09-15T18:00:08Z">
        <w:r>
          <w:rPr>
            <w:rFonts w:hint="eastAsia"/>
            <w:lang w:eastAsia="zh"/>
            <w:woUserID w:val="2"/>
          </w:rPr>
          <w:t>姓名列</w:t>
        </w:r>
      </w:ins>
      <w:ins w:id="486" w:author="Vance xu" w:date="2026-09-15T18:00:10Z">
        <w:r>
          <w:rPr>
            <w:rFonts w:hint="eastAsia"/>
            <w:lang w:eastAsia="zh"/>
            <w:woUserID w:val="2"/>
          </w:rPr>
          <w:t>、</w:t>
        </w:r>
      </w:ins>
      <w:ins w:id="487" w:author="Vance xu" w:date="2026-09-15T18:00:16Z">
        <w:r>
          <w:rPr>
            <w:rFonts w:hint="eastAsia"/>
            <w:lang w:eastAsia="zh"/>
            <w:woUserID w:val="2"/>
          </w:rPr>
          <w:t>岗位职责</w:t>
        </w:r>
      </w:ins>
      <w:ins w:id="488" w:author="Vance xu" w:date="2026-09-15T18:00:17Z">
        <w:r>
          <w:rPr>
            <w:rFonts w:hint="eastAsia"/>
            <w:lang w:eastAsia="zh"/>
            <w:woUserID w:val="2"/>
          </w:rPr>
          <w:t>列</w:t>
        </w:r>
      </w:ins>
      <w:ins w:id="489" w:author="Vance xu" w:date="2026-09-15T18:00:22Z">
        <w:r>
          <w:rPr>
            <w:rFonts w:hint="eastAsia"/>
            <w:lang w:eastAsia="zh"/>
            <w:woUserID w:val="2"/>
          </w:rPr>
          <w:t>、</w:t>
        </w:r>
      </w:ins>
      <w:ins w:id="490" w:author="Vance xu" w:date="2026-09-15T18:00:29Z">
        <w:r>
          <w:rPr>
            <w:rFonts w:hint="eastAsia"/>
            <w:lang w:eastAsia="zh"/>
            <w:woUserID w:val="2"/>
          </w:rPr>
          <w:t>控制措施</w:t>
        </w:r>
      </w:ins>
      <w:ins w:id="491" w:author="Vance xu" w:date="2026-09-15T18:00:31Z">
        <w:r>
          <w:rPr>
            <w:rFonts w:hint="eastAsia"/>
            <w:lang w:eastAsia="zh"/>
            <w:woUserID w:val="2"/>
          </w:rPr>
          <w:t>编号</w:t>
        </w:r>
      </w:ins>
      <w:ins w:id="492" w:author="Vance xu" w:date="2026-09-15T18:00:32Z">
        <w:r>
          <w:rPr>
            <w:rFonts w:hint="eastAsia"/>
            <w:lang w:eastAsia="zh"/>
            <w:woUserID w:val="2"/>
          </w:rPr>
          <w:t>列</w:t>
        </w:r>
      </w:ins>
      <w:ins w:id="493" w:author="Vance xu" w:date="2026-09-15T18:00:42Z">
        <w:r>
          <w:rPr>
            <w:rFonts w:hint="eastAsia"/>
            <w:lang w:eastAsia="zh"/>
            <w:woUserID w:val="2"/>
          </w:rPr>
          <w:t>是否</w:t>
        </w:r>
      </w:ins>
      <w:ins w:id="494" w:author="Vance xu" w:date="2026-09-15T18:00:47Z">
        <w:r>
          <w:rPr>
            <w:rFonts w:hint="eastAsia"/>
            <w:lang w:eastAsia="zh"/>
            <w:woUserID w:val="2"/>
          </w:rPr>
          <w:t>都一致</w:t>
        </w:r>
      </w:ins>
      <w:ins w:id="495" w:author="Vance xu" w:date="2026-09-15T17:59:42Z">
        <w:r>
          <w:rPr>
            <w:rFonts w:hint="eastAsia"/>
            <w:lang w:eastAsia="zh"/>
            <w:woUserID w:val="2"/>
          </w:rPr>
          <w:t>，</w:t>
        </w:r>
      </w:ins>
      <w:ins w:id="496" w:author="Vance xu" w:date="2026-09-15T18:31:55Z">
        <w:r>
          <w:rPr>
            <w:rFonts w:hint="eastAsia"/>
            <w:lang w:eastAsia="zh"/>
            <w:woUserID w:val="2"/>
          </w:rPr>
          <w:t>都一致</w:t>
        </w:r>
      </w:ins>
      <w:ins w:id="497" w:author="Vance xu" w:date="2026-09-14T16:38:05Z">
        <w:r>
          <w:rPr>
            <w:rFonts w:hint="eastAsia"/>
            <w:lang w:eastAsia="zh"/>
            <w:woUserID w:val="2"/>
          </w:rPr>
          <w:t>提示</w:t>
        </w:r>
      </w:ins>
      <w:ins w:id="498" w:author="Vance xu" w:date="2026-09-14T16:38:07Z">
        <w:r>
          <w:rPr>
            <w:rFonts w:hint="eastAsia"/>
            <w:lang w:eastAsia="zh"/>
            <w:woUserID w:val="2"/>
          </w:rPr>
          <w:t>“</w:t>
        </w:r>
      </w:ins>
      <w:ins w:id="499" w:author="Vance xu" w:date="2026-09-14T16:38:30Z">
        <w:r>
          <w:rPr>
            <w:rFonts w:hint="eastAsia"/>
            <w:lang w:eastAsia="zh"/>
            <w:woUserID w:val="2"/>
          </w:rPr>
          <w:t>同一条措施，同样的岗位职责，经办审核不能同一人</w:t>
        </w:r>
      </w:ins>
      <w:ins w:id="500" w:author="Vance xu" w:date="2026-09-14T16:38:07Z">
        <w:r>
          <w:rPr>
            <w:rFonts w:hint="eastAsia"/>
            <w:lang w:eastAsia="zh"/>
            <w:woUserID w:val="2"/>
          </w:rPr>
          <w:t>”</w:t>
        </w:r>
      </w:ins>
      <w:r>
        <w:t>。不同主体或不同措施之间的人员重合不按本条认定为冲突。</w:t>
      </w:r>
    </w:p>
    <w:p w14:paraId="116C0F48">
      <w:pPr>
        <w:snapToGrid w:val="0"/>
        <w:ind w:firstLine="0"/>
        <w:rPr>
          <w:rFonts w:hint="eastAsia"/>
          <w:lang w:eastAsia="zh"/>
          <w:woUserID w:val="2"/>
        </w:rPr>
        <w:pPrChange w:id="501" w:author="Vance xu" w:date="2026-09-15T10:38:17Z">
          <w:pPr>
            <w:snapToGrid w:val="0"/>
          </w:pPr>
        </w:pPrChange>
      </w:pPr>
      <w:ins w:id="502" w:author="Vance xu" w:date="2026-09-15T10:36:54Z">
        <w:r>
          <w:rPr>
            <w:rFonts w:hint="eastAsia"/>
            <w:lang w:eastAsia="zh"/>
            <w:woUserID w:val="2"/>
          </w:rPr>
          <w:t>矩阵</w:t>
        </w:r>
      </w:ins>
      <w:ins w:id="503" w:author="Vance xu" w:date="2026-09-15T10:36:59Z">
        <w:r>
          <w:rPr>
            <w:rFonts w:hint="eastAsia"/>
            <w:lang w:eastAsia="zh"/>
            <w:woUserID w:val="2"/>
          </w:rPr>
          <w:t>找不到</w:t>
        </w:r>
      </w:ins>
      <w:ins w:id="504" w:author="Vance xu" w:date="2026-09-15T10:37:02Z">
        <w:r>
          <w:rPr>
            <w:woUserID w:val="2"/>
          </w:rPr>
          <w:t>“会计主体＋业务类别＋</w:t>
        </w:r>
        <w:commentRangeStart w:id="3"/>
        <w:r>
          <w:rPr>
            <w:woUserID w:val="2"/>
          </w:rPr>
          <w:t>控制措施编号</w:t>
        </w:r>
        <w:commentRangeEnd w:id="3"/>
      </w:ins>
      <w:ins w:id="505" w:author="Vance xu" w:date="2026-09-15T10:37:02Z">
        <w:r>
          <w:rPr>
            <w:woUserID w:val="2"/>
          </w:rPr>
          <w:commentReference w:id="3"/>
        </w:r>
      </w:ins>
      <w:ins w:id="506" w:author="Vance xu" w:date="2026-09-15T10:37:02Z">
        <w:r>
          <w:rPr>
            <w:woUserID w:val="2"/>
          </w:rPr>
          <w:t>”</w:t>
        </w:r>
      </w:ins>
      <w:ins w:id="507" w:author="Vance xu" w:date="2026-09-15T10:37:07Z">
        <w:r>
          <w:rPr>
            <w:rFonts w:hint="eastAsia"/>
            <w:lang w:eastAsia="zh"/>
            <w:woUserID w:val="2"/>
          </w:rPr>
          <w:t>的</w:t>
        </w:r>
      </w:ins>
      <w:ins w:id="508" w:author="Vance xu" w:date="2026-09-15T10:37:08Z">
        <w:r>
          <w:rPr>
            <w:rFonts w:hint="eastAsia"/>
            <w:lang w:eastAsia="zh"/>
            <w:woUserID w:val="2"/>
          </w:rPr>
          <w:t>情况</w:t>
        </w:r>
      </w:ins>
      <w:ins w:id="509" w:author="Vance xu" w:date="2026-09-15T10:37:09Z">
        <w:r>
          <w:rPr>
            <w:rFonts w:hint="eastAsia"/>
            <w:lang w:eastAsia="zh"/>
            <w:woUserID w:val="2"/>
          </w:rPr>
          <w:t>下</w:t>
        </w:r>
      </w:ins>
      <w:ins w:id="510" w:author="Vance xu" w:date="2026-09-15T10:37:10Z">
        <w:r>
          <w:rPr>
            <w:rFonts w:hint="eastAsia"/>
            <w:lang w:eastAsia="zh"/>
            <w:woUserID w:val="2"/>
          </w:rPr>
          <w:t>，</w:t>
        </w:r>
      </w:ins>
      <w:ins w:id="511" w:author="Vance xu" w:date="2026-09-15T10:37:59Z">
        <w:r>
          <w:rPr>
            <w:rFonts w:hint="eastAsia"/>
            <w:lang w:eastAsia="zh"/>
            <w:woUserID w:val="2"/>
          </w:rPr>
          <w:t>再</w:t>
        </w:r>
      </w:ins>
      <w:ins w:id="512" w:author="Vance xu" w:date="2026-09-15T10:38:00Z">
        <w:r>
          <w:rPr>
            <w:rFonts w:hint="eastAsia"/>
            <w:lang w:eastAsia="zh"/>
            <w:woUserID w:val="2"/>
          </w:rPr>
          <w:t>从</w:t>
        </w:r>
      </w:ins>
      <w:ins w:id="513" w:author="Vance xu" w:date="2026-09-15T10:37:17Z">
        <w:r>
          <w:rPr>
            <w:rFonts w:hint="eastAsia"/>
            <w:lang w:eastAsia="zh"/>
            <w:woUserID w:val="2"/>
          </w:rPr>
          <w:t>控制</w:t>
        </w:r>
      </w:ins>
      <w:ins w:id="514" w:author="Vance xu" w:date="2026-09-15T10:37:18Z">
        <w:r>
          <w:rPr>
            <w:rFonts w:hint="eastAsia"/>
            <w:lang w:eastAsia="zh"/>
            <w:woUserID w:val="2"/>
          </w:rPr>
          <w:t>措施</w:t>
        </w:r>
      </w:ins>
      <w:ins w:id="515" w:author="Vance xu" w:date="2026-09-15T10:37:21Z">
        <w:r>
          <w:rPr>
            <w:rFonts w:hint="eastAsia"/>
            <w:lang w:eastAsia="zh"/>
            <w:woUserID w:val="2"/>
          </w:rPr>
          <w:t>列</w:t>
        </w:r>
      </w:ins>
      <w:ins w:id="516" w:author="Vance xu" w:date="2026-09-15T10:38:04Z">
        <w:r>
          <w:rPr>
            <w:rFonts w:hint="eastAsia"/>
            <w:lang w:eastAsia="zh"/>
            <w:woUserID w:val="2"/>
          </w:rPr>
          <w:t>内容</w:t>
        </w:r>
      </w:ins>
      <w:ins w:id="517" w:author="Vance xu" w:date="2026-09-15T10:38:05Z">
        <w:r>
          <w:rPr>
            <w:rFonts w:hint="eastAsia"/>
            <w:lang w:eastAsia="zh"/>
            <w:woUserID w:val="2"/>
          </w:rPr>
          <w:t>上</w:t>
        </w:r>
      </w:ins>
      <w:ins w:id="518" w:author="Vance xu" w:date="2026-09-15T10:37:46Z">
        <w:r>
          <w:rPr>
            <w:rFonts w:hint="eastAsia"/>
            <w:lang w:eastAsia="zh"/>
            <w:woUserID w:val="2"/>
          </w:rPr>
          <w:t>对应</w:t>
        </w:r>
      </w:ins>
      <w:ins w:id="519" w:author="Vance xu" w:date="2026-09-15T10:37:50Z">
        <w:r>
          <w:rPr>
            <w:rFonts w:hint="eastAsia"/>
            <w:lang w:eastAsia="zh"/>
            <w:woUserID w:val="2"/>
          </w:rPr>
          <w:t>核查</w:t>
        </w:r>
      </w:ins>
      <w:ins w:id="520" w:author="Vance xu" w:date="2026-09-15T10:38:11Z">
        <w:r>
          <w:rPr>
            <w:rFonts w:hint="eastAsia"/>
            <w:lang w:eastAsia="zh"/>
            <w:woUserID w:val="2"/>
          </w:rPr>
          <w:t>。</w:t>
        </w:r>
      </w:ins>
    </w:p>
    <w:p w14:paraId="78D75663">
      <w:pPr>
        <w:snapToGrid w:val="0"/>
      </w:pPr>
      <w:r>
        <w:t>角色</w:t>
      </w:r>
      <w:del w:id="521" w:author="Vance xu" w:date="2026-09-15T17:41:36Z">
        <w:r>
          <w:rPr/>
          <w:delText>优先取自明确角色</w:delText>
        </w:r>
      </w:del>
      <w:r>
        <w:t>字段</w:t>
      </w:r>
      <w:ins w:id="522" w:author="Vance xu" w:date="2026-09-15T17:41:39Z">
        <w:r>
          <w:rPr>
            <w:rFonts w:hint="eastAsia"/>
            <w:lang w:eastAsia="zh"/>
            <w:woUserID w:val="2"/>
          </w:rPr>
          <w:t>有</w:t>
        </w:r>
      </w:ins>
      <w:ins w:id="523" w:author="Vance xu" w:date="2026-09-15T17:41:44Z">
        <w:r>
          <w:rPr>
            <w:rFonts w:hint="eastAsia"/>
            <w:lang w:eastAsia="zh"/>
            <w:woUserID w:val="2"/>
          </w:rPr>
          <w:t>值</w:t>
        </w:r>
      </w:ins>
      <w:ins w:id="524" w:author="Vance xu" w:date="2026-09-15T17:41:47Z">
        <w:r>
          <w:rPr>
            <w:rFonts w:hint="eastAsia"/>
            <w:lang w:eastAsia="zh"/>
            <w:woUserID w:val="2"/>
          </w:rPr>
          <w:t>时</w:t>
        </w:r>
      </w:ins>
      <w:ins w:id="525" w:author="Vance xu" w:date="2026-09-14T16:39:12Z">
        <w:r>
          <w:rPr>
            <w:rFonts w:hint="eastAsia"/>
            <w:lang w:eastAsia="zh"/>
            <w:woUserID w:val="2"/>
          </w:rPr>
          <w:t>，</w:t>
        </w:r>
      </w:ins>
      <w:ins w:id="526" w:author="Vance xu" w:date="2026-09-14T16:39:13Z">
        <w:r>
          <w:rPr>
            <w:rFonts w:hint="eastAsia"/>
            <w:lang w:eastAsia="zh"/>
            <w:woUserID w:val="2"/>
          </w:rPr>
          <w:t>只</w:t>
        </w:r>
      </w:ins>
      <w:ins w:id="527" w:author="Vance xu" w:date="2026-09-14T16:39:16Z">
        <w:r>
          <w:rPr>
            <w:rFonts w:hint="eastAsia"/>
            <w:lang w:eastAsia="zh"/>
            <w:woUserID w:val="2"/>
          </w:rPr>
          <w:t>能</w:t>
        </w:r>
      </w:ins>
      <w:ins w:id="528" w:author="Vance xu" w:date="2026-09-15T17:41:51Z">
        <w:r>
          <w:rPr>
            <w:rFonts w:hint="eastAsia"/>
            <w:lang w:eastAsia="zh"/>
            <w:woUserID w:val="2"/>
          </w:rPr>
          <w:t>是</w:t>
        </w:r>
      </w:ins>
      <w:ins w:id="529" w:author="Vance xu" w:date="2026-09-14T16:39:24Z">
        <w:r>
          <w:rPr>
            <w:rFonts w:hint="eastAsia"/>
            <w:lang w:eastAsia="zh"/>
            <w:woUserID w:val="2"/>
          </w:rPr>
          <w:t>“</w:t>
        </w:r>
      </w:ins>
      <w:ins w:id="530" w:author="Vance xu" w:date="2026-09-14T16:39:27Z">
        <w:r>
          <w:rPr>
            <w:rFonts w:hint="eastAsia"/>
            <w:lang w:eastAsia="zh"/>
            <w:woUserID w:val="2"/>
          </w:rPr>
          <w:t>经办</w:t>
        </w:r>
      </w:ins>
      <w:ins w:id="531" w:author="Vance xu" w:date="2026-09-14T16:39:24Z">
        <w:r>
          <w:rPr>
            <w:rFonts w:hint="eastAsia"/>
            <w:lang w:eastAsia="zh"/>
            <w:woUserID w:val="2"/>
          </w:rPr>
          <w:t>”</w:t>
        </w:r>
      </w:ins>
      <w:ins w:id="532" w:author="Vance xu" w:date="2026-09-14T16:39:30Z">
        <w:r>
          <w:rPr>
            <w:rFonts w:hint="eastAsia"/>
            <w:lang w:eastAsia="zh"/>
            <w:woUserID w:val="2"/>
          </w:rPr>
          <w:t>“审核”</w:t>
        </w:r>
      </w:ins>
      <w:ins w:id="533" w:author="Vance xu" w:date="2026-09-14T16:39:32Z">
        <w:r>
          <w:rPr>
            <w:rFonts w:hint="eastAsia"/>
            <w:lang w:eastAsia="zh"/>
            <w:woUserID w:val="2"/>
          </w:rPr>
          <w:t>“</w:t>
        </w:r>
      </w:ins>
      <w:ins w:id="534" w:author="Vance xu" w:date="2026-09-14T16:39:33Z">
        <w:r>
          <w:rPr>
            <w:rFonts w:hint="eastAsia"/>
            <w:lang w:eastAsia="zh"/>
            <w:woUserID w:val="2"/>
          </w:rPr>
          <w:t>审批</w:t>
        </w:r>
      </w:ins>
      <w:ins w:id="535" w:author="Vance xu" w:date="2026-09-14T16:39:32Z">
        <w:r>
          <w:rPr>
            <w:rFonts w:hint="eastAsia"/>
            <w:lang w:eastAsia="zh"/>
            <w:woUserID w:val="2"/>
          </w:rPr>
          <w:t>”</w:t>
        </w:r>
      </w:ins>
      <w:ins w:id="536" w:author="Vance xu" w:date="2026-09-14T16:39:37Z">
        <w:r>
          <w:rPr>
            <w:rFonts w:hint="eastAsia"/>
            <w:lang w:eastAsia="zh"/>
            <w:woUserID w:val="2"/>
          </w:rPr>
          <w:t>三个</w:t>
        </w:r>
      </w:ins>
      <w:ins w:id="537" w:author="Vance xu" w:date="2026-09-14T16:39:39Z">
        <w:r>
          <w:rPr>
            <w:rFonts w:hint="eastAsia"/>
            <w:lang w:eastAsia="zh"/>
            <w:woUserID w:val="2"/>
          </w:rPr>
          <w:t>角色</w:t>
        </w:r>
      </w:ins>
      <w:ins w:id="538" w:author="Vance xu" w:date="2026-09-15T17:41:57Z">
        <w:r>
          <w:rPr>
            <w:rFonts w:hint="eastAsia"/>
            <w:lang w:eastAsia="zh"/>
            <w:woUserID w:val="2"/>
          </w:rPr>
          <w:t>中</w:t>
        </w:r>
      </w:ins>
      <w:ins w:id="539" w:author="Vance xu" w:date="2026-09-15T17:42:01Z">
        <w:r>
          <w:rPr>
            <w:rFonts w:hint="eastAsia"/>
            <w:lang w:eastAsia="zh"/>
            <w:woUserID w:val="2"/>
          </w:rPr>
          <w:t>的</w:t>
        </w:r>
      </w:ins>
      <w:ins w:id="540" w:author="Vance xu" w:date="2026-09-15T17:42:02Z">
        <w:r>
          <w:rPr>
            <w:rFonts w:hint="eastAsia"/>
            <w:lang w:eastAsia="zh"/>
            <w:woUserID w:val="2"/>
          </w:rPr>
          <w:t>一个</w:t>
        </w:r>
      </w:ins>
      <w:ins w:id="541" w:author="Vance xu" w:date="2026-09-15T17:43:07Z">
        <w:r>
          <w:rPr>
            <w:rFonts w:hint="eastAsia"/>
            <w:lang w:eastAsia="zh"/>
            <w:woUserID w:val="2"/>
          </w:rPr>
          <w:t>，</w:t>
        </w:r>
      </w:ins>
      <w:ins w:id="542" w:author="Vance xu" w:date="2026-09-15T17:43:11Z">
        <w:r>
          <w:rPr>
            <w:rFonts w:hint="eastAsia"/>
            <w:lang w:eastAsia="zh"/>
            <w:woUserID w:val="2"/>
          </w:rPr>
          <w:t>如果不是</w:t>
        </w:r>
      </w:ins>
      <w:ins w:id="543" w:author="Vance xu" w:date="2026-09-15T17:43:20Z">
        <w:r>
          <w:rPr>
            <w:rFonts w:hint="eastAsia"/>
            <w:lang w:eastAsia="zh"/>
            <w:woUserID w:val="2"/>
          </w:rPr>
          <w:t>这三个</w:t>
        </w:r>
      </w:ins>
      <w:ins w:id="544" w:author="Vance xu" w:date="2026-09-15T17:43:21Z">
        <w:r>
          <w:rPr>
            <w:rFonts w:hint="eastAsia"/>
            <w:lang w:eastAsia="zh"/>
            <w:woUserID w:val="2"/>
          </w:rPr>
          <w:t>中的</w:t>
        </w:r>
      </w:ins>
      <w:ins w:id="545" w:author="Vance xu" w:date="2026-09-15T17:43:22Z">
        <w:r>
          <w:rPr>
            <w:rFonts w:hint="eastAsia"/>
            <w:lang w:eastAsia="zh"/>
            <w:woUserID w:val="2"/>
          </w:rPr>
          <w:t>一个</w:t>
        </w:r>
      </w:ins>
      <w:ins w:id="546" w:author="Vance xu" w:date="2026-09-15T17:43:25Z">
        <w:r>
          <w:rPr>
            <w:rFonts w:hint="eastAsia"/>
            <w:lang w:eastAsia="zh"/>
            <w:woUserID w:val="2"/>
          </w:rPr>
          <w:t>需要</w:t>
        </w:r>
      </w:ins>
      <w:ins w:id="547" w:author="Vance xu" w:date="2026-09-15T17:43:27Z">
        <w:r>
          <w:rPr>
            <w:rFonts w:hint="eastAsia"/>
            <w:lang w:eastAsia="zh"/>
            <w:woUserID w:val="2"/>
          </w:rPr>
          <w:t>提示</w:t>
        </w:r>
      </w:ins>
      <w:ins w:id="548" w:author="Vance xu" w:date="2026-09-15T17:43:28Z">
        <w:r>
          <w:rPr>
            <w:rFonts w:hint="eastAsia"/>
            <w:lang w:eastAsia="zh"/>
            <w:woUserID w:val="2"/>
          </w:rPr>
          <w:t>“</w:t>
        </w:r>
      </w:ins>
      <w:ins w:id="549" w:author="Vance xu" w:date="2026-09-15T17:43:38Z">
        <w:r>
          <w:rPr>
            <w:rFonts w:hint="eastAsia"/>
            <w:lang w:eastAsia="zh"/>
            <w:woUserID w:val="2"/>
          </w:rPr>
          <w:t>请核实</w:t>
        </w:r>
      </w:ins>
      <w:ins w:id="550" w:author="Vance xu" w:date="2026-09-15T17:43:42Z">
        <w:r>
          <w:rPr>
            <w:rFonts w:hint="eastAsia"/>
            <w:lang w:eastAsia="zh"/>
            <w:woUserID w:val="2"/>
          </w:rPr>
          <w:t>角色</w:t>
        </w:r>
      </w:ins>
      <w:ins w:id="551" w:author="Vance xu" w:date="2026-09-15T17:43:50Z">
        <w:r>
          <w:rPr>
            <w:rFonts w:hint="eastAsia"/>
            <w:lang w:eastAsia="zh"/>
            <w:woUserID w:val="2"/>
          </w:rPr>
          <w:t>。</w:t>
        </w:r>
      </w:ins>
      <w:ins w:id="552" w:author="Vance xu" w:date="2026-09-15T17:43:28Z">
        <w:r>
          <w:rPr>
            <w:rFonts w:hint="eastAsia"/>
            <w:lang w:eastAsia="zh"/>
            <w:woUserID w:val="2"/>
          </w:rPr>
          <w:t>”</w:t>
        </w:r>
      </w:ins>
      <w:r>
        <w:t>，</w:t>
      </w:r>
      <w:ins w:id="553" w:author="Vance xu" w:date="2026-09-15T17:42:29Z">
        <w:r>
          <w:rPr>
            <w:rFonts w:hint="eastAsia"/>
            <w:lang w:eastAsia="zh"/>
            <w:woUserID w:val="2"/>
          </w:rPr>
          <w:t>没有值</w:t>
        </w:r>
      </w:ins>
      <w:ins w:id="554" w:author="Vance xu" w:date="2026-09-15T17:42:32Z">
        <w:r>
          <w:rPr>
            <w:rFonts w:hint="eastAsia"/>
            <w:lang w:eastAsia="zh"/>
            <w:woUserID w:val="2"/>
          </w:rPr>
          <w:t>时</w:t>
        </w:r>
      </w:ins>
      <w:del w:id="555" w:author="Vance xu" w:date="2026-09-15T17:42:24Z">
        <w:r>
          <w:rPr/>
          <w:delText>没有角色字段</w:delText>
        </w:r>
      </w:del>
      <w:ins w:id="556" w:author="Vance xu" w:date="2026-09-15T17:42:18Z">
        <w:r>
          <w:rPr>
            <w:rFonts w:hint="eastAsia"/>
            <w:lang w:eastAsia="zh"/>
            <w:woUserID w:val="2"/>
          </w:rPr>
          <w:t>，</w:t>
        </w:r>
      </w:ins>
      <w:ins w:id="557" w:author="Vance xu" w:date="2026-09-14T16:40:01Z">
        <w:r>
          <w:rPr>
            <w:rFonts w:hint="eastAsia"/>
            <w:lang w:eastAsia="zh"/>
            <w:woUserID w:val="2"/>
          </w:rPr>
          <w:t>提示</w:t>
        </w:r>
      </w:ins>
      <w:ins w:id="558" w:author="Vance xu" w:date="2026-09-15T17:40:58Z">
        <w:r>
          <w:rPr>
            <w:rFonts w:hint="eastAsia"/>
            <w:lang w:eastAsia="zh"/>
            <w:woUserID w:val="2"/>
          </w:rPr>
          <w:t>词</w:t>
        </w:r>
      </w:ins>
      <w:ins w:id="559" w:author="Vance xu" w:date="2026-09-14T16:40:02Z">
        <w:r>
          <w:rPr>
            <w:rFonts w:hint="eastAsia"/>
            <w:lang w:eastAsia="zh"/>
            <w:woUserID w:val="2"/>
          </w:rPr>
          <w:t>“</w:t>
        </w:r>
      </w:ins>
      <w:ins w:id="560" w:author="Vance xu" w:date="2026-09-14T16:40:03Z">
        <w:r>
          <w:rPr>
            <w:rFonts w:hint="eastAsia"/>
            <w:lang w:eastAsia="zh"/>
            <w:woUserID w:val="2"/>
          </w:rPr>
          <w:t>请</w:t>
        </w:r>
      </w:ins>
      <w:ins w:id="561" w:author="Vance xu" w:date="2026-09-14T16:40:04Z">
        <w:r>
          <w:rPr>
            <w:rFonts w:hint="eastAsia"/>
            <w:lang w:eastAsia="zh"/>
            <w:woUserID w:val="2"/>
          </w:rPr>
          <w:t>补充</w:t>
        </w:r>
      </w:ins>
      <w:ins w:id="562" w:author="Vance xu" w:date="2026-09-14T16:40:06Z">
        <w:r>
          <w:rPr>
            <w:rFonts w:hint="eastAsia"/>
            <w:lang w:eastAsia="zh"/>
            <w:woUserID w:val="2"/>
          </w:rPr>
          <w:t>明确</w:t>
        </w:r>
      </w:ins>
      <w:ins w:id="563" w:author="Vance xu" w:date="2026-09-14T16:40:08Z">
        <w:r>
          <w:rPr>
            <w:rFonts w:hint="eastAsia"/>
            <w:lang w:eastAsia="zh"/>
            <w:woUserID w:val="2"/>
          </w:rPr>
          <w:t>角色</w:t>
        </w:r>
      </w:ins>
      <w:ins w:id="564" w:author="Vance xu" w:date="2026-09-14T16:40:02Z">
        <w:r>
          <w:rPr>
            <w:rFonts w:hint="eastAsia"/>
            <w:lang w:eastAsia="zh"/>
            <w:woUserID w:val="2"/>
          </w:rPr>
          <w:t>”</w:t>
        </w:r>
      </w:ins>
      <w:del w:id="565" w:author="Vance xu" w:date="2026-09-15T17:42:54Z">
        <w:r>
          <w:rPr/>
          <w:delText>时按第十一项从明确责任表述提取</w:delText>
        </w:r>
      </w:del>
      <w:r>
        <w:t>。</w:t>
      </w:r>
      <w:del w:id="566" w:author="Vance xu" w:date="2026-09-15T21:31:47Z">
        <w:r>
          <w:rPr/>
          <w:delText>人员身份优先按人员编号核对，仅有姓名时比较姓名；存在重合且无法排除同名不同人的，填写待核实意见。</w:delText>
        </w:r>
      </w:del>
      <w:r>
        <w:t>确认同一人同时经办和审核的，指出冲突岗位和人员。</w:t>
      </w:r>
    </w:p>
    <w:p w14:paraId="66CD3F8D">
      <w:pPr>
        <w:snapToGrid w:val="0"/>
      </w:pPr>
      <w:r>
        <w:t>缺少姓名或无法识别角色时，填写具体缺失及</w:t>
      </w:r>
      <w:del w:id="567" w:author="Vance xu" w:date="2026-09-15T21:44:10Z">
        <w:r>
          <w:rPr/>
          <w:delText>待核实</w:delText>
        </w:r>
      </w:del>
      <w:r>
        <w:t>事项，不能认定不存在冲突。本期只检查经办与审核，不自动扩大为所有角色之间禁止兼任。</w:t>
      </w:r>
    </w:p>
    <w:p w14:paraId="632BDBCD">
      <w:pPr>
        <w:pStyle w:val="4"/>
        <w:snapToGrid w:val="0"/>
      </w:pPr>
      <w:r>
        <w:t>（九）措施编号及载体引用一致性</w:t>
      </w:r>
    </w:p>
    <w:p w14:paraId="4574219B">
      <w:pPr>
        <w:snapToGrid w:val="0"/>
        <w:ind w:firstLine="0"/>
        <w:pPrChange w:id="568" w:author="Vance xu" w:date="2026-09-14T18:21:33Z">
          <w:pPr>
            <w:snapToGrid w:val="0"/>
          </w:pPr>
        </w:pPrChange>
      </w:pPr>
      <w:r>
        <w:t>本项仅实施两项检查：一是岗位清单引用的控制措施编号，是否在同一会计主体、同一业务类别的当前矩阵中存在</w:t>
      </w:r>
      <w:ins w:id="569" w:author="Vance xu" w:date="2026-09-14T18:16:13Z">
        <w:r>
          <w:rPr>
            <w:rFonts w:hint="eastAsia"/>
            <w:lang w:eastAsia="zh"/>
            <w:woUserID w:val="2"/>
          </w:rPr>
          <w:t>，</w:t>
        </w:r>
      </w:ins>
      <w:ins w:id="570" w:author="Vance xu" w:date="2026-09-14T18:16:14Z">
        <w:r>
          <w:rPr>
            <w:rFonts w:hint="eastAsia"/>
            <w:lang w:eastAsia="zh"/>
            <w:woUserID w:val="2"/>
          </w:rPr>
          <w:t>并</w:t>
        </w:r>
      </w:ins>
      <w:ins w:id="571" w:author="Vance xu" w:date="2026-09-14T18:16:24Z">
        <w:r>
          <w:rPr>
            <w:rFonts w:hint="eastAsia"/>
            <w:lang w:eastAsia="zh"/>
            <w:woUserID w:val="2"/>
          </w:rPr>
          <w:t>检查矩阵</w:t>
        </w:r>
      </w:ins>
      <w:ins w:id="572" w:author="Vance xu" w:date="2026-09-14T18:16:26Z">
        <w:r>
          <w:rPr>
            <w:rFonts w:hint="eastAsia"/>
            <w:lang w:eastAsia="zh"/>
            <w:woUserID w:val="2"/>
          </w:rPr>
          <w:t>中</w:t>
        </w:r>
      </w:ins>
      <w:ins w:id="573" w:author="Vance xu" w:date="2026-09-14T18:16:29Z">
        <w:r>
          <w:rPr>
            <w:rFonts w:hint="eastAsia"/>
            <w:lang w:eastAsia="zh"/>
            <w:woUserID w:val="2"/>
          </w:rPr>
          <w:t>“</w:t>
        </w:r>
      </w:ins>
      <w:ins w:id="574" w:author="Vance xu" w:date="2026-09-14T18:16:31Z">
        <w:r>
          <w:rPr>
            <w:rFonts w:hint="eastAsia"/>
            <w:lang w:eastAsia="zh"/>
            <w:woUserID w:val="2"/>
          </w:rPr>
          <w:t>是否</w:t>
        </w:r>
      </w:ins>
      <w:ins w:id="575" w:author="Vance xu" w:date="2026-09-14T18:16:32Z">
        <w:r>
          <w:rPr>
            <w:rFonts w:hint="eastAsia"/>
            <w:lang w:eastAsia="zh"/>
            <w:woUserID w:val="2"/>
          </w:rPr>
          <w:t>适用</w:t>
        </w:r>
      </w:ins>
      <w:ins w:id="576" w:author="Vance xu" w:date="2026-09-14T18:16:29Z">
        <w:r>
          <w:rPr>
            <w:rFonts w:hint="eastAsia"/>
            <w:lang w:eastAsia="zh"/>
            <w:woUserID w:val="2"/>
          </w:rPr>
          <w:t>”</w:t>
        </w:r>
      </w:ins>
      <w:ins w:id="577" w:author="Vance xu" w:date="2026-09-14T18:16:38Z">
        <w:r>
          <w:rPr>
            <w:rFonts w:hint="eastAsia"/>
            <w:lang w:eastAsia="zh"/>
            <w:woUserID w:val="2"/>
          </w:rPr>
          <w:t>列</w:t>
        </w:r>
      </w:ins>
      <w:ins w:id="578" w:author="Vance xu" w:date="2026-09-14T18:16:39Z">
        <w:r>
          <w:rPr>
            <w:rFonts w:hint="eastAsia"/>
            <w:lang w:eastAsia="zh"/>
            <w:woUserID w:val="2"/>
          </w:rPr>
          <w:t>为</w:t>
        </w:r>
      </w:ins>
      <w:ins w:id="579" w:author="Vance xu" w:date="2026-09-14T18:16:40Z">
        <w:r>
          <w:rPr>
            <w:rFonts w:hint="eastAsia"/>
            <w:lang w:eastAsia="zh"/>
            <w:woUserID w:val="2"/>
          </w:rPr>
          <w:t>“</w:t>
        </w:r>
      </w:ins>
      <w:ins w:id="580" w:author="Vance xu" w:date="2026-09-14T18:16:41Z">
        <w:r>
          <w:rPr>
            <w:rFonts w:hint="eastAsia"/>
            <w:lang w:eastAsia="zh"/>
            <w:woUserID w:val="2"/>
          </w:rPr>
          <w:t>是</w:t>
        </w:r>
      </w:ins>
      <w:ins w:id="581" w:author="Vance xu" w:date="2026-09-14T18:16:40Z">
        <w:r>
          <w:rPr>
            <w:rFonts w:hint="eastAsia"/>
            <w:lang w:eastAsia="zh"/>
            <w:woUserID w:val="2"/>
          </w:rPr>
          <w:t>”</w:t>
        </w:r>
      </w:ins>
      <w:ins w:id="582" w:author="Vance xu" w:date="2026-09-14T18:16:43Z">
        <w:r>
          <w:rPr>
            <w:rFonts w:hint="eastAsia"/>
            <w:lang w:eastAsia="zh"/>
            <w:woUserID w:val="2"/>
          </w:rPr>
          <w:t>或者</w:t>
        </w:r>
      </w:ins>
      <w:ins w:id="583" w:author="Vance xu" w:date="2026-09-14T18:16:45Z">
        <w:r>
          <w:rPr>
            <w:rFonts w:hint="eastAsia"/>
            <w:lang w:eastAsia="zh"/>
            <w:woUserID w:val="2"/>
          </w:rPr>
          <w:t>“</w:t>
        </w:r>
      </w:ins>
      <w:ins w:id="584" w:author="Vance xu" w:date="2026-09-14T18:16:46Z">
        <w:r>
          <w:rPr>
            <w:rFonts w:hint="eastAsia"/>
            <w:lang w:eastAsia="zh"/>
            <w:woUserID w:val="2"/>
          </w:rPr>
          <w:t>适用</w:t>
        </w:r>
      </w:ins>
      <w:ins w:id="585" w:author="Vance xu" w:date="2026-09-14T18:16:45Z">
        <w:r>
          <w:rPr>
            <w:rFonts w:hint="eastAsia"/>
            <w:lang w:eastAsia="zh"/>
            <w:woUserID w:val="2"/>
          </w:rPr>
          <w:t>”</w:t>
        </w:r>
      </w:ins>
      <w:r>
        <w:t>；二是</w:t>
      </w:r>
      <w:ins w:id="586" w:author="Vance xu" w:date="2026-09-14T18:14:34Z">
        <w:r>
          <w:rPr>
            <w:rFonts w:hint="eastAsia"/>
            <w:lang w:eastAsia="zh"/>
            <w:woUserID w:val="2"/>
          </w:rPr>
          <w:t>矩阵中</w:t>
        </w:r>
      </w:ins>
      <w:ins w:id="587" w:author="Vance xu" w:date="2026-09-14T18:14:40Z">
        <w:r>
          <w:rPr>
            <w:rFonts w:hint="eastAsia"/>
            <w:lang w:eastAsia="zh"/>
            <w:woUserID w:val="2"/>
          </w:rPr>
          <w:t>控制措施列</w:t>
        </w:r>
      </w:ins>
      <w:del w:id="588" w:author="Vance xu" w:date="2026-09-14T18:14:28Z">
        <w:r>
          <w:rPr/>
          <w:delText>岗位清单载体字段</w:delText>
        </w:r>
      </w:del>
      <w:r>
        <w:t>或</w:t>
      </w:r>
      <w:ins w:id="589" w:author="Vance xu" w:date="2026-09-14T18:14:17Z">
        <w:r>
          <w:rPr>
            <w:rFonts w:hint="eastAsia"/>
            <w:lang w:eastAsia="zh"/>
            <w:woUserID w:val="2"/>
          </w:rPr>
          <w:t>控制</w:t>
        </w:r>
      </w:ins>
      <w:ins w:id="590" w:author="Vance xu" w:date="2026-09-14T18:14:46Z">
        <w:r>
          <w:rPr>
            <w:rFonts w:hint="eastAsia"/>
            <w:lang w:eastAsia="zh"/>
            <w:woUserID w:val="2"/>
          </w:rPr>
          <w:t>载体</w:t>
        </w:r>
      </w:ins>
      <w:ins w:id="591" w:author="Vance xu" w:date="2026-09-14T18:14:18Z">
        <w:r>
          <w:rPr>
            <w:rFonts w:hint="eastAsia"/>
            <w:lang w:eastAsia="zh"/>
            <w:woUserID w:val="2"/>
          </w:rPr>
          <w:t>列</w:t>
        </w:r>
      </w:ins>
      <w:del w:id="592" w:author="Vance xu" w:date="2026-09-14T18:14:13Z">
        <w:r>
          <w:rPr/>
          <w:delText>岗位职责</w:delText>
        </w:r>
      </w:del>
      <w:r>
        <w:t>中</w:t>
      </w:r>
      <w:del w:id="593" w:author="Vance xu" w:date="2026-09-14T18:14:54Z">
        <w:r>
          <w:rPr/>
          <w:delText>明确引用的</w:delText>
        </w:r>
      </w:del>
      <w:ins w:id="594" w:author="Vance xu" w:date="2026-09-14T18:13:34Z">
        <w:r>
          <w:rPr>
            <w:rFonts w:hint="eastAsia"/>
            <w:lang w:eastAsia="zh"/>
            <w:woUserID w:val="2"/>
          </w:rPr>
          <w:t>已经</w:t>
        </w:r>
      </w:ins>
      <w:ins w:id="595" w:author="Vance xu" w:date="2026-09-14T18:13:47Z">
        <w:r>
          <w:rPr>
            <w:rFonts w:hint="eastAsia"/>
            <w:lang w:eastAsia="zh"/>
            <w:woUserID w:val="2"/>
          </w:rPr>
          <w:t>划</w:t>
        </w:r>
      </w:ins>
      <w:ins w:id="596" w:author="Vance xu" w:date="2026-09-14T18:13:52Z">
        <w:r>
          <w:rPr>
            <w:rFonts w:hint="eastAsia"/>
            <w:lang w:eastAsia="zh"/>
            <w:woUserID w:val="2"/>
          </w:rPr>
          <w:t>删除线</w:t>
        </w:r>
      </w:ins>
      <w:ins w:id="597" w:author="Vance xu" w:date="2026-09-14T18:13:38Z">
        <w:r>
          <w:rPr>
            <w:rFonts w:hint="eastAsia"/>
            <w:lang w:eastAsia="zh"/>
            <w:woUserID w:val="2"/>
          </w:rPr>
          <w:t>的</w:t>
        </w:r>
      </w:ins>
      <w:ins w:id="598" w:author="Vance xu" w:date="2026-09-14T18:15:02Z">
        <w:r>
          <w:rPr>
            <w:rFonts w:hint="eastAsia"/>
            <w:lang w:eastAsia="zh"/>
            <w:woUserID w:val="2"/>
          </w:rPr>
          <w:t>字段</w:t>
        </w:r>
      </w:ins>
      <w:del w:id="599" w:author="Vance xu" w:date="2026-09-14T18:14:58Z">
        <w:r>
          <w:rPr/>
          <w:delText>载体</w:delText>
        </w:r>
      </w:del>
      <w:r>
        <w:t>，是否能够在</w:t>
      </w:r>
      <w:ins w:id="600" w:author="Vance xu" w:date="2026-09-14T18:17:16Z">
        <w:r>
          <w:rPr>
            <w:rFonts w:hint="eastAsia"/>
            <w:lang w:eastAsia="zh"/>
            <w:woUserID w:val="2"/>
          </w:rPr>
          <w:t>岗位职责清单中</w:t>
        </w:r>
      </w:ins>
      <w:ins w:id="601" w:author="Vance xu" w:date="2026-09-14T18:19:08Z">
        <w:r>
          <w:rPr>
            <w:rFonts w:hint="eastAsia"/>
            <w:lang w:eastAsia="zh"/>
            <w:woUserID w:val="2"/>
          </w:rPr>
          <w:t>对应的</w:t>
        </w:r>
      </w:ins>
      <w:ins w:id="602" w:author="Vance xu" w:date="2026-09-14T18:19:08Z">
        <w:r>
          <w:rPr>
            <w:woUserID w:val="2"/>
          </w:rPr>
          <w:t>该措施</w:t>
        </w:r>
      </w:ins>
      <w:ins w:id="603" w:author="Vance xu" w:date="2026-09-14T18:19:08Z">
        <w:r>
          <w:rPr>
            <w:rFonts w:hint="eastAsia"/>
            <w:lang w:eastAsia="zh"/>
            <w:woUserID w:val="2"/>
          </w:rPr>
          <w:t>编号</w:t>
        </w:r>
      </w:ins>
      <w:ins w:id="604" w:author="Vance xu" w:date="2026-09-14T18:19:13Z">
        <w:r>
          <w:rPr>
            <w:rFonts w:hint="eastAsia"/>
            <w:lang w:eastAsia="zh"/>
            <w:woUserID w:val="2"/>
          </w:rPr>
          <w:t>的</w:t>
        </w:r>
      </w:ins>
      <w:ins w:id="605" w:author="Vance xu" w:date="2026-09-14T18:19:15Z">
        <w:r>
          <w:rPr>
            <w:rFonts w:hint="eastAsia"/>
            <w:lang w:eastAsia="zh"/>
            <w:woUserID w:val="2"/>
          </w:rPr>
          <w:t>“</w:t>
        </w:r>
      </w:ins>
      <w:ins w:id="606" w:author="Vance xu" w:date="2026-09-14T18:17:16Z">
        <w:r>
          <w:rPr>
            <w:rFonts w:hint="eastAsia"/>
            <w:lang w:eastAsia="zh"/>
            <w:woUserID w:val="2"/>
          </w:rPr>
          <w:t>岗位职责</w:t>
        </w:r>
      </w:ins>
      <w:del w:id="607" w:author="Vance xu" w:date="2026-09-14T18:21:27Z">
        <w:r>
          <w:rPr/>
          <w:delText>该措施对应的</w:delText>
        </w:r>
      </w:del>
      <w:ins w:id="608" w:author="Vance xu" w:date="2026-09-14T18:19:17Z">
        <w:r>
          <w:rPr>
            <w:rFonts w:hint="eastAsia"/>
            <w:lang w:eastAsia="zh"/>
            <w:woUserID w:val="2"/>
          </w:rPr>
          <w:t>”</w:t>
        </w:r>
      </w:ins>
      <w:ins w:id="609" w:author="Vance xu" w:date="2026-09-14T18:21:28Z">
        <w:r>
          <w:rPr>
            <w:rFonts w:hint="eastAsia"/>
            <w:lang w:eastAsia="zh"/>
            <w:woUserID w:val="2"/>
          </w:rPr>
          <w:t>列</w:t>
        </w:r>
      </w:ins>
      <w:del w:id="610" w:author="Vance xu" w:date="2026-09-14T18:19:23Z">
        <w:r>
          <w:rPr/>
          <w:delText>当前矩阵</w:delText>
        </w:r>
      </w:del>
      <w:del w:id="611" w:author="Vance xu" w:date="2026-09-14T18:19:24Z">
        <w:r>
          <w:rPr/>
          <w:delText>载体</w:delText>
        </w:r>
      </w:del>
      <w:ins w:id="612" w:author="Vance xu" w:date="2026-09-14T18:19:27Z">
        <w:r>
          <w:rPr>
            <w:rFonts w:hint="eastAsia"/>
            <w:lang w:eastAsia="zh"/>
            <w:woUserID w:val="2"/>
          </w:rPr>
          <w:t>文字</w:t>
        </w:r>
      </w:ins>
      <w:ins w:id="613" w:author="Vance xu" w:date="2026-09-14T18:19:32Z">
        <w:r>
          <w:rPr>
            <w:rFonts w:hint="eastAsia"/>
            <w:lang w:eastAsia="zh"/>
            <w:woUserID w:val="2"/>
          </w:rPr>
          <w:t>中</w:t>
        </w:r>
      </w:ins>
      <w:r>
        <w:t>内容中找到</w:t>
      </w:r>
      <w:ins w:id="614" w:author="Vance xu" w:date="2026-09-14T18:19:39Z">
        <w:r>
          <w:rPr>
            <w:rFonts w:hint="eastAsia"/>
            <w:lang w:eastAsia="zh"/>
            <w:woUserID w:val="2"/>
          </w:rPr>
          <w:t>对应的</w:t>
        </w:r>
      </w:ins>
      <w:ins w:id="615" w:author="Vance xu" w:date="2026-09-14T18:19:41Z">
        <w:r>
          <w:rPr>
            <w:rFonts w:hint="eastAsia"/>
            <w:lang w:eastAsia="zh"/>
            <w:woUserID w:val="2"/>
          </w:rPr>
          <w:t>内容</w:t>
        </w:r>
      </w:ins>
      <w:ins w:id="616" w:author="Vance xu" w:date="2026-09-14T18:19:43Z">
        <w:r>
          <w:rPr>
            <w:rFonts w:hint="eastAsia"/>
            <w:lang w:eastAsia="zh"/>
            <w:woUserID w:val="2"/>
          </w:rPr>
          <w:t>，</w:t>
        </w:r>
      </w:ins>
      <w:ins w:id="617" w:author="Vance xu" w:date="2026-09-14T18:19:48Z">
        <w:r>
          <w:rPr>
            <w:rFonts w:hint="eastAsia"/>
            <w:lang w:eastAsia="zh"/>
            <w:woUserID w:val="2"/>
          </w:rPr>
          <w:t>找到</w:t>
        </w:r>
      </w:ins>
      <w:ins w:id="618" w:author="Vance xu" w:date="2026-09-14T18:21:46Z">
        <w:r>
          <w:rPr>
            <w:rFonts w:hint="eastAsia"/>
            <w:lang w:eastAsia="zh"/>
            <w:woUserID w:val="2"/>
          </w:rPr>
          <w:t>已删除</w:t>
        </w:r>
      </w:ins>
      <w:ins w:id="619" w:author="Vance xu" w:date="2026-09-14T18:21:47Z">
        <w:r>
          <w:rPr>
            <w:rFonts w:hint="eastAsia"/>
            <w:lang w:eastAsia="zh"/>
            <w:woUserID w:val="2"/>
          </w:rPr>
          <w:t>的</w:t>
        </w:r>
      </w:ins>
      <w:ins w:id="620" w:author="Vance xu" w:date="2026-09-14T18:19:49Z">
        <w:r>
          <w:rPr>
            <w:rFonts w:hint="eastAsia"/>
            <w:lang w:eastAsia="zh"/>
            <w:woUserID w:val="2"/>
          </w:rPr>
          <w:t>相同字</w:t>
        </w:r>
      </w:ins>
      <w:ins w:id="621" w:author="Vance xu" w:date="2026-09-14T18:19:50Z">
        <w:r>
          <w:rPr>
            <w:rFonts w:hint="eastAsia"/>
            <w:lang w:eastAsia="zh"/>
            <w:woUserID w:val="2"/>
          </w:rPr>
          <w:t>段</w:t>
        </w:r>
      </w:ins>
      <w:ins w:id="622" w:author="Vance xu" w:date="2026-09-14T18:19:52Z">
        <w:r>
          <w:rPr>
            <w:rFonts w:hint="eastAsia"/>
            <w:lang w:eastAsia="zh"/>
            <w:woUserID w:val="2"/>
          </w:rPr>
          <w:t>就</w:t>
        </w:r>
      </w:ins>
      <w:ins w:id="623" w:author="Vance xu" w:date="2026-09-14T18:19:53Z">
        <w:r>
          <w:rPr>
            <w:rFonts w:hint="eastAsia"/>
            <w:lang w:eastAsia="zh"/>
            <w:woUserID w:val="2"/>
          </w:rPr>
          <w:t>请</w:t>
        </w:r>
      </w:ins>
      <w:ins w:id="624" w:author="Vance xu" w:date="2026-09-14T18:19:55Z">
        <w:r>
          <w:rPr>
            <w:rFonts w:hint="eastAsia"/>
            <w:lang w:eastAsia="zh"/>
            <w:woUserID w:val="2"/>
          </w:rPr>
          <w:t>提示</w:t>
        </w:r>
      </w:ins>
      <w:ins w:id="625" w:author="Vance xu" w:date="2026-09-14T18:19:57Z">
        <w:r>
          <w:rPr>
            <w:rFonts w:hint="eastAsia"/>
            <w:lang w:eastAsia="zh"/>
            <w:woUserID w:val="2"/>
          </w:rPr>
          <w:t>“</w:t>
        </w:r>
      </w:ins>
      <w:ins w:id="626" w:author="Vance xu" w:date="2026-09-14T18:19:59Z">
        <w:r>
          <w:rPr>
            <w:rFonts w:hint="eastAsia"/>
            <w:lang w:eastAsia="zh"/>
            <w:woUserID w:val="2"/>
          </w:rPr>
          <w:t>矩阵</w:t>
        </w:r>
      </w:ins>
      <w:ins w:id="627" w:author="Vance xu" w:date="2026-09-14T18:20:00Z">
        <w:r>
          <w:rPr>
            <w:rFonts w:hint="eastAsia"/>
            <w:lang w:eastAsia="zh"/>
            <w:woUserID w:val="2"/>
          </w:rPr>
          <w:t>中</w:t>
        </w:r>
      </w:ins>
      <w:ins w:id="628" w:author="Vance xu" w:date="2026-09-14T18:20:01Z">
        <w:r>
          <w:rPr>
            <w:rFonts w:hint="eastAsia"/>
            <w:lang w:eastAsia="zh"/>
            <w:woUserID w:val="2"/>
          </w:rPr>
          <w:t>对应</w:t>
        </w:r>
      </w:ins>
      <w:ins w:id="629" w:author="Vance xu" w:date="2026-09-14T18:20:02Z">
        <w:r>
          <w:rPr>
            <w:rFonts w:hint="eastAsia"/>
            <w:lang w:eastAsia="zh"/>
            <w:woUserID w:val="2"/>
          </w:rPr>
          <w:t>的措施</w:t>
        </w:r>
      </w:ins>
      <w:ins w:id="630" w:author="Vance xu" w:date="2026-09-15T17:21:49Z">
        <w:r>
          <w:rPr>
            <w:rFonts w:hint="eastAsia"/>
            <w:lang w:eastAsia="zh"/>
            <w:woUserID w:val="2"/>
          </w:rPr>
          <w:t>或</w:t>
        </w:r>
      </w:ins>
      <w:ins w:id="631" w:author="Vance xu" w:date="2026-09-14T18:20:04Z">
        <w:r>
          <w:rPr>
            <w:rFonts w:hint="eastAsia"/>
            <w:lang w:eastAsia="zh"/>
            <w:woUserID w:val="2"/>
          </w:rPr>
          <w:t>载体</w:t>
        </w:r>
      </w:ins>
      <w:ins w:id="632" w:author="Vance xu" w:date="2026-09-14T18:20:07Z">
        <w:r>
          <w:rPr>
            <w:rFonts w:hint="eastAsia"/>
            <w:lang w:eastAsia="zh"/>
            <w:woUserID w:val="2"/>
          </w:rPr>
          <w:t>已</w:t>
        </w:r>
      </w:ins>
      <w:ins w:id="633" w:author="Vance xu" w:date="2026-09-14T18:20:08Z">
        <w:r>
          <w:rPr>
            <w:rFonts w:hint="eastAsia"/>
            <w:lang w:eastAsia="zh"/>
            <w:woUserID w:val="2"/>
          </w:rPr>
          <w:t>删除</w:t>
        </w:r>
      </w:ins>
      <w:ins w:id="634" w:author="Vance xu" w:date="2026-09-14T18:20:09Z">
        <w:r>
          <w:rPr>
            <w:rFonts w:hint="eastAsia"/>
            <w:lang w:eastAsia="zh"/>
            <w:woUserID w:val="2"/>
          </w:rPr>
          <w:t>，</w:t>
        </w:r>
      </w:ins>
      <w:ins w:id="635" w:author="Vance xu" w:date="2026-09-14T18:20:10Z">
        <w:r>
          <w:rPr>
            <w:rFonts w:hint="eastAsia"/>
            <w:lang w:eastAsia="zh"/>
            <w:woUserID w:val="2"/>
          </w:rPr>
          <w:t>请</w:t>
        </w:r>
      </w:ins>
      <w:ins w:id="636" w:author="Vance xu" w:date="2026-09-14T18:20:11Z">
        <w:r>
          <w:rPr>
            <w:rFonts w:hint="eastAsia"/>
            <w:lang w:eastAsia="zh"/>
            <w:woUserID w:val="2"/>
          </w:rPr>
          <w:t>核对</w:t>
        </w:r>
      </w:ins>
      <w:ins w:id="637" w:author="Vance xu" w:date="2026-09-14T18:20:18Z">
        <w:r>
          <w:rPr>
            <w:rFonts w:hint="eastAsia"/>
            <w:lang w:eastAsia="zh"/>
            <w:woUserID w:val="2"/>
          </w:rPr>
          <w:t>岗位职责</w:t>
        </w:r>
      </w:ins>
      <w:ins w:id="638" w:author="Vance xu" w:date="2026-09-14T18:20:20Z">
        <w:r>
          <w:rPr>
            <w:rFonts w:hint="eastAsia"/>
            <w:lang w:eastAsia="zh"/>
            <w:woUserID w:val="2"/>
          </w:rPr>
          <w:t>描述</w:t>
        </w:r>
      </w:ins>
      <w:ins w:id="639" w:author="Vance xu" w:date="2026-09-14T18:20:22Z">
        <w:r>
          <w:rPr>
            <w:rFonts w:hint="eastAsia"/>
            <w:lang w:eastAsia="zh"/>
            <w:woUserID w:val="2"/>
          </w:rPr>
          <w:t>是否</w:t>
        </w:r>
      </w:ins>
      <w:ins w:id="640" w:author="Vance xu" w:date="2026-09-14T18:20:25Z">
        <w:r>
          <w:rPr>
            <w:rFonts w:hint="eastAsia"/>
            <w:lang w:eastAsia="zh"/>
            <w:woUserID w:val="2"/>
          </w:rPr>
          <w:t>规范</w:t>
        </w:r>
      </w:ins>
      <w:ins w:id="641" w:author="Vance xu" w:date="2026-09-14T18:19:57Z">
        <w:r>
          <w:rPr>
            <w:rFonts w:hint="eastAsia"/>
            <w:lang w:eastAsia="zh"/>
            <w:woUserID w:val="2"/>
          </w:rPr>
          <w:t>”</w:t>
        </w:r>
      </w:ins>
      <w:r>
        <w:t>。</w:t>
      </w:r>
    </w:p>
    <w:p w14:paraId="273C4823">
      <w:pPr>
        <w:snapToGrid w:val="0"/>
      </w:pPr>
      <w:r>
        <w:t>完成空格、换行、约定标点及经确认别名的规范化后，编号仍不存在或载体明确不在对应范围内的，指出引用不一致。简称无法确认、职责仅作概括表述等无法可靠匹配的，填写</w:t>
      </w:r>
      <w:del w:id="642" w:author="Vance xu" w:date="2026-09-15T21:44:10Z">
        <w:r>
          <w:rPr/>
          <w:delText>待核实</w:delText>
        </w:r>
      </w:del>
      <w:r>
        <w:t>意见。岗位仅涉及部分载体的，不要求复制矩阵全部载体。</w:t>
      </w:r>
    </w:p>
    <w:p w14:paraId="20C68BF3">
      <w:pPr>
        <w:snapToGrid w:val="0"/>
      </w:pPr>
      <w:r>
        <w:t>本项以当前矩阵和当前岗位清单为依据，</w:t>
      </w:r>
      <w:ins w:id="643" w:author="Vance xu" w:date="2026-09-14T18:26:59Z">
        <w:r>
          <w:rPr>
            <w:rFonts w:hint="eastAsia"/>
            <w:lang w:eastAsia="zh"/>
            <w:woUserID w:val="2"/>
          </w:rPr>
          <w:t>需要</w:t>
        </w:r>
      </w:ins>
      <w:del w:id="644" w:author="Vance xu" w:date="2026-09-14T18:26:58Z">
        <w:r>
          <w:rPr/>
          <w:delText>不</w:delText>
        </w:r>
      </w:del>
      <w:r>
        <w:t>核查</w:t>
      </w:r>
      <w:ins w:id="645" w:author="Vance xu" w:date="2026-09-14T18:27:39Z">
        <w:r>
          <w:rPr>
            <w:rFonts w:hint="eastAsia"/>
            <w:lang w:eastAsia="zh"/>
            <w:woUserID w:val="2"/>
          </w:rPr>
          <w:t>矩阵</w:t>
        </w:r>
      </w:ins>
      <w:ins w:id="646" w:author="Vance xu" w:date="2026-09-14T18:28:19Z">
        <w:r>
          <w:rPr>
            <w:rFonts w:hint="eastAsia"/>
            <w:lang w:eastAsia="zh"/>
            <w:woUserID w:val="2"/>
          </w:rPr>
          <w:t>对应</w:t>
        </w:r>
      </w:ins>
      <w:ins w:id="647" w:author="Vance xu" w:date="2026-09-14T18:28:20Z">
        <w:r>
          <w:rPr>
            <w:rFonts w:hint="eastAsia"/>
            <w:lang w:eastAsia="zh"/>
            <w:woUserID w:val="2"/>
          </w:rPr>
          <w:t>的</w:t>
        </w:r>
      </w:ins>
      <w:ins w:id="648" w:author="Vance xu" w:date="2026-09-14T18:28:58Z">
        <w:r>
          <w:rPr>
            <w:rFonts w:hint="eastAsia"/>
            <w:lang w:eastAsia="zh"/>
            <w:woUserID w:val="2"/>
          </w:rPr>
          <w:t>控制载体</w:t>
        </w:r>
      </w:ins>
      <w:ins w:id="649" w:author="Vance xu" w:date="2026-09-14T18:28:59Z">
        <w:r>
          <w:rPr>
            <w:rFonts w:hint="eastAsia"/>
            <w:lang w:eastAsia="zh"/>
            <w:woUserID w:val="2"/>
          </w:rPr>
          <w:t>的</w:t>
        </w:r>
      </w:ins>
      <w:r>
        <w:t>删除</w:t>
      </w:r>
      <w:ins w:id="650" w:author="Vance xu" w:date="2026-09-14T18:29:20Z">
        <w:r>
          <w:rPr>
            <w:rFonts w:hint="eastAsia"/>
            <w:lang w:eastAsia="zh"/>
            <w:woUserID w:val="2"/>
          </w:rPr>
          <w:t>字段</w:t>
        </w:r>
      </w:ins>
      <w:r>
        <w:t>载体</w:t>
      </w:r>
      <w:ins w:id="651" w:author="Vance xu" w:date="2026-09-14T18:28:46Z">
        <w:r>
          <w:rPr>
            <w:rFonts w:hint="eastAsia"/>
            <w:lang w:eastAsia="zh"/>
            <w:woUserID w:val="2"/>
          </w:rPr>
          <w:t>和</w:t>
        </w:r>
      </w:ins>
      <w:ins w:id="652" w:author="Vance xu" w:date="2026-09-14T18:29:45Z">
        <w:r>
          <w:rPr>
            <w:rFonts w:hint="eastAsia"/>
            <w:lang w:eastAsia="zh"/>
            <w:woUserID w:val="2"/>
          </w:rPr>
          <w:t>矩阵</w:t>
        </w:r>
      </w:ins>
      <w:ins w:id="653" w:author="Vance xu" w:date="2026-09-14T18:29:46Z">
        <w:r>
          <w:rPr>
            <w:rFonts w:hint="eastAsia"/>
            <w:lang w:eastAsia="zh"/>
            <w:woUserID w:val="2"/>
          </w:rPr>
          <w:t>的</w:t>
        </w:r>
      </w:ins>
      <w:ins w:id="654" w:author="Vance xu" w:date="2026-09-14T18:29:43Z">
        <w:r>
          <w:rPr>
            <w:rFonts w:hint="eastAsia"/>
            <w:lang w:eastAsia="zh"/>
            <w:woUserID w:val="2"/>
          </w:rPr>
          <w:t>控制措施列</w:t>
        </w:r>
      </w:ins>
      <w:ins w:id="655" w:author="Vance xu" w:date="2026-09-14T18:29:58Z">
        <w:r>
          <w:rPr>
            <w:rFonts w:hint="eastAsia"/>
            <w:lang w:eastAsia="zh"/>
            <w:woUserID w:val="2"/>
          </w:rPr>
          <w:t>删除的</w:t>
        </w:r>
      </w:ins>
      <w:ins w:id="656" w:author="Vance xu" w:date="2026-09-14T18:30:00Z">
        <w:r>
          <w:rPr>
            <w:rFonts w:hint="eastAsia"/>
            <w:lang w:eastAsia="zh"/>
            <w:woUserID w:val="2"/>
          </w:rPr>
          <w:t>字段</w:t>
        </w:r>
      </w:ins>
      <w:del w:id="657" w:author="Vance xu" w:date="2026-09-14T18:30:04Z">
        <w:r>
          <w:rPr/>
          <w:delText>后</w:delText>
        </w:r>
      </w:del>
      <w:ins w:id="658" w:author="Vance xu" w:date="2026-09-14T18:30:06Z">
        <w:r>
          <w:rPr>
            <w:rFonts w:hint="eastAsia"/>
            <w:lang w:eastAsia="zh"/>
            <w:woUserID w:val="2"/>
          </w:rPr>
          <w:t>，对应</w:t>
        </w:r>
      </w:ins>
      <w:ins w:id="659" w:author="Vance xu" w:date="2026-09-14T18:30:27Z">
        <w:r>
          <w:rPr>
            <w:rFonts w:hint="eastAsia"/>
            <w:lang w:eastAsia="zh"/>
            <w:woUserID w:val="2"/>
          </w:rPr>
          <w:t>三清单中</w:t>
        </w:r>
      </w:ins>
      <w:ins w:id="660" w:author="Vance xu" w:date="2026-09-14T18:30:17Z">
        <w:r>
          <w:rPr>
            <w:rFonts w:hint="eastAsia"/>
            <w:lang w:eastAsia="zh"/>
            <w:woUserID w:val="2"/>
          </w:rPr>
          <w:t>控制措施</w:t>
        </w:r>
      </w:ins>
      <w:ins w:id="661" w:author="Vance xu" w:date="2026-09-14T18:30:10Z">
        <w:r>
          <w:rPr>
            <w:rFonts w:hint="eastAsia"/>
            <w:lang w:eastAsia="zh"/>
            <w:woUserID w:val="2"/>
          </w:rPr>
          <w:t>编号</w:t>
        </w:r>
      </w:ins>
      <w:ins w:id="662" w:author="Vance xu" w:date="2026-09-14T18:30:37Z">
        <w:r>
          <w:rPr>
            <w:rFonts w:hint="eastAsia"/>
            <w:lang w:eastAsia="zh"/>
            <w:woUserID w:val="2"/>
          </w:rPr>
          <w:t>对应的</w:t>
        </w:r>
      </w:ins>
      <w:ins w:id="663" w:author="Vance xu" w:date="2026-09-14T18:27:07Z">
        <w:r>
          <w:rPr>
            <w:rFonts w:hint="eastAsia"/>
            <w:lang w:eastAsia="zh"/>
            <w:woUserID w:val="2"/>
          </w:rPr>
          <w:t>岗位</w:t>
        </w:r>
      </w:ins>
      <w:r>
        <w:t>职责</w:t>
      </w:r>
      <w:ins w:id="664" w:author="Vance xu" w:date="2026-09-14T18:30:44Z">
        <w:r>
          <w:rPr>
            <w:rFonts w:hint="eastAsia"/>
            <w:lang w:eastAsia="zh"/>
            <w:woUserID w:val="2"/>
          </w:rPr>
          <w:t>内容</w:t>
        </w:r>
      </w:ins>
      <w:r>
        <w:t>是否同步</w:t>
      </w:r>
      <w:ins w:id="665" w:author="Vance xu" w:date="2026-09-14T18:30:47Z">
        <w:r>
          <w:rPr>
            <w:rFonts w:hint="eastAsia"/>
            <w:lang w:eastAsia="zh"/>
            <w:woUserID w:val="2"/>
          </w:rPr>
          <w:t>删除</w:t>
        </w:r>
      </w:ins>
      <w:del w:id="666" w:author="Vance xu" w:date="2026-09-14T18:30:46Z">
        <w:r>
          <w:rPr/>
          <w:delText>调整</w:delText>
        </w:r>
      </w:del>
      <w:r>
        <w:t>，</w:t>
      </w:r>
      <w:del w:id="667" w:author="Vance xu" w:date="2026-09-14T18:31:12Z">
        <w:r>
          <w:rPr/>
          <w:delText>不核查措施修改后职责是否同步修改，</w:delText>
        </w:r>
      </w:del>
      <w:r>
        <w:t>不开展历史变更追溯及业务语义冲突判断。</w:t>
      </w:r>
    </w:p>
    <w:p w14:paraId="3FA18563">
      <w:pPr>
        <w:pStyle w:val="4"/>
        <w:snapToGrid w:val="0"/>
      </w:pPr>
      <w:r>
        <w:t>（十）岗位职责基本责任表述</w:t>
      </w:r>
    </w:p>
    <w:p w14:paraId="69A23582">
      <w:pPr>
        <w:snapToGrid/>
        <w:jc w:val="left"/>
        <w:rPr>
          <w:rFonts w:hint="eastAsia" w:eastAsia="华文仿宋"/>
          <w:lang w:eastAsia="zh"/>
          <w:woUserID w:val="2"/>
        </w:rPr>
        <w:pPrChange w:id="668" w:author="Vance xu" w:date="2026-09-15T10:42:51Z">
          <w:pPr>
            <w:snapToGrid w:val="0"/>
          </w:pPr>
        </w:pPrChange>
      </w:pPr>
      <w:r>
        <w:t>检查每条有效岗位职责是否包含类似“对……</w:t>
      </w:r>
      <w:ins w:id="669" w:author="Henry" w:date="2026-09-14T16:26:06Z">
        <w:r>
          <w:rPr>
            <w:rFonts w:hint="default" w:ascii="仿宋_GB2312" w:hAnsi="宋体" w:eastAsia="仿宋_GB2312" w:cs="仿宋_GB2312"/>
            <w:b w:val="0"/>
            <w:bCs w:val="0"/>
            <w:kern w:val="0"/>
            <w:sz w:val="32"/>
            <w:szCs w:val="32"/>
            <w:woUserID w:val="3"/>
          </w:rPr>
          <w:t>的准确性/一致性...负</w:t>
        </w:r>
      </w:ins>
      <w:ins w:id="670" w:author="fxzsb" w:date="2026-09-14T16:53:50Z">
        <w:r>
          <w:rPr>
            <w:rFonts w:hint="default" w:ascii="仿宋_GB2312" w:hAnsi="宋体" w:eastAsia="仿宋_GB2312" w:cs="仿宋_GB2312"/>
            <w:b w:val="0"/>
            <w:bCs w:val="0"/>
            <w:kern w:val="0"/>
            <w:sz w:val="32"/>
            <w:szCs w:val="32"/>
            <w:woUserID w:val="1"/>
          </w:rPr>
          <w:t>...</w:t>
        </w:r>
      </w:ins>
      <w:ins w:id="671" w:author="Henry" w:date="2026-09-14T16:26:06Z">
        <w:del w:id="672" w:author="fxzsb" w:date="2026-09-14T16:53:42Z">
          <w:r>
            <w:rPr>
              <w:rFonts w:hint="default" w:ascii="仿宋_GB2312" w:hAnsi="宋体" w:eastAsia="仿宋_GB2312" w:cs="仿宋_GB2312"/>
              <w:b w:val="0"/>
              <w:bCs w:val="0"/>
              <w:kern w:val="0"/>
              <w:sz w:val="32"/>
              <w:szCs w:val="32"/>
              <w:woUserID w:val="3"/>
            </w:rPr>
            <w:delText>主体/</w:delText>
          </w:r>
        </w:del>
      </w:ins>
      <w:ins w:id="673" w:author="Henry" w:date="2026-09-14T16:26:06Z">
        <w:del w:id="674" w:author="fxzsb" w:date="2026-09-14T16:53:42Z">
          <w:r>
            <w:rPr>
              <w:rFonts w:hint="default" w:ascii="仿宋_GB2312" w:hAnsi="宋体" w:eastAsia="仿宋_GB2312" w:cs="仿宋_GB2312"/>
              <w:kern w:val="0"/>
              <w:sz w:val="32"/>
              <w:szCs w:val="32"/>
              <w:woUserID w:val="3"/>
            </w:rPr>
            <w:delText>审核/审批</w:delText>
          </w:r>
        </w:del>
      </w:ins>
      <w:ins w:id="675" w:author="Henry" w:date="2026-09-14T16:26:06Z">
        <w:r>
          <w:rPr>
            <w:rFonts w:hint="default" w:ascii="仿宋_GB2312" w:hAnsi="宋体" w:eastAsia="仿宋_GB2312" w:cs="仿宋_GB2312"/>
            <w:kern w:val="0"/>
            <w:sz w:val="32"/>
            <w:szCs w:val="32"/>
            <w:woUserID w:val="3"/>
          </w:rPr>
          <w:t>责任</w:t>
        </w:r>
      </w:ins>
      <w:del w:id="676" w:author="Henry" w:date="2026-09-14T16:26:06Z">
        <w:r>
          <w:rPr>
            <w:woUserID w:val="3"/>
          </w:rPr>
          <w:delText>准确性、一致性负……责任</w:delText>
        </w:r>
      </w:del>
      <w:r>
        <w:t>”</w:t>
      </w:r>
      <w:ins w:id="677" w:author="Vance xu" w:date="2026-09-15T10:38:56Z">
        <w:r>
          <w:rPr>
            <w:rFonts w:hint="eastAsia"/>
            <w:lang w:eastAsia="zh"/>
            <w:woUserID w:val="2"/>
          </w:rPr>
          <w:t>或者</w:t>
        </w:r>
      </w:ins>
      <w:ins w:id="678" w:author="Vance xu" w:date="2026-09-15T10:38:57Z">
        <w:r>
          <w:rPr>
            <w:rFonts w:hint="eastAsia"/>
            <w:lang w:eastAsia="zh"/>
            <w:woUserID w:val="2"/>
          </w:rPr>
          <w:t>“</w:t>
        </w:r>
      </w:ins>
      <w:ins w:id="679" w:author="Vance xu" w:date="2026-09-15T10:39:13Z">
        <w:r>
          <w:rPr>
            <w:woUserID w:val="2"/>
          </w:rPr>
          <w:t>……</w:t>
        </w:r>
      </w:ins>
      <w:ins w:id="680" w:author="Vance xu" w:date="2026-09-15T10:39:18Z">
        <w:r>
          <w:rPr>
            <w:rFonts w:hint="default" w:ascii="仿宋_GB2312" w:hAnsi="宋体" w:eastAsia="仿宋_GB2312" w:cs="仿宋_GB2312"/>
            <w:b w:val="0"/>
            <w:bCs w:val="0"/>
            <w:kern w:val="0"/>
            <w:sz w:val="32"/>
            <w:szCs w:val="32"/>
            <w:woUserID w:val="2"/>
          </w:rPr>
          <w:t>的准确性/一致性</w:t>
        </w:r>
      </w:ins>
      <w:ins w:id="681" w:author="Vance xu" w:date="2026-09-15T10:39:40Z">
        <w:r>
          <w:rPr>
            <w:rFonts w:hint="eastAsia" w:ascii="仿宋_GB2312" w:hAnsi="宋体" w:eastAsia="仿宋_GB2312" w:cs="仿宋_GB2312"/>
            <w:b w:val="0"/>
            <w:bCs w:val="0"/>
            <w:kern w:val="0"/>
            <w:sz w:val="32"/>
            <w:szCs w:val="32"/>
            <w:lang w:eastAsia="zh"/>
            <w:woUserID w:val="2"/>
          </w:rPr>
          <w:t>/</w:t>
        </w:r>
      </w:ins>
      <w:ins w:id="682" w:author="Vance xu" w:date="2026-09-15T10:39:43Z">
        <w:r>
          <w:rPr>
            <w:rFonts w:hint="eastAsia" w:ascii="仿宋_GB2312" w:hAnsi="宋体" w:eastAsia="仿宋_GB2312" w:cs="仿宋_GB2312"/>
            <w:b w:val="0"/>
            <w:bCs w:val="0"/>
            <w:kern w:val="0"/>
            <w:sz w:val="32"/>
            <w:szCs w:val="32"/>
            <w:lang w:eastAsia="zh"/>
            <w:woUserID w:val="2"/>
          </w:rPr>
          <w:t>合规</w:t>
        </w:r>
      </w:ins>
      <w:ins w:id="683" w:author="Vance xu" w:date="2026-09-15T10:40:27Z">
        <w:r>
          <w:rPr>
            <w:rFonts w:hint="eastAsia" w:ascii="仿宋_GB2312" w:hAnsi="宋体" w:eastAsia="仿宋_GB2312" w:cs="仿宋_GB2312"/>
            <w:b w:val="0"/>
            <w:bCs w:val="0"/>
            <w:kern w:val="0"/>
            <w:sz w:val="32"/>
            <w:szCs w:val="32"/>
            <w:lang w:eastAsia="zh"/>
            <w:woUserID w:val="2"/>
          </w:rPr>
          <w:t>性</w:t>
        </w:r>
      </w:ins>
      <w:ins w:id="684" w:author="Vance xu" w:date="2026-09-15T10:40:29Z">
        <w:r>
          <w:rPr>
            <w:rFonts w:hint="eastAsia" w:ascii="仿宋_GB2312" w:hAnsi="宋体" w:eastAsia="仿宋_GB2312" w:cs="仿宋_GB2312"/>
            <w:b w:val="0"/>
            <w:bCs w:val="0"/>
            <w:kern w:val="0"/>
            <w:sz w:val="32"/>
            <w:szCs w:val="32"/>
            <w:lang w:eastAsia="zh"/>
            <w:woUserID w:val="2"/>
          </w:rPr>
          <w:t>/</w:t>
        </w:r>
      </w:ins>
      <w:ins w:id="685" w:author="Vance xu" w:date="2026-09-15T10:40:40Z">
        <w:r>
          <w:rPr>
            <w:rFonts w:hint="eastAsia" w:ascii="仿宋_GB2312" w:hAnsi="宋体" w:eastAsia="仿宋_GB2312" w:cs="仿宋_GB2312"/>
            <w:b w:val="0"/>
            <w:bCs w:val="0"/>
            <w:kern w:val="0"/>
            <w:sz w:val="32"/>
            <w:szCs w:val="32"/>
            <w:lang w:eastAsia="zh"/>
            <w:woUserID w:val="2"/>
          </w:rPr>
          <w:t>完整性</w:t>
        </w:r>
      </w:ins>
      <w:ins w:id="686" w:author="Vance xu" w:date="2026-09-15T10:40:42Z">
        <w:r>
          <w:rPr>
            <w:rFonts w:hint="eastAsia" w:ascii="仿宋_GB2312" w:hAnsi="宋体" w:eastAsia="仿宋_GB2312" w:cs="仿宋_GB2312"/>
            <w:b w:val="0"/>
            <w:bCs w:val="0"/>
            <w:kern w:val="0"/>
            <w:sz w:val="32"/>
            <w:szCs w:val="32"/>
            <w:lang w:eastAsia="zh"/>
            <w:woUserID w:val="2"/>
          </w:rPr>
          <w:t>/</w:t>
        </w:r>
      </w:ins>
      <w:ins w:id="687" w:author="Vance xu" w:date="2026-09-15T10:42:18Z">
        <w:r>
          <w:rPr>
            <w:rFonts w:hint="eastAsia" w:ascii="仿宋_GB2312" w:hAnsi="宋体" w:eastAsia="仿宋_GB2312" w:cs="仿宋_GB2312"/>
            <w:b w:val="0"/>
            <w:bCs w:val="0"/>
            <w:kern w:val="0"/>
            <w:sz w:val="32"/>
            <w:szCs w:val="32"/>
            <w:lang w:eastAsia="zh"/>
            <w:woUserID w:val="2"/>
          </w:rPr>
          <w:t>真实性</w:t>
        </w:r>
      </w:ins>
      <w:ins w:id="688" w:author="Vance xu" w:date="2026-09-15T10:42:49Z">
        <w:r>
          <w:rPr>
            <w:rFonts w:hint="eastAsia" w:ascii="仿宋_GB2312" w:hAnsi="宋体" w:eastAsia="仿宋_GB2312" w:cs="仿宋_GB2312"/>
            <w:b w:val="0"/>
            <w:bCs w:val="0"/>
            <w:kern w:val="0"/>
            <w:sz w:val="32"/>
            <w:szCs w:val="32"/>
            <w:lang w:eastAsia="zh"/>
            <w:rPrChange w:id="689" w:author="Vance xu" w:date="2026-09-15T10:43:15Z">
              <w:rPr>
                <w:rFonts w:hint="eastAsia" w:ascii="仿宋_GB2312" w:hAnsi="宋体" w:eastAsia="仿宋_GB2312" w:cs="仿宋_GB2312"/>
                <w:b w:val="0"/>
                <w:bCs w:val="0"/>
                <w:kern w:val="0"/>
                <w:sz w:val="32"/>
                <w:szCs w:val="32"/>
                <w:lang w:eastAsia="zh"/>
                <w:woUserID w:val="2"/>
              </w:rPr>
            </w:rPrChange>
            <w:woUserID w:val="2"/>
          </w:rPr>
          <w:t>/</w:t>
        </w:r>
      </w:ins>
      <w:ins w:id="690" w:author="Vance xu" w:date="2026-09-15T10:42:47Z">
        <w:r>
          <w:rPr>
            <w:rFonts w:hint="eastAsia" w:ascii="宋体" w:hAnsi="宋体" w:eastAsia="宋体" w:cs="宋体"/>
            <w:b w:val="0"/>
            <w:bCs w:val="0"/>
            <w:color w:val="000000"/>
            <w:kern w:val="0"/>
            <w:sz w:val="31"/>
            <w:szCs w:val="31"/>
            <w:lang w:val="en-US" w:eastAsia="zh-CN" w:bidi="ar"/>
            <w:rPrChange w:id="691" w:author="Vance xu" w:date="2026-09-15T10:43:15Z">
              <w:rPr>
                <w:rFonts w:hint="eastAsia" w:ascii="宋体" w:hAnsi="宋体" w:eastAsia="宋体" w:cs="宋体"/>
                <w:b/>
                <w:bCs/>
                <w:color w:val="000000"/>
                <w:kern w:val="0"/>
                <w:sz w:val="31"/>
                <w:szCs w:val="31"/>
                <w:lang w:val="en-US" w:eastAsia="zh-CN" w:bidi="ar"/>
                <w:woUserID w:val="2"/>
              </w:rPr>
            </w:rPrChange>
            <w:woUserID w:val="2"/>
          </w:rPr>
          <w:t>完整性/有效性/及时性</w:t>
        </w:r>
      </w:ins>
      <w:ins w:id="692" w:author="Vance xu" w:date="2026-09-15T10:42:20Z">
        <w:r>
          <w:rPr>
            <w:rFonts w:hint="eastAsia" w:ascii="仿宋_GB2312" w:hAnsi="宋体" w:eastAsia="仿宋_GB2312" w:cs="仿宋_GB2312"/>
            <w:b w:val="0"/>
            <w:bCs w:val="0"/>
            <w:kern w:val="0"/>
            <w:sz w:val="32"/>
            <w:szCs w:val="32"/>
            <w:lang w:eastAsia="zh"/>
            <w:rPrChange w:id="693" w:author="Vance xu" w:date="2026-09-15T10:43:15Z">
              <w:rPr>
                <w:rFonts w:hint="eastAsia" w:ascii="仿宋_GB2312" w:hAnsi="宋体" w:eastAsia="仿宋_GB2312" w:cs="仿宋_GB2312"/>
                <w:b w:val="0"/>
                <w:bCs w:val="0"/>
                <w:kern w:val="0"/>
                <w:sz w:val="32"/>
                <w:szCs w:val="32"/>
                <w:lang w:eastAsia="zh"/>
                <w:woUserID w:val="2"/>
              </w:rPr>
            </w:rPrChange>
            <w:woUserID w:val="2"/>
          </w:rPr>
          <w:t>/</w:t>
        </w:r>
      </w:ins>
      <w:ins w:id="694" w:author="Vance xu" w:date="2026-09-15T10:40:52Z">
        <w:r>
          <w:rPr>
            <w:rFonts w:hint="default" w:ascii="仿宋_GB2312" w:hAnsi="宋体" w:eastAsia="仿宋_GB2312" w:cs="仿宋_GB2312"/>
            <w:b w:val="0"/>
            <w:bCs w:val="0"/>
            <w:kern w:val="0"/>
            <w:sz w:val="32"/>
            <w:szCs w:val="32"/>
            <w:rPrChange w:id="695" w:author="Vance xu" w:date="2026-09-15T10:43:15Z">
              <w:rPr>
                <w:rFonts w:hint="default" w:ascii="仿宋_GB2312" w:hAnsi="宋体" w:eastAsia="仿宋_GB2312" w:cs="仿宋_GB2312"/>
                <w:b w:val="0"/>
                <w:bCs w:val="0"/>
                <w:kern w:val="0"/>
                <w:sz w:val="32"/>
                <w:szCs w:val="32"/>
                <w:woUserID w:val="2"/>
              </w:rPr>
            </w:rPrChange>
            <w:woUserID w:val="2"/>
          </w:rPr>
          <w:t>准确/一致</w:t>
        </w:r>
      </w:ins>
      <w:ins w:id="696" w:author="Vance xu" w:date="2026-09-15T10:40:52Z">
        <w:r>
          <w:rPr>
            <w:rFonts w:hint="eastAsia" w:ascii="仿宋_GB2312" w:hAnsi="宋体" w:eastAsia="仿宋_GB2312" w:cs="仿宋_GB2312"/>
            <w:b w:val="0"/>
            <w:bCs w:val="0"/>
            <w:kern w:val="0"/>
            <w:sz w:val="32"/>
            <w:szCs w:val="32"/>
            <w:lang w:eastAsia="zh"/>
            <w:rPrChange w:id="697" w:author="Vance xu" w:date="2026-09-15T10:43:15Z">
              <w:rPr>
                <w:rFonts w:hint="eastAsia" w:ascii="仿宋_GB2312" w:hAnsi="宋体" w:eastAsia="仿宋_GB2312" w:cs="仿宋_GB2312"/>
                <w:b w:val="0"/>
                <w:bCs w:val="0"/>
                <w:kern w:val="0"/>
                <w:sz w:val="32"/>
                <w:szCs w:val="32"/>
                <w:lang w:eastAsia="zh"/>
                <w:woUserID w:val="2"/>
              </w:rPr>
            </w:rPrChange>
            <w:woUserID w:val="2"/>
          </w:rPr>
          <w:t>/合规/完整/</w:t>
        </w:r>
      </w:ins>
      <w:ins w:id="698" w:author="Vance xu" w:date="2026-09-15T10:42:24Z">
        <w:r>
          <w:rPr>
            <w:rFonts w:hint="eastAsia" w:ascii="仿宋_GB2312" w:hAnsi="宋体" w:eastAsia="仿宋_GB2312" w:cs="仿宋_GB2312"/>
            <w:b w:val="0"/>
            <w:bCs w:val="0"/>
            <w:kern w:val="0"/>
            <w:sz w:val="32"/>
            <w:szCs w:val="32"/>
            <w:lang w:eastAsia="zh"/>
            <w:rPrChange w:id="699" w:author="Vance xu" w:date="2026-09-15T10:43:15Z">
              <w:rPr>
                <w:rFonts w:hint="eastAsia" w:ascii="仿宋_GB2312" w:hAnsi="宋体" w:eastAsia="仿宋_GB2312" w:cs="仿宋_GB2312"/>
                <w:b w:val="0"/>
                <w:bCs w:val="0"/>
                <w:kern w:val="0"/>
                <w:sz w:val="32"/>
                <w:szCs w:val="32"/>
                <w:lang w:eastAsia="zh"/>
                <w:woUserID w:val="2"/>
              </w:rPr>
            </w:rPrChange>
            <w:woUserID w:val="2"/>
          </w:rPr>
          <w:t>真实</w:t>
        </w:r>
      </w:ins>
      <w:ins w:id="700" w:author="Vance xu" w:date="2026-09-15T10:39:18Z">
        <w:r>
          <w:rPr>
            <w:rFonts w:hint="default" w:ascii="仿宋_GB2312" w:hAnsi="宋体" w:eastAsia="仿宋_GB2312" w:cs="仿宋_GB2312"/>
            <w:b w:val="0"/>
            <w:bCs w:val="0"/>
            <w:kern w:val="0"/>
            <w:sz w:val="32"/>
            <w:szCs w:val="32"/>
            <w:rPrChange w:id="701" w:author="Vance xu" w:date="2026-09-15T10:43:15Z">
              <w:rPr>
                <w:rFonts w:hint="default" w:ascii="仿宋_GB2312" w:hAnsi="宋体" w:eastAsia="仿宋_GB2312" w:cs="仿宋_GB2312"/>
                <w:b w:val="0"/>
                <w:bCs w:val="0"/>
                <w:kern w:val="0"/>
                <w:sz w:val="32"/>
                <w:szCs w:val="32"/>
                <w:woUserID w:val="2"/>
              </w:rPr>
            </w:rPrChange>
            <w:woUserID w:val="2"/>
          </w:rPr>
          <w:t>...负...</w:t>
        </w:r>
      </w:ins>
      <w:ins w:id="702" w:author="Vance xu" w:date="2026-09-15T10:39:18Z">
        <w:r>
          <w:rPr>
            <w:rFonts w:hint="default" w:ascii="仿宋_GB2312" w:hAnsi="宋体" w:eastAsia="仿宋_GB2312" w:cs="仿宋_GB2312"/>
            <w:b w:val="0"/>
            <w:bCs w:val="0"/>
            <w:kern w:val="0"/>
            <w:sz w:val="32"/>
            <w:szCs w:val="32"/>
            <w:rPrChange w:id="703" w:author="Vance xu" w:date="2026-09-15T10:43:15Z">
              <w:rPr>
                <w:rFonts w:hint="default" w:ascii="仿宋_GB2312" w:hAnsi="宋体" w:eastAsia="仿宋_GB2312" w:cs="仿宋_GB2312"/>
                <w:kern w:val="0"/>
                <w:sz w:val="32"/>
                <w:szCs w:val="32"/>
                <w:woUserID w:val="2"/>
              </w:rPr>
            </w:rPrChange>
            <w:woUserID w:val="2"/>
          </w:rPr>
          <w:t>责任</w:t>
        </w:r>
      </w:ins>
      <w:ins w:id="704" w:author="Vance xu" w:date="2026-09-15T10:38:57Z">
        <w:r>
          <w:rPr>
            <w:rFonts w:hint="eastAsia"/>
            <w:b w:val="0"/>
            <w:bCs w:val="0"/>
            <w:lang w:eastAsia="zh"/>
            <w:rPrChange w:id="705" w:author="Vance xu" w:date="2026-09-15T10:43:15Z">
              <w:rPr>
                <w:rFonts w:hint="eastAsia"/>
                <w:lang w:eastAsia="zh"/>
                <w:woUserID w:val="2"/>
              </w:rPr>
            </w:rPrChange>
            <w:woUserID w:val="2"/>
          </w:rPr>
          <w:t>”</w:t>
        </w:r>
      </w:ins>
      <w:r>
        <w:rPr>
          <w:b w:val="0"/>
          <w:bCs w:val="0"/>
          <w:rPrChange w:id="706" w:author="Vance xu" w:date="2026-09-15T10:43:15Z">
            <w:rPr/>
          </w:rPrChange>
        </w:rPr>
        <w:t>的基本表达。允许</w:t>
      </w:r>
      <w:ins w:id="707" w:author="Vance xu" w:date="2026-09-15T08:40:06Z">
        <w:r>
          <w:rPr>
            <w:rFonts w:hint="eastAsia"/>
            <w:b w:val="0"/>
            <w:bCs w:val="0"/>
            <w:lang w:eastAsia="zh"/>
            <w:rPrChange w:id="708" w:author="Vance xu" w:date="2026-09-15T10:43:15Z">
              <w:rPr>
                <w:rFonts w:hint="eastAsia"/>
                <w:lang w:eastAsia="zh"/>
                <w:woUserID w:val="2"/>
              </w:rPr>
            </w:rPrChange>
            <w:woUserID w:val="2"/>
          </w:rPr>
          <w:t>“</w:t>
        </w:r>
      </w:ins>
      <w:ins w:id="709" w:author="Vance xu" w:date="2026-09-15T08:40:13Z">
        <w:r>
          <w:rPr>
            <w:rFonts w:hint="eastAsia"/>
            <w:b w:val="0"/>
            <w:bCs w:val="0"/>
            <w:lang w:eastAsia="zh"/>
            <w:rPrChange w:id="710" w:author="Vance xu" w:date="2026-09-15T10:43:15Z">
              <w:rPr>
                <w:rFonts w:hint="eastAsia"/>
                <w:lang w:eastAsia="zh"/>
                <w:woUserID w:val="2"/>
              </w:rPr>
            </w:rPrChange>
            <w:woUserID w:val="2"/>
          </w:rPr>
          <w:t>对</w:t>
        </w:r>
      </w:ins>
      <w:ins w:id="711" w:author="Vance xu" w:date="2026-09-15T08:40:06Z">
        <w:r>
          <w:rPr>
            <w:rFonts w:hint="eastAsia"/>
            <w:b w:val="0"/>
            <w:bCs w:val="0"/>
            <w:lang w:eastAsia="zh"/>
            <w:rPrChange w:id="712" w:author="Vance xu" w:date="2026-09-15T10:43:15Z">
              <w:rPr>
                <w:rFonts w:hint="eastAsia"/>
                <w:lang w:eastAsia="zh"/>
                <w:woUserID w:val="2"/>
              </w:rPr>
            </w:rPrChange>
            <w:woUserID w:val="2"/>
          </w:rPr>
          <w:t>”</w:t>
        </w:r>
      </w:ins>
      <w:r>
        <w:rPr>
          <w:b w:val="0"/>
          <w:bCs w:val="0"/>
          <w:rPrChange w:id="713" w:author="Vance xu" w:date="2026-09-15T10:43:15Z">
            <w:rPr/>
          </w:rPrChange>
        </w:rPr>
        <w:t>“负”“负有”等表达差异，责任属性可为准确性、一致性、真实性、完整性</w:t>
      </w:r>
      <w:ins w:id="714" w:author="Vance xu" w:date="2026-09-15T10:41:25Z">
        <w:r>
          <w:rPr>
            <w:rFonts w:hint="eastAsia"/>
            <w:b w:val="0"/>
            <w:bCs w:val="0"/>
            <w:lang w:eastAsia="zh"/>
            <w:rPrChange w:id="715" w:author="Vance xu" w:date="2026-09-15T10:43:15Z">
              <w:rPr>
                <w:rFonts w:hint="eastAsia"/>
                <w:lang w:eastAsia="zh"/>
                <w:woUserID w:val="2"/>
              </w:rPr>
            </w:rPrChange>
            <w:woUserID w:val="2"/>
          </w:rPr>
          <w:t>、</w:t>
        </w:r>
      </w:ins>
      <w:ins w:id="716" w:author="Vance xu" w:date="2026-09-15T10:41:20Z">
        <w:r>
          <w:rPr>
            <w:rFonts w:hint="eastAsia"/>
            <w:b w:val="0"/>
            <w:bCs w:val="0"/>
            <w:lang w:eastAsia="zh"/>
            <w:rPrChange w:id="717" w:author="Vance xu" w:date="2026-09-15T10:43:15Z">
              <w:rPr>
                <w:rFonts w:hint="eastAsia"/>
                <w:lang w:eastAsia="zh"/>
                <w:woUserID w:val="2"/>
              </w:rPr>
            </w:rPrChange>
            <w:woUserID w:val="2"/>
          </w:rPr>
          <w:t>合规性</w:t>
        </w:r>
      </w:ins>
      <w:ins w:id="718" w:author="Vance xu" w:date="2026-09-15T10:42:28Z">
        <w:r>
          <w:rPr>
            <w:rFonts w:hint="eastAsia"/>
            <w:b w:val="0"/>
            <w:bCs w:val="0"/>
            <w:lang w:eastAsia="zh"/>
            <w:rPrChange w:id="719" w:author="Vance xu" w:date="2026-09-15T10:43:15Z">
              <w:rPr>
                <w:rFonts w:hint="eastAsia"/>
                <w:lang w:eastAsia="zh"/>
                <w:woUserID w:val="2"/>
              </w:rPr>
            </w:rPrChange>
            <w:woUserID w:val="2"/>
          </w:rPr>
          <w:t>、</w:t>
        </w:r>
      </w:ins>
      <w:ins w:id="720" w:author="Vance xu" w:date="2026-09-15T10:42:29Z">
        <w:r>
          <w:rPr>
            <w:rFonts w:hint="eastAsia" w:ascii="仿宋_GB2312" w:hAnsi="宋体" w:eastAsia="仿宋_GB2312" w:cs="仿宋_GB2312"/>
            <w:b w:val="0"/>
            <w:bCs w:val="0"/>
            <w:kern w:val="0"/>
            <w:sz w:val="32"/>
            <w:szCs w:val="32"/>
            <w:lang w:eastAsia="zh"/>
            <w:rPrChange w:id="721" w:author="Vance xu" w:date="2026-09-15T10:43:15Z">
              <w:rPr>
                <w:rFonts w:hint="eastAsia" w:ascii="仿宋_GB2312" w:hAnsi="宋体" w:eastAsia="仿宋_GB2312" w:cs="仿宋_GB2312"/>
                <w:b w:val="0"/>
                <w:bCs w:val="0"/>
                <w:kern w:val="0"/>
                <w:sz w:val="32"/>
                <w:szCs w:val="32"/>
                <w:lang w:eastAsia="zh"/>
                <w:woUserID w:val="2"/>
              </w:rPr>
            </w:rPrChange>
            <w:woUserID w:val="2"/>
          </w:rPr>
          <w:t>真实</w:t>
        </w:r>
      </w:ins>
      <w:ins w:id="722" w:author="Vance xu" w:date="2026-09-15T10:42:33Z">
        <w:r>
          <w:rPr>
            <w:rFonts w:hint="eastAsia"/>
            <w:b w:val="0"/>
            <w:bCs w:val="0"/>
            <w:lang w:eastAsia="zh"/>
            <w:rPrChange w:id="723" w:author="Vance xu" w:date="2026-09-15T10:43:15Z">
              <w:rPr>
                <w:rFonts w:hint="eastAsia"/>
                <w:lang w:eastAsia="zh"/>
                <w:woUserID w:val="2"/>
              </w:rPr>
            </w:rPrChange>
            <w:woUserID w:val="2"/>
          </w:rPr>
          <w:t>性</w:t>
        </w:r>
      </w:ins>
      <w:ins w:id="724" w:author="Vance xu" w:date="2026-09-15T10:43:09Z">
        <w:r>
          <w:rPr>
            <w:rFonts w:hint="eastAsia"/>
            <w:b w:val="0"/>
            <w:bCs w:val="0"/>
            <w:lang w:eastAsia="zh"/>
            <w:rPrChange w:id="725" w:author="Vance xu" w:date="2026-09-15T10:43:15Z">
              <w:rPr>
                <w:rFonts w:hint="eastAsia"/>
                <w:lang w:eastAsia="zh"/>
                <w:woUserID w:val="2"/>
              </w:rPr>
            </w:rPrChange>
            <w:woUserID w:val="2"/>
          </w:rPr>
          <w:t>、</w:t>
        </w:r>
      </w:ins>
      <w:ins w:id="726" w:author="Vance xu" w:date="2026-09-15T10:43:04Z">
        <w:r>
          <w:rPr>
            <w:rFonts w:hint="eastAsia" w:ascii="宋体" w:hAnsi="宋体" w:eastAsia="宋体" w:cs="宋体"/>
            <w:b w:val="0"/>
            <w:bCs w:val="0"/>
            <w:color w:val="000000"/>
            <w:kern w:val="0"/>
            <w:sz w:val="31"/>
            <w:szCs w:val="31"/>
            <w:lang w:val="en-US" w:eastAsia="zh-CN" w:bidi="ar"/>
            <w:rPrChange w:id="727" w:author="Vance xu" w:date="2026-09-15T10:43:15Z">
              <w:rPr>
                <w:rFonts w:hint="eastAsia" w:ascii="宋体" w:hAnsi="宋体" w:eastAsia="宋体" w:cs="宋体"/>
                <w:b/>
                <w:bCs/>
                <w:color w:val="000000"/>
                <w:kern w:val="0"/>
                <w:sz w:val="31"/>
                <w:szCs w:val="31"/>
                <w:lang w:val="en-US" w:eastAsia="zh-CN" w:bidi="ar"/>
                <w:woUserID w:val="2"/>
              </w:rPr>
            </w:rPrChange>
            <w:woUserID w:val="2"/>
          </w:rPr>
          <w:t>完整性</w:t>
        </w:r>
      </w:ins>
      <w:ins w:id="728" w:author="Vance xu" w:date="2026-09-15T10:43:11Z">
        <w:r>
          <w:rPr>
            <w:rFonts w:hint="eastAsia" w:ascii="宋体" w:hAnsi="宋体" w:eastAsia="宋体" w:cs="宋体"/>
            <w:b w:val="0"/>
            <w:bCs w:val="0"/>
            <w:color w:val="000000"/>
            <w:kern w:val="0"/>
            <w:sz w:val="31"/>
            <w:szCs w:val="31"/>
            <w:lang w:val="en-US" w:eastAsia="zh" w:bidi="ar"/>
            <w:rPrChange w:id="729" w:author="Vance xu" w:date="2026-09-15T10:43:15Z">
              <w:rPr>
                <w:rFonts w:hint="eastAsia" w:ascii="宋体" w:hAnsi="宋体" w:eastAsia="宋体" w:cs="宋体"/>
                <w:b/>
                <w:bCs/>
                <w:color w:val="000000"/>
                <w:kern w:val="0"/>
                <w:sz w:val="31"/>
                <w:szCs w:val="31"/>
                <w:lang w:val="en-US" w:eastAsia="zh" w:bidi="ar"/>
                <w:woUserID w:val="2"/>
              </w:rPr>
            </w:rPrChange>
            <w:woUserID w:val="2"/>
          </w:rPr>
          <w:t>、</w:t>
        </w:r>
      </w:ins>
      <w:ins w:id="730" w:author="Vance xu" w:date="2026-09-15T10:43:04Z">
        <w:r>
          <w:rPr>
            <w:rFonts w:hint="eastAsia" w:ascii="宋体" w:hAnsi="宋体" w:eastAsia="宋体" w:cs="宋体"/>
            <w:b w:val="0"/>
            <w:bCs w:val="0"/>
            <w:color w:val="000000"/>
            <w:kern w:val="0"/>
            <w:sz w:val="31"/>
            <w:szCs w:val="31"/>
            <w:lang w:val="en-US" w:eastAsia="zh-CN" w:bidi="ar"/>
            <w:rPrChange w:id="731" w:author="Vance xu" w:date="2026-09-15T10:43:15Z">
              <w:rPr>
                <w:rFonts w:hint="eastAsia" w:ascii="宋体" w:hAnsi="宋体" w:eastAsia="宋体" w:cs="宋体"/>
                <w:b/>
                <w:bCs/>
                <w:color w:val="000000"/>
                <w:kern w:val="0"/>
                <w:sz w:val="31"/>
                <w:szCs w:val="31"/>
                <w:lang w:val="en-US" w:eastAsia="zh-CN" w:bidi="ar"/>
                <w:woUserID w:val="2"/>
              </w:rPr>
            </w:rPrChange>
            <w:woUserID w:val="2"/>
          </w:rPr>
          <w:t>有效性</w:t>
        </w:r>
      </w:ins>
      <w:ins w:id="732" w:author="Vance xu" w:date="2026-09-15T10:43:13Z">
        <w:r>
          <w:rPr>
            <w:rFonts w:hint="eastAsia" w:ascii="宋体" w:hAnsi="宋体" w:eastAsia="宋体" w:cs="宋体"/>
            <w:b w:val="0"/>
            <w:bCs w:val="0"/>
            <w:color w:val="000000"/>
            <w:kern w:val="0"/>
            <w:sz w:val="31"/>
            <w:szCs w:val="31"/>
            <w:lang w:val="en-US" w:eastAsia="zh" w:bidi="ar"/>
            <w:rPrChange w:id="733" w:author="Vance xu" w:date="2026-09-15T10:43:15Z">
              <w:rPr>
                <w:rFonts w:hint="eastAsia" w:ascii="宋体" w:hAnsi="宋体" w:eastAsia="宋体" w:cs="宋体"/>
                <w:b/>
                <w:bCs/>
                <w:color w:val="000000"/>
                <w:kern w:val="0"/>
                <w:sz w:val="31"/>
                <w:szCs w:val="31"/>
                <w:lang w:val="en-US" w:eastAsia="zh" w:bidi="ar"/>
                <w:woUserID w:val="2"/>
              </w:rPr>
            </w:rPrChange>
            <w:woUserID w:val="2"/>
          </w:rPr>
          <w:t>、</w:t>
        </w:r>
      </w:ins>
      <w:ins w:id="734" w:author="Vance xu" w:date="2026-09-15T10:43:04Z">
        <w:r>
          <w:rPr>
            <w:rFonts w:hint="eastAsia" w:ascii="宋体" w:hAnsi="宋体" w:eastAsia="宋体" w:cs="宋体"/>
            <w:b w:val="0"/>
            <w:bCs w:val="0"/>
            <w:color w:val="000000"/>
            <w:kern w:val="0"/>
            <w:sz w:val="31"/>
            <w:szCs w:val="31"/>
            <w:lang w:val="en-US" w:eastAsia="zh-CN" w:bidi="ar"/>
            <w:rPrChange w:id="735" w:author="Vance xu" w:date="2026-09-15T10:43:15Z">
              <w:rPr>
                <w:rFonts w:hint="eastAsia" w:ascii="宋体" w:hAnsi="宋体" w:eastAsia="宋体" w:cs="宋体"/>
                <w:b/>
                <w:bCs/>
                <w:color w:val="000000"/>
                <w:kern w:val="0"/>
                <w:sz w:val="31"/>
                <w:szCs w:val="31"/>
                <w:lang w:val="en-US" w:eastAsia="zh-CN" w:bidi="ar"/>
                <w:woUserID w:val="2"/>
              </w:rPr>
            </w:rPrChange>
            <w:woUserID w:val="2"/>
          </w:rPr>
          <w:t>及时性</w:t>
        </w:r>
      </w:ins>
      <w:ins w:id="736" w:author="Vance xu" w:date="2026-09-15T10:44:28Z">
        <w:r>
          <w:rPr>
            <w:rFonts w:hint="eastAsia" w:ascii="宋体" w:hAnsi="宋体" w:eastAsia="宋体" w:cs="宋体"/>
            <w:b w:val="0"/>
            <w:bCs w:val="0"/>
            <w:color w:val="000000"/>
            <w:kern w:val="0"/>
            <w:sz w:val="31"/>
            <w:szCs w:val="31"/>
            <w:lang w:val="en-US" w:eastAsia="zh" w:bidi="ar"/>
            <w:woUserID w:val="2"/>
          </w:rPr>
          <w:t>，</w:t>
        </w:r>
      </w:ins>
      <w:del w:id="737" w:author="Vance xu" w:date="2026-09-15T10:45:11Z">
        <w:r>
          <w:rPr/>
          <w:delText>等</w:delText>
        </w:r>
      </w:del>
      <w:del w:id="738" w:author="Vance xu" w:date="2026-09-15T10:45:12Z">
        <w:r>
          <w:rPr/>
          <w:delText>，</w:delText>
        </w:r>
      </w:del>
      <w:r>
        <w:t>不要求各属性同时出现，不逐字套用固定句式</w:t>
      </w:r>
      <w:ins w:id="739" w:author="Vance xu" w:date="2026-09-15T08:46:46Z">
        <w:r>
          <w:rPr>
            <w:rFonts w:hint="eastAsia"/>
            <w:lang w:eastAsia="zh"/>
            <w:woUserID w:val="2"/>
          </w:rPr>
          <w:t>，</w:t>
        </w:r>
      </w:ins>
      <w:ins w:id="740" w:author="Vance xu" w:date="2026-09-15T08:46:55Z">
        <w:r>
          <w:rPr>
            <w:rFonts w:hint="eastAsia"/>
            <w:lang w:eastAsia="zh"/>
            <w:woUserID w:val="2"/>
          </w:rPr>
          <w:t>无</w:t>
        </w:r>
      </w:ins>
      <w:ins w:id="741" w:author="Vance xu" w:date="2026-09-15T08:46:57Z">
        <w:r>
          <w:rPr>
            <w:rFonts w:hint="eastAsia"/>
            <w:lang w:eastAsia="zh"/>
            <w:woUserID w:val="2"/>
          </w:rPr>
          <w:t>上述</w:t>
        </w:r>
      </w:ins>
      <w:ins w:id="742" w:author="Vance xu" w:date="2026-09-15T08:46:59Z">
        <w:r>
          <w:rPr>
            <w:rFonts w:hint="eastAsia"/>
            <w:lang w:eastAsia="zh"/>
            <w:woUserID w:val="2"/>
          </w:rPr>
          <w:t>字段</w:t>
        </w:r>
      </w:ins>
      <w:ins w:id="743" w:author="Vance xu" w:date="2026-09-15T08:47:00Z">
        <w:r>
          <w:rPr>
            <w:rFonts w:hint="eastAsia"/>
            <w:lang w:eastAsia="zh"/>
            <w:woUserID w:val="2"/>
          </w:rPr>
          <w:t>的</w:t>
        </w:r>
      </w:ins>
      <w:ins w:id="744" w:author="Vance xu" w:date="2026-09-15T08:47:06Z">
        <w:r>
          <w:rPr>
            <w:rFonts w:hint="eastAsia"/>
            <w:lang w:eastAsia="zh"/>
            <w:woUserID w:val="2"/>
          </w:rPr>
          <w:t>，</w:t>
        </w:r>
      </w:ins>
      <w:ins w:id="745" w:author="Vance xu" w:date="2026-09-15T08:47:02Z">
        <w:r>
          <w:rPr>
            <w:rFonts w:hint="eastAsia"/>
            <w:lang w:eastAsia="zh"/>
            <w:woUserID w:val="2"/>
          </w:rPr>
          <w:t>请提示“岗位职责请按照国网标准句式编制。”</w:t>
        </w:r>
      </w:ins>
      <w:del w:id="746" w:author="Vance xu" w:date="2026-09-15T08:46:45Z">
        <w:r>
          <w:rPr/>
          <w:delText>。</w:delText>
        </w:r>
      </w:del>
      <w:ins w:id="747" w:author="Vance xu" w:date="2026-09-15T10:54:57Z">
        <w:r>
          <w:rPr>
            <w:rFonts w:hint="eastAsia"/>
            <w:lang w:eastAsia="zh"/>
            <w:woUserID w:val="2"/>
          </w:rPr>
          <w:t>不用</w:t>
        </w:r>
      </w:ins>
      <w:ins w:id="748" w:author="Vance xu" w:date="2026-09-15T10:54:59Z">
        <w:r>
          <w:rPr>
            <w:rFonts w:hint="eastAsia"/>
            <w:lang w:eastAsia="zh"/>
            <w:woUserID w:val="2"/>
          </w:rPr>
          <w:t>提示</w:t>
        </w:r>
      </w:ins>
      <w:ins w:id="749" w:author="Vance xu" w:date="2026-09-15T10:55:00Z">
        <w:r>
          <w:rPr>
            <w:rFonts w:hint="eastAsia"/>
            <w:lang w:eastAsia="zh"/>
            <w:woUserID w:val="2"/>
          </w:rPr>
          <w:t>别的</w:t>
        </w:r>
      </w:ins>
      <w:ins w:id="750" w:author="Vance xu" w:date="2026-09-15T10:55:01Z">
        <w:r>
          <w:rPr>
            <w:rFonts w:hint="eastAsia"/>
            <w:lang w:eastAsia="zh"/>
            <w:woUserID w:val="2"/>
          </w:rPr>
          <w:t>信息</w:t>
        </w:r>
      </w:ins>
      <w:ins w:id="751" w:author="Vance xu" w:date="2026-09-15T10:55:05Z">
        <w:r>
          <w:rPr>
            <w:rFonts w:hint="eastAsia"/>
            <w:lang w:eastAsia="zh"/>
            <w:woUserID w:val="2"/>
          </w:rPr>
          <w:t>。</w:t>
        </w:r>
      </w:ins>
    </w:p>
    <w:p w14:paraId="6AD6EFFB">
      <w:pPr>
        <w:snapToGrid w:val="0"/>
      </w:pPr>
      <w:r>
        <w:t>仅描述“负责采购”“完成审核”等动作，缺少明确责任表述的，</w:t>
      </w:r>
      <w:ins w:id="752" w:author="Vance xu" w:date="2026-09-15T08:40:37Z">
        <w:r>
          <w:rPr>
            <w:rFonts w:hint="eastAsia"/>
            <w:lang w:eastAsia="zh"/>
            <w:woUserID w:val="2"/>
          </w:rPr>
          <w:t>请</w:t>
        </w:r>
      </w:ins>
      <w:ins w:id="753" w:author="Vance xu" w:date="2026-09-15T08:40:38Z">
        <w:r>
          <w:rPr>
            <w:rFonts w:hint="eastAsia"/>
            <w:lang w:eastAsia="zh"/>
            <w:woUserID w:val="2"/>
          </w:rPr>
          <w:t>提示</w:t>
        </w:r>
      </w:ins>
      <w:ins w:id="754" w:author="Vance xu" w:date="2026-09-15T08:40:40Z">
        <w:r>
          <w:rPr>
            <w:rFonts w:hint="eastAsia"/>
            <w:lang w:eastAsia="zh"/>
            <w:woUserID w:val="2"/>
          </w:rPr>
          <w:t>“</w:t>
        </w:r>
      </w:ins>
      <w:ins w:id="755" w:author="Vance xu" w:date="2026-09-15T08:41:01Z">
        <w:r>
          <w:rPr>
            <w:rFonts w:hint="eastAsia"/>
            <w:lang w:eastAsia="zh"/>
            <w:woUserID w:val="2"/>
          </w:rPr>
          <w:t>岗位职责</w:t>
        </w:r>
      </w:ins>
      <w:ins w:id="756" w:author="Vance xu" w:date="2026-09-15T08:40:41Z">
        <w:r>
          <w:rPr>
            <w:rFonts w:hint="eastAsia"/>
            <w:lang w:eastAsia="zh"/>
            <w:woUserID w:val="2"/>
          </w:rPr>
          <w:t>请</w:t>
        </w:r>
      </w:ins>
      <w:ins w:id="757" w:author="Vance xu" w:date="2026-09-15T08:40:47Z">
        <w:r>
          <w:rPr>
            <w:rFonts w:hint="eastAsia"/>
            <w:lang w:eastAsia="zh"/>
            <w:woUserID w:val="2"/>
          </w:rPr>
          <w:t>按照</w:t>
        </w:r>
      </w:ins>
      <w:ins w:id="758" w:author="Vance xu" w:date="2026-09-15T08:40:48Z">
        <w:r>
          <w:rPr>
            <w:rFonts w:hint="eastAsia"/>
            <w:lang w:eastAsia="zh"/>
            <w:woUserID w:val="2"/>
          </w:rPr>
          <w:t>国网</w:t>
        </w:r>
      </w:ins>
      <w:ins w:id="759" w:author="Vance xu" w:date="2026-09-15T08:40:49Z">
        <w:r>
          <w:rPr>
            <w:rFonts w:hint="eastAsia"/>
            <w:lang w:eastAsia="zh"/>
            <w:woUserID w:val="2"/>
          </w:rPr>
          <w:t>标准</w:t>
        </w:r>
      </w:ins>
      <w:ins w:id="760" w:author="Vance xu" w:date="2026-09-15T08:40:50Z">
        <w:r>
          <w:rPr>
            <w:rFonts w:hint="eastAsia"/>
            <w:lang w:eastAsia="zh"/>
            <w:woUserID w:val="2"/>
          </w:rPr>
          <w:t>句式</w:t>
        </w:r>
      </w:ins>
      <w:ins w:id="761" w:author="Vance xu" w:date="2026-09-15T08:40:53Z">
        <w:r>
          <w:rPr>
            <w:rFonts w:hint="eastAsia"/>
            <w:lang w:eastAsia="zh"/>
            <w:woUserID w:val="2"/>
          </w:rPr>
          <w:t>编制</w:t>
        </w:r>
      </w:ins>
      <w:ins w:id="762" w:author="Vance xu" w:date="2026-09-15T08:40:55Z">
        <w:r>
          <w:rPr>
            <w:rFonts w:hint="eastAsia"/>
            <w:lang w:eastAsia="zh"/>
            <w:woUserID w:val="2"/>
          </w:rPr>
          <w:t>。</w:t>
        </w:r>
      </w:ins>
      <w:ins w:id="763" w:author="Vance xu" w:date="2026-09-15T08:40:40Z">
        <w:r>
          <w:rPr>
            <w:rFonts w:hint="eastAsia"/>
            <w:lang w:eastAsia="zh"/>
            <w:woUserID w:val="2"/>
          </w:rPr>
          <w:t>”</w:t>
        </w:r>
      </w:ins>
      <w:del w:id="764" w:author="Vance xu" w:date="2026-09-15T08:40:36Z">
        <w:r>
          <w:rPr/>
          <w:delText>提出问题</w:delText>
        </w:r>
      </w:del>
      <w:r>
        <w:t>。包含符合要求的责任表述即可，本项不评价职责内容是否充分、是否符合实际业务。</w:t>
      </w:r>
    </w:p>
    <w:p w14:paraId="6631BF59">
      <w:pPr>
        <w:pStyle w:val="4"/>
        <w:snapToGrid w:val="0"/>
      </w:pPr>
      <w:r>
        <w:t>（十一）角色与责任类型对应</w:t>
      </w:r>
    </w:p>
    <w:p w14:paraId="3AA8820B">
      <w:pPr>
        <w:snapToGrid w:val="0"/>
        <w:rPr>
          <w:ins w:id="765" w:author="Henry" w:date="2026-09-15T09:52:47Z"/>
          <w:rFonts w:hint="eastAsia" w:eastAsia="华文仿宋"/>
          <w:lang w:eastAsia="zh"/>
          <w:woUserID w:val="3"/>
        </w:rPr>
      </w:pPr>
      <w:ins w:id="766" w:author="Henry" w:date="2026-09-15T09:54:21Z">
        <w:r>
          <w:rPr>
            <w:rFonts w:hint="eastAsia"/>
            <w:lang w:eastAsia="zh"/>
            <w:woUserID w:val="3"/>
          </w:rPr>
          <w:t>检查口径：按</w:t>
        </w:r>
      </w:ins>
      <w:ins w:id="767" w:author="Henry" w:date="2026-09-15T09:54:33Z">
        <w:r>
          <w:rPr>
            <w:rFonts w:hint="eastAsia"/>
            <w:lang w:eastAsia="zh"/>
            <w:woUserID w:val="3"/>
          </w:rPr>
          <w:t>“</w:t>
        </w:r>
      </w:ins>
      <w:ins w:id="768" w:author="Henry" w:date="2026-09-15T09:54:21Z">
        <w:r>
          <w:rPr>
            <w:rFonts w:hint="eastAsia"/>
            <w:lang w:eastAsia="zh"/>
            <w:woUserID w:val="3"/>
          </w:rPr>
          <w:t>经办对应主体责任、审核对应审核责任、审批对应审批责任</w:t>
        </w:r>
      </w:ins>
      <w:ins w:id="769" w:author="Henry" w:date="2026-09-15T09:54:39Z">
        <w:r>
          <w:rPr>
            <w:rFonts w:hint="eastAsia"/>
            <w:lang w:eastAsia="zh"/>
            <w:woUserID w:val="3"/>
          </w:rPr>
          <w:t>”</w:t>
        </w:r>
      </w:ins>
      <w:ins w:id="770" w:author="Henry" w:date="2026-09-15T09:54:21Z">
        <w:r>
          <w:rPr>
            <w:rFonts w:hint="eastAsia"/>
            <w:lang w:eastAsia="zh"/>
            <w:woUserID w:val="3"/>
          </w:rPr>
          <w:t>的对应关系执行检查</w:t>
        </w:r>
      </w:ins>
      <w:ins w:id="771" w:author="Vance xu" w:date="2026-09-15T10:32:08Z">
        <w:r>
          <w:rPr>
            <w:rFonts w:hint="eastAsia"/>
            <w:lang w:eastAsia="zh"/>
            <w:woUserID w:val="2"/>
          </w:rPr>
          <w:t>。</w:t>
        </w:r>
      </w:ins>
      <w:ins w:id="772" w:author="Henry" w:date="2026-09-15T09:54:21Z">
        <w:del w:id="773" w:author="Vance xu" w:date="2026-09-15T10:31:56Z">
          <w:r>
            <w:rPr>
              <w:rFonts w:hint="eastAsia"/>
              <w:lang w:eastAsia="zh"/>
              <w:woUserID w:val="3"/>
            </w:rPr>
            <w:delText>。</w:delText>
          </w:r>
        </w:del>
      </w:ins>
    </w:p>
    <w:p w14:paraId="4DA76EAA">
      <w:pPr>
        <w:snapToGrid w:val="0"/>
        <w:rPr>
          <w:ins w:id="774" w:author="Henry" w:date="2026-09-15T09:55:29Z"/>
          <w:rFonts w:hint="eastAsia"/>
          <w:lang w:eastAsia="zh"/>
          <w:woUserID w:val="3"/>
        </w:rPr>
      </w:pPr>
      <w:ins w:id="775" w:author="Henry" w:date="2026-09-15T09:55:29Z">
        <w:r>
          <w:rPr>
            <w:rFonts w:hint="eastAsia"/>
            <w:lang w:eastAsia="zh"/>
            <w:woUserID w:val="3"/>
          </w:rPr>
          <w:t>一、岗位清单存在明确角色字段时</w:t>
        </w:r>
      </w:ins>
    </w:p>
    <w:p w14:paraId="77E70762">
      <w:pPr>
        <w:snapToGrid w:val="0"/>
        <w:rPr>
          <w:ins w:id="776" w:author="Henry" w:date="2026-09-15T09:55:29Z"/>
          <w:del w:id="777" w:author="Vance xu" w:date="2026-09-15T10:32:43Z"/>
          <w:rFonts w:hint="eastAsia"/>
          <w:lang w:eastAsia="zh"/>
          <w:woUserID w:val="3"/>
        </w:rPr>
      </w:pPr>
      <w:ins w:id="778" w:author="Henry" w:date="2026-09-15T09:55:29Z">
        <w:r>
          <w:rPr>
            <w:rFonts w:hint="eastAsia"/>
            <w:lang w:eastAsia="zh"/>
            <w:woUserID w:val="3"/>
          </w:rPr>
          <w:t>将角色字段与岗位职责中的责任类型进行比对，存在明确不一致的，指出具体角色与责任表述之间的冲突，并给出提示</w:t>
        </w:r>
      </w:ins>
      <w:ins w:id="779" w:author="Vance xu" w:date="2026-09-15T10:32:40Z">
        <w:r>
          <w:rPr>
            <w:rFonts w:hint="eastAsia"/>
            <w:lang w:eastAsia="zh"/>
            <w:woUserID w:val="2"/>
          </w:rPr>
          <w:t>词</w:t>
        </w:r>
      </w:ins>
      <w:ins w:id="780" w:author="Henry" w:date="2026-09-15T09:55:29Z">
        <w:r>
          <w:rPr>
            <w:rFonts w:hint="eastAsia"/>
            <w:lang w:eastAsia="zh"/>
            <w:woUserID w:val="3"/>
          </w:rPr>
          <w:t>：</w:t>
        </w:r>
      </w:ins>
    </w:p>
    <w:p w14:paraId="402CE553">
      <w:pPr>
        <w:snapToGrid w:val="0"/>
        <w:ind w:firstLine="0"/>
        <w:rPr>
          <w:ins w:id="782" w:author="Henry" w:date="2026-09-15T09:53:28Z"/>
          <w:rFonts w:hint="eastAsia"/>
          <w:lang w:eastAsia="zh"/>
          <w:woUserID w:val="2"/>
        </w:rPr>
        <w:pPrChange w:id="781" w:author="Henry" w:date="2026-09-15T09:55:42Z">
          <w:pPr>
            <w:snapToGrid w:val="0"/>
          </w:pPr>
        </w:pPrChange>
      </w:pPr>
      <w:ins w:id="783" w:author="Henry" w:date="2026-09-15T09:55:45Z">
        <w:r>
          <w:rPr>
            <w:rFonts w:hint="eastAsia"/>
            <w:lang w:eastAsia="zh"/>
            <w:woUserID w:val="3"/>
          </w:rPr>
          <w:t>“</w:t>
        </w:r>
      </w:ins>
      <w:ins w:id="784" w:author="Henry" w:date="2026-09-15T09:55:29Z">
        <w:r>
          <w:rPr>
            <w:rFonts w:hint="eastAsia"/>
            <w:lang w:eastAsia="zh"/>
            <w:woUserID w:val="3"/>
          </w:rPr>
          <w:t>经办对应主体责任、审核对应审核责任、审批对应审批责任。</w:t>
        </w:r>
      </w:ins>
      <w:ins w:id="785" w:author="Henry" w:date="2026-09-15T09:55:53Z">
        <w:r>
          <w:rPr>
            <w:rFonts w:hint="eastAsia"/>
            <w:lang w:eastAsia="zh"/>
            <w:woUserID w:val="3"/>
          </w:rPr>
          <w:t>”</w:t>
        </w:r>
      </w:ins>
      <w:ins w:id="786" w:author="Vance xu" w:date="2026-09-15T10:32:59Z">
        <w:r>
          <w:rPr>
            <w:rFonts w:hint="eastAsia"/>
            <w:lang w:eastAsia="zh"/>
            <w:woUserID w:val="2"/>
          </w:rPr>
          <w:t>，</w:t>
        </w:r>
      </w:ins>
      <w:ins w:id="787" w:author="Vance xu" w:date="2026-09-15T10:32:52Z">
        <w:r>
          <w:rPr>
            <w:rFonts w:hint="eastAsia"/>
            <w:lang w:eastAsia="zh"/>
            <w:woUserID w:val="2"/>
          </w:rPr>
          <w:t>不需要</w:t>
        </w:r>
      </w:ins>
      <w:ins w:id="788" w:author="Vance xu" w:date="2026-09-15T10:32:53Z">
        <w:r>
          <w:rPr>
            <w:rFonts w:hint="eastAsia"/>
            <w:lang w:eastAsia="zh"/>
            <w:woUserID w:val="2"/>
          </w:rPr>
          <w:t>多的</w:t>
        </w:r>
      </w:ins>
      <w:ins w:id="789" w:author="Vance xu" w:date="2026-09-15T10:32:55Z">
        <w:r>
          <w:rPr>
            <w:rFonts w:hint="eastAsia"/>
            <w:lang w:eastAsia="zh"/>
            <w:woUserID w:val="2"/>
          </w:rPr>
          <w:t>提示词</w:t>
        </w:r>
      </w:ins>
      <w:ins w:id="790" w:author="Vance xu" w:date="2026-09-15T10:32:57Z">
        <w:r>
          <w:rPr>
            <w:rFonts w:hint="eastAsia"/>
            <w:lang w:eastAsia="zh"/>
            <w:woUserID w:val="2"/>
          </w:rPr>
          <w:t>。</w:t>
        </w:r>
      </w:ins>
    </w:p>
    <w:p w14:paraId="0D385215">
      <w:pPr>
        <w:snapToGrid w:val="0"/>
        <w:rPr>
          <w:ins w:id="791" w:author="Henry" w:date="2026-09-15T09:56:32Z"/>
          <w:rFonts w:hint="eastAsia"/>
          <w:lang w:eastAsia="zh"/>
          <w:woUserID w:val="3"/>
        </w:rPr>
      </w:pPr>
      <w:ins w:id="792" w:author="Henry" w:date="2026-09-15T09:56:32Z">
        <w:r>
          <w:rPr>
            <w:rFonts w:hint="eastAsia"/>
            <w:lang w:eastAsia="zh"/>
            <w:woUserID w:val="3"/>
          </w:rPr>
          <w:t>二、岗位清单无角色字段时</w:t>
        </w:r>
      </w:ins>
    </w:p>
    <w:p w14:paraId="6F73A392">
      <w:pPr>
        <w:snapToGrid w:val="0"/>
        <w:ind w:firstLine="0"/>
        <w:rPr>
          <w:ins w:id="794" w:author="Henry" w:date="2026-09-15T09:56:29Z"/>
          <w:rFonts w:hint="eastAsia"/>
          <w:lang w:eastAsia="zh"/>
          <w:woUserID w:val="2"/>
        </w:rPr>
        <w:pPrChange w:id="793" w:author="Vance xu" w:date="2026-09-15T18:11:26Z">
          <w:pPr>
            <w:snapToGrid w:val="0"/>
          </w:pPr>
        </w:pPrChange>
      </w:pPr>
      <w:ins w:id="795" w:author="Henry" w:date="2026-09-15T09:56:32Z">
        <w:r>
          <w:rPr>
            <w:rFonts w:hint="eastAsia"/>
            <w:lang w:eastAsia="zh"/>
            <w:woUserID w:val="3"/>
          </w:rPr>
          <w:t>可从</w:t>
        </w:r>
      </w:ins>
      <w:ins w:id="796" w:author="Henry" w:date="2026-09-15T09:56:39Z">
        <w:r>
          <w:rPr>
            <w:rFonts w:hint="eastAsia"/>
            <w:lang w:eastAsia="zh"/>
            <w:woUserID w:val="3"/>
          </w:rPr>
          <w:t>“</w:t>
        </w:r>
      </w:ins>
      <w:ins w:id="797" w:author="Henry" w:date="2026-09-15T09:56:32Z">
        <w:r>
          <w:rPr>
            <w:rFonts w:hint="eastAsia"/>
            <w:lang w:eastAsia="zh"/>
            <w:woUserID w:val="3"/>
          </w:rPr>
          <w:t>负主体责任</w:t>
        </w:r>
      </w:ins>
      <w:ins w:id="798" w:author="Henry" w:date="2026-09-15T09:56:45Z">
        <w:r>
          <w:rPr>
            <w:rFonts w:hint="eastAsia"/>
            <w:lang w:eastAsia="zh"/>
            <w:woUserID w:val="3"/>
          </w:rPr>
          <w:t>”</w:t>
        </w:r>
      </w:ins>
      <w:ins w:id="799" w:author="Henry" w:date="2026-09-15T09:56:50Z">
        <w:r>
          <w:rPr>
            <w:rFonts w:hint="eastAsia"/>
            <w:lang w:eastAsia="zh"/>
            <w:woUserID w:val="3"/>
          </w:rPr>
          <w:t>“</w:t>
        </w:r>
      </w:ins>
      <w:ins w:id="800" w:author="Henry" w:date="2026-09-15T09:56:32Z">
        <w:r>
          <w:rPr>
            <w:rFonts w:hint="eastAsia"/>
            <w:lang w:eastAsia="zh"/>
            <w:woUserID w:val="3"/>
          </w:rPr>
          <w:t>负审核责任</w:t>
        </w:r>
      </w:ins>
      <w:ins w:id="801" w:author="Henry" w:date="2026-09-15T09:56:56Z">
        <w:r>
          <w:rPr>
            <w:rFonts w:hint="eastAsia"/>
            <w:lang w:eastAsia="zh"/>
            <w:woUserID w:val="3"/>
          </w:rPr>
          <w:t>”</w:t>
        </w:r>
      </w:ins>
      <w:ins w:id="802" w:author="Henry" w:date="2026-09-15T09:57:04Z">
        <w:r>
          <w:rPr>
            <w:rFonts w:hint="eastAsia"/>
            <w:lang w:eastAsia="zh"/>
            <w:woUserID w:val="3"/>
          </w:rPr>
          <w:t>“</w:t>
        </w:r>
      </w:ins>
      <w:ins w:id="803" w:author="Henry" w:date="2026-09-15T09:56:32Z">
        <w:r>
          <w:rPr>
            <w:rFonts w:hint="eastAsia"/>
            <w:lang w:eastAsia="zh"/>
            <w:woUserID w:val="3"/>
          </w:rPr>
          <w:t>负审批责任</w:t>
        </w:r>
      </w:ins>
      <w:ins w:id="804" w:author="Henry" w:date="2026-09-15T09:57:10Z">
        <w:r>
          <w:rPr>
            <w:rFonts w:hint="eastAsia"/>
            <w:lang w:eastAsia="zh"/>
            <w:woUserID w:val="3"/>
          </w:rPr>
          <w:t>”</w:t>
        </w:r>
      </w:ins>
      <w:ins w:id="805" w:author="Henry" w:date="2026-09-15T09:56:32Z">
        <w:r>
          <w:rPr>
            <w:rFonts w:hint="eastAsia"/>
            <w:lang w:eastAsia="zh"/>
            <w:woUserID w:val="3"/>
          </w:rPr>
          <w:t>等明确表述中提取角色，提取结果仅供第八项检查使用，但不得据此声称已完成独立的一致性验证。</w:t>
        </w:r>
      </w:ins>
    </w:p>
    <w:p w14:paraId="6EE238DA">
      <w:pPr>
        <w:snapToGrid w:val="0"/>
        <w:rPr>
          <w:ins w:id="806" w:author="Henry" w:date="2026-09-15T09:58:19Z"/>
          <w:rFonts w:hint="eastAsia"/>
          <w:lang w:eastAsia="zh"/>
          <w:woUserID w:val="3"/>
        </w:rPr>
      </w:pPr>
      <w:ins w:id="807" w:author="Henry" w:date="2026-09-15T09:58:19Z">
        <w:r>
          <w:rPr>
            <w:rFonts w:hint="eastAsia"/>
            <w:lang w:eastAsia="zh"/>
            <w:woUserID w:val="3"/>
          </w:rPr>
          <w:t>三、禁止事项</w:t>
        </w:r>
      </w:ins>
    </w:p>
    <w:p w14:paraId="02EA0673">
      <w:pPr>
        <w:snapToGrid w:val="0"/>
        <w:rPr>
          <w:ins w:id="808" w:author="Henry" w:date="2026-09-15T09:58:29Z"/>
          <w:rFonts w:hint="eastAsia"/>
          <w:lang w:eastAsia="zh"/>
          <w:woUserID w:val="3"/>
        </w:rPr>
      </w:pPr>
      <w:ins w:id="809" w:author="Henry" w:date="2026-09-15T09:58:19Z">
        <w:r>
          <w:rPr>
            <w:rFonts w:hint="eastAsia"/>
            <w:lang w:eastAsia="zh"/>
            <w:woUserID w:val="3"/>
          </w:rPr>
          <w:t>不得仅凭岗位名称或职责描述中的普通动作词推断角色。</w:t>
        </w:r>
      </w:ins>
    </w:p>
    <w:p w14:paraId="7F48B341">
      <w:pPr>
        <w:snapToGrid w:val="0"/>
        <w:rPr>
          <w:ins w:id="810" w:author="Henry" w:date="2026-09-15T09:58:49Z"/>
          <w:rFonts w:hint="eastAsia"/>
          <w:lang w:eastAsia="zh"/>
          <w:woUserID w:val="3"/>
        </w:rPr>
      </w:pPr>
      <w:ins w:id="811" w:author="Henry" w:date="2026-09-15T09:58:49Z">
        <w:r>
          <w:rPr>
            <w:rFonts w:hint="eastAsia"/>
            <w:lang w:eastAsia="zh"/>
            <w:woUserID w:val="3"/>
          </w:rPr>
          <w:t>四、</w:t>
        </w:r>
      </w:ins>
      <w:ins w:id="812" w:author="Vance xu" w:date="2026-09-15T17:33:18Z">
        <w:r>
          <w:rPr>
            <w:rFonts w:hint="eastAsia"/>
            <w:lang w:eastAsia="zh"/>
            <w:woUserID w:val="2"/>
          </w:rPr>
          <w:t>同一岗位存在多个责任类型</w:t>
        </w:r>
      </w:ins>
      <w:ins w:id="813" w:author="Henry" w:date="2026-09-15T09:58:49Z">
        <w:del w:id="814" w:author="Vance xu" w:date="2026-09-15T17:33:18Z">
          <w:r>
            <w:rPr>
              <w:rFonts w:hint="eastAsia"/>
              <w:lang w:eastAsia="zh"/>
              <w:woUserID w:val="2"/>
            </w:rPr>
            <w:delText>待核实情形</w:delText>
          </w:r>
        </w:del>
      </w:ins>
    </w:p>
    <w:p w14:paraId="72D3FA98">
      <w:pPr>
        <w:snapToGrid w:val="0"/>
        <w:rPr>
          <w:ins w:id="815" w:author="Henry" w:date="2026-09-15T09:57:50Z"/>
          <w:del w:id="816" w:author="Vance xu" w:date="2026-09-15T21:25:39Z"/>
          <w:rFonts w:hint="eastAsia"/>
          <w:lang w:eastAsia="zh"/>
          <w:woUserID w:val="3"/>
        </w:rPr>
      </w:pPr>
      <w:ins w:id="817" w:author="Henry" w:date="2026-09-15T09:58:49Z">
        <w:r>
          <w:rPr>
            <w:rFonts w:hint="eastAsia"/>
            <w:lang w:eastAsia="zh"/>
            <w:woUserID w:val="3"/>
          </w:rPr>
          <w:t>同一岗位存在多个责任类型混杂、且无法明确区分的，</w:t>
        </w:r>
      </w:ins>
      <w:ins w:id="818" w:author="Vance xu" w:date="2026-09-15T17:32:38Z">
        <w:r>
          <w:rPr>
            <w:rFonts w:hint="eastAsia"/>
            <w:lang w:eastAsia="zh"/>
            <w:woUserID w:val="2"/>
          </w:rPr>
          <w:t>只要</w:t>
        </w:r>
      </w:ins>
      <w:ins w:id="819" w:author="Vance xu" w:date="2026-09-15T17:32:44Z">
        <w:r>
          <w:rPr>
            <w:rFonts w:hint="eastAsia"/>
            <w:lang w:eastAsia="zh"/>
            <w:woUserID w:val="2"/>
          </w:rPr>
          <w:t>满足</w:t>
        </w:r>
      </w:ins>
      <w:ins w:id="820" w:author="Henry" w:date="2026-09-15T09:58:49Z">
        <w:del w:id="821" w:author="Vance xu" w:date="2026-09-15T17:32:35Z">
          <w:r>
            <w:rPr>
              <w:rFonts w:hint="eastAsia"/>
              <w:lang w:eastAsia="zh"/>
              <w:woUserID w:val="3"/>
            </w:rPr>
            <w:delText>填写待核实意见，不强行判定角色</w:delText>
          </w:r>
        </w:del>
      </w:ins>
      <w:ins w:id="822" w:author="Vance xu" w:date="2026-09-15T17:32:55Z">
        <w:r>
          <w:rPr>
            <w:rFonts w:hint="eastAsia"/>
            <w:lang w:eastAsia="zh"/>
            <w:woUserID w:val="2"/>
          </w:rPr>
          <w:t>经办对应主体责任、审核对应审核责任、审批对应审批责任</w:t>
        </w:r>
      </w:ins>
      <w:ins w:id="823" w:author="Vance xu" w:date="2026-09-15T17:32:58Z">
        <w:r>
          <w:rPr>
            <w:rFonts w:hint="eastAsia"/>
            <w:lang w:eastAsia="zh"/>
            <w:woUserID w:val="2"/>
          </w:rPr>
          <w:t>之一</w:t>
        </w:r>
      </w:ins>
      <w:ins w:id="824" w:author="Vance xu" w:date="2026-09-15T17:33:00Z">
        <w:r>
          <w:rPr>
            <w:rFonts w:hint="eastAsia"/>
            <w:lang w:eastAsia="zh"/>
            <w:woUserID w:val="2"/>
          </w:rPr>
          <w:t>就</w:t>
        </w:r>
      </w:ins>
      <w:ins w:id="825" w:author="Vance xu" w:date="2026-09-15T17:33:02Z">
        <w:r>
          <w:rPr>
            <w:rFonts w:hint="eastAsia"/>
            <w:lang w:eastAsia="zh"/>
            <w:woUserID w:val="2"/>
          </w:rPr>
          <w:t>不再</w:t>
        </w:r>
      </w:ins>
      <w:ins w:id="826" w:author="Vance xu" w:date="2026-09-15T17:33:03Z">
        <w:r>
          <w:rPr>
            <w:rFonts w:hint="eastAsia"/>
            <w:lang w:eastAsia="zh"/>
            <w:woUserID w:val="2"/>
          </w:rPr>
          <w:t>提示</w:t>
        </w:r>
      </w:ins>
      <w:ins w:id="827" w:author="Henry" w:date="2026-09-15T09:58:49Z">
        <w:r>
          <w:rPr>
            <w:rFonts w:hint="eastAsia"/>
            <w:lang w:eastAsia="zh"/>
            <w:woUserID w:val="3"/>
          </w:rPr>
          <w:t>。</w:t>
        </w:r>
      </w:ins>
    </w:p>
    <w:p w14:paraId="4CDEC88D">
      <w:pPr>
        <w:snapToGrid w:val="0"/>
        <w:rPr>
          <w:del w:id="828" w:author="Henry" w:date="2026-09-15T09:59:10Z"/>
          <w:rFonts w:hint="eastAsia" w:eastAsia="华文仿宋"/>
          <w:lang w:eastAsia="zh"/>
          <w:woUserID w:val="2"/>
        </w:rPr>
      </w:pPr>
      <w:del w:id="829" w:author="Henry" w:date="2026-09-15T09:59:10Z">
        <w:r>
          <w:rPr/>
          <w:delText>按“经办对应主体责任、审核对应审核责任、审批对应审批责任”检查。岗位清单存在明确角色字段时，与岗位职责中的责任类型比较，明确不一致的，指出角色及责任表述冲突。</w:delText>
        </w:r>
      </w:del>
      <w:ins w:id="830" w:author="Vance xu" w:date="2026-09-15T08:44:35Z">
        <w:del w:id="831" w:author="Henry" w:date="2026-09-15T09:59:10Z">
          <w:r>
            <w:rPr>
              <w:rFonts w:hint="eastAsia"/>
              <w:lang w:eastAsia="zh"/>
              <w:woUserID w:val="2"/>
            </w:rPr>
            <w:delText>给出</w:delText>
          </w:r>
        </w:del>
      </w:ins>
      <w:ins w:id="832" w:author="Vance xu" w:date="2026-09-15T08:44:37Z">
        <w:del w:id="833" w:author="Henry" w:date="2026-09-15T09:59:10Z">
          <w:r>
            <w:rPr>
              <w:rFonts w:hint="eastAsia"/>
              <w:lang w:eastAsia="zh"/>
              <w:woUserID w:val="2"/>
            </w:rPr>
            <w:delText>“</w:delText>
          </w:r>
        </w:del>
      </w:ins>
      <w:ins w:id="834" w:author="Vance xu" w:date="2026-09-15T08:44:39Z">
        <w:del w:id="835" w:author="Henry" w:date="2026-09-15T09:59:10Z">
          <w:r>
            <w:rPr>
              <w:woUserID w:val="2"/>
            </w:rPr>
            <w:delText>经办对应主体责任、审核对应审核责任、审批对应审批责任</w:delText>
          </w:r>
        </w:del>
      </w:ins>
      <w:ins w:id="836" w:author="Vance xu" w:date="2026-09-15T08:44:37Z">
        <w:del w:id="837" w:author="Henry" w:date="2026-09-15T09:59:10Z">
          <w:r>
            <w:rPr>
              <w:rFonts w:hint="eastAsia"/>
              <w:lang w:eastAsia="zh"/>
              <w:woUserID w:val="2"/>
            </w:rPr>
            <w:delText>”</w:delText>
          </w:r>
        </w:del>
      </w:ins>
      <w:ins w:id="838" w:author="Vance xu" w:date="2026-09-15T08:44:43Z">
        <w:del w:id="839" w:author="Henry" w:date="2026-09-15T09:59:10Z">
          <w:r>
            <w:rPr>
              <w:rFonts w:hint="eastAsia"/>
              <w:lang w:eastAsia="zh"/>
              <w:woUserID w:val="2"/>
            </w:rPr>
            <w:delText>的</w:delText>
          </w:r>
        </w:del>
      </w:ins>
      <w:ins w:id="840" w:author="Vance xu" w:date="2026-09-15T08:44:45Z">
        <w:del w:id="841" w:author="Henry" w:date="2026-09-15T09:59:10Z">
          <w:r>
            <w:rPr>
              <w:rFonts w:hint="eastAsia"/>
              <w:lang w:eastAsia="zh"/>
              <w:woUserID w:val="2"/>
            </w:rPr>
            <w:delText>提示</w:delText>
          </w:r>
        </w:del>
      </w:ins>
      <w:ins w:id="842" w:author="Vance xu" w:date="2026-09-15T08:44:46Z">
        <w:del w:id="843" w:author="Henry" w:date="2026-09-15T09:59:10Z">
          <w:r>
            <w:rPr>
              <w:rFonts w:hint="eastAsia"/>
              <w:lang w:eastAsia="zh"/>
              <w:woUserID w:val="2"/>
            </w:rPr>
            <w:delText>。</w:delText>
          </w:r>
        </w:del>
      </w:ins>
    </w:p>
    <w:p w14:paraId="1133B4E1">
      <w:pPr>
        <w:snapToGrid w:val="0"/>
        <w:rPr>
          <w:del w:id="844" w:author="Henry" w:date="2026-09-15T09:59:10Z"/>
        </w:rPr>
      </w:pPr>
      <w:del w:id="845" w:author="Henry" w:date="2026-09-15T09:59:10Z">
        <w:r>
          <w:rPr/>
          <w:delText>没有角色字段时，可从“负主体责任”“负审核责任”“负审批责任”等明确表述提取角色，供第八项使用，但不据此声称完成了独立的一致性验证。不得仅凭岗位名称或职责中的普通动作词判断角色。多个责任类型混杂且无法区分的，填写待核实意见。</w:delText>
        </w:r>
      </w:del>
    </w:p>
    <w:p w14:paraId="72D3FA98">
      <w:pPr>
        <w:snapToGrid w:val="0"/>
        <w:rPr>
          <w:del w:id="847" w:author="Vance xu" w:date="2026-09-15T18:40:10Z"/>
        </w:rPr>
        <w:pPrChange w:id="846" w:author="Vance xu" w:date="2026-09-15T21:25:39Z">
          <w:pPr>
            <w:pStyle w:val="4"/>
            <w:snapToGrid w:val="0"/>
          </w:pPr>
        </w:pPrChange>
      </w:pPr>
      <w:del w:id="848" w:author="Vance xu" w:date="2026-09-15T18:40:10Z">
        <w:r>
          <w:rPr/>
          <w:delText>（十二）三清单措施编号排序</w:delText>
        </w:r>
      </w:del>
    </w:p>
    <w:p w14:paraId="0D2D3D81">
      <w:pPr>
        <w:snapToGrid w:val="0"/>
        <w:rPr>
          <w:ins w:id="849" w:author="Henry" w:date="2026-09-15T10:10:04Z"/>
          <w:del w:id="850" w:author="Vance xu" w:date="2026-09-15T18:40:10Z"/>
          <w:rFonts w:hint="eastAsia" w:eastAsia="华文仿宋"/>
          <w:lang w:eastAsia="zh"/>
          <w:woUserID w:val="3"/>
        </w:rPr>
      </w:pPr>
      <w:ins w:id="851" w:author="Henry" w:date="2026-09-15T10:10:07Z">
        <w:del w:id="852" w:author="Vance xu" w:date="2026-09-15T18:40:10Z">
          <w:r>
            <w:rPr>
              <w:rFonts w:hint="eastAsia"/>
              <w:lang w:eastAsia="zh"/>
              <w:woUserID w:val="3"/>
            </w:rPr>
            <w:delText>检查范围：分别对岗位内控责任清单、不相容岗位清单、系统控制规则清单中的有效明细进行排序检查。</w:delText>
          </w:r>
        </w:del>
      </w:ins>
    </w:p>
    <w:p w14:paraId="58D7F89C">
      <w:pPr>
        <w:snapToGrid w:val="0"/>
        <w:rPr>
          <w:ins w:id="853" w:author="Henry" w:date="2026-09-15T10:10:40Z"/>
          <w:del w:id="854" w:author="Vance xu" w:date="2026-09-15T18:40:10Z"/>
          <w:rFonts w:hint="eastAsia"/>
          <w:lang w:eastAsia="zh"/>
          <w:woUserID w:val="3"/>
        </w:rPr>
      </w:pPr>
      <w:ins w:id="855" w:author="Henry" w:date="2026-09-15T10:10:40Z">
        <w:del w:id="856" w:author="Vance xu" w:date="2026-09-15T18:40:10Z">
          <w:r>
            <w:rPr>
              <w:rFonts w:hint="eastAsia"/>
              <w:lang w:eastAsia="zh"/>
              <w:woUserID w:val="3"/>
            </w:rPr>
            <w:delText>一、排序基准</w:delText>
          </w:r>
        </w:del>
      </w:ins>
    </w:p>
    <w:p w14:paraId="025FF8CE">
      <w:pPr>
        <w:snapToGrid w:val="0"/>
        <w:ind w:firstLine="0"/>
        <w:rPr>
          <w:ins w:id="858" w:author="Henry" w:date="2026-09-15T10:10:40Z"/>
          <w:del w:id="859" w:author="Vance xu" w:date="2026-09-15T18:40:10Z"/>
          <w:rFonts w:hint="eastAsia"/>
          <w:lang w:eastAsia="zh"/>
          <w:woUserID w:val="3"/>
        </w:rPr>
        <w:pPrChange w:id="857" w:author="Henry" w:date="2026-09-15T10:10:45Z">
          <w:pPr>
            <w:snapToGrid w:val="0"/>
          </w:pPr>
        </w:pPrChange>
      </w:pPr>
      <w:ins w:id="860" w:author="Henry" w:date="2026-09-15T10:10:40Z">
        <w:del w:id="861" w:author="Vance xu" w:date="2026-09-15T18:40:10Z">
          <w:r>
            <w:rPr>
              <w:rFonts w:hint="eastAsia"/>
              <w:lang w:eastAsia="zh"/>
              <w:woUserID w:val="3"/>
            </w:rPr>
            <w:delText>1. 有基准矩阵时：按指定基准矩阵中的措施顺序排序。</w:delText>
          </w:r>
        </w:del>
      </w:ins>
    </w:p>
    <w:p w14:paraId="28FFC312">
      <w:pPr>
        <w:snapToGrid w:val="0"/>
        <w:ind w:firstLine="0"/>
        <w:rPr>
          <w:ins w:id="863" w:author="Henry" w:date="2026-09-15T10:10:15Z"/>
          <w:del w:id="864" w:author="Vance xu" w:date="2026-09-15T18:40:10Z"/>
          <w:rFonts w:hint="eastAsia"/>
          <w:lang w:eastAsia="zh"/>
          <w:woUserID w:val="3"/>
        </w:rPr>
        <w:pPrChange w:id="862" w:author="Henry" w:date="2026-09-15T10:11:07Z">
          <w:pPr>
            <w:snapToGrid w:val="0"/>
          </w:pPr>
        </w:pPrChange>
      </w:pPr>
      <w:ins w:id="865" w:author="Henry" w:date="2026-09-15T10:10:40Z">
        <w:del w:id="866" w:author="Vance xu" w:date="2026-09-15T18:40:10Z">
          <w:r>
            <w:rPr>
              <w:rFonts w:hint="eastAsia"/>
              <w:lang w:eastAsia="zh"/>
              <w:woUserID w:val="3"/>
            </w:rPr>
            <w:delText>2. 无可用基准顺序时：按业务类别、控制点数字、措施序号进行自然排序，确保数字按数值大小排列，避免将</w:delText>
          </w:r>
        </w:del>
      </w:ins>
      <w:ins w:id="867" w:author="Henry" w:date="2026-09-15T10:11:24Z">
        <w:del w:id="868" w:author="Vance xu" w:date="2026-09-15T18:40:10Z">
          <w:r>
            <w:rPr>
              <w:rFonts w:hint="eastAsia"/>
              <w:lang w:eastAsia="zh"/>
              <w:woUserID w:val="3"/>
            </w:rPr>
            <w:delText>“</w:delText>
          </w:r>
        </w:del>
      </w:ins>
      <w:ins w:id="869" w:author="Henry" w:date="2026-09-15T10:10:40Z">
        <w:del w:id="870" w:author="Vance xu" w:date="2026-09-15T18:40:10Z">
          <w:r>
            <w:rPr>
              <w:rFonts w:hint="eastAsia"/>
              <w:lang w:eastAsia="zh"/>
              <w:woUserID w:val="3"/>
            </w:rPr>
            <w:delText>10</w:delText>
          </w:r>
        </w:del>
      </w:ins>
      <w:ins w:id="871" w:author="Henry" w:date="2026-09-15T10:11:29Z">
        <w:del w:id="872" w:author="Vance xu" w:date="2026-09-15T18:40:10Z">
          <w:r>
            <w:rPr>
              <w:rFonts w:hint="eastAsia"/>
              <w:lang w:eastAsia="zh"/>
              <w:woUserID w:val="3"/>
            </w:rPr>
            <w:delText>”</w:delText>
          </w:r>
        </w:del>
      </w:ins>
      <w:ins w:id="873" w:author="Henry" w:date="2026-09-15T10:10:40Z">
        <w:del w:id="874" w:author="Vance xu" w:date="2026-09-15T18:40:10Z">
          <w:r>
            <w:rPr>
              <w:rFonts w:hint="eastAsia"/>
              <w:lang w:eastAsia="zh"/>
              <w:woUserID w:val="3"/>
            </w:rPr>
            <w:delText>排在</w:delText>
          </w:r>
        </w:del>
      </w:ins>
      <w:ins w:id="875" w:author="Henry" w:date="2026-09-15T10:11:35Z">
        <w:del w:id="876" w:author="Vance xu" w:date="2026-09-15T18:40:10Z">
          <w:r>
            <w:rPr>
              <w:rFonts w:hint="eastAsia"/>
              <w:lang w:eastAsia="zh"/>
              <w:woUserID w:val="3"/>
            </w:rPr>
            <w:delText>“</w:delText>
          </w:r>
        </w:del>
      </w:ins>
      <w:ins w:id="877" w:author="Henry" w:date="2026-09-15T10:10:40Z">
        <w:del w:id="878" w:author="Vance xu" w:date="2026-09-15T18:40:10Z">
          <w:r>
            <w:rPr>
              <w:rFonts w:hint="eastAsia"/>
              <w:lang w:eastAsia="zh"/>
              <w:woUserID w:val="3"/>
            </w:rPr>
            <w:delText>2</w:delText>
          </w:r>
        </w:del>
      </w:ins>
      <w:ins w:id="879" w:author="Henry" w:date="2026-09-15T10:11:39Z">
        <w:del w:id="880" w:author="Vance xu" w:date="2026-09-15T18:40:10Z">
          <w:r>
            <w:rPr>
              <w:rFonts w:hint="eastAsia"/>
              <w:lang w:eastAsia="zh"/>
              <w:woUserID w:val="3"/>
            </w:rPr>
            <w:delText>”</w:delText>
          </w:r>
        </w:del>
      </w:ins>
      <w:ins w:id="881" w:author="Henry" w:date="2026-09-15T10:10:40Z">
        <w:del w:id="882" w:author="Vance xu" w:date="2026-09-15T18:40:10Z">
          <w:r>
            <w:rPr>
              <w:rFonts w:hint="eastAsia"/>
              <w:lang w:eastAsia="zh"/>
              <w:woUserID w:val="3"/>
            </w:rPr>
            <w:delText>之前。</w:delText>
          </w:r>
        </w:del>
      </w:ins>
    </w:p>
    <w:p w14:paraId="62D3B2F2">
      <w:pPr>
        <w:snapToGrid w:val="0"/>
        <w:rPr>
          <w:ins w:id="883" w:author="Henry" w:date="2026-09-15T10:15:03Z"/>
          <w:del w:id="884" w:author="Vance xu" w:date="2026-09-15T18:40:10Z"/>
          <w:rFonts w:hint="eastAsia"/>
          <w:lang w:eastAsia="zh"/>
          <w:woUserID w:val="3"/>
        </w:rPr>
      </w:pPr>
      <w:ins w:id="885" w:author="Henry" w:date="2026-09-15T10:15:03Z">
        <w:del w:id="886" w:author="Vance xu" w:date="2026-09-15T18:40:10Z">
          <w:r>
            <w:rPr>
              <w:rFonts w:hint="eastAsia"/>
              <w:lang w:eastAsia="zh"/>
              <w:woUserID w:val="3"/>
            </w:rPr>
            <w:delText>二、排序规则</w:delText>
          </w:r>
        </w:del>
      </w:ins>
    </w:p>
    <w:p w14:paraId="4D154F3C">
      <w:pPr>
        <w:snapToGrid w:val="0"/>
        <w:ind w:firstLine="0"/>
        <w:rPr>
          <w:ins w:id="888" w:author="Henry" w:date="2026-09-15T10:15:03Z"/>
          <w:del w:id="889" w:author="Vance xu" w:date="2026-09-15T18:40:10Z"/>
          <w:rFonts w:hint="eastAsia"/>
          <w:lang w:eastAsia="zh"/>
          <w:woUserID w:val="3"/>
        </w:rPr>
        <w:pPrChange w:id="887" w:author="Henry" w:date="2026-09-15T10:15:06Z">
          <w:pPr>
            <w:snapToGrid w:val="0"/>
          </w:pPr>
        </w:pPrChange>
      </w:pPr>
      <w:ins w:id="890" w:author="Henry" w:date="2026-09-15T10:15:03Z">
        <w:del w:id="891" w:author="Vance xu" w:date="2026-09-15T18:40:10Z">
          <w:r>
            <w:rPr>
              <w:rFonts w:hint="eastAsia"/>
              <w:lang w:eastAsia="zh"/>
              <w:woUserID w:val="3"/>
            </w:rPr>
            <w:delText>1. 同一措施的多条记录应连续排列，不得分散；措施内部各部门、岗位或规则之间的先后顺序暂不规定。</w:delText>
          </w:r>
        </w:del>
      </w:ins>
    </w:p>
    <w:p w14:paraId="45B41D44">
      <w:pPr>
        <w:snapToGrid w:val="0"/>
        <w:ind w:firstLine="0"/>
        <w:rPr>
          <w:ins w:id="893" w:author="Henry" w:date="2026-09-15T10:15:03Z"/>
          <w:del w:id="894" w:author="Vance xu" w:date="2026-09-15T18:40:10Z"/>
          <w:rFonts w:hint="eastAsia"/>
          <w:lang w:eastAsia="zh"/>
          <w:woUserID w:val="3"/>
        </w:rPr>
        <w:pPrChange w:id="892" w:author="Henry" w:date="2026-09-15T10:15:10Z">
          <w:pPr>
            <w:snapToGrid w:val="0"/>
          </w:pPr>
        </w:pPrChange>
      </w:pPr>
      <w:ins w:id="895" w:author="Henry" w:date="2026-09-15T10:15:03Z">
        <w:del w:id="896" w:author="Vance xu" w:date="2026-09-15T18:40:10Z">
          <w:r>
            <w:rPr>
              <w:rFonts w:hint="eastAsia"/>
              <w:lang w:eastAsia="zh"/>
              <w:woUserID w:val="3"/>
            </w:rPr>
            <w:delText>2. 合并单元格在读取时按合并范围补齐后参与排序。</w:delText>
          </w:r>
        </w:del>
      </w:ins>
    </w:p>
    <w:p w14:paraId="34DAD1AC">
      <w:pPr>
        <w:snapToGrid w:val="0"/>
        <w:ind w:firstLine="0"/>
        <w:rPr>
          <w:ins w:id="898" w:author="尹兴盛" w:date="2026-09-15T16:59:15Z"/>
          <w:del w:id="899" w:author="Vance xu" w:date="2026-09-15T18:40:10Z"/>
          <w:rFonts w:hint="eastAsia"/>
          <w:lang w:eastAsia="zh"/>
          <w:woUserID w:val="3"/>
        </w:rPr>
        <w:pPrChange w:id="897" w:author="Henry" w:date="2026-09-15T10:15:14Z">
          <w:pPr>
            <w:snapToGrid w:val="0"/>
          </w:pPr>
        </w:pPrChange>
      </w:pPr>
      <w:ins w:id="900" w:author="Henry" w:date="2026-09-15T10:15:03Z">
        <w:del w:id="901" w:author="Vance xu" w:date="2026-09-15T18:40:10Z">
          <w:r>
            <w:rPr>
              <w:rFonts w:hint="eastAsia"/>
              <w:lang w:eastAsia="zh"/>
              <w:woUserID w:val="3"/>
            </w:rPr>
            <w:delText>3. 标题、表头、填表说明和空白行不参与排序。</w:delText>
          </w:r>
        </w:del>
      </w:ins>
    </w:p>
    <w:p w14:paraId="72D3FA98">
      <w:pPr>
        <w:keepNext w:val="0"/>
        <w:keepLines w:val="0"/>
        <w:widowControl/>
        <w:suppressLineNumbers w:val="0"/>
        <w:snapToGrid w:val="0"/>
        <w:spacing w:before="0" w:beforeAutospacing="0" w:after="0" w:afterAutospacing="0" w:line="240" w:lineRule="auto"/>
        <w:ind w:left="0" w:right="0" w:firstLine="0"/>
        <w:jc w:val="left"/>
        <w:rPr>
          <w:ins w:id="903" w:author="尹兴盛" w:date="2026-09-15T16:59:29Z"/>
          <w:del w:id="904" w:author="Vance xu" w:date="2026-09-15T18:40:10Z"/>
          <w:rFonts w:hint="eastAsia" w:ascii="华文仿宋" w:hAnsi="华文仿宋" w:eastAsia="华文仿宋" w:cs="华文仿宋"/>
          <w:b w:val="0"/>
          <w:i w:val="0"/>
          <w:color w:val="000000"/>
          <w:sz w:val="32"/>
          <w:szCs w:val="32"/>
          <w:woUserID w:val="6"/>
        </w:rPr>
        <w:pPrChange w:id="902"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905" w:author="尹兴盛" w:date="2026-09-15T16:59:29Z">
        <w:del w:id="906"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ins>
    </w:p>
    <w:p w14:paraId="72D3FA98">
      <w:pPr>
        <w:keepNext w:val="0"/>
        <w:keepLines w:val="0"/>
        <w:widowControl/>
        <w:suppressLineNumbers w:val="0"/>
        <w:snapToGrid w:val="0"/>
        <w:spacing w:before="0" w:beforeAutospacing="0" w:after="0" w:afterAutospacing="0" w:line="240" w:lineRule="auto"/>
        <w:ind w:left="0" w:right="0" w:firstLine="0"/>
        <w:jc w:val="left"/>
        <w:rPr>
          <w:ins w:id="908" w:author="尹兴盛" w:date="2026-09-15T16:59:29Z"/>
          <w:del w:id="909" w:author="Vance xu" w:date="2026-09-15T18:40:10Z"/>
          <w:rFonts w:hint="eastAsia" w:ascii="华文仿宋" w:hAnsi="华文仿宋" w:eastAsia="华文仿宋" w:cs="华文仿宋"/>
          <w:b w:val="0"/>
          <w:i w:val="0"/>
          <w:color w:val="000000"/>
          <w:sz w:val="32"/>
          <w:szCs w:val="32"/>
          <w:woUserID w:val="6"/>
        </w:rPr>
        <w:pPrChange w:id="907"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910" w:author="尹兴盛" w:date="2026-09-15T16:59:29Z">
        <w:del w:id="911"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ins>
    </w:p>
    <w:p w14:paraId="555A92A7">
      <w:pPr>
        <w:snapToGrid w:val="0"/>
        <w:rPr>
          <w:ins w:id="913" w:author="Henry" w:date="2026-09-15T10:12:12Z"/>
          <w:del w:id="914" w:author="Vance xu" w:date="2026-09-15T18:40:10Z"/>
          <w:rFonts w:hint="eastAsia"/>
          <w:lang w:eastAsia="zh"/>
          <w:woUserID w:val="2"/>
        </w:rPr>
        <w:pPrChange w:id="912" w:author="Vance xu" w:date="2026-09-15T17:15:42Z">
          <w:pPr>
            <w:snapToGrid w:val="0"/>
          </w:pPr>
        </w:pPrChange>
      </w:pPr>
    </w:p>
    <w:p w14:paraId="5CC51CDD">
      <w:pPr>
        <w:snapToGrid w:val="0"/>
        <w:rPr>
          <w:ins w:id="915" w:author="Henry" w:date="2026-09-15T10:16:01Z"/>
          <w:del w:id="916" w:author="Vance xu" w:date="2026-09-15T18:22:56Z"/>
          <w:rFonts w:hint="eastAsia"/>
          <w:lang w:eastAsia="zh"/>
          <w:woUserID w:val="3"/>
        </w:rPr>
      </w:pPr>
      <w:ins w:id="917" w:author="Henry" w:date="2026-09-15T10:16:01Z">
        <w:del w:id="918" w:author="Vance xu" w:date="2026-09-15T18:22:56Z">
          <w:r>
            <w:rPr>
              <w:rFonts w:hint="eastAsia"/>
              <w:lang w:eastAsia="zh"/>
              <w:woUserID w:val="3"/>
            </w:rPr>
            <w:delText>三、问题处理</w:delText>
          </w:r>
        </w:del>
      </w:ins>
    </w:p>
    <w:p w14:paraId="07D00814">
      <w:pPr>
        <w:snapToGrid w:val="0"/>
        <w:rPr>
          <w:ins w:id="919" w:author="Henry" w:date="2026-09-15T10:15:34Z"/>
          <w:del w:id="920" w:author="Vance xu" w:date="2026-09-15T18:22:56Z"/>
          <w:rFonts w:hint="eastAsia"/>
          <w:lang w:eastAsia="zh"/>
          <w:woUserID w:val="3"/>
        </w:rPr>
      </w:pPr>
      <w:ins w:id="921" w:author="Henry" w:date="2026-09-15T10:16:01Z">
        <w:del w:id="922" w:author="Vance xu" w:date="2026-09-15T18:22:56Z">
          <w:r>
            <w:rPr>
              <w:rFonts w:hint="eastAsia"/>
              <w:lang w:eastAsia="zh"/>
              <w:woUserID w:val="3"/>
            </w:rPr>
            <w:delText>存在倒序或同一措施记录分散情形的，在相关行指出问题并说明具体位置，不直接调整原表顺序。</w:delText>
          </w:r>
        </w:del>
      </w:ins>
    </w:p>
    <w:p w14:paraId="59674ADA">
      <w:pPr>
        <w:snapToGrid w:val="0"/>
        <w:rPr>
          <w:del w:id="923" w:author="Henry" w:date="2026-09-15T10:16:26Z"/>
        </w:rPr>
      </w:pPr>
      <w:del w:id="924" w:author="Henry" w:date="2026-09-15T10:16:26Z">
        <w:r>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p>
    <w:p w14:paraId="5C04EF1B">
      <w:pPr>
        <w:snapToGrid w:val="0"/>
        <w:rPr>
          <w:del w:id="925" w:author="Henry" w:date="2026-09-15T10:16:26Z"/>
        </w:rPr>
      </w:pPr>
      <w:del w:id="926" w:author="Henry" w:date="2026-09-15T10:16:26Z">
        <w:r>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p>
    <w:p w14:paraId="72D3FA98">
      <w:pPr>
        <w:snapToGrid w:val="0"/>
        <w:rPr>
          <w:del w:id="928" w:author="Vance xu" w:date="2026-09-15T20:53:04Z"/>
          <w:rFonts w:hint="default"/>
          <w:lang w:val="en-US"/>
        </w:rPr>
        <w:pPrChange w:id="927" w:author="Vance xu" w:date="2026-09-15T21:25:39Z">
          <w:pPr>
            <w:pStyle w:val="4"/>
            <w:snapToGrid w:val="0"/>
          </w:pPr>
        </w:pPrChange>
      </w:pPr>
      <w:del w:id="929" w:author="Vance xu" w:date="2026-09-15T20:53:04Z">
        <w:r>
          <w:rPr/>
          <w:delText>（十</w:delText>
        </w:r>
      </w:del>
      <w:del w:id="930" w:author="Vance xu" w:date="2026-09-15T20:53:04Z">
        <w:r>
          <w:rPr>
            <w:rFonts w:hint="eastAsia"/>
            <w:lang w:val="en-US" w:eastAsia="zh-CN"/>
          </w:rPr>
          <w:delText>三</w:delText>
        </w:r>
      </w:del>
      <w:del w:id="931" w:author="Vance xu" w:date="2026-09-15T20:53:04Z">
        <w:r>
          <w:rPr/>
          <w:delText>）</w:delText>
        </w:r>
      </w:del>
      <w:del w:id="932" w:author="Vance xu" w:date="2026-09-15T20:53:04Z">
        <w:r>
          <w:rPr>
            <w:rFonts w:hint="eastAsia"/>
            <w:lang w:val="en-US" w:eastAsia="zh-CN"/>
          </w:rPr>
          <w:delText>风险矩阵及</w:delText>
        </w:r>
      </w:del>
      <w:del w:id="933" w:author="Vance xu" w:date="2026-09-15T20:53:04Z">
        <w:r>
          <w:rPr/>
          <w:delText>三清单</w:delText>
        </w:r>
      </w:del>
      <w:del w:id="934" w:author="Vance xu" w:date="2026-09-15T20:53:04Z">
        <w:r>
          <w:rPr>
            <w:rFonts w:hint="eastAsia"/>
            <w:lang w:val="en-US" w:eastAsia="zh-CN"/>
          </w:rPr>
          <w:delText>删除线一致性校验</w:delText>
        </w:r>
      </w:del>
    </w:p>
    <w:p w14:paraId="72D3FA98">
      <w:pPr>
        <w:snapToGrid w:val="0"/>
        <w:rPr>
          <w:ins w:id="936" w:author="Henry" w:date="2026-09-15T10:30:20Z"/>
          <w:del w:id="937" w:author="Vance xu" w:date="2026-09-15T20:53:04Z"/>
          <w:rFonts w:hint="eastAsia"/>
          <w:color w:val="000000"/>
          <w:highlight w:val="yellow"/>
          <w:lang w:eastAsia="zh"/>
          <w:woUserID w:val="3"/>
        </w:rPr>
        <w:pPrChange w:id="935" w:author="Vance xu" w:date="2026-09-15T21:25:39Z">
          <w:pPr>
            <w:snapToGrid w:val="0"/>
          </w:pPr>
        </w:pPrChange>
      </w:pPr>
      <w:del w:id="938" w:author="Vance xu" w:date="2026-09-15T20:53:04Z">
        <w:r>
          <w:rPr>
            <w:rFonts w:hint="eastAsia"/>
            <w:color w:val="000000"/>
            <w:highlight w:val="yellow"/>
            <w:rPrChange w:id="939" w:author="Vance xu" w:date="2026-09-15T09:34:42Z">
              <w:rPr>
                <w:rFonts w:hint="eastAsia"/>
                <w:color w:val="FF0000"/>
              </w:rPr>
            </w:rPrChange>
          </w:rPr>
          <w:delText>矩阵删除线的内容在</w:delText>
        </w:r>
      </w:del>
      <w:del w:id="941" w:author="Vance xu" w:date="2026-09-15T20:53:04Z">
        <w:r>
          <w:rPr>
            <w:rFonts w:hint="eastAsia"/>
            <w:color w:val="000000"/>
            <w:highlight w:val="yellow"/>
            <w:lang w:eastAsia="zh-CN"/>
            <w:rPrChange w:id="942" w:author="Vance xu" w:date="2026-09-15T09:34:42Z">
              <w:rPr>
                <w:rFonts w:hint="eastAsia"/>
                <w:color w:val="FF0000"/>
                <w:lang w:eastAsia="zh-CN"/>
              </w:rPr>
            </w:rPrChange>
          </w:rPr>
          <w:delText>“</w:delText>
        </w:r>
      </w:del>
      <w:del w:id="944" w:author="Vance xu" w:date="2026-09-15T20:53:04Z">
        <w:r>
          <w:rPr>
            <w:rFonts w:hint="eastAsia"/>
            <w:color w:val="000000"/>
            <w:highlight w:val="yellow"/>
            <w:rPrChange w:id="945" w:author="Vance xu" w:date="2026-09-15T09:34:42Z">
              <w:rPr>
                <w:rFonts w:hint="eastAsia"/>
                <w:color w:val="FF0000"/>
              </w:rPr>
            </w:rPrChange>
          </w:rPr>
          <w:delText>三清单</w:delText>
        </w:r>
      </w:del>
      <w:del w:id="947" w:author="Vance xu" w:date="2026-09-15T20:53:04Z">
        <w:r>
          <w:rPr>
            <w:rFonts w:hint="eastAsia"/>
            <w:color w:val="000000"/>
            <w:highlight w:val="yellow"/>
            <w:lang w:eastAsia="zh-CN"/>
            <w:rPrChange w:id="948" w:author="Vance xu" w:date="2026-09-15T09:34:42Z">
              <w:rPr>
                <w:rFonts w:hint="eastAsia"/>
                <w:color w:val="FF0000"/>
                <w:lang w:eastAsia="zh-CN"/>
              </w:rPr>
            </w:rPrChange>
          </w:rPr>
          <w:delText>”</w:delText>
        </w:r>
      </w:del>
      <w:del w:id="950" w:author="Vance xu" w:date="2026-09-15T20:53:04Z">
        <w:r>
          <w:rPr>
            <w:rFonts w:hint="eastAsia"/>
            <w:color w:val="000000"/>
            <w:highlight w:val="yellow"/>
            <w:rPrChange w:id="951" w:author="Vance xu" w:date="2026-09-15T09:34:42Z">
              <w:rPr>
                <w:rFonts w:hint="eastAsia"/>
                <w:color w:val="FF0000"/>
              </w:rPr>
            </w:rPrChange>
          </w:rPr>
          <w:delText>中</w:delText>
        </w:r>
      </w:del>
      <w:del w:id="953" w:author="Vance xu" w:date="2026-09-15T20:53:04Z">
        <w:r>
          <w:rPr>
            <w:rFonts w:hint="eastAsia"/>
            <w:color w:val="000000"/>
            <w:highlight w:val="yellow"/>
            <w:lang w:val="en-US" w:eastAsia="zh-CN"/>
            <w:rPrChange w:id="954" w:author="Vance xu" w:date="2026-09-15T09:34:42Z">
              <w:rPr>
                <w:rFonts w:hint="eastAsia"/>
                <w:color w:val="FF0000"/>
                <w:lang w:val="en-US" w:eastAsia="zh-CN"/>
              </w:rPr>
            </w:rPrChange>
          </w:rPr>
          <w:delText>的“岗位内控责任清单或岗位责任清单”</w:delText>
        </w:r>
      </w:del>
      <w:del w:id="956" w:author="Vance xu" w:date="2026-09-15T20:53:04Z">
        <w:r>
          <w:rPr>
            <w:rFonts w:hint="eastAsia"/>
            <w:color w:val="000000"/>
            <w:highlight w:val="yellow"/>
            <w:rPrChange w:id="957" w:author="Vance xu" w:date="2026-09-15T09:34:42Z">
              <w:rPr>
                <w:rFonts w:hint="eastAsia"/>
                <w:color w:val="FF0000"/>
              </w:rPr>
            </w:rPrChange>
          </w:rPr>
          <w:delText>需同步删除</w:delText>
        </w:r>
      </w:del>
      <w:del w:id="959" w:author="Vance xu" w:date="2026-09-15T20:53:04Z">
        <w:r>
          <w:rPr>
            <w:rFonts w:hint="eastAsia"/>
            <w:color w:val="000000"/>
            <w:highlight w:val="yellow"/>
            <w:lang w:eastAsia="zh-CN"/>
            <w:rPrChange w:id="960" w:author="Vance xu" w:date="2026-09-15T09:34:42Z">
              <w:rPr>
                <w:rFonts w:hint="eastAsia"/>
                <w:color w:val="FF0000"/>
                <w:lang w:eastAsia="zh-CN"/>
              </w:rPr>
            </w:rPrChange>
          </w:rPr>
          <w:delText>，</w:delText>
        </w:r>
      </w:del>
      <w:del w:id="962" w:author="Vance xu" w:date="2026-09-15T20:53:04Z">
        <w:r>
          <w:rPr>
            <w:rFonts w:hint="eastAsia"/>
            <w:color w:val="000000"/>
            <w:highlight w:val="yellow"/>
            <w:rPrChange w:id="963" w:author="Vance xu" w:date="2026-09-15T09:34:42Z">
              <w:rPr>
                <w:rFonts w:hint="eastAsia"/>
                <w:color w:val="FF0000"/>
              </w:rPr>
            </w:rPrChange>
          </w:rPr>
          <w:delText>删除线的内容在三清单里不能重复出现</w:delText>
        </w:r>
      </w:del>
      <w:del w:id="965" w:author="Vance xu" w:date="2026-09-15T20:53:04Z">
        <w:r>
          <w:rPr>
            <w:rFonts w:hint="eastAsia"/>
            <w:color w:val="000000"/>
            <w:highlight w:val="yellow"/>
            <w:lang w:eastAsia="zh-CN"/>
            <w:rPrChange w:id="966" w:author="Vance xu" w:date="2026-09-15T09:34:42Z">
              <w:rPr>
                <w:rFonts w:hint="eastAsia"/>
                <w:color w:val="FF0000"/>
                <w:lang w:eastAsia="zh-CN"/>
              </w:rPr>
            </w:rPrChange>
          </w:rPr>
          <w:delText>。</w:delText>
        </w:r>
      </w:del>
      <w:ins w:id="968" w:author="Henry" w:date="2026-09-15T10:28:44Z">
        <w:del w:id="969" w:author="Vance xu" w:date="2026-09-15T20:53:04Z">
          <w:r>
            <w:rPr>
              <w:rFonts w:hint="eastAsia"/>
              <w:color w:val="000000"/>
              <w:highlight w:val="yellow"/>
              <w:lang w:eastAsia="zh"/>
              <w:woUserID w:val="3"/>
            </w:rPr>
            <w:delText>检查</w:delText>
          </w:r>
        </w:del>
      </w:ins>
      <w:ins w:id="970" w:author="Henry" w:date="2026-09-15T10:28:58Z">
        <w:del w:id="971" w:author="Vance xu" w:date="2026-09-15T20:53:04Z">
          <w:r>
            <w:rPr>
              <w:rFonts w:hint="eastAsia"/>
              <w:color w:val="000000"/>
              <w:highlight w:val="yellow"/>
              <w:lang w:eastAsia="zh"/>
              <w:woUserID w:val="3"/>
            </w:rPr>
            <w:delText>依据</w:delText>
          </w:r>
        </w:del>
      </w:ins>
      <w:ins w:id="972" w:author="Henry" w:date="2026-09-15T10:29:01Z">
        <w:del w:id="973" w:author="Vance xu" w:date="2026-09-15T20:53:04Z">
          <w:r>
            <w:rPr>
              <w:rFonts w:hint="eastAsia"/>
              <w:color w:val="000000"/>
              <w:highlight w:val="yellow"/>
              <w:lang w:eastAsia="zh"/>
              <w:woUserID w:val="3"/>
            </w:rPr>
            <w:delText>：</w:delText>
          </w:r>
        </w:del>
      </w:ins>
      <w:ins w:id="974" w:author="Henry" w:date="2026-09-15T10:29:11Z">
        <w:del w:id="975" w:author="Vance xu" w:date="2026-09-15T20:53:04Z">
          <w:r>
            <w:rPr>
              <w:rFonts w:hint="eastAsia"/>
              <w:color w:val="000000"/>
              <w:highlight w:val="yellow"/>
              <w:lang w:eastAsia="zh"/>
              <w:woUserID w:val="3"/>
            </w:rPr>
            <w:delText>本</w:delText>
          </w:r>
        </w:del>
      </w:ins>
      <w:ins w:id="976" w:author="Henry" w:date="2026-09-15T10:29:13Z">
        <w:del w:id="977" w:author="Vance xu" w:date="2026-09-15T20:53:04Z">
          <w:r>
            <w:rPr>
              <w:rFonts w:hint="eastAsia"/>
              <w:color w:val="000000"/>
              <w:highlight w:val="yellow"/>
              <w:lang w:eastAsia="zh"/>
              <w:woUserID w:val="3"/>
            </w:rPr>
            <w:delText>项</w:delText>
          </w:r>
        </w:del>
      </w:ins>
      <w:ins w:id="978" w:author="Henry" w:date="2026-09-15T10:29:16Z">
        <w:del w:id="979" w:author="Vance xu" w:date="2026-09-15T20:53:04Z">
          <w:r>
            <w:rPr>
              <w:rFonts w:hint="eastAsia"/>
              <w:color w:val="000000"/>
              <w:highlight w:val="yellow"/>
              <w:lang w:eastAsia="zh"/>
              <w:woUserID w:val="3"/>
            </w:rPr>
            <w:delText>以</w:delText>
          </w:r>
        </w:del>
      </w:ins>
      <w:ins w:id="980" w:author="Henry" w:date="2026-09-15T10:29:20Z">
        <w:del w:id="981" w:author="Vance xu" w:date="2026-09-15T20:53:04Z">
          <w:r>
            <w:rPr>
              <w:rFonts w:hint="eastAsia"/>
              <w:color w:val="000000"/>
              <w:highlight w:val="yellow"/>
              <w:lang w:eastAsia="zh"/>
              <w:woUserID w:val="3"/>
            </w:rPr>
            <w:delText>当前</w:delText>
          </w:r>
        </w:del>
      </w:ins>
      <w:ins w:id="982" w:author="Henry" w:date="2026-09-15T10:29:25Z">
        <w:del w:id="983" w:author="Vance xu" w:date="2026-09-15T20:53:04Z">
          <w:r>
            <w:rPr>
              <w:rFonts w:hint="eastAsia"/>
              <w:color w:val="000000"/>
              <w:highlight w:val="yellow"/>
              <w:lang w:eastAsia="zh"/>
              <w:woUserID w:val="3"/>
            </w:rPr>
            <w:delText>矩阵</w:delText>
          </w:r>
        </w:del>
      </w:ins>
      <w:ins w:id="984" w:author="Henry" w:date="2026-09-15T10:29:27Z">
        <w:del w:id="985" w:author="Vance xu" w:date="2026-09-15T20:53:04Z">
          <w:r>
            <w:rPr>
              <w:rFonts w:hint="eastAsia"/>
              <w:color w:val="000000"/>
              <w:highlight w:val="yellow"/>
              <w:lang w:eastAsia="zh"/>
              <w:woUserID w:val="3"/>
            </w:rPr>
            <w:delText>和</w:delText>
          </w:r>
        </w:del>
      </w:ins>
      <w:ins w:id="986" w:author="Henry" w:date="2026-09-15T10:29:29Z">
        <w:del w:id="987" w:author="Vance xu" w:date="2026-09-15T20:53:04Z">
          <w:r>
            <w:rPr>
              <w:rFonts w:hint="eastAsia"/>
              <w:color w:val="000000"/>
              <w:highlight w:val="yellow"/>
              <w:lang w:eastAsia="zh"/>
              <w:woUserID w:val="3"/>
            </w:rPr>
            <w:delText>当前</w:delText>
          </w:r>
        </w:del>
      </w:ins>
      <w:ins w:id="988" w:author="Henry" w:date="2026-09-15T10:29:33Z">
        <w:del w:id="989" w:author="Vance xu" w:date="2026-09-15T20:53:04Z">
          <w:r>
            <w:rPr>
              <w:rFonts w:hint="eastAsia"/>
              <w:color w:val="000000"/>
              <w:highlight w:val="yellow"/>
              <w:lang w:eastAsia="zh"/>
              <w:woUserID w:val="3"/>
            </w:rPr>
            <w:delText>岗位</w:delText>
          </w:r>
        </w:del>
      </w:ins>
      <w:ins w:id="990" w:author="Henry" w:date="2026-09-15T10:29:36Z">
        <w:del w:id="991" w:author="Vance xu" w:date="2026-09-15T20:53:04Z">
          <w:r>
            <w:rPr>
              <w:rFonts w:hint="eastAsia"/>
              <w:color w:val="000000"/>
              <w:highlight w:val="yellow"/>
              <w:lang w:eastAsia="zh"/>
              <w:woUserID w:val="3"/>
            </w:rPr>
            <w:delText>清单</w:delText>
          </w:r>
        </w:del>
      </w:ins>
      <w:ins w:id="992" w:author="Henry" w:date="2026-09-15T10:29:38Z">
        <w:del w:id="993" w:author="Vance xu" w:date="2026-09-15T20:53:04Z">
          <w:r>
            <w:rPr>
              <w:rFonts w:hint="eastAsia"/>
              <w:color w:val="000000"/>
              <w:highlight w:val="yellow"/>
              <w:lang w:eastAsia="zh"/>
              <w:woUserID w:val="3"/>
            </w:rPr>
            <w:delText>为</w:delText>
          </w:r>
        </w:del>
      </w:ins>
      <w:ins w:id="994" w:author="Henry" w:date="2026-09-15T10:29:41Z">
        <w:del w:id="995" w:author="Vance xu" w:date="2026-09-15T20:53:04Z">
          <w:r>
            <w:rPr>
              <w:rFonts w:hint="eastAsia"/>
              <w:color w:val="000000"/>
              <w:highlight w:val="yellow"/>
              <w:lang w:eastAsia="zh"/>
              <w:woUserID w:val="3"/>
            </w:rPr>
            <w:delText>依据</w:delText>
          </w:r>
        </w:del>
      </w:ins>
      <w:ins w:id="996" w:author="Henry" w:date="2026-09-15T10:29:44Z">
        <w:del w:id="997" w:author="Vance xu" w:date="2026-09-15T20:53:04Z">
          <w:r>
            <w:rPr>
              <w:rFonts w:hint="eastAsia"/>
              <w:color w:val="000000"/>
              <w:highlight w:val="yellow"/>
              <w:lang w:eastAsia="zh"/>
              <w:woUserID w:val="3"/>
            </w:rPr>
            <w:delText>开展</w:delText>
          </w:r>
        </w:del>
      </w:ins>
      <w:ins w:id="998" w:author="Henry" w:date="2026-09-15T10:29:47Z">
        <w:del w:id="999" w:author="Vance xu" w:date="2026-09-15T20:53:04Z">
          <w:r>
            <w:rPr>
              <w:rFonts w:hint="eastAsia"/>
              <w:color w:val="000000"/>
              <w:highlight w:val="yellow"/>
              <w:lang w:eastAsia="zh"/>
              <w:woUserID w:val="3"/>
            </w:rPr>
            <w:delText>核查</w:delText>
          </w:r>
        </w:del>
      </w:ins>
      <w:ins w:id="1000" w:author="Henry" w:date="2026-09-15T10:29:49Z">
        <w:del w:id="1001" w:author="Vance xu" w:date="2026-09-15T20:53:04Z">
          <w:r>
            <w:rPr>
              <w:rFonts w:hint="eastAsia"/>
              <w:color w:val="000000"/>
              <w:highlight w:val="yellow"/>
              <w:lang w:eastAsia="zh"/>
              <w:woUserID w:val="3"/>
            </w:rPr>
            <w:delText>。</w:delText>
          </w:r>
        </w:del>
      </w:ins>
    </w:p>
    <w:p w14:paraId="72D3FA98">
      <w:pPr>
        <w:snapToGrid w:val="0"/>
        <w:rPr>
          <w:ins w:id="1003" w:author="Henry" w:date="2026-09-15T10:31:44Z"/>
          <w:del w:id="1004" w:author="Vance xu" w:date="2026-09-15T20:53:04Z"/>
          <w:rFonts w:hint="eastAsia"/>
          <w:color w:val="000000"/>
          <w:highlight w:val="yellow"/>
          <w:lang w:eastAsia="zh"/>
          <w:woUserID w:val="2"/>
        </w:rPr>
        <w:pPrChange w:id="1002" w:author="Vance xu" w:date="2026-09-15T21:25:39Z">
          <w:pPr>
            <w:snapToGrid w:val="0"/>
          </w:pPr>
        </w:pPrChange>
      </w:pPr>
      <w:ins w:id="1005" w:author="Henry" w:date="2026-09-15T10:30:22Z">
        <w:del w:id="1006" w:author="Vance xu" w:date="2026-09-15T20:53:04Z">
          <w:r>
            <w:rPr>
              <w:rFonts w:hint="eastAsia"/>
              <w:color w:val="000000"/>
              <w:highlight w:val="yellow"/>
              <w:lang w:eastAsia="zh"/>
              <w:woUserID w:val="3"/>
            </w:rPr>
            <w:delText>检查</w:delText>
          </w:r>
        </w:del>
      </w:ins>
      <w:ins w:id="1007" w:author="Henry" w:date="2026-09-15T10:30:26Z">
        <w:del w:id="1008" w:author="Vance xu" w:date="2026-09-15T20:53:04Z">
          <w:r>
            <w:rPr>
              <w:rFonts w:hint="eastAsia"/>
              <w:color w:val="000000"/>
              <w:highlight w:val="yellow"/>
              <w:lang w:eastAsia="zh"/>
              <w:woUserID w:val="3"/>
            </w:rPr>
            <w:delText>内容</w:delText>
          </w:r>
        </w:del>
      </w:ins>
      <w:ins w:id="1009" w:author="Henry" w:date="2026-09-15T10:30:28Z">
        <w:del w:id="1010" w:author="Vance xu" w:date="2026-09-15T20:53:04Z">
          <w:r>
            <w:rPr>
              <w:rFonts w:hint="eastAsia"/>
              <w:color w:val="000000"/>
              <w:highlight w:val="yellow"/>
              <w:lang w:eastAsia="zh"/>
              <w:woUserID w:val="3"/>
            </w:rPr>
            <w:delText>：</w:delText>
          </w:r>
        </w:del>
      </w:ins>
      <w:ins w:id="1011" w:author="Henry" w:date="2026-09-15T10:30:37Z">
        <w:del w:id="1012" w:author="Vance xu" w:date="2026-09-15T20:53:04Z">
          <w:r>
            <w:rPr>
              <w:rFonts w:hint="eastAsia"/>
              <w:color w:val="000000"/>
              <w:highlight w:val="yellow"/>
              <w:lang w:eastAsia="zh"/>
              <w:woUserID w:val="3"/>
            </w:rPr>
            <w:delText>1.</w:delText>
          </w:r>
        </w:del>
      </w:ins>
      <w:ins w:id="1013" w:author="Henry" w:date="2026-09-15T10:30:50Z">
        <w:del w:id="1014" w:author="Vance xu" w:date="2026-09-15T20:53:04Z">
          <w:r>
            <w:rPr>
              <w:rFonts w:hint="eastAsia"/>
              <w:color w:val="000000"/>
              <w:highlight w:val="yellow"/>
              <w:lang w:eastAsia="zh"/>
              <w:woUserID w:val="3"/>
            </w:rPr>
            <w:delText>核查矩阵对应控制载体中已删除字段的载体，以及矩阵控制措施列中已删除的字段；</w:delText>
          </w:r>
        </w:del>
      </w:ins>
      <w:ins w:id="1015" w:author="Henry" w:date="2026-09-15T10:30:54Z">
        <w:del w:id="1016" w:author="Vance xu" w:date="2026-09-15T20:53:04Z">
          <w:r>
            <w:rPr>
              <w:rFonts w:hint="eastAsia"/>
              <w:color w:val="000000"/>
              <w:highlight w:val="yellow"/>
              <w:lang w:eastAsia="zh"/>
              <w:woUserID w:val="3"/>
            </w:rPr>
            <w:delText>2.</w:delText>
          </w:r>
        </w:del>
      </w:ins>
      <w:ins w:id="1017" w:author="Henry" w:date="2026-09-15T10:31:09Z">
        <w:del w:id="1018" w:author="Vance xu" w:date="2026-09-15T20:53:04Z">
          <w:r>
            <w:rPr>
              <w:rFonts w:hint="eastAsia"/>
              <w:color w:val="000000"/>
              <w:highlight w:val="yellow"/>
              <w:lang w:eastAsia="zh"/>
              <w:woUserID w:val="3"/>
            </w:rPr>
            <w:delText>对照三清单（岗位内控责任清单、不相容岗位清单、系统控制规则清单），核实上述已删除内容对应的控制措施编号下的岗位职责内容是否已同步删除。</w:delText>
          </w:r>
        </w:del>
      </w:ins>
    </w:p>
    <w:p w14:paraId="72D3FA98">
      <w:pPr>
        <w:snapToGrid w:val="0"/>
        <w:rPr>
          <w:ins w:id="1020" w:author="Henry" w:date="2026-09-15T10:30:10Z"/>
          <w:del w:id="1021" w:author="Vance xu" w:date="2026-09-15T20:53:04Z"/>
          <w:rFonts w:hint="eastAsia"/>
          <w:color w:val="000000"/>
          <w:highlight w:val="yellow"/>
          <w:lang w:eastAsia="zh"/>
          <w:woUserID w:val="3"/>
        </w:rPr>
        <w:pPrChange w:id="1019" w:author="Vance xu" w:date="2026-09-15T21:25:39Z">
          <w:pPr>
            <w:snapToGrid w:val="0"/>
          </w:pPr>
        </w:pPrChange>
      </w:pPr>
      <w:ins w:id="1022" w:author="Henry" w:date="2026-09-15T10:32:06Z">
        <w:del w:id="1023" w:author="Vance xu" w:date="2026-09-15T20:53:04Z">
          <w:r>
            <w:rPr>
              <w:rFonts w:hint="eastAsia"/>
              <w:color w:val="000000"/>
              <w:highlight w:val="yellow"/>
              <w:lang w:eastAsia="zh"/>
              <w:woUserID w:val="3"/>
            </w:rPr>
            <w:delText>不</w:delText>
          </w:r>
        </w:del>
      </w:ins>
      <w:ins w:id="1024" w:author="Henry" w:date="2026-09-15T10:32:08Z">
        <w:del w:id="1025" w:author="Vance xu" w:date="2026-09-15T20:53:04Z">
          <w:r>
            <w:rPr>
              <w:rFonts w:hint="eastAsia"/>
              <w:color w:val="000000"/>
              <w:highlight w:val="yellow"/>
              <w:lang w:eastAsia="zh"/>
              <w:woUserID w:val="3"/>
            </w:rPr>
            <w:delText>审核</w:delText>
          </w:r>
        </w:del>
      </w:ins>
      <w:ins w:id="1026" w:author="Henry" w:date="2026-09-15T10:32:11Z">
        <w:del w:id="1027" w:author="Vance xu" w:date="2026-09-15T20:53:04Z">
          <w:r>
            <w:rPr>
              <w:rFonts w:hint="eastAsia"/>
              <w:color w:val="000000"/>
              <w:highlight w:val="yellow"/>
              <w:lang w:eastAsia="zh"/>
              <w:woUserID w:val="3"/>
            </w:rPr>
            <w:delText>事项</w:delText>
          </w:r>
        </w:del>
      </w:ins>
      <w:ins w:id="1028" w:author="Henry" w:date="2026-09-15T10:32:12Z">
        <w:del w:id="1029" w:author="Vance xu" w:date="2026-09-15T20:53:04Z">
          <w:r>
            <w:rPr>
              <w:rFonts w:hint="eastAsia"/>
              <w:color w:val="000000"/>
              <w:highlight w:val="yellow"/>
              <w:lang w:eastAsia="zh"/>
              <w:woUserID w:val="3"/>
            </w:rPr>
            <w:delText>：</w:delText>
          </w:r>
        </w:del>
      </w:ins>
      <w:ins w:id="1030" w:author="Henry" w:date="2026-09-15T10:32:44Z">
        <w:del w:id="1031" w:author="Vance xu" w:date="2026-09-15T20:53:04Z">
          <w:r>
            <w:rPr>
              <w:rFonts w:hint="eastAsia"/>
              <w:color w:val="000000"/>
              <w:highlight w:val="yellow"/>
              <w:lang w:eastAsia="zh"/>
              <w:woUserID w:val="3"/>
            </w:rPr>
            <w:delText>1.</w:delText>
          </w:r>
        </w:del>
      </w:ins>
      <w:ins w:id="1032" w:author="Henry" w:date="2026-09-15T10:32:45Z">
        <w:del w:id="1033" w:author="Vance xu" w:date="2026-09-15T20:53:04Z">
          <w:r>
            <w:rPr>
              <w:rFonts w:hint="eastAsia"/>
              <w:color w:val="000000"/>
              <w:highlight w:val="yellow"/>
              <w:lang w:eastAsia="zh"/>
              <w:woUserID w:val="3"/>
            </w:rPr>
            <w:delText>不开展历史变更追溯，不核查删除动作发生的时间、原因及过程；</w:delText>
          </w:r>
        </w:del>
      </w:ins>
      <w:ins w:id="1034" w:author="Henry" w:date="2026-09-15T10:32:48Z">
        <w:del w:id="1035" w:author="Vance xu" w:date="2026-09-15T20:53:04Z">
          <w:r>
            <w:rPr>
              <w:rFonts w:hint="eastAsia"/>
              <w:color w:val="000000"/>
              <w:highlight w:val="yellow"/>
              <w:lang w:eastAsia="zh"/>
              <w:woUserID w:val="3"/>
            </w:rPr>
            <w:delText>2.</w:delText>
          </w:r>
        </w:del>
      </w:ins>
      <w:ins w:id="1036" w:author="Henry" w:date="2026-09-15T10:33:04Z">
        <w:del w:id="1037" w:author="Vance xu" w:date="2026-09-15T20:53:04Z">
          <w:r>
            <w:rPr>
              <w:rFonts w:hint="eastAsia"/>
              <w:color w:val="000000"/>
              <w:highlight w:val="yellow"/>
              <w:lang w:eastAsia="zh"/>
              <w:woUserID w:val="3"/>
            </w:rPr>
            <w:delText>不进行业务语义层面的冲突判断，不评估删除内容与原业务含义是否矛盾。</w:delText>
          </w:r>
        </w:del>
      </w:ins>
    </w:p>
    <w:p w14:paraId="72D3FA98">
      <w:pPr>
        <w:snapToGrid w:val="0"/>
        <w:rPr>
          <w:ins w:id="1039" w:author="Vance xu" w:date="2026-09-15T09:47:26Z"/>
          <w:del w:id="1040" w:author="Henry" w:date="2026-09-15T10:33:38Z"/>
          <w:woUserID w:val="2"/>
        </w:rPr>
        <w:pPrChange w:id="1038" w:author="Vance xu" w:date="2026-09-15T21:25:39Z">
          <w:pPr>
            <w:snapToGrid w:val="0"/>
          </w:pPr>
        </w:pPrChange>
      </w:pPr>
      <w:ins w:id="1041" w:author="Vance xu" w:date="2026-09-15T09:35:09Z">
        <w:del w:id="1042" w:author="Henry" w:date="2026-09-15T10:33:38Z">
          <w:r>
            <w:rPr>
              <w:woUserID w:val="2"/>
            </w:rPr>
            <w:delText>本项以当前矩阵和当前岗位清单为依据，</w:delText>
          </w:r>
        </w:del>
      </w:ins>
      <w:ins w:id="1043" w:author="Vance xu" w:date="2026-09-15T09:35:09Z">
        <w:del w:id="1044" w:author="Henry" w:date="2026-09-15T10:33:38Z">
          <w:r>
            <w:rPr>
              <w:rFonts w:hint="eastAsia"/>
              <w:lang w:eastAsia="zh"/>
              <w:woUserID w:val="2"/>
            </w:rPr>
            <w:delText>需要</w:delText>
          </w:r>
        </w:del>
      </w:ins>
      <w:ins w:id="1045" w:author="Vance xu" w:date="2026-09-15T09:35:09Z">
        <w:del w:id="1046" w:author="Henry" w:date="2026-09-15T10:33:38Z">
          <w:r>
            <w:rPr>
              <w:woUserID w:val="2"/>
            </w:rPr>
            <w:delText>核查</w:delText>
          </w:r>
        </w:del>
      </w:ins>
      <w:ins w:id="1047" w:author="Vance xu" w:date="2026-09-15T09:35:09Z">
        <w:del w:id="1048" w:author="Henry" w:date="2026-09-15T10:33:38Z">
          <w:r>
            <w:rPr>
              <w:rFonts w:hint="eastAsia"/>
              <w:lang w:eastAsia="zh"/>
              <w:woUserID w:val="2"/>
            </w:rPr>
            <w:delText>矩阵对应的控制载体的</w:delText>
          </w:r>
        </w:del>
      </w:ins>
      <w:ins w:id="1049" w:author="Vance xu" w:date="2026-09-15T09:35:09Z">
        <w:del w:id="1050" w:author="Henry" w:date="2026-09-15T10:33:38Z">
          <w:r>
            <w:rPr>
              <w:woUserID w:val="2"/>
            </w:rPr>
            <w:delText>删除</w:delText>
          </w:r>
        </w:del>
      </w:ins>
      <w:ins w:id="1051" w:author="Vance xu" w:date="2026-09-15T09:35:09Z">
        <w:del w:id="1052" w:author="Henry" w:date="2026-09-15T10:33:38Z">
          <w:r>
            <w:rPr>
              <w:rFonts w:hint="eastAsia"/>
              <w:lang w:eastAsia="zh"/>
              <w:woUserID w:val="2"/>
            </w:rPr>
            <w:delText>字段</w:delText>
          </w:r>
        </w:del>
      </w:ins>
      <w:ins w:id="1053" w:author="Vance xu" w:date="2026-09-15T09:35:09Z">
        <w:del w:id="1054" w:author="Henry" w:date="2026-09-15T10:33:38Z">
          <w:r>
            <w:rPr>
              <w:woUserID w:val="2"/>
            </w:rPr>
            <w:delText>载体</w:delText>
          </w:r>
        </w:del>
      </w:ins>
      <w:ins w:id="1055" w:author="Vance xu" w:date="2026-09-15T09:35:09Z">
        <w:del w:id="1056" w:author="Henry" w:date="2026-09-15T10:33:38Z">
          <w:r>
            <w:rPr>
              <w:rFonts w:hint="eastAsia"/>
              <w:lang w:eastAsia="zh"/>
              <w:woUserID w:val="2"/>
            </w:rPr>
            <w:delText>和矩阵的控制措施列删除的字段，对应三清单中控制措施编号对应的岗位</w:delText>
          </w:r>
        </w:del>
      </w:ins>
      <w:ins w:id="1057" w:author="Vance xu" w:date="2026-09-15T09:35:09Z">
        <w:del w:id="1058" w:author="Henry" w:date="2026-09-15T10:33:38Z">
          <w:r>
            <w:rPr>
              <w:woUserID w:val="2"/>
            </w:rPr>
            <w:delText>职责</w:delText>
          </w:r>
        </w:del>
      </w:ins>
      <w:ins w:id="1059" w:author="Vance xu" w:date="2026-09-15T09:35:09Z">
        <w:del w:id="1060" w:author="Henry" w:date="2026-09-15T10:33:38Z">
          <w:r>
            <w:rPr>
              <w:rFonts w:hint="eastAsia"/>
              <w:lang w:eastAsia="zh"/>
              <w:woUserID w:val="2"/>
            </w:rPr>
            <w:delText>内容</w:delText>
          </w:r>
        </w:del>
      </w:ins>
      <w:ins w:id="1061" w:author="Vance xu" w:date="2026-09-15T09:35:09Z">
        <w:del w:id="1062" w:author="Henry" w:date="2026-09-15T10:33:38Z">
          <w:r>
            <w:rPr>
              <w:woUserID w:val="2"/>
            </w:rPr>
            <w:delText>是否同步</w:delText>
          </w:r>
        </w:del>
      </w:ins>
      <w:ins w:id="1063" w:author="Vance xu" w:date="2026-09-15T09:35:09Z">
        <w:del w:id="1064" w:author="Henry" w:date="2026-09-15T10:33:38Z">
          <w:r>
            <w:rPr>
              <w:rFonts w:hint="eastAsia"/>
              <w:lang w:eastAsia="zh"/>
              <w:woUserID w:val="2"/>
            </w:rPr>
            <w:delText>删除</w:delText>
          </w:r>
        </w:del>
      </w:ins>
      <w:ins w:id="1065" w:author="Vance xu" w:date="2026-09-15T09:35:09Z">
        <w:del w:id="1066" w:author="Henry" w:date="2026-09-15T10:33:38Z">
          <w:r>
            <w:rPr>
              <w:woUserID w:val="2"/>
            </w:rPr>
            <w:delText>，不开展历史变更追溯及业务语义冲突判断。</w:delText>
          </w:r>
        </w:del>
      </w:ins>
    </w:p>
    <w:p w14:paraId="72D3FA98">
      <w:pPr>
        <w:snapToGrid w:val="0"/>
        <w:rPr>
          <w:ins w:id="1068" w:author="Vance xu" w:date="2026-09-15T09:47:56Z"/>
          <w:rFonts w:hint="eastAsia"/>
          <w:lang w:val="en-US" w:eastAsia="zh-CN"/>
          <w:rPrChange w:id="1069" w:author="Vance xu" w:date="2026-09-15T10:01:25Z">
            <w:rPr>
              <w:ins w:id="1070" w:author="Vance xu" w:date="2026-09-15T09:47:56Z"/>
              <w:rFonts w:hint="eastAsia"/>
              <w:lang w:eastAsia="zh"/>
              <w:woUserID w:val="2"/>
            </w:rPr>
          </w:rPrChange>
          <w:woUserID w:val="0"/>
        </w:rPr>
        <w:pPrChange w:id="1067" w:author="Vance xu" w:date="2026-09-15T21:25:39Z">
          <w:pPr>
            <w:snapToGrid w:val="0"/>
          </w:pPr>
        </w:pPrChange>
      </w:pPr>
    </w:p>
    <w:p w14:paraId="1FE869F4">
      <w:pPr>
        <w:numPr>
          <w:ilvl w:val="-1"/>
          <w:numId w:val="0"/>
        </w:numPr>
        <w:snapToGrid w:val="0"/>
        <w:ind w:firstLineChars="200"/>
        <w:rPr>
          <w:ins w:id="1072" w:author="Henry" w:date="2026-09-15T11:41:07Z"/>
          <w:del w:id="1073" w:author="Vance xu" w:date="2026-09-15T21:25:29Z"/>
          <w:rFonts w:hint="eastAsia"/>
          <w:color w:val="000000"/>
          <w:lang w:eastAsia="zh"/>
          <w:woUserID w:val="3"/>
        </w:rPr>
        <w:pPrChange w:id="1071" w:author="Henry" w:date="2026-09-15T11:42:08Z">
          <w:pPr>
            <w:snapToGrid w:val="0"/>
          </w:pPr>
        </w:pPrChange>
      </w:pPr>
      <w:ins w:id="1074" w:author="Henry" w:date="2026-09-15T11:41:07Z">
        <w:del w:id="1075" w:author="Vance xu" w:date="2026-09-15T21:25:29Z">
          <w:r>
            <w:rPr>
              <w:rFonts w:hint="eastAsia"/>
              <w:color w:val="000000"/>
              <w:lang w:eastAsia="zh"/>
              <w:woUserID w:val="3"/>
            </w:rPr>
            <w:delText>一、</w:delText>
          </w:r>
        </w:del>
      </w:ins>
      <w:ins w:id="1076" w:author="Henry" w:date="2026-09-15T11:41:12Z">
        <w:del w:id="1077" w:author="Vance xu" w:date="2026-09-15T21:25:29Z">
          <w:r>
            <w:rPr>
              <w:rFonts w:hint="eastAsia"/>
              <w:color w:val="000000"/>
              <w:lang w:eastAsia="zh"/>
              <w:woUserID w:val="3"/>
            </w:rPr>
            <w:delText>“</w:delText>
          </w:r>
        </w:del>
      </w:ins>
      <w:ins w:id="1078" w:author="Henry" w:date="2026-09-15T11:41:07Z">
        <w:del w:id="1079" w:author="Vance xu" w:date="2026-09-15T21:25:29Z">
          <w:r>
            <w:rPr>
              <w:rFonts w:hint="eastAsia"/>
              <w:color w:val="000000"/>
              <w:lang w:eastAsia="zh"/>
              <w:woUserID w:val="3"/>
            </w:rPr>
            <w:delText>是否适用</w:delText>
          </w:r>
        </w:del>
      </w:ins>
      <w:ins w:id="1080" w:author="Henry" w:date="2026-09-15T11:41:17Z">
        <w:del w:id="1081" w:author="Vance xu" w:date="2026-09-15T21:25:29Z">
          <w:r>
            <w:rPr>
              <w:rFonts w:hint="eastAsia"/>
              <w:color w:val="000000"/>
              <w:lang w:eastAsia="zh"/>
              <w:woUserID w:val="3"/>
            </w:rPr>
            <w:delText>”</w:delText>
          </w:r>
        </w:del>
      </w:ins>
      <w:ins w:id="1082" w:author="Henry" w:date="2026-09-15T11:41:07Z">
        <w:del w:id="1083" w:author="Vance xu" w:date="2026-09-15T21:25:29Z">
          <w:r>
            <w:rPr>
              <w:rFonts w:hint="eastAsia"/>
              <w:color w:val="000000"/>
              <w:lang w:eastAsia="zh"/>
              <w:woUserID w:val="3"/>
            </w:rPr>
            <w:delText>列的判定原则</w:delText>
          </w:r>
        </w:del>
      </w:ins>
    </w:p>
    <w:p w14:paraId="3B4E09F2">
      <w:pPr>
        <w:numPr>
          <w:ilvl w:val="-1"/>
          <w:numId w:val="0"/>
        </w:numPr>
        <w:snapToGrid w:val="0"/>
        <w:ind w:firstLineChars="200"/>
        <w:rPr>
          <w:ins w:id="1085" w:author="Henry" w:date="2026-09-15T11:42:21Z"/>
          <w:del w:id="1086" w:author="Vance xu" w:date="2026-09-15T21:25:29Z"/>
          <w:rFonts w:hint="eastAsia"/>
          <w:color w:val="000000"/>
          <w:lang w:eastAsia="zh"/>
          <w:woUserID w:val="3"/>
        </w:rPr>
        <w:pPrChange w:id="1084" w:author="Henry" w:date="2026-09-15T11:42:16Z">
          <w:pPr>
            <w:snapToGrid w:val="0"/>
          </w:pPr>
        </w:pPrChange>
      </w:pPr>
      <w:ins w:id="1087" w:author="Henry" w:date="2026-09-15T11:41:07Z">
        <w:del w:id="1088" w:author="Vance xu" w:date="2026-09-15T21:25:29Z">
          <w:r>
            <w:rPr>
              <w:rFonts w:hint="eastAsia"/>
              <w:color w:val="000000"/>
              <w:lang w:eastAsia="zh"/>
              <w:woUserID w:val="3"/>
            </w:rPr>
            <w:delText>矩阵中</w:delText>
          </w:r>
        </w:del>
      </w:ins>
      <w:ins w:id="1089" w:author="Henry" w:date="2026-09-15T11:41:24Z">
        <w:del w:id="1090" w:author="Vance xu" w:date="2026-09-15T21:25:29Z">
          <w:r>
            <w:rPr>
              <w:rFonts w:hint="eastAsia"/>
              <w:color w:val="000000"/>
              <w:lang w:eastAsia="zh"/>
              <w:woUserID w:val="3"/>
            </w:rPr>
            <w:delText>“</w:delText>
          </w:r>
        </w:del>
      </w:ins>
      <w:ins w:id="1091" w:author="Henry" w:date="2026-09-15T11:41:07Z">
        <w:del w:id="1092" w:author="Vance xu" w:date="2026-09-15T21:25:29Z">
          <w:r>
            <w:rPr>
              <w:rFonts w:hint="eastAsia"/>
              <w:color w:val="000000"/>
              <w:lang w:eastAsia="zh"/>
              <w:woUserID w:val="3"/>
            </w:rPr>
            <w:delText>是否适用</w:delText>
          </w:r>
        </w:del>
      </w:ins>
      <w:ins w:id="1093" w:author="Henry" w:date="2026-09-15T11:41:29Z">
        <w:del w:id="1094" w:author="Vance xu" w:date="2026-09-15T21:25:29Z">
          <w:r>
            <w:rPr>
              <w:rFonts w:hint="eastAsia"/>
              <w:color w:val="000000"/>
              <w:lang w:eastAsia="zh"/>
              <w:woUserID w:val="3"/>
            </w:rPr>
            <w:delText>”</w:delText>
          </w:r>
        </w:del>
      </w:ins>
      <w:ins w:id="1095" w:author="Henry" w:date="2026-09-15T11:41:07Z">
        <w:del w:id="1096" w:author="Vance xu" w:date="2026-09-15T21:25:29Z">
          <w:r>
            <w:rPr>
              <w:rFonts w:hint="eastAsia"/>
              <w:color w:val="000000"/>
              <w:lang w:eastAsia="zh"/>
              <w:woUserID w:val="3"/>
            </w:rPr>
            <w:delText>列填写为</w:delText>
          </w:r>
        </w:del>
      </w:ins>
      <w:ins w:id="1097" w:author="Henry" w:date="2026-09-15T11:41:38Z">
        <w:del w:id="1098" w:author="Vance xu" w:date="2026-09-15T21:25:29Z">
          <w:r>
            <w:rPr>
              <w:rFonts w:hint="eastAsia"/>
              <w:color w:val="000000"/>
              <w:lang w:eastAsia="zh"/>
              <w:woUserID w:val="3"/>
            </w:rPr>
            <w:delText>“</w:delText>
          </w:r>
        </w:del>
      </w:ins>
      <w:ins w:id="1099" w:author="Henry" w:date="2026-09-15T11:41:07Z">
        <w:del w:id="1100" w:author="Vance xu" w:date="2026-09-15T21:25:29Z">
          <w:r>
            <w:rPr>
              <w:rFonts w:hint="eastAsia"/>
              <w:color w:val="000000"/>
              <w:lang w:eastAsia="zh"/>
              <w:woUserID w:val="3"/>
            </w:rPr>
            <w:delText>是</w:delText>
          </w:r>
        </w:del>
      </w:ins>
      <w:ins w:id="1101" w:author="Henry" w:date="2026-09-15T11:41:42Z">
        <w:del w:id="1102" w:author="Vance xu" w:date="2026-09-15T21:25:29Z">
          <w:r>
            <w:rPr>
              <w:rFonts w:hint="eastAsia"/>
              <w:color w:val="000000"/>
              <w:lang w:eastAsia="zh"/>
              <w:woUserID w:val="3"/>
            </w:rPr>
            <w:delText>”</w:delText>
          </w:r>
        </w:del>
      </w:ins>
      <w:ins w:id="1103" w:author="Henry" w:date="2026-09-15T11:41:07Z">
        <w:del w:id="1104" w:author="Vance xu" w:date="2026-09-15T21:25:29Z">
          <w:r>
            <w:rPr>
              <w:rFonts w:hint="eastAsia"/>
              <w:color w:val="000000"/>
              <w:lang w:eastAsia="zh"/>
              <w:woUserID w:val="3"/>
            </w:rPr>
            <w:delText>或</w:delText>
          </w:r>
        </w:del>
      </w:ins>
      <w:ins w:id="1105" w:author="Henry" w:date="2026-09-15T11:41:48Z">
        <w:del w:id="1106" w:author="Vance xu" w:date="2026-09-15T21:25:29Z">
          <w:r>
            <w:rPr>
              <w:rFonts w:hint="eastAsia"/>
              <w:color w:val="000000"/>
              <w:lang w:eastAsia="zh"/>
              <w:woUserID w:val="3"/>
            </w:rPr>
            <w:delText>“</w:delText>
          </w:r>
        </w:del>
      </w:ins>
      <w:ins w:id="1107" w:author="Henry" w:date="2026-09-15T11:41:07Z">
        <w:del w:id="1108" w:author="Vance xu" w:date="2026-09-15T21:25:29Z">
          <w:r>
            <w:rPr>
              <w:rFonts w:hint="eastAsia"/>
              <w:color w:val="000000"/>
              <w:lang w:eastAsia="zh"/>
              <w:woUserID w:val="3"/>
            </w:rPr>
            <w:delText>适用</w:delText>
          </w:r>
        </w:del>
      </w:ins>
      <w:ins w:id="1109" w:author="Henry" w:date="2026-09-15T11:41:52Z">
        <w:del w:id="1110" w:author="Vance xu" w:date="2026-09-15T21:25:29Z">
          <w:r>
            <w:rPr>
              <w:rFonts w:hint="eastAsia"/>
              <w:color w:val="000000"/>
              <w:lang w:eastAsia="zh"/>
              <w:woUserID w:val="3"/>
            </w:rPr>
            <w:delText>”</w:delText>
          </w:r>
        </w:del>
      </w:ins>
      <w:ins w:id="1111" w:author="Henry" w:date="2026-09-15T11:41:07Z">
        <w:del w:id="1112" w:author="Vance xu" w:date="2026-09-15T21:25:29Z">
          <w:r>
            <w:rPr>
              <w:rFonts w:hint="eastAsia"/>
              <w:color w:val="000000"/>
              <w:lang w:eastAsia="zh"/>
              <w:woUserID w:val="3"/>
            </w:rPr>
            <w:delText>的条目，原则上以该列为准；但若与下述责任主体适用规则存在冲突，须提示：</w:delText>
          </w:r>
        </w:del>
      </w:ins>
      <w:ins w:id="1113" w:author="Henry" w:date="2026-09-15T11:41:59Z">
        <w:del w:id="1114" w:author="Vance xu" w:date="2026-09-15T21:25:29Z">
          <w:r>
            <w:rPr>
              <w:rFonts w:hint="eastAsia"/>
              <w:color w:val="000000"/>
              <w:lang w:eastAsia="zh"/>
              <w:woUserID w:val="3"/>
            </w:rPr>
            <w:delText>“</w:delText>
          </w:r>
        </w:del>
      </w:ins>
      <w:ins w:id="1115" w:author="Henry" w:date="2026-09-15T11:41:07Z">
        <w:del w:id="1116" w:author="Vance xu" w:date="2026-09-15T21:25:29Z">
          <w:r>
            <w:rPr>
              <w:rFonts w:hint="eastAsia"/>
              <w:color w:val="000000"/>
              <w:lang w:eastAsia="zh"/>
              <w:woUserID w:val="3"/>
            </w:rPr>
            <w:delText>请核实适用性匹配情况</w:delText>
          </w:r>
        </w:del>
      </w:ins>
      <w:ins w:id="1117" w:author="Henry" w:date="2026-09-15T11:42:04Z">
        <w:del w:id="1118" w:author="Vance xu" w:date="2026-09-15T21:25:29Z">
          <w:r>
            <w:rPr>
              <w:rFonts w:hint="eastAsia"/>
              <w:color w:val="000000"/>
              <w:lang w:eastAsia="zh"/>
              <w:woUserID w:val="3"/>
            </w:rPr>
            <w:delText>”</w:delText>
          </w:r>
        </w:del>
      </w:ins>
      <w:ins w:id="1119" w:author="Henry" w:date="2026-09-15T11:41:07Z">
        <w:del w:id="1120" w:author="Vance xu" w:date="2026-09-15T21:25:29Z">
          <w:r>
            <w:rPr>
              <w:rFonts w:hint="eastAsia"/>
              <w:color w:val="000000"/>
              <w:lang w:eastAsia="zh"/>
              <w:woUserID w:val="3"/>
            </w:rPr>
            <w:delText>。</w:delText>
          </w:r>
        </w:del>
      </w:ins>
    </w:p>
    <w:p w14:paraId="7FE0E94E">
      <w:pPr>
        <w:numPr>
          <w:ilvl w:val="-1"/>
          <w:numId w:val="0"/>
        </w:numPr>
        <w:snapToGrid w:val="0"/>
        <w:ind w:firstLineChars="200"/>
        <w:rPr>
          <w:ins w:id="1122" w:author="Henry" w:date="2026-09-15T11:42:44Z"/>
          <w:del w:id="1123" w:author="Vance xu" w:date="2026-09-15T21:25:29Z"/>
          <w:rFonts w:hint="eastAsia"/>
          <w:color w:val="000000"/>
          <w:lang w:eastAsia="zh"/>
          <w:woUserID w:val="3"/>
        </w:rPr>
        <w:pPrChange w:id="1121" w:author="Henry" w:date="2026-09-15T11:42:16Z">
          <w:pPr>
            <w:snapToGrid w:val="0"/>
          </w:pPr>
        </w:pPrChange>
      </w:pPr>
      <w:ins w:id="1124" w:author="Henry" w:date="2026-09-15T11:42:44Z">
        <w:del w:id="1125" w:author="Vance xu" w:date="2026-09-15T21:25:29Z">
          <w:r>
            <w:rPr>
              <w:rFonts w:hint="eastAsia"/>
              <w:color w:val="000000"/>
              <w:lang w:eastAsia="zh"/>
              <w:woUserID w:val="3"/>
            </w:rPr>
            <w:delText>二、责任主体列的适用范围规则</w:delText>
          </w:r>
        </w:del>
      </w:ins>
    </w:p>
    <w:p w14:paraId="61932BFE">
      <w:pPr>
        <w:numPr>
          <w:ilvl w:val="-1"/>
          <w:numId w:val="0"/>
        </w:numPr>
        <w:snapToGrid w:val="0"/>
        <w:ind w:firstLineChars="200"/>
        <w:rPr>
          <w:ins w:id="1127" w:author="Henry" w:date="2026-09-15T11:42:44Z"/>
          <w:del w:id="1128" w:author="Vance xu" w:date="2026-09-15T21:25:29Z"/>
          <w:rFonts w:hint="eastAsia"/>
          <w:color w:val="000000"/>
          <w:lang w:eastAsia="zh"/>
          <w:woUserID w:val="3"/>
        </w:rPr>
        <w:pPrChange w:id="1126" w:author="Henry" w:date="2026-09-15T11:42:16Z">
          <w:pPr>
            <w:snapToGrid w:val="0"/>
          </w:pPr>
        </w:pPrChange>
      </w:pPr>
      <w:ins w:id="1129" w:author="Henry" w:date="2026-09-15T11:42:44Z">
        <w:del w:id="1130" w:author="Vance xu" w:date="2026-09-15T21:25:29Z">
          <w:r>
            <w:rPr>
              <w:rFonts w:hint="eastAsia"/>
              <w:color w:val="000000"/>
              <w:lang w:eastAsia="zh"/>
              <w:woUserID w:val="3"/>
            </w:rPr>
            <w:delText>根据</w:delText>
          </w:r>
        </w:del>
      </w:ins>
      <w:ins w:id="1131" w:author="Henry" w:date="2026-09-15T11:42:50Z">
        <w:del w:id="1132" w:author="Vance xu" w:date="2026-09-15T21:25:29Z">
          <w:r>
            <w:rPr>
              <w:rFonts w:hint="eastAsia"/>
              <w:color w:val="000000"/>
              <w:lang w:eastAsia="zh"/>
              <w:woUserID w:val="3"/>
            </w:rPr>
            <w:delText>“</w:delText>
          </w:r>
        </w:del>
      </w:ins>
      <w:ins w:id="1133" w:author="Henry" w:date="2026-09-15T11:42:44Z">
        <w:del w:id="1134" w:author="Vance xu" w:date="2026-09-15T21:25:29Z">
          <w:r>
            <w:rPr>
              <w:rFonts w:hint="eastAsia"/>
              <w:color w:val="000000"/>
              <w:lang w:eastAsia="zh"/>
              <w:woUserID w:val="3"/>
            </w:rPr>
            <w:delText>责任主体</w:delText>
          </w:r>
        </w:del>
      </w:ins>
      <w:ins w:id="1135" w:author="Henry" w:date="2026-09-15T11:42:55Z">
        <w:del w:id="1136" w:author="Vance xu" w:date="2026-09-15T21:25:29Z">
          <w:r>
            <w:rPr>
              <w:rFonts w:hint="eastAsia"/>
              <w:color w:val="000000"/>
              <w:lang w:eastAsia="zh"/>
              <w:woUserID w:val="3"/>
            </w:rPr>
            <w:delText>”</w:delText>
          </w:r>
        </w:del>
      </w:ins>
      <w:ins w:id="1137" w:author="Henry" w:date="2026-09-15T11:42:44Z">
        <w:del w:id="1138" w:author="Vance xu" w:date="2026-09-15T21:25:29Z">
          <w:r>
            <w:rPr>
              <w:rFonts w:hint="eastAsia"/>
              <w:color w:val="000000"/>
              <w:lang w:eastAsia="zh"/>
              <w:woUserID w:val="3"/>
            </w:rPr>
            <w:delText>列中出现的字段，按以下规则判定适用的会计主体：</w:delText>
          </w:r>
        </w:del>
      </w:ins>
    </w:p>
    <w:p w14:paraId="72683283">
      <w:pPr>
        <w:numPr>
          <w:ilvl w:val="-1"/>
          <w:numId w:val="0"/>
        </w:numPr>
        <w:snapToGrid w:val="0"/>
        <w:ind w:firstLineChars="200"/>
        <w:rPr>
          <w:ins w:id="1140" w:author="Henry" w:date="2026-09-15T11:42:44Z"/>
          <w:del w:id="1141" w:author="Vance xu" w:date="2026-09-15T21:25:29Z"/>
          <w:rFonts w:hint="eastAsia"/>
          <w:color w:val="000000"/>
          <w:lang w:eastAsia="zh"/>
          <w:woUserID w:val="3"/>
        </w:rPr>
        <w:pPrChange w:id="1139" w:author="Henry" w:date="2026-09-15T11:42:58Z">
          <w:pPr>
            <w:snapToGrid w:val="0"/>
          </w:pPr>
        </w:pPrChange>
      </w:pPr>
      <w:ins w:id="1142" w:author="Henry" w:date="2026-09-15T11:42:44Z">
        <w:del w:id="1143" w:author="Vance xu" w:date="2026-09-15T21:25:29Z">
          <w:r>
            <w:rPr>
              <w:rFonts w:hint="eastAsia"/>
              <w:color w:val="000000"/>
              <w:lang w:eastAsia="zh"/>
              <w:woUserID w:val="3"/>
            </w:rPr>
            <w:delText>1. 仅出现</w:delText>
          </w:r>
        </w:del>
      </w:ins>
      <w:ins w:id="1144" w:author="Henry" w:date="2026-09-15T11:43:03Z">
        <w:del w:id="1145" w:author="Vance xu" w:date="2026-09-15T21:25:29Z">
          <w:r>
            <w:rPr>
              <w:rFonts w:hint="eastAsia"/>
              <w:color w:val="000000"/>
              <w:lang w:eastAsia="zh"/>
              <w:woUserID w:val="3"/>
            </w:rPr>
            <w:delText>“</w:delText>
          </w:r>
        </w:del>
      </w:ins>
      <w:ins w:id="1146" w:author="Henry" w:date="2026-09-15T11:42:44Z">
        <w:del w:id="1147" w:author="Vance xu" w:date="2026-09-15T21:25:29Z">
          <w:r>
            <w:rPr>
              <w:rFonts w:hint="eastAsia"/>
              <w:color w:val="000000"/>
              <w:lang w:eastAsia="zh"/>
              <w:woUserID w:val="3"/>
            </w:rPr>
            <w:delText>省公司-部</w:delText>
          </w:r>
        </w:del>
      </w:ins>
      <w:ins w:id="1148" w:author="Henry" w:date="2026-09-15T11:43:08Z">
        <w:del w:id="1149" w:author="Vance xu" w:date="2026-09-15T21:25:29Z">
          <w:r>
            <w:rPr>
              <w:rFonts w:hint="eastAsia"/>
              <w:color w:val="000000"/>
              <w:lang w:eastAsia="zh"/>
              <w:woUserID w:val="3"/>
            </w:rPr>
            <w:delText>”</w:delText>
          </w:r>
        </w:del>
      </w:ins>
      <w:ins w:id="1150" w:author="Henry" w:date="2026-09-15T11:43:13Z">
        <w:del w:id="1151" w:author="Vance xu" w:date="2026-09-15T21:25:29Z">
          <w:r>
            <w:rPr>
              <w:rFonts w:hint="eastAsia"/>
              <w:color w:val="000000"/>
              <w:lang w:eastAsia="zh"/>
              <w:woUserID w:val="3"/>
            </w:rPr>
            <w:delText>“</w:delText>
          </w:r>
        </w:del>
      </w:ins>
      <w:ins w:id="1152" w:author="Henry" w:date="2026-09-15T11:42:44Z">
        <w:del w:id="1153" w:author="Vance xu" w:date="2026-09-15T21:25:29Z">
          <w:r>
            <w:rPr>
              <w:rFonts w:hint="eastAsia"/>
              <w:color w:val="000000"/>
              <w:lang w:eastAsia="zh"/>
              <w:woUserID w:val="3"/>
            </w:rPr>
            <w:delText>国网部</w:delText>
          </w:r>
        </w:del>
      </w:ins>
      <w:ins w:id="1154" w:author="Henry" w:date="2026-09-15T11:43:18Z">
        <w:del w:id="1155" w:author="Vance xu" w:date="2026-09-15T21:25:29Z">
          <w:r>
            <w:rPr>
              <w:rFonts w:hint="eastAsia"/>
              <w:color w:val="000000"/>
              <w:lang w:eastAsia="zh"/>
              <w:woUserID w:val="3"/>
            </w:rPr>
            <w:delText>”</w:delText>
          </w:r>
        </w:del>
      </w:ins>
      <w:ins w:id="1156" w:author="Henry" w:date="2026-09-15T11:43:22Z">
        <w:del w:id="1157" w:author="Vance xu" w:date="2026-09-15T21:25:29Z">
          <w:r>
            <w:rPr>
              <w:rFonts w:hint="eastAsia"/>
              <w:color w:val="000000"/>
              <w:lang w:eastAsia="zh"/>
              <w:woUserID w:val="3"/>
            </w:rPr>
            <w:delText>“</w:delText>
          </w:r>
        </w:del>
      </w:ins>
      <w:ins w:id="1158" w:author="Henry" w:date="2026-09-15T11:42:44Z">
        <w:del w:id="1159" w:author="Vance xu" w:date="2026-09-15T21:25:29Z">
          <w:r>
            <w:rPr>
              <w:rFonts w:hint="eastAsia"/>
              <w:color w:val="000000"/>
              <w:lang w:eastAsia="zh"/>
              <w:woUserID w:val="3"/>
            </w:rPr>
            <w:delText>省公司物资部</w:delText>
          </w:r>
        </w:del>
      </w:ins>
      <w:ins w:id="1160" w:author="Henry" w:date="2026-09-15T11:43:27Z">
        <w:del w:id="1161" w:author="Vance xu" w:date="2026-09-15T21:25:29Z">
          <w:r>
            <w:rPr>
              <w:rFonts w:hint="eastAsia"/>
              <w:color w:val="000000"/>
              <w:lang w:eastAsia="zh"/>
              <w:woUserID w:val="3"/>
            </w:rPr>
            <w:delText>”</w:delText>
          </w:r>
        </w:del>
      </w:ins>
      <w:ins w:id="1162" w:author="Henry" w:date="2026-09-15T11:42:44Z">
        <w:del w:id="1163" w:author="Vance xu" w:date="2026-09-15T21:25:29Z">
          <w:r>
            <w:rPr>
              <w:rFonts w:hint="eastAsia"/>
              <w:color w:val="000000"/>
              <w:lang w:eastAsia="zh"/>
              <w:woUserID w:val="3"/>
            </w:rPr>
            <w:delText>等字段的：仅适用于省公司本级，其他下属公司的岗位责任清单和不相容岗位清单均不适用。</w:delText>
          </w:r>
        </w:del>
      </w:ins>
    </w:p>
    <w:p w14:paraId="125C56CE">
      <w:pPr>
        <w:numPr>
          <w:ilvl w:val="-1"/>
          <w:numId w:val="0"/>
        </w:numPr>
        <w:snapToGrid w:val="0"/>
        <w:ind w:firstLineChars="200"/>
        <w:rPr>
          <w:ins w:id="1165" w:author="Henry" w:date="2026-09-15T11:45:24Z"/>
          <w:del w:id="1166" w:author="Vance xu" w:date="2026-09-15T21:25:29Z"/>
          <w:rFonts w:hint="eastAsia"/>
          <w:color w:val="000000"/>
          <w:lang w:eastAsia="zh"/>
          <w:woUserID w:val="3"/>
        </w:rPr>
        <w:pPrChange w:id="1164" w:author="Henry" w:date="2026-09-15T11:43:31Z">
          <w:pPr>
            <w:snapToGrid w:val="0"/>
          </w:pPr>
        </w:pPrChange>
      </w:pPr>
      <w:ins w:id="1167" w:author="Henry" w:date="2026-09-15T11:42:44Z">
        <w:del w:id="1168" w:author="Vance xu" w:date="2026-09-15T21:25:29Z">
          <w:r>
            <w:rPr>
              <w:rFonts w:hint="eastAsia"/>
              <w:color w:val="000000"/>
              <w:lang w:eastAsia="zh"/>
              <w:woUserID w:val="3"/>
            </w:rPr>
            <w:delText>2. 仅出现</w:delText>
          </w:r>
        </w:del>
      </w:ins>
      <w:ins w:id="1169" w:author="Henry" w:date="2026-09-15T11:43:36Z">
        <w:del w:id="1170" w:author="Vance xu" w:date="2026-09-15T21:25:29Z">
          <w:r>
            <w:rPr>
              <w:rFonts w:hint="eastAsia"/>
              <w:color w:val="000000"/>
              <w:lang w:eastAsia="zh"/>
              <w:woUserID w:val="3"/>
            </w:rPr>
            <w:delText>“</w:delText>
          </w:r>
        </w:del>
      </w:ins>
      <w:ins w:id="1171" w:author="Henry" w:date="2026-09-15T11:42:44Z">
        <w:del w:id="1172" w:author="Vance xu" w:date="2026-09-15T21:25:29Z">
          <w:r>
            <w:rPr>
              <w:rFonts w:hint="eastAsia"/>
              <w:color w:val="000000"/>
              <w:lang w:eastAsia="zh"/>
              <w:woUserID w:val="3"/>
            </w:rPr>
            <w:delText>供服中心</w:delText>
          </w:r>
        </w:del>
      </w:ins>
      <w:ins w:id="1173" w:author="Henry" w:date="2026-09-15T11:43:41Z">
        <w:del w:id="1174" w:author="Vance xu" w:date="2026-09-15T21:25:29Z">
          <w:r>
            <w:rPr>
              <w:rFonts w:hint="eastAsia"/>
              <w:color w:val="000000"/>
              <w:lang w:eastAsia="zh"/>
              <w:woUserID w:val="3"/>
            </w:rPr>
            <w:delText>”</w:delText>
          </w:r>
        </w:del>
      </w:ins>
      <w:ins w:id="1175" w:author="Henry" w:date="2026-09-15T11:43:44Z">
        <w:del w:id="1176" w:author="Vance xu" w:date="2026-09-15T21:25:29Z">
          <w:r>
            <w:rPr>
              <w:rFonts w:hint="eastAsia"/>
              <w:color w:val="000000"/>
              <w:lang w:eastAsia="zh"/>
              <w:woUserID w:val="3"/>
            </w:rPr>
            <w:delText>“</w:delText>
          </w:r>
        </w:del>
      </w:ins>
      <w:ins w:id="1177" w:author="Henry" w:date="2026-09-15T11:42:44Z">
        <w:del w:id="1178" w:author="Vance xu" w:date="2026-09-15T21:25:29Z">
          <w:r>
            <w:rPr>
              <w:rFonts w:hint="eastAsia"/>
              <w:color w:val="000000"/>
              <w:lang w:eastAsia="zh"/>
              <w:woUserID w:val="3"/>
            </w:rPr>
            <w:delText>省供服中心</w:delText>
          </w:r>
        </w:del>
      </w:ins>
      <w:ins w:id="1179" w:author="Henry" w:date="2026-09-15T11:43:49Z">
        <w:del w:id="1180" w:author="Vance xu" w:date="2026-09-15T21:25:29Z">
          <w:r>
            <w:rPr>
              <w:rFonts w:hint="eastAsia"/>
              <w:color w:val="000000"/>
              <w:lang w:eastAsia="zh"/>
              <w:woUserID w:val="3"/>
            </w:rPr>
            <w:delText>”</w:delText>
          </w:r>
        </w:del>
      </w:ins>
      <w:ins w:id="1181" w:author="Henry" w:date="2026-09-15T11:42:44Z">
        <w:del w:id="1182" w:author="Vance xu" w:date="2026-09-15T21:25:29Z">
          <w:r>
            <w:rPr>
              <w:rFonts w:hint="eastAsia"/>
              <w:color w:val="000000"/>
              <w:lang w:eastAsia="zh"/>
              <w:woUserID w:val="3"/>
            </w:rPr>
            <w:delText>的：仅适用于供服中心这一会计主体的岗位责任清单和不相容岗位清单。</w:delText>
          </w:r>
        </w:del>
      </w:ins>
    </w:p>
    <w:p w14:paraId="6EB813DB">
      <w:pPr>
        <w:numPr>
          <w:ilvl w:val="-1"/>
          <w:numId w:val="0"/>
        </w:numPr>
        <w:snapToGrid w:val="0"/>
        <w:ind w:firstLineChars="200"/>
        <w:rPr>
          <w:ins w:id="1184" w:author="Henry" w:date="2026-09-15T11:42:44Z"/>
          <w:del w:id="1185" w:author="Vance xu" w:date="2026-09-15T21:25:29Z"/>
          <w:rFonts w:hint="eastAsia"/>
          <w:color w:val="000000"/>
          <w:lang w:eastAsia="zh"/>
          <w:woUserID w:val="3"/>
        </w:rPr>
        <w:pPrChange w:id="1183" w:author="Henry" w:date="2026-09-15T11:43:53Z">
          <w:pPr>
            <w:snapToGrid w:val="0"/>
          </w:pPr>
        </w:pPrChange>
      </w:pPr>
      <w:ins w:id="1186" w:author="Henry" w:date="2026-09-15T11:42:44Z">
        <w:del w:id="1187" w:author="Vance xu" w:date="2026-09-15T21:25:29Z">
          <w:r>
            <w:rPr>
              <w:rFonts w:hint="eastAsia"/>
              <w:color w:val="000000"/>
              <w:lang w:eastAsia="zh"/>
              <w:woUserID w:val="3"/>
            </w:rPr>
            <w:delText>3. 仅出现</w:delText>
          </w:r>
        </w:del>
      </w:ins>
      <w:ins w:id="1188" w:author="Henry" w:date="2026-09-15T11:43:58Z">
        <w:del w:id="1189" w:author="Vance xu" w:date="2026-09-15T21:25:29Z">
          <w:r>
            <w:rPr>
              <w:rFonts w:hint="eastAsia"/>
              <w:color w:val="000000"/>
              <w:lang w:eastAsia="zh"/>
              <w:woUserID w:val="3"/>
            </w:rPr>
            <w:delText>“</w:delText>
          </w:r>
        </w:del>
      </w:ins>
      <w:ins w:id="1190" w:author="Henry" w:date="2026-09-15T11:42:44Z">
        <w:del w:id="1191" w:author="Vance xu" w:date="2026-09-15T21:25:29Z">
          <w:r>
            <w:rPr>
              <w:rFonts w:hint="eastAsia"/>
              <w:color w:val="000000"/>
              <w:lang w:eastAsia="zh"/>
              <w:woUserID w:val="3"/>
            </w:rPr>
            <w:delText>物资公司-*部</w:delText>
          </w:r>
        </w:del>
      </w:ins>
      <w:ins w:id="1192" w:author="Henry" w:date="2026-09-15T11:44:03Z">
        <w:del w:id="1193" w:author="Vance xu" w:date="2026-09-15T21:25:29Z">
          <w:r>
            <w:rPr>
              <w:rFonts w:hint="eastAsia"/>
              <w:color w:val="000000"/>
              <w:lang w:eastAsia="zh"/>
              <w:woUserID w:val="3"/>
            </w:rPr>
            <w:delText>”</w:delText>
          </w:r>
        </w:del>
      </w:ins>
      <w:ins w:id="1194" w:author="Henry" w:date="2026-09-15T11:42:44Z">
        <w:del w:id="1195" w:author="Vance xu" w:date="2026-09-15T21:25:29Z">
          <w:r>
            <w:rPr>
              <w:rFonts w:hint="eastAsia"/>
              <w:color w:val="000000"/>
              <w:lang w:eastAsia="zh"/>
              <w:woUserID w:val="3"/>
            </w:rPr>
            <w:delText>的：仅适用于物资公司的岗位责任清单和不相容岗位清单。</w:delText>
          </w:r>
        </w:del>
      </w:ins>
    </w:p>
    <w:p w14:paraId="3241E320">
      <w:pPr>
        <w:numPr>
          <w:ilvl w:val="-1"/>
          <w:numId w:val="0"/>
        </w:numPr>
        <w:snapToGrid w:val="0"/>
        <w:ind w:firstLineChars="200"/>
        <w:rPr>
          <w:ins w:id="1197" w:author="Henry" w:date="2026-09-15T11:42:44Z"/>
          <w:del w:id="1198" w:author="Vance xu" w:date="2026-09-15T21:25:29Z"/>
          <w:rFonts w:hint="eastAsia"/>
          <w:color w:val="000000"/>
          <w:lang w:eastAsia="zh"/>
          <w:woUserID w:val="3"/>
        </w:rPr>
        <w:pPrChange w:id="1196" w:author="Henry" w:date="2026-09-15T11:44:06Z">
          <w:pPr>
            <w:snapToGrid w:val="0"/>
          </w:pPr>
        </w:pPrChange>
      </w:pPr>
      <w:ins w:id="1199" w:author="Henry" w:date="2026-09-15T11:42:44Z">
        <w:del w:id="1200" w:author="Vance xu" w:date="2026-09-15T21:25:29Z">
          <w:r>
            <w:rPr>
              <w:rFonts w:hint="eastAsia"/>
              <w:color w:val="000000"/>
              <w:lang w:eastAsia="zh"/>
              <w:woUserID w:val="3"/>
            </w:rPr>
            <w:delText>4. 仅出现</w:delText>
          </w:r>
        </w:del>
      </w:ins>
      <w:ins w:id="1201" w:author="Henry" w:date="2026-09-15T11:44:10Z">
        <w:del w:id="1202" w:author="Vance xu" w:date="2026-09-15T21:25:29Z">
          <w:r>
            <w:rPr>
              <w:rFonts w:hint="eastAsia"/>
              <w:color w:val="000000"/>
              <w:lang w:eastAsia="zh"/>
              <w:woUserID w:val="3"/>
            </w:rPr>
            <w:delText>“</w:delText>
          </w:r>
        </w:del>
      </w:ins>
      <w:ins w:id="1203" w:author="Henry" w:date="2026-09-15T11:42:44Z">
        <w:del w:id="1204" w:author="Vance xu" w:date="2026-09-15T21:25:29Z">
          <w:r>
            <w:rPr>
              <w:rFonts w:hint="eastAsia"/>
              <w:color w:val="000000"/>
              <w:lang w:eastAsia="zh"/>
              <w:woUserID w:val="3"/>
            </w:rPr>
            <w:delText>建设公司-*部</w:delText>
          </w:r>
        </w:del>
      </w:ins>
      <w:ins w:id="1205" w:author="Henry" w:date="2026-09-15T11:44:27Z">
        <w:del w:id="1206" w:author="Vance xu" w:date="2026-09-15T21:25:29Z">
          <w:r>
            <w:rPr>
              <w:rFonts w:hint="eastAsia"/>
              <w:color w:val="000000"/>
              <w:lang w:eastAsia="zh"/>
              <w:woUserID w:val="3"/>
            </w:rPr>
            <w:delText>”</w:delText>
          </w:r>
        </w:del>
      </w:ins>
      <w:ins w:id="1207" w:author="Henry" w:date="2026-09-15T11:42:44Z">
        <w:del w:id="1208" w:author="Vance xu" w:date="2026-09-15T21:25:29Z">
          <w:r>
            <w:rPr>
              <w:rFonts w:hint="eastAsia"/>
              <w:color w:val="000000"/>
              <w:lang w:eastAsia="zh"/>
              <w:woUserID w:val="3"/>
            </w:rPr>
            <w:delText>的：仅适用于建设公司的岗位责任清单和不相容岗位清单。</w:delText>
          </w:r>
        </w:del>
      </w:ins>
    </w:p>
    <w:p w14:paraId="7E5ACC2F">
      <w:pPr>
        <w:numPr>
          <w:ilvl w:val="-1"/>
          <w:numId w:val="0"/>
        </w:numPr>
        <w:snapToGrid w:val="0"/>
        <w:ind w:firstLineChars="200"/>
        <w:rPr>
          <w:ins w:id="1210" w:author="Henry" w:date="2026-09-15T11:42:44Z"/>
          <w:del w:id="1211" w:author="Vance xu" w:date="2026-09-15T21:25:29Z"/>
          <w:rFonts w:hint="eastAsia"/>
          <w:color w:val="000000"/>
          <w:lang w:eastAsia="zh"/>
          <w:woUserID w:val="3"/>
        </w:rPr>
        <w:pPrChange w:id="1209" w:author="Henry" w:date="2026-09-15T11:44:31Z">
          <w:pPr>
            <w:snapToGrid w:val="0"/>
          </w:pPr>
        </w:pPrChange>
      </w:pPr>
      <w:ins w:id="1212" w:author="Henry" w:date="2026-09-15T11:42:44Z">
        <w:del w:id="1213" w:author="Vance xu" w:date="2026-09-15T21:25:29Z">
          <w:r>
            <w:rPr>
              <w:rFonts w:hint="eastAsia"/>
              <w:color w:val="000000"/>
              <w:lang w:eastAsia="zh"/>
              <w:woUserID w:val="3"/>
            </w:rPr>
            <w:delText>5. 仅出现</w:delText>
          </w:r>
        </w:del>
      </w:ins>
      <w:ins w:id="1214" w:author="Henry" w:date="2026-09-15T11:44:43Z">
        <w:del w:id="1215" w:author="Vance xu" w:date="2026-09-15T21:25:29Z">
          <w:r>
            <w:rPr>
              <w:rFonts w:hint="eastAsia"/>
              <w:color w:val="000000"/>
              <w:lang w:eastAsia="zh"/>
              <w:woUserID w:val="3"/>
            </w:rPr>
            <w:delText>“</w:delText>
          </w:r>
        </w:del>
      </w:ins>
      <w:ins w:id="1216" w:author="Henry" w:date="2026-09-15T11:42:44Z">
        <w:del w:id="1217" w:author="Vance xu" w:date="2026-09-15T21:25:29Z">
          <w:r>
            <w:rPr>
              <w:rFonts w:hint="eastAsia"/>
              <w:color w:val="000000"/>
              <w:lang w:eastAsia="zh"/>
              <w:woUserID w:val="3"/>
            </w:rPr>
            <w:delText>北京电力交易中心</w:delText>
          </w:r>
        </w:del>
      </w:ins>
      <w:ins w:id="1218" w:author="Henry" w:date="2026-09-15T11:44:48Z">
        <w:del w:id="1219" w:author="Vance xu" w:date="2026-09-15T21:25:29Z">
          <w:r>
            <w:rPr>
              <w:rFonts w:hint="eastAsia"/>
              <w:color w:val="000000"/>
              <w:lang w:eastAsia="zh"/>
              <w:woUserID w:val="3"/>
            </w:rPr>
            <w:delText>”</w:delText>
          </w:r>
        </w:del>
      </w:ins>
      <w:ins w:id="1220" w:author="Henry" w:date="2026-09-15T11:42:44Z">
        <w:del w:id="1221" w:author="Vance xu" w:date="2026-09-15T21:25:29Z">
          <w:r>
            <w:rPr>
              <w:rFonts w:hint="eastAsia"/>
              <w:color w:val="000000"/>
              <w:lang w:eastAsia="zh"/>
              <w:woUserID w:val="3"/>
            </w:rPr>
            <w:delText>的：所有会计主体均不适用。</w:delText>
          </w:r>
        </w:del>
      </w:ins>
    </w:p>
    <w:p w14:paraId="626E007D">
      <w:pPr>
        <w:numPr>
          <w:ilvl w:val="-1"/>
          <w:numId w:val="0"/>
        </w:numPr>
        <w:snapToGrid w:val="0"/>
        <w:ind w:firstLineChars="200"/>
        <w:rPr>
          <w:ins w:id="1223" w:author="Henry" w:date="2026-09-15T11:45:10Z"/>
          <w:del w:id="1224" w:author="Vance xu" w:date="2026-09-15T21:25:29Z"/>
          <w:rFonts w:hint="eastAsia"/>
          <w:color w:val="000000"/>
          <w:lang w:eastAsia="zh"/>
          <w:woUserID w:val="3"/>
        </w:rPr>
        <w:pPrChange w:id="1222" w:author="Henry" w:date="2026-09-15T11:44:52Z">
          <w:pPr>
            <w:snapToGrid w:val="0"/>
          </w:pPr>
        </w:pPrChange>
      </w:pPr>
      <w:ins w:id="1225" w:author="Henry" w:date="2026-09-15T11:42:44Z">
        <w:del w:id="1226" w:author="Vance xu" w:date="2026-09-15T21:25:29Z">
          <w:r>
            <w:rPr>
              <w:rFonts w:hint="eastAsia"/>
              <w:color w:val="000000"/>
              <w:lang w:eastAsia="zh"/>
              <w:woUserID w:val="3"/>
            </w:rPr>
            <w:delText>6. 仅出现</w:delText>
          </w:r>
        </w:del>
      </w:ins>
      <w:ins w:id="1227" w:author="Henry" w:date="2026-09-15T11:44:59Z">
        <w:del w:id="1228" w:author="Vance xu" w:date="2026-09-15T21:25:29Z">
          <w:r>
            <w:rPr>
              <w:rFonts w:hint="eastAsia"/>
              <w:color w:val="000000"/>
              <w:lang w:eastAsia="zh"/>
              <w:woUserID w:val="3"/>
            </w:rPr>
            <w:delText>“</w:delText>
          </w:r>
        </w:del>
      </w:ins>
      <w:ins w:id="1229" w:author="Henry" w:date="2026-09-15T11:42:44Z">
        <w:del w:id="1230" w:author="Vance xu" w:date="2026-09-15T21:25:29Z">
          <w:r>
            <w:rPr>
              <w:rFonts w:hint="eastAsia"/>
              <w:color w:val="000000"/>
              <w:lang w:eastAsia="zh"/>
              <w:woUserID w:val="3"/>
            </w:rPr>
            <w:delText>省公司、物资公司</w:delText>
          </w:r>
        </w:del>
      </w:ins>
      <w:ins w:id="1231" w:author="Henry" w:date="2026-09-15T11:45:07Z">
        <w:del w:id="1232" w:author="Vance xu" w:date="2026-09-15T21:25:29Z">
          <w:r>
            <w:rPr>
              <w:rFonts w:hint="eastAsia"/>
              <w:color w:val="000000"/>
              <w:lang w:eastAsia="zh"/>
              <w:woUserID w:val="3"/>
            </w:rPr>
            <w:delText>”</w:delText>
          </w:r>
        </w:del>
      </w:ins>
      <w:ins w:id="1233" w:author="Henry" w:date="2026-09-15T11:42:44Z">
        <w:del w:id="1234" w:author="Vance xu" w:date="2026-09-15T21:25:29Z">
          <w:r>
            <w:rPr>
              <w:rFonts w:hint="eastAsia"/>
              <w:color w:val="000000"/>
              <w:lang w:eastAsia="zh"/>
              <w:woUserID w:val="3"/>
            </w:rPr>
            <w:delText>的：仅省公司和物资公司适用，其他单位均不适用。</w:delText>
          </w:r>
        </w:del>
      </w:ins>
    </w:p>
    <w:p w14:paraId="50BF1BB7">
      <w:pPr>
        <w:numPr>
          <w:ilvl w:val="-1"/>
          <w:numId w:val="0"/>
        </w:numPr>
        <w:snapToGrid w:val="0"/>
        <w:ind w:firstLineChars="200"/>
        <w:rPr>
          <w:ins w:id="1236" w:author="Henry" w:date="2026-09-15T11:45:46Z"/>
          <w:del w:id="1237" w:author="Vance xu" w:date="2026-09-15T21:25:29Z"/>
          <w:rFonts w:hint="eastAsia"/>
          <w:color w:val="000000"/>
          <w:lang w:eastAsia="zh"/>
          <w:woUserID w:val="3"/>
        </w:rPr>
        <w:pPrChange w:id="1235" w:author="Henry" w:date="2026-09-15T11:44:52Z">
          <w:pPr>
            <w:snapToGrid w:val="0"/>
          </w:pPr>
        </w:pPrChange>
      </w:pPr>
      <w:ins w:id="1238" w:author="Henry" w:date="2026-09-15T11:45:46Z">
        <w:del w:id="1239" w:author="Vance xu" w:date="2026-09-15T21:25:29Z">
          <w:r>
            <w:rPr>
              <w:rFonts w:hint="eastAsia"/>
              <w:color w:val="000000"/>
              <w:lang w:eastAsia="zh"/>
              <w:woUserID w:val="3"/>
            </w:rPr>
            <w:delText>三、冲突处理</w:delText>
          </w:r>
        </w:del>
      </w:ins>
    </w:p>
    <w:p w14:paraId="7FB47DF9">
      <w:pPr>
        <w:pStyle w:val="4"/>
        <w:snapToGrid w:val="0"/>
        <w:rPr>
          <w:ins w:id="1241" w:author="Vance xu" w:date="2026-09-15T16:43:48Z"/>
          <w:rFonts w:hint="eastAsia"/>
          <w:color w:val="000000"/>
          <w:lang w:val="en-US" w:eastAsia="zh"/>
          <w:rPrChange w:id="1242" w:author="Vance xu" w:date="2026-09-15T16:44:01Z">
            <w:rPr>
              <w:ins w:id="1243" w:author="Vance xu" w:date="2026-09-15T16:43:48Z"/>
              <w:rFonts w:hint="eastAsia"/>
              <w:color w:val="000000"/>
              <w:lang w:eastAsia="zh"/>
              <w:woUserID w:val="2"/>
            </w:rPr>
          </w:rPrChange>
          <w:woUserID w:val="2"/>
        </w:rPr>
        <w:pPrChange w:id="1240" w:author="Vance xu" w:date="2026-09-15T16:44:01Z">
          <w:pPr>
            <w:snapToGrid w:val="0"/>
          </w:pPr>
        </w:pPrChange>
      </w:pPr>
      <w:ins w:id="1244" w:author="Henry" w:date="2026-09-15T11:45:46Z">
        <w:del w:id="1245" w:author="Vance xu" w:date="2026-09-15T21:25:29Z">
          <w:r>
            <w:rPr>
              <w:rFonts w:hint="eastAsia"/>
              <w:color w:val="000000"/>
              <w:lang w:eastAsia="zh"/>
              <w:woUserID w:val="3"/>
            </w:rPr>
            <w:delText>凡</w:delText>
          </w:r>
        </w:del>
      </w:ins>
      <w:ins w:id="1246" w:author="Henry" w:date="2026-09-15T11:45:58Z">
        <w:del w:id="1247" w:author="Vance xu" w:date="2026-09-15T21:25:29Z">
          <w:r>
            <w:rPr>
              <w:rFonts w:hint="eastAsia"/>
              <w:color w:val="000000"/>
              <w:lang w:eastAsia="zh"/>
              <w:woUserID w:val="3"/>
            </w:rPr>
            <w:delText>“</w:delText>
          </w:r>
        </w:del>
      </w:ins>
      <w:ins w:id="1248" w:author="Henry" w:date="2026-09-15T11:45:46Z">
        <w:del w:id="1249" w:author="Vance xu" w:date="2026-09-15T21:25:29Z">
          <w:r>
            <w:rPr>
              <w:rFonts w:hint="eastAsia"/>
              <w:color w:val="000000"/>
              <w:lang w:eastAsia="zh"/>
              <w:woUserID w:val="3"/>
            </w:rPr>
            <w:delText>是否适用</w:delText>
          </w:r>
        </w:del>
      </w:ins>
      <w:ins w:id="1250" w:author="Henry" w:date="2026-09-15T11:46:04Z">
        <w:del w:id="1251" w:author="Vance xu" w:date="2026-09-15T21:25:29Z">
          <w:r>
            <w:rPr>
              <w:rFonts w:hint="eastAsia"/>
              <w:color w:val="000000"/>
              <w:lang w:eastAsia="zh"/>
              <w:woUserID w:val="3"/>
            </w:rPr>
            <w:delText>”</w:delText>
          </w:r>
        </w:del>
      </w:ins>
      <w:ins w:id="1252" w:author="Henry" w:date="2026-09-15T11:45:46Z">
        <w:del w:id="1253" w:author="Vance xu" w:date="2026-09-15T21:25:29Z">
          <w:r>
            <w:rPr>
              <w:rFonts w:hint="eastAsia"/>
              <w:color w:val="000000"/>
              <w:lang w:eastAsia="zh"/>
              <w:woUserID w:val="3"/>
            </w:rPr>
            <w:delText>列的判定结果与上述责任主体适用规则出现冲突的，一律提示：</w:delText>
          </w:r>
        </w:del>
      </w:ins>
      <w:ins w:id="1254" w:author="Henry" w:date="2026-09-15T11:46:13Z">
        <w:del w:id="1255" w:author="Vance xu" w:date="2026-09-15T21:25:29Z">
          <w:r>
            <w:rPr>
              <w:rFonts w:hint="eastAsia"/>
              <w:color w:val="000000"/>
              <w:lang w:eastAsia="zh"/>
              <w:woUserID w:val="3"/>
            </w:rPr>
            <w:delText>“</w:delText>
          </w:r>
        </w:del>
      </w:ins>
      <w:ins w:id="1256" w:author="Henry" w:date="2026-09-15T11:45:46Z">
        <w:del w:id="1257" w:author="Vance xu" w:date="2026-09-15T21:25:29Z">
          <w:r>
            <w:rPr>
              <w:rFonts w:hint="eastAsia"/>
              <w:color w:val="000000"/>
              <w:lang w:eastAsia="zh"/>
              <w:woUserID w:val="3"/>
            </w:rPr>
            <w:delText>请核实适用性匹配情况</w:delText>
          </w:r>
        </w:del>
      </w:ins>
      <w:ins w:id="1258" w:author="Henry" w:date="2026-09-15T11:46:19Z">
        <w:del w:id="1259" w:author="Vance xu" w:date="2026-09-15T21:25:29Z">
          <w:r>
            <w:rPr>
              <w:rFonts w:hint="eastAsia"/>
              <w:color w:val="000000"/>
              <w:lang w:eastAsia="zh"/>
              <w:woUserID w:val="3"/>
            </w:rPr>
            <w:delText>”</w:delText>
          </w:r>
        </w:del>
      </w:ins>
      <w:ins w:id="1260" w:author="Henry" w:date="2026-09-15T11:45:46Z">
        <w:del w:id="1261" w:author="Vance xu" w:date="2026-09-15T21:25:29Z">
          <w:r>
            <w:rPr>
              <w:rFonts w:hint="eastAsia"/>
              <w:color w:val="000000"/>
              <w:lang w:eastAsia="zh"/>
              <w:woUserID w:val="3"/>
            </w:rPr>
            <w:delText>。</w:delText>
          </w:r>
        </w:del>
      </w:ins>
      <w:ins w:id="1262" w:author="Vance xu" w:date="2026-09-15T16:44:04Z">
        <w:r>
          <w:rPr>
            <w:rFonts w:hint="eastAsia"/>
            <w:color w:val="000000"/>
            <w:lang w:val="en-US" w:eastAsia="zh"/>
            <w:woUserID w:val="2"/>
          </w:rPr>
          <w:t>（十五）</w:t>
        </w:r>
      </w:ins>
      <w:ins w:id="1263" w:author="Vance xu" w:date="2026-09-15T16:43:39Z">
        <w:r>
          <w:rPr>
            <w:rFonts w:hint="eastAsia"/>
            <w:color w:val="000000"/>
            <w:lang w:val="en-US" w:eastAsia="zh"/>
            <w:rPrChange w:id="1264" w:author="Vance xu" w:date="2026-09-15T16:44:01Z">
              <w:rPr>
                <w:rFonts w:hint="eastAsia"/>
                <w:color w:val="000000"/>
                <w:lang w:eastAsia="zh"/>
                <w:woUserID w:val="2"/>
              </w:rPr>
            </w:rPrChange>
            <w:woUserID w:val="2"/>
          </w:rPr>
          <w:t>岗位职责</w:t>
        </w:r>
      </w:ins>
      <w:ins w:id="1265" w:author="Vance xu" w:date="2026-09-15T16:43:40Z">
        <w:r>
          <w:rPr>
            <w:rFonts w:hint="eastAsia"/>
            <w:color w:val="000000"/>
            <w:lang w:val="en-US" w:eastAsia="zh"/>
            <w:rPrChange w:id="1266" w:author="Vance xu" w:date="2026-09-15T16:44:01Z">
              <w:rPr>
                <w:rFonts w:hint="eastAsia"/>
                <w:color w:val="000000"/>
                <w:lang w:eastAsia="zh"/>
                <w:woUserID w:val="2"/>
              </w:rPr>
            </w:rPrChange>
            <w:woUserID w:val="2"/>
          </w:rPr>
          <w:t>清单</w:t>
        </w:r>
      </w:ins>
      <w:ins w:id="1267" w:author="Vance xu" w:date="2026-09-15T16:43:42Z">
        <w:r>
          <w:rPr>
            <w:rFonts w:hint="eastAsia"/>
            <w:color w:val="000000"/>
            <w:lang w:val="en-US" w:eastAsia="zh"/>
            <w:rPrChange w:id="1268" w:author="Vance xu" w:date="2026-09-15T16:44:01Z">
              <w:rPr>
                <w:rFonts w:hint="eastAsia"/>
                <w:color w:val="000000"/>
                <w:lang w:eastAsia="zh"/>
                <w:woUserID w:val="2"/>
              </w:rPr>
            </w:rPrChange>
            <w:woUserID w:val="2"/>
          </w:rPr>
          <w:t>中</w:t>
        </w:r>
      </w:ins>
      <w:ins w:id="1269" w:author="Vance xu" w:date="2026-09-15T16:43:45Z">
        <w:r>
          <w:rPr>
            <w:rFonts w:hint="eastAsia"/>
            <w:color w:val="000000"/>
            <w:lang w:val="en-US" w:eastAsia="zh"/>
            <w:rPrChange w:id="1270" w:author="Vance xu" w:date="2026-09-15T16:44:01Z">
              <w:rPr>
                <w:rFonts w:hint="eastAsia"/>
                <w:color w:val="000000"/>
                <w:lang w:eastAsia="zh"/>
                <w:woUserID w:val="2"/>
              </w:rPr>
            </w:rPrChange>
            <w:woUserID w:val="2"/>
          </w:rPr>
          <w:t>重复项</w:t>
        </w:r>
      </w:ins>
      <w:ins w:id="1271" w:author="Vance xu" w:date="2026-09-15T16:43:47Z">
        <w:r>
          <w:rPr>
            <w:rFonts w:hint="eastAsia"/>
            <w:color w:val="000000"/>
            <w:lang w:val="en-US" w:eastAsia="zh"/>
            <w:rPrChange w:id="1272" w:author="Vance xu" w:date="2026-09-15T16:44:01Z">
              <w:rPr>
                <w:rFonts w:hint="eastAsia"/>
                <w:color w:val="000000"/>
                <w:lang w:eastAsia="zh"/>
                <w:woUserID w:val="2"/>
              </w:rPr>
            </w:rPrChange>
            <w:woUserID w:val="2"/>
          </w:rPr>
          <w:t>筛查</w:t>
        </w:r>
      </w:ins>
    </w:p>
    <w:p w14:paraId="09FA4A34">
      <w:pPr>
        <w:numPr>
          <w:ilvl w:val="-1"/>
          <w:numId w:val="0"/>
        </w:numPr>
        <w:snapToGrid w:val="0"/>
        <w:ind w:firstLine="0" w:firstLineChars="0"/>
        <w:rPr>
          <w:ins w:id="1274" w:author="Vance xu" w:date="2026-09-15T17:49:05Z"/>
          <w:rFonts w:hint="eastAsia"/>
          <w:color w:val="000000"/>
          <w:lang w:val="en-US" w:eastAsia="zh"/>
          <w:woUserID w:val="2"/>
        </w:rPr>
        <w:pPrChange w:id="1273" w:author="Vance xu" w:date="2026-09-15T16:43:50Z">
          <w:pPr>
            <w:snapToGrid w:val="0"/>
          </w:pPr>
        </w:pPrChange>
      </w:pPr>
      <w:ins w:id="1275" w:author="Vance xu" w:date="2026-09-15T16:44:12Z">
        <w:r>
          <w:rPr>
            <w:rFonts w:hint="eastAsia"/>
            <w:color w:val="000000"/>
            <w:lang w:eastAsia="zh"/>
            <w:woUserID w:val="2"/>
          </w:rPr>
          <w:t>在</w:t>
        </w:r>
      </w:ins>
      <w:ins w:id="1276" w:author="Vance xu" w:date="2026-09-15T16:44:15Z">
        <w:r>
          <w:rPr>
            <w:rFonts w:hint="eastAsia"/>
            <w:color w:val="000000"/>
            <w:lang w:val="en-US" w:eastAsia="zh"/>
            <w:woUserID w:val="2"/>
          </w:rPr>
          <w:t>岗位职责清单</w:t>
        </w:r>
      </w:ins>
      <w:ins w:id="1277" w:author="Vance xu" w:date="2026-09-15T16:44:20Z">
        <w:r>
          <w:rPr>
            <w:rFonts w:hint="eastAsia"/>
            <w:color w:val="000000"/>
            <w:lang w:val="en-US" w:eastAsia="zh"/>
            <w:woUserID w:val="2"/>
          </w:rPr>
          <w:t>筛选</w:t>
        </w:r>
      </w:ins>
      <w:ins w:id="1278" w:author="Vance xu" w:date="2026-09-15T16:44:24Z">
        <w:r>
          <w:rPr>
            <w:rFonts w:hint="eastAsia"/>
            <w:color w:val="000000"/>
            <w:lang w:val="en-US" w:eastAsia="zh"/>
            <w:woUserID w:val="2"/>
          </w:rPr>
          <w:t>重复</w:t>
        </w:r>
      </w:ins>
      <w:ins w:id="1279" w:author="Vance xu" w:date="2026-09-15T16:44:26Z">
        <w:r>
          <w:rPr>
            <w:rFonts w:hint="eastAsia"/>
            <w:color w:val="000000"/>
            <w:lang w:val="en-US" w:eastAsia="zh"/>
            <w:woUserID w:val="2"/>
          </w:rPr>
          <w:t>项</w:t>
        </w:r>
      </w:ins>
      <w:ins w:id="1280" w:author="Vance xu" w:date="2026-09-15T16:44:27Z">
        <w:r>
          <w:rPr>
            <w:rFonts w:hint="eastAsia"/>
            <w:color w:val="000000"/>
            <w:lang w:val="en-US" w:eastAsia="zh"/>
            <w:woUserID w:val="2"/>
          </w:rPr>
          <w:t>，</w:t>
        </w:r>
      </w:ins>
      <w:ins w:id="1281" w:author="Vance xu" w:date="2026-09-15T16:45:20Z">
        <w:r>
          <w:rPr>
            <w:rFonts w:hint="eastAsia"/>
            <w:color w:val="000000"/>
            <w:lang w:val="en-US" w:eastAsia="zh"/>
            <w:woUserID w:val="2"/>
          </w:rPr>
          <w:t>同一</w:t>
        </w:r>
      </w:ins>
      <w:ins w:id="1282" w:author="Vance xu" w:date="2026-09-15T16:45:22Z">
        <w:r>
          <w:rPr>
            <w:rFonts w:hint="eastAsia"/>
            <w:color w:val="000000"/>
            <w:lang w:val="en-US" w:eastAsia="zh"/>
            <w:woUserID w:val="2"/>
          </w:rPr>
          <w:t>控制措施</w:t>
        </w:r>
      </w:ins>
      <w:ins w:id="1283" w:author="Vance xu" w:date="2026-09-15T16:45:23Z">
        <w:r>
          <w:rPr>
            <w:rFonts w:hint="eastAsia"/>
            <w:color w:val="000000"/>
            <w:lang w:val="en-US" w:eastAsia="zh"/>
            <w:woUserID w:val="2"/>
          </w:rPr>
          <w:t>编号</w:t>
        </w:r>
      </w:ins>
      <w:ins w:id="1284" w:author="Vance xu" w:date="2026-09-15T16:45:24Z">
        <w:r>
          <w:rPr>
            <w:rFonts w:hint="eastAsia"/>
            <w:color w:val="000000"/>
            <w:lang w:val="en-US" w:eastAsia="zh"/>
            <w:woUserID w:val="2"/>
          </w:rPr>
          <w:t>，</w:t>
        </w:r>
      </w:ins>
      <w:ins w:id="1285" w:author="Vance xu" w:date="2026-09-15T16:45:27Z">
        <w:r>
          <w:rPr>
            <w:rFonts w:hint="eastAsia"/>
            <w:color w:val="000000"/>
            <w:lang w:val="en-US" w:eastAsia="zh"/>
            <w:woUserID w:val="2"/>
          </w:rPr>
          <w:t>同样</w:t>
        </w:r>
      </w:ins>
      <w:ins w:id="1286" w:author="Vance xu" w:date="2026-09-15T16:45:28Z">
        <w:r>
          <w:rPr>
            <w:rFonts w:hint="eastAsia"/>
            <w:color w:val="000000"/>
            <w:lang w:val="en-US" w:eastAsia="zh"/>
            <w:woUserID w:val="2"/>
          </w:rPr>
          <w:t>的</w:t>
        </w:r>
      </w:ins>
      <w:ins w:id="1287" w:author="Vance xu" w:date="2026-09-15T16:45:31Z">
        <w:r>
          <w:rPr>
            <w:rFonts w:hint="eastAsia"/>
            <w:color w:val="000000"/>
            <w:lang w:val="en-US" w:eastAsia="zh"/>
            <w:woUserID w:val="2"/>
          </w:rPr>
          <w:t>岗位职责</w:t>
        </w:r>
      </w:ins>
      <w:ins w:id="1288" w:author="Vance xu" w:date="2026-09-15T16:45:32Z">
        <w:r>
          <w:rPr>
            <w:rFonts w:hint="eastAsia"/>
            <w:color w:val="000000"/>
            <w:lang w:val="en-US" w:eastAsia="zh"/>
            <w:woUserID w:val="2"/>
          </w:rPr>
          <w:t>描述</w:t>
        </w:r>
      </w:ins>
      <w:ins w:id="1289" w:author="Vance xu" w:date="2026-09-15T16:45:34Z">
        <w:r>
          <w:rPr>
            <w:rFonts w:hint="eastAsia"/>
            <w:color w:val="000000"/>
            <w:lang w:val="en-US" w:eastAsia="zh"/>
            <w:woUserID w:val="2"/>
          </w:rPr>
          <w:t>，</w:t>
        </w:r>
      </w:ins>
      <w:ins w:id="1290" w:author="Vance xu" w:date="2026-09-15T16:45:35Z">
        <w:r>
          <w:rPr>
            <w:rFonts w:hint="eastAsia"/>
            <w:color w:val="000000"/>
            <w:lang w:val="en-US" w:eastAsia="zh"/>
            <w:woUserID w:val="2"/>
          </w:rPr>
          <w:t>同样</w:t>
        </w:r>
      </w:ins>
      <w:ins w:id="1291" w:author="Vance xu" w:date="2026-09-15T16:45:36Z">
        <w:r>
          <w:rPr>
            <w:rFonts w:hint="eastAsia"/>
            <w:color w:val="000000"/>
            <w:lang w:val="en-US" w:eastAsia="zh"/>
            <w:woUserID w:val="2"/>
          </w:rPr>
          <w:t>的</w:t>
        </w:r>
      </w:ins>
      <w:ins w:id="1292" w:author="Vance xu" w:date="2026-09-15T16:45:37Z">
        <w:r>
          <w:rPr>
            <w:rFonts w:hint="eastAsia"/>
            <w:color w:val="000000"/>
            <w:lang w:val="en-US" w:eastAsia="zh"/>
            <w:woUserID w:val="2"/>
          </w:rPr>
          <w:t>部门</w:t>
        </w:r>
      </w:ins>
      <w:ins w:id="1293" w:author="Vance xu" w:date="2026-09-15T16:45:39Z">
        <w:r>
          <w:rPr>
            <w:rFonts w:hint="eastAsia"/>
            <w:color w:val="000000"/>
            <w:lang w:val="en-US" w:eastAsia="zh"/>
            <w:woUserID w:val="2"/>
          </w:rPr>
          <w:t>，</w:t>
        </w:r>
      </w:ins>
      <w:ins w:id="1294" w:author="Vance xu" w:date="2026-09-15T16:45:42Z">
        <w:r>
          <w:rPr>
            <w:rFonts w:hint="eastAsia"/>
            <w:color w:val="000000"/>
            <w:lang w:val="en-US" w:eastAsia="zh"/>
            <w:woUserID w:val="2"/>
          </w:rPr>
          <w:t>同样的</w:t>
        </w:r>
      </w:ins>
      <w:ins w:id="1295" w:author="Vance xu" w:date="2026-09-15T16:45:44Z">
        <w:r>
          <w:rPr>
            <w:rFonts w:hint="eastAsia"/>
            <w:color w:val="000000"/>
            <w:lang w:val="en-US" w:eastAsia="zh"/>
            <w:woUserID w:val="2"/>
          </w:rPr>
          <w:t>岗位</w:t>
        </w:r>
      </w:ins>
      <w:ins w:id="1296" w:author="Vance xu" w:date="2026-09-15T16:45:45Z">
        <w:r>
          <w:rPr>
            <w:rFonts w:hint="eastAsia"/>
            <w:color w:val="000000"/>
            <w:lang w:val="en-US" w:eastAsia="zh"/>
            <w:woUserID w:val="2"/>
          </w:rPr>
          <w:t>名称</w:t>
        </w:r>
      </w:ins>
      <w:ins w:id="1297" w:author="Vance xu" w:date="2026-09-15T16:45:46Z">
        <w:r>
          <w:rPr>
            <w:rFonts w:hint="eastAsia"/>
            <w:color w:val="000000"/>
            <w:lang w:val="en-US" w:eastAsia="zh"/>
            <w:woUserID w:val="2"/>
          </w:rPr>
          <w:t>，</w:t>
        </w:r>
      </w:ins>
      <w:ins w:id="1298" w:author="Vance xu" w:date="2026-09-15T16:45:47Z">
        <w:r>
          <w:rPr>
            <w:rFonts w:hint="eastAsia"/>
            <w:color w:val="000000"/>
            <w:lang w:val="en-US" w:eastAsia="zh"/>
            <w:woUserID w:val="2"/>
          </w:rPr>
          <w:t>同样</w:t>
        </w:r>
      </w:ins>
      <w:ins w:id="1299" w:author="Vance xu" w:date="2026-09-15T16:45:48Z">
        <w:r>
          <w:rPr>
            <w:rFonts w:hint="eastAsia"/>
            <w:color w:val="000000"/>
            <w:lang w:val="en-US" w:eastAsia="zh"/>
            <w:woUserID w:val="2"/>
          </w:rPr>
          <w:t>的</w:t>
        </w:r>
      </w:ins>
      <w:ins w:id="1300" w:author="Vance xu" w:date="2026-09-15T16:45:55Z">
        <w:r>
          <w:rPr>
            <w:rFonts w:hint="eastAsia"/>
            <w:color w:val="000000"/>
            <w:lang w:val="en-US" w:eastAsia="zh"/>
            <w:woUserID w:val="2"/>
          </w:rPr>
          <w:t>人员姓名</w:t>
        </w:r>
      </w:ins>
      <w:ins w:id="1301" w:author="Vance xu" w:date="2026-09-15T16:46:06Z">
        <w:r>
          <w:rPr>
            <w:rFonts w:hint="eastAsia"/>
            <w:color w:val="000000"/>
            <w:lang w:val="en-US" w:eastAsia="zh"/>
            <w:woUserID w:val="2"/>
          </w:rPr>
          <w:t>，</w:t>
        </w:r>
      </w:ins>
      <w:ins w:id="1302" w:author="Vance xu" w:date="2026-09-15T16:46:07Z">
        <w:r>
          <w:rPr>
            <w:rFonts w:hint="eastAsia"/>
            <w:color w:val="000000"/>
            <w:lang w:val="en-US" w:eastAsia="zh"/>
            <w:woUserID w:val="2"/>
          </w:rPr>
          <w:t>同样</w:t>
        </w:r>
      </w:ins>
      <w:ins w:id="1303" w:author="Vance xu" w:date="2026-09-15T16:46:08Z">
        <w:r>
          <w:rPr>
            <w:rFonts w:hint="eastAsia"/>
            <w:color w:val="000000"/>
            <w:lang w:val="en-US" w:eastAsia="zh"/>
            <w:woUserID w:val="2"/>
          </w:rPr>
          <w:t>的</w:t>
        </w:r>
      </w:ins>
      <w:ins w:id="1304" w:author="Vance xu" w:date="2026-09-15T16:46:12Z">
        <w:r>
          <w:rPr>
            <w:rFonts w:hint="eastAsia"/>
            <w:color w:val="000000"/>
            <w:lang w:val="en-US" w:eastAsia="zh"/>
            <w:woUserID w:val="2"/>
          </w:rPr>
          <w:t>角色</w:t>
        </w:r>
      </w:ins>
      <w:ins w:id="1305" w:author="Vance xu" w:date="2026-09-15T16:47:10Z">
        <w:r>
          <w:rPr>
            <w:rFonts w:hint="eastAsia"/>
            <w:color w:val="000000"/>
            <w:lang w:val="en-US" w:eastAsia="zh"/>
            <w:woUserID w:val="2"/>
          </w:rPr>
          <w:t>，</w:t>
        </w:r>
      </w:ins>
      <w:ins w:id="1306" w:author="Vance xu" w:date="2026-09-15T16:46:48Z">
        <w:r>
          <w:rPr>
            <w:rFonts w:hint="eastAsia"/>
            <w:color w:val="000000"/>
            <w:lang w:val="en-US" w:eastAsia="zh"/>
            <w:woUserID w:val="2"/>
          </w:rPr>
          <w:t>提示</w:t>
        </w:r>
      </w:ins>
      <w:ins w:id="1307" w:author="Vance xu" w:date="2026-09-15T16:46:49Z">
        <w:r>
          <w:rPr>
            <w:rFonts w:hint="eastAsia"/>
            <w:color w:val="000000"/>
            <w:lang w:val="en-US" w:eastAsia="zh"/>
            <w:woUserID w:val="2"/>
          </w:rPr>
          <w:t>“</w:t>
        </w:r>
      </w:ins>
      <w:ins w:id="1308" w:author="Vance xu" w:date="2026-09-15T16:46:52Z">
        <w:r>
          <w:rPr>
            <w:rFonts w:hint="eastAsia"/>
            <w:color w:val="000000"/>
            <w:lang w:val="en-US" w:eastAsia="zh"/>
            <w:woUserID w:val="2"/>
          </w:rPr>
          <w:t>重复项</w:t>
        </w:r>
      </w:ins>
      <w:ins w:id="1309" w:author="Vance xu" w:date="2026-09-15T16:47:01Z">
        <w:r>
          <w:rPr>
            <w:rFonts w:hint="eastAsia"/>
            <w:color w:val="000000"/>
            <w:lang w:val="en-US" w:eastAsia="zh"/>
            <w:woUserID w:val="2"/>
          </w:rPr>
          <w:t>保留一个</w:t>
        </w:r>
      </w:ins>
      <w:ins w:id="1310" w:author="Vance xu" w:date="2026-09-15T16:47:03Z">
        <w:r>
          <w:rPr>
            <w:rFonts w:hint="eastAsia"/>
            <w:color w:val="000000"/>
            <w:lang w:val="en-US" w:eastAsia="zh"/>
            <w:woUserID w:val="2"/>
          </w:rPr>
          <w:t>即可</w:t>
        </w:r>
      </w:ins>
      <w:ins w:id="1311" w:author="Vance xu" w:date="2026-09-15T16:46:49Z">
        <w:r>
          <w:rPr>
            <w:rFonts w:hint="eastAsia"/>
            <w:color w:val="000000"/>
            <w:lang w:val="en-US" w:eastAsia="zh"/>
            <w:woUserID w:val="2"/>
          </w:rPr>
          <w:t>”</w:t>
        </w:r>
      </w:ins>
      <w:ins w:id="1312" w:author="Vance xu" w:date="2026-09-15T16:47:08Z">
        <w:r>
          <w:rPr>
            <w:rFonts w:hint="eastAsia"/>
            <w:color w:val="000000"/>
            <w:lang w:val="en-US" w:eastAsia="zh"/>
            <w:woUserID w:val="2"/>
          </w:rPr>
          <w:t>。</w:t>
        </w:r>
      </w:ins>
    </w:p>
    <w:p w14:paraId="38E49227">
      <w:pPr>
        <w:pStyle w:val="4"/>
        <w:numPr>
          <w:ilvl w:val="0"/>
          <w:numId w:val="8"/>
          <w:ins w:id="1314" w:author="Vance xu" w:date="2026-09-15T17:50:30Z"/>
        </w:numPr>
        <w:snapToGrid w:val="0"/>
        <w:rPr>
          <w:ins w:id="1315" w:author="Vance xu" w:date="2026-09-15T17:50:30Z"/>
          <w:rFonts w:hint="eastAsia"/>
          <w:color w:val="000000"/>
          <w:lang w:val="en-US" w:eastAsia="zh"/>
          <w:woUserID w:val="2"/>
        </w:rPr>
        <w:pPrChange w:id="1313" w:author="Vance xu" w:date="2026-09-15T17:50:30Z">
          <w:pPr>
            <w:snapToGrid w:val="0"/>
          </w:pPr>
        </w:pPrChange>
      </w:pPr>
      <w:ins w:id="1316" w:author="Vance xu" w:date="2026-09-15T17:52:08Z">
        <w:r>
          <w:rPr>
            <w:rFonts w:hint="eastAsia"/>
            <w:color w:val="000000"/>
            <w:lang w:val="en-US" w:eastAsia="zh"/>
            <w:woUserID w:val="2"/>
          </w:rPr>
          <w:t>在</w:t>
        </w:r>
      </w:ins>
      <w:ins w:id="1317" w:author="Vance xu" w:date="2026-09-15T17:49:58Z">
        <w:r>
          <w:rPr>
            <w:rFonts w:hint="eastAsia"/>
            <w:color w:val="000000"/>
            <w:lang w:val="en-US" w:eastAsia="zh"/>
            <w:woUserID w:val="2"/>
          </w:rPr>
          <w:t>矩阵</w:t>
        </w:r>
      </w:ins>
      <w:ins w:id="1318" w:author="Vance xu" w:date="2026-09-15T17:50:19Z">
        <w:r>
          <w:rPr>
            <w:rFonts w:hint="eastAsia"/>
            <w:color w:val="000000"/>
            <w:lang w:val="en-US" w:eastAsia="zh"/>
            <w:woUserID w:val="2"/>
          </w:rPr>
          <w:t>最后</w:t>
        </w:r>
      </w:ins>
      <w:ins w:id="1319" w:author="Vance xu" w:date="2026-09-15T17:50:20Z">
        <w:r>
          <w:rPr>
            <w:rFonts w:hint="eastAsia"/>
            <w:color w:val="000000"/>
            <w:lang w:val="en-US" w:eastAsia="zh"/>
            <w:woUserID w:val="2"/>
          </w:rPr>
          <w:t>一列</w:t>
        </w:r>
      </w:ins>
      <w:ins w:id="1320" w:author="Vance xu" w:date="2026-09-15T17:53:14Z">
        <w:r>
          <w:rPr>
            <w:rFonts w:hint="eastAsia"/>
            <w:color w:val="000000"/>
            <w:lang w:val="en-US" w:eastAsia="zh"/>
            <w:woUserID w:val="2"/>
          </w:rPr>
          <w:t>单独</w:t>
        </w:r>
      </w:ins>
      <w:ins w:id="1321" w:author="Vance xu" w:date="2026-09-15T17:51:31Z">
        <w:r>
          <w:rPr>
            <w:rFonts w:hint="eastAsia"/>
            <w:color w:val="000000"/>
            <w:lang w:val="en-US" w:eastAsia="zh"/>
            <w:woUserID w:val="2"/>
          </w:rPr>
          <w:t>列出</w:t>
        </w:r>
      </w:ins>
      <w:ins w:id="1322" w:author="Vance xu" w:date="2026-09-15T17:51:40Z">
        <w:r>
          <w:rPr>
            <w:rFonts w:hint="eastAsia"/>
            <w:color w:val="000000"/>
            <w:lang w:val="en-US" w:eastAsia="zh"/>
            <w:woUserID w:val="2"/>
          </w:rPr>
          <w:t>岗位</w:t>
        </w:r>
      </w:ins>
      <w:ins w:id="1323" w:author="Vance xu" w:date="2026-09-15T17:51:41Z">
        <w:r>
          <w:rPr>
            <w:rFonts w:hint="eastAsia"/>
            <w:color w:val="000000"/>
            <w:lang w:val="en-US" w:eastAsia="zh"/>
            <w:woUserID w:val="2"/>
          </w:rPr>
          <w:t>清单</w:t>
        </w:r>
      </w:ins>
      <w:ins w:id="1324" w:author="Vance xu" w:date="2026-09-15T17:53:19Z">
        <w:r>
          <w:rPr>
            <w:rFonts w:hint="eastAsia"/>
            <w:color w:val="000000"/>
            <w:lang w:val="en-US" w:eastAsia="zh"/>
            <w:woUserID w:val="2"/>
          </w:rPr>
          <w:t>中</w:t>
        </w:r>
      </w:ins>
      <w:ins w:id="1325" w:author="Vance xu" w:date="2026-09-15T17:51:44Z">
        <w:r>
          <w:rPr>
            <w:rFonts w:hint="eastAsia"/>
            <w:color w:val="000000"/>
            <w:lang w:val="en-US" w:eastAsia="zh"/>
            <w:woUserID w:val="2"/>
          </w:rPr>
          <w:t>没有的</w:t>
        </w:r>
      </w:ins>
      <w:ins w:id="1326" w:author="Vance xu" w:date="2026-09-15T17:51:48Z">
        <w:r>
          <w:rPr>
            <w:rFonts w:hint="eastAsia"/>
            <w:lang w:val="en-US" w:eastAsia="zh"/>
            <w:woUserID w:val="2"/>
          </w:rPr>
          <w:t>控制措施编号</w:t>
        </w:r>
      </w:ins>
    </w:p>
    <w:p w14:paraId="78B8BD7A">
      <w:pPr>
        <w:numPr>
          <w:ilvl w:val="-1"/>
          <w:numId w:val="0"/>
        </w:numPr>
        <w:snapToGrid w:val="0"/>
        <w:ind w:firstLine="0"/>
        <w:rPr>
          <w:ins w:id="1328" w:author="Henry" w:date="2026-09-15T11:41:03Z"/>
          <w:rFonts w:hint="eastAsia"/>
          <w:lang w:val="en-US" w:eastAsia="zh"/>
          <w:woUserID w:val="2"/>
        </w:rPr>
        <w:pPrChange w:id="1327" w:author="Vance xu" w:date="2026-09-15T17:50:35Z">
          <w:pPr>
            <w:snapToGrid w:val="0"/>
          </w:pPr>
        </w:pPrChange>
      </w:pPr>
      <w:ins w:id="1329" w:author="Vance xu" w:date="2026-09-15T17:52:16Z">
        <w:r>
          <w:rPr>
            <w:rFonts w:hint="eastAsia"/>
            <w:color w:val="000000"/>
            <w:lang w:val="en-US" w:eastAsia="zh"/>
            <w:woUserID w:val="2"/>
          </w:rPr>
          <w:t>矩阵</w:t>
        </w:r>
      </w:ins>
      <w:ins w:id="1330" w:author="Vance xu" w:date="2026-09-15T17:53:41Z">
        <w:r>
          <w:rPr>
            <w:rFonts w:hint="eastAsia"/>
            <w:color w:val="000000"/>
            <w:lang w:val="en-US" w:eastAsia="zh"/>
            <w:woUserID w:val="2"/>
          </w:rPr>
          <w:t>对应的</w:t>
        </w:r>
      </w:ins>
      <w:ins w:id="1331" w:author="Vance xu" w:date="2026-09-15T17:53:42Z">
        <w:r>
          <w:rPr>
            <w:rFonts w:hint="eastAsia"/>
            <w:color w:val="000000"/>
            <w:lang w:val="en-US" w:eastAsia="zh"/>
            <w:woUserID w:val="2"/>
          </w:rPr>
          <w:t>位置</w:t>
        </w:r>
      </w:ins>
      <w:ins w:id="1332" w:author="Vance xu" w:date="2026-09-15T17:53:44Z">
        <w:r>
          <w:rPr>
            <w:rFonts w:hint="eastAsia"/>
            <w:color w:val="000000"/>
            <w:lang w:val="en-US" w:eastAsia="zh"/>
            <w:woUserID w:val="2"/>
          </w:rPr>
          <w:t>中</w:t>
        </w:r>
      </w:ins>
      <w:ins w:id="1333" w:author="Vance xu" w:date="2026-09-15T17:52:20Z">
        <w:r>
          <w:rPr>
            <w:rFonts w:hint="eastAsia"/>
            <w:color w:val="000000"/>
            <w:lang w:val="en-US" w:eastAsia="zh"/>
            <w:woUserID w:val="2"/>
          </w:rPr>
          <w:t>单独</w:t>
        </w:r>
      </w:ins>
      <w:ins w:id="1334" w:author="Vance xu" w:date="2026-09-15T17:52:24Z">
        <w:r>
          <w:rPr>
            <w:rFonts w:hint="eastAsia"/>
            <w:color w:val="000000"/>
            <w:lang w:val="en-US" w:eastAsia="zh"/>
            <w:woUserID w:val="2"/>
          </w:rPr>
          <w:t>列出</w:t>
        </w:r>
      </w:ins>
      <w:ins w:id="1335" w:author="Vance xu" w:date="2026-09-15T17:52:26Z">
        <w:r>
          <w:rPr>
            <w:rFonts w:hint="eastAsia"/>
            <w:color w:val="000000"/>
            <w:lang w:val="en-US" w:eastAsia="zh"/>
            <w:woUserID w:val="2"/>
          </w:rPr>
          <w:t>一列</w:t>
        </w:r>
      </w:ins>
      <w:ins w:id="1336" w:author="Vance xu" w:date="2026-09-15T17:52:27Z">
        <w:r>
          <w:rPr>
            <w:rFonts w:hint="eastAsia"/>
            <w:color w:val="000000"/>
            <w:lang w:val="en-US" w:eastAsia="zh"/>
            <w:woUserID w:val="2"/>
          </w:rPr>
          <w:t>显示</w:t>
        </w:r>
      </w:ins>
      <w:ins w:id="1337" w:author="Vance xu" w:date="2026-09-15T17:50:53Z">
        <w:r>
          <w:rPr>
            <w:rFonts w:hint="eastAsia"/>
            <w:lang w:val="en-US" w:eastAsia="zh"/>
            <w:woUserID w:val="2"/>
          </w:rPr>
          <w:t>岗位</w:t>
        </w:r>
      </w:ins>
      <w:ins w:id="1338" w:author="Vance xu" w:date="2026-09-15T17:50:56Z">
        <w:r>
          <w:rPr>
            <w:rFonts w:hint="eastAsia"/>
            <w:lang w:val="en-US" w:eastAsia="zh"/>
            <w:woUserID w:val="2"/>
          </w:rPr>
          <w:t>责任</w:t>
        </w:r>
      </w:ins>
      <w:ins w:id="1339" w:author="Vance xu" w:date="2026-09-15T17:50:57Z">
        <w:r>
          <w:rPr>
            <w:rFonts w:hint="eastAsia"/>
            <w:lang w:val="en-US" w:eastAsia="zh"/>
            <w:woUserID w:val="2"/>
          </w:rPr>
          <w:t>清单</w:t>
        </w:r>
      </w:ins>
      <w:ins w:id="1340" w:author="Vance xu" w:date="2026-09-15T17:52:41Z">
        <w:r>
          <w:rPr>
            <w:rFonts w:hint="eastAsia"/>
            <w:lang w:val="en-US" w:eastAsia="zh"/>
            <w:woUserID w:val="2"/>
          </w:rPr>
          <w:t>中</w:t>
        </w:r>
      </w:ins>
      <w:ins w:id="1341" w:author="Vance xu" w:date="2026-09-15T17:52:42Z">
        <w:r>
          <w:rPr>
            <w:rFonts w:hint="eastAsia"/>
            <w:lang w:val="en-US" w:eastAsia="zh"/>
            <w:woUserID w:val="2"/>
          </w:rPr>
          <w:t>没有的</w:t>
        </w:r>
      </w:ins>
      <w:ins w:id="1342" w:author="Vance xu" w:date="2026-09-15T17:51:14Z">
        <w:r>
          <w:rPr>
            <w:rFonts w:hint="eastAsia"/>
            <w:lang w:val="en-US" w:eastAsia="zh"/>
            <w:woUserID w:val="2"/>
          </w:rPr>
          <w:t>控制措施</w:t>
        </w:r>
      </w:ins>
      <w:ins w:id="1343" w:author="Vance xu" w:date="2026-09-15T17:51:16Z">
        <w:r>
          <w:rPr>
            <w:rFonts w:hint="eastAsia"/>
            <w:lang w:val="en-US" w:eastAsia="zh"/>
            <w:woUserID w:val="2"/>
          </w:rPr>
          <w:t>编号</w:t>
        </w:r>
      </w:ins>
      <w:ins w:id="1344" w:author="Vance xu" w:date="2026-09-15T17:52:45Z">
        <w:r>
          <w:rPr>
            <w:rFonts w:hint="eastAsia"/>
            <w:lang w:val="en-US" w:eastAsia="zh"/>
            <w:woUserID w:val="2"/>
          </w:rPr>
          <w:t>，</w:t>
        </w:r>
      </w:ins>
      <w:ins w:id="1345" w:author="Vance xu" w:date="2026-09-15T17:55:29Z">
        <w:r>
          <w:rPr>
            <w:rFonts w:hint="eastAsia"/>
            <w:lang w:val="en-US" w:eastAsia="zh"/>
            <w:woUserID w:val="2"/>
          </w:rPr>
          <w:t>请注意</w:t>
        </w:r>
      </w:ins>
      <w:ins w:id="1346" w:author="Vance xu" w:date="2026-09-15T17:55:31Z">
        <w:r>
          <w:rPr>
            <w:rFonts w:hint="eastAsia"/>
            <w:lang w:val="en-US" w:eastAsia="zh"/>
            <w:woUserID w:val="2"/>
          </w:rPr>
          <w:t>提取</w:t>
        </w:r>
      </w:ins>
      <w:ins w:id="1347" w:author="Vance xu" w:date="2026-09-15T17:55:34Z">
        <w:r>
          <w:rPr>
            <w:rFonts w:hint="eastAsia"/>
            <w:lang w:val="en-US" w:eastAsia="zh"/>
            <w:woUserID w:val="2"/>
          </w:rPr>
          <w:t>编号</w:t>
        </w:r>
      </w:ins>
      <w:ins w:id="1348" w:author="Vance xu" w:date="2026-09-15T17:55:35Z">
        <w:r>
          <w:rPr>
            <w:rFonts w:hint="eastAsia"/>
            <w:lang w:val="en-US" w:eastAsia="zh"/>
            <w:woUserID w:val="2"/>
          </w:rPr>
          <w:t>中的</w:t>
        </w:r>
      </w:ins>
      <w:ins w:id="1349" w:author="Vance xu" w:date="2026-09-15T17:55:36Z">
        <w:r>
          <w:rPr>
            <w:rFonts w:hint="eastAsia"/>
            <w:lang w:val="en-US" w:eastAsia="zh"/>
            <w:woUserID w:val="2"/>
          </w:rPr>
          <w:t>数字</w:t>
        </w:r>
      </w:ins>
      <w:ins w:id="1350" w:author="Vance xu" w:date="2026-09-15T17:55:53Z">
        <w:r>
          <w:rPr>
            <w:rFonts w:hint="eastAsia"/>
            <w:lang w:val="en-US" w:eastAsia="zh"/>
            <w:woUserID w:val="2"/>
          </w:rPr>
          <w:t>部分</w:t>
        </w:r>
      </w:ins>
      <w:ins w:id="1351" w:author="Vance xu" w:date="2026-09-15T17:55:50Z">
        <w:r>
          <w:rPr>
            <w:rFonts w:hint="eastAsia"/>
            <w:lang w:val="en-US" w:eastAsia="zh"/>
            <w:woUserID w:val="2"/>
          </w:rPr>
          <w:t>，</w:t>
        </w:r>
      </w:ins>
      <w:ins w:id="1352" w:author="Vance xu" w:date="2026-09-15T17:54:07Z">
        <w:r>
          <w:rPr>
            <w:rFonts w:hint="eastAsia"/>
            <w:lang w:val="en-US" w:eastAsia="zh"/>
            <w:woUserID w:val="2"/>
          </w:rPr>
          <w:t>并</w:t>
        </w:r>
      </w:ins>
      <w:ins w:id="1353" w:author="Vance xu" w:date="2026-09-15T17:52:46Z">
        <w:r>
          <w:rPr>
            <w:rFonts w:hint="eastAsia"/>
            <w:lang w:val="en-US" w:eastAsia="zh"/>
            <w:woUserID w:val="2"/>
          </w:rPr>
          <w:t>提示</w:t>
        </w:r>
      </w:ins>
      <w:ins w:id="1354" w:author="Vance xu" w:date="2026-09-15T17:52:48Z">
        <w:r>
          <w:rPr>
            <w:rFonts w:hint="eastAsia"/>
            <w:lang w:val="en-US" w:eastAsia="zh"/>
            <w:woUserID w:val="2"/>
          </w:rPr>
          <w:t>“</w:t>
        </w:r>
      </w:ins>
      <w:ins w:id="1355" w:author="Vance xu" w:date="2026-09-15T17:52:49Z">
        <w:r>
          <w:rPr>
            <w:rFonts w:hint="eastAsia"/>
            <w:lang w:val="en-US" w:eastAsia="zh"/>
            <w:woUserID w:val="2"/>
          </w:rPr>
          <w:t>请核实</w:t>
        </w:r>
      </w:ins>
      <w:ins w:id="1356" w:author="Vance xu" w:date="2026-09-15T17:52:53Z">
        <w:r>
          <w:rPr>
            <w:rFonts w:hint="eastAsia"/>
            <w:lang w:val="en-US" w:eastAsia="zh"/>
            <w:woUserID w:val="2"/>
          </w:rPr>
          <w:t>适用性</w:t>
        </w:r>
      </w:ins>
      <w:ins w:id="1357" w:author="Vance xu" w:date="2026-09-15T17:52:58Z">
        <w:r>
          <w:rPr>
            <w:rFonts w:hint="eastAsia"/>
            <w:lang w:val="en-US" w:eastAsia="zh"/>
            <w:woUserID w:val="2"/>
          </w:rPr>
          <w:t>。</w:t>
        </w:r>
      </w:ins>
      <w:ins w:id="1358" w:author="Vance xu" w:date="2026-09-15T17:52:48Z">
        <w:r>
          <w:rPr>
            <w:rFonts w:hint="eastAsia"/>
            <w:lang w:val="en-US" w:eastAsia="zh"/>
            <w:woUserID w:val="2"/>
          </w:rPr>
          <w:t>”</w:t>
        </w:r>
      </w:ins>
    </w:p>
    <w:p w14:paraId="6D6C7776">
      <w:pPr>
        <w:numPr>
          <w:ilvl w:val="-1"/>
          <w:numId w:val="0"/>
        </w:numPr>
        <w:snapToGrid w:val="0"/>
        <w:ind w:firstLine="0"/>
        <w:rPr>
          <w:ins w:id="1360" w:author="Vance xu" w:date="2026-09-15T10:10:25Z"/>
          <w:del w:id="1361" w:author="Henry" w:date="2026-09-15T11:47:07Z"/>
          <w:rFonts w:hint="eastAsia"/>
          <w:color w:val="000000"/>
          <w:lang w:eastAsia="zh"/>
          <w:woUserID w:val="2"/>
        </w:rPr>
        <w:pPrChange w:id="1359" w:author="Vance xu" w:date="2026-09-15T09:47:57Z">
          <w:pPr>
            <w:snapToGrid w:val="0"/>
          </w:pPr>
        </w:pPrChange>
      </w:pPr>
      <w:ins w:id="1362" w:author="Vance xu" w:date="2026-09-15T09:48:00Z">
        <w:del w:id="1363" w:author="Henry" w:date="2026-09-15T11:47:07Z">
          <w:r>
            <w:rPr>
              <w:rFonts w:hint="eastAsia"/>
              <w:color w:val="000000"/>
              <w:lang w:eastAsia="zh"/>
              <w:woUserID w:val="2"/>
            </w:rPr>
            <w:delText>矩阵</w:delText>
          </w:r>
        </w:del>
      </w:ins>
      <w:ins w:id="1364" w:author="Vance xu" w:date="2026-09-15T10:08:56Z">
        <w:del w:id="1365" w:author="Henry" w:date="2026-09-15T11:47:07Z">
          <w:r>
            <w:rPr>
              <w:rFonts w:hint="eastAsia"/>
              <w:color w:val="000000"/>
              <w:lang w:eastAsia="zh"/>
              <w:woUserID w:val="2"/>
            </w:rPr>
            <w:delText>中</w:delText>
          </w:r>
        </w:del>
      </w:ins>
      <w:ins w:id="1366" w:author="Vance xu" w:date="2026-09-15T10:09:09Z">
        <w:del w:id="1367" w:author="Henry" w:date="2026-09-15T11:47:07Z">
          <w:r>
            <w:rPr>
              <w:rFonts w:hint="eastAsia"/>
              <w:color w:val="000000"/>
              <w:lang w:eastAsia="zh"/>
              <w:woUserID w:val="2"/>
            </w:rPr>
            <w:delText>“</w:delText>
          </w:r>
        </w:del>
      </w:ins>
      <w:ins w:id="1368" w:author="Vance xu" w:date="2026-09-15T10:09:06Z">
        <w:del w:id="1369" w:author="Henry" w:date="2026-09-15T11:47:07Z">
          <w:r>
            <w:rPr>
              <w:rFonts w:hint="eastAsia"/>
              <w:color w:val="000000"/>
              <w:lang w:eastAsia="zh"/>
              <w:woUserID w:val="2"/>
            </w:rPr>
            <w:delText>是否适用</w:delText>
          </w:r>
        </w:del>
      </w:ins>
      <w:ins w:id="1370" w:author="Vance xu" w:date="2026-09-15T10:09:12Z">
        <w:del w:id="1371" w:author="Henry" w:date="2026-09-15T11:47:07Z">
          <w:r>
            <w:rPr>
              <w:rFonts w:hint="eastAsia"/>
              <w:color w:val="000000"/>
              <w:lang w:eastAsia="zh"/>
              <w:woUserID w:val="2"/>
            </w:rPr>
            <w:delText>”</w:delText>
          </w:r>
        </w:del>
      </w:ins>
      <w:ins w:id="1372" w:author="Vance xu" w:date="2026-09-15T10:09:15Z">
        <w:del w:id="1373" w:author="Henry" w:date="2026-09-15T11:47:07Z">
          <w:r>
            <w:rPr>
              <w:rFonts w:hint="eastAsia"/>
              <w:color w:val="000000"/>
              <w:lang w:eastAsia="zh"/>
              <w:woUserID w:val="2"/>
            </w:rPr>
            <w:delText>列</w:delText>
          </w:r>
        </w:del>
      </w:ins>
      <w:ins w:id="1374" w:author="Vance xu" w:date="2026-09-15T10:09:17Z">
        <w:del w:id="1375" w:author="Henry" w:date="2026-09-15T11:47:07Z">
          <w:r>
            <w:rPr>
              <w:rFonts w:hint="eastAsia"/>
              <w:color w:val="000000"/>
              <w:lang w:eastAsia="zh"/>
              <w:woUserID w:val="2"/>
            </w:rPr>
            <w:delText>填列</w:delText>
          </w:r>
        </w:del>
      </w:ins>
      <w:ins w:id="1376" w:author="Vance xu" w:date="2026-09-15T10:09:18Z">
        <w:del w:id="1377" w:author="Henry" w:date="2026-09-15T11:47:07Z">
          <w:r>
            <w:rPr>
              <w:rFonts w:hint="eastAsia"/>
              <w:color w:val="000000"/>
              <w:lang w:eastAsia="zh"/>
              <w:woUserID w:val="2"/>
            </w:rPr>
            <w:delText>了</w:delText>
          </w:r>
        </w:del>
      </w:ins>
      <w:ins w:id="1378" w:author="Vance xu" w:date="2026-09-15T10:09:20Z">
        <w:del w:id="1379" w:author="Henry" w:date="2026-09-15T11:47:07Z">
          <w:r>
            <w:rPr>
              <w:rFonts w:hint="eastAsia"/>
              <w:color w:val="000000"/>
              <w:lang w:eastAsia="zh"/>
              <w:woUserID w:val="2"/>
            </w:rPr>
            <w:delText>“是”</w:delText>
          </w:r>
        </w:del>
      </w:ins>
      <w:ins w:id="1380" w:author="Vance xu" w:date="2026-09-15T10:09:22Z">
        <w:del w:id="1381" w:author="Henry" w:date="2026-09-15T11:47:07Z">
          <w:r>
            <w:rPr>
              <w:rFonts w:hint="eastAsia"/>
              <w:color w:val="000000"/>
              <w:lang w:eastAsia="zh"/>
              <w:woUserID w:val="2"/>
            </w:rPr>
            <w:delText>“</w:delText>
          </w:r>
        </w:del>
      </w:ins>
      <w:ins w:id="1382" w:author="Vance xu" w:date="2026-09-15T10:09:23Z">
        <w:del w:id="1383" w:author="Henry" w:date="2026-09-15T11:47:07Z">
          <w:r>
            <w:rPr>
              <w:rFonts w:hint="eastAsia"/>
              <w:color w:val="000000"/>
              <w:lang w:eastAsia="zh"/>
              <w:woUserID w:val="2"/>
            </w:rPr>
            <w:delText>适用</w:delText>
          </w:r>
        </w:del>
      </w:ins>
      <w:ins w:id="1384" w:author="Vance xu" w:date="2026-09-15T10:09:22Z">
        <w:del w:id="1385" w:author="Henry" w:date="2026-09-15T11:47:07Z">
          <w:r>
            <w:rPr>
              <w:rFonts w:hint="eastAsia"/>
              <w:color w:val="000000"/>
              <w:lang w:eastAsia="zh"/>
              <w:woUserID w:val="2"/>
            </w:rPr>
            <w:delText>”</w:delText>
          </w:r>
        </w:del>
      </w:ins>
      <w:ins w:id="1386" w:author="Vance xu" w:date="2026-09-15T10:09:24Z">
        <w:del w:id="1387" w:author="Henry" w:date="2026-09-15T11:47:07Z">
          <w:r>
            <w:rPr>
              <w:rFonts w:hint="eastAsia"/>
              <w:color w:val="000000"/>
              <w:lang w:eastAsia="zh"/>
              <w:woUserID w:val="2"/>
            </w:rPr>
            <w:delText>的</w:delText>
          </w:r>
        </w:del>
      </w:ins>
      <w:ins w:id="1388" w:author="Vance xu" w:date="2026-09-15T10:09:26Z">
        <w:del w:id="1389" w:author="Henry" w:date="2026-09-15T11:47:07Z">
          <w:r>
            <w:rPr>
              <w:rFonts w:hint="eastAsia"/>
              <w:color w:val="000000"/>
              <w:lang w:eastAsia="zh"/>
              <w:woUserID w:val="2"/>
            </w:rPr>
            <w:delText>，</w:delText>
          </w:r>
        </w:del>
      </w:ins>
      <w:ins w:id="1390" w:author="Vance xu" w:date="2026-09-15T10:09:29Z">
        <w:del w:id="1391" w:author="Henry" w:date="2026-09-15T11:47:07Z">
          <w:r>
            <w:rPr>
              <w:rFonts w:hint="eastAsia"/>
              <w:color w:val="000000"/>
              <w:lang w:eastAsia="zh"/>
              <w:woUserID w:val="2"/>
            </w:rPr>
            <w:delText>原则上</w:delText>
          </w:r>
        </w:del>
      </w:ins>
      <w:ins w:id="1392" w:author="Vance xu" w:date="2026-09-15T10:09:30Z">
        <w:del w:id="1393" w:author="Henry" w:date="2026-09-15T11:47:07Z">
          <w:r>
            <w:rPr>
              <w:rFonts w:hint="eastAsia"/>
              <w:color w:val="000000"/>
              <w:lang w:eastAsia="zh"/>
              <w:woUserID w:val="2"/>
            </w:rPr>
            <w:delText>以</w:delText>
          </w:r>
        </w:del>
      </w:ins>
      <w:ins w:id="1394" w:author="Vance xu" w:date="2026-09-15T10:09:32Z">
        <w:del w:id="1395" w:author="Henry" w:date="2026-09-15T11:47:07Z">
          <w:r>
            <w:rPr>
              <w:rFonts w:hint="eastAsia"/>
              <w:color w:val="000000"/>
              <w:lang w:eastAsia="zh"/>
              <w:woUserID w:val="2"/>
            </w:rPr>
            <w:delText>他们</w:delText>
          </w:r>
        </w:del>
      </w:ins>
      <w:ins w:id="1396" w:author="Vance xu" w:date="2026-09-15T10:09:34Z">
        <w:del w:id="1397" w:author="Henry" w:date="2026-09-15T11:47:07Z">
          <w:r>
            <w:rPr>
              <w:rFonts w:hint="eastAsia"/>
              <w:color w:val="000000"/>
              <w:lang w:eastAsia="zh"/>
              <w:woUserID w:val="2"/>
            </w:rPr>
            <w:delText>为准</w:delText>
          </w:r>
        </w:del>
      </w:ins>
      <w:ins w:id="1398" w:author="Vance xu" w:date="2026-09-15T10:09:35Z">
        <w:del w:id="1399" w:author="Henry" w:date="2026-09-15T11:47:07Z">
          <w:r>
            <w:rPr>
              <w:rFonts w:hint="eastAsia"/>
              <w:color w:val="000000"/>
              <w:lang w:eastAsia="zh"/>
              <w:woUserID w:val="2"/>
            </w:rPr>
            <w:delText>，但是</w:delText>
          </w:r>
        </w:del>
      </w:ins>
      <w:ins w:id="1400" w:author="Vance xu" w:date="2026-09-15T10:09:37Z">
        <w:del w:id="1401" w:author="Henry" w:date="2026-09-15T11:47:07Z">
          <w:r>
            <w:rPr>
              <w:rFonts w:hint="eastAsia"/>
              <w:color w:val="000000"/>
              <w:lang w:eastAsia="zh"/>
              <w:woUserID w:val="2"/>
            </w:rPr>
            <w:delText>和</w:delText>
          </w:r>
        </w:del>
      </w:ins>
      <w:ins w:id="1402" w:author="Vance xu" w:date="2026-09-15T10:09:39Z">
        <w:del w:id="1403" w:author="Henry" w:date="2026-09-15T11:47:07Z">
          <w:r>
            <w:rPr>
              <w:rFonts w:hint="eastAsia"/>
              <w:color w:val="000000"/>
              <w:lang w:eastAsia="zh"/>
              <w:woUserID w:val="2"/>
            </w:rPr>
            <w:delText>下列</w:delText>
          </w:r>
        </w:del>
      </w:ins>
      <w:ins w:id="1404" w:author="Vance xu" w:date="2026-09-15T10:09:41Z">
        <w:del w:id="1405" w:author="Henry" w:date="2026-09-15T11:47:07Z">
          <w:r>
            <w:rPr>
              <w:rFonts w:hint="eastAsia"/>
              <w:color w:val="000000"/>
              <w:lang w:eastAsia="zh"/>
              <w:woUserID w:val="2"/>
            </w:rPr>
            <w:delText>有</w:delText>
          </w:r>
        </w:del>
      </w:ins>
      <w:ins w:id="1406" w:author="Vance xu" w:date="2026-09-15T10:09:47Z">
        <w:del w:id="1407" w:author="Henry" w:date="2026-09-15T11:47:07Z">
          <w:r>
            <w:rPr>
              <w:rFonts w:hint="eastAsia"/>
              <w:color w:val="000000"/>
              <w:lang w:eastAsia="zh"/>
              <w:woUserID w:val="2"/>
            </w:rPr>
            <w:delText>冲突的</w:delText>
          </w:r>
        </w:del>
      </w:ins>
      <w:ins w:id="1408" w:author="Vance xu" w:date="2026-09-15T10:09:49Z">
        <w:del w:id="1409" w:author="Henry" w:date="2026-09-15T11:47:07Z">
          <w:r>
            <w:rPr>
              <w:rFonts w:hint="eastAsia"/>
              <w:color w:val="000000"/>
              <w:lang w:eastAsia="zh"/>
              <w:woUserID w:val="2"/>
            </w:rPr>
            <w:delText>，</w:delText>
          </w:r>
        </w:del>
      </w:ins>
      <w:ins w:id="1410" w:author="Vance xu" w:date="2026-09-15T10:09:51Z">
        <w:del w:id="1411" w:author="Henry" w:date="2026-09-15T11:47:07Z">
          <w:r>
            <w:rPr>
              <w:rFonts w:hint="eastAsia"/>
              <w:color w:val="000000"/>
              <w:lang w:eastAsia="zh"/>
              <w:woUserID w:val="2"/>
            </w:rPr>
            <w:delText>提示</w:delText>
          </w:r>
        </w:del>
      </w:ins>
      <w:ins w:id="1412" w:author="Vance xu" w:date="2026-09-15T10:09:52Z">
        <w:del w:id="1413" w:author="Henry" w:date="2026-09-15T11:47:07Z">
          <w:r>
            <w:rPr>
              <w:rFonts w:hint="eastAsia"/>
              <w:color w:val="000000"/>
              <w:lang w:eastAsia="zh"/>
              <w:woUserID w:val="2"/>
            </w:rPr>
            <w:delText>“</w:delText>
          </w:r>
        </w:del>
      </w:ins>
      <w:ins w:id="1414" w:author="Vance xu" w:date="2026-09-15T10:09:53Z">
        <w:del w:id="1415" w:author="Henry" w:date="2026-09-15T11:47:07Z">
          <w:r>
            <w:rPr>
              <w:rFonts w:hint="eastAsia"/>
              <w:color w:val="000000"/>
              <w:lang w:eastAsia="zh"/>
              <w:woUserID w:val="2"/>
            </w:rPr>
            <w:delText>请核实</w:delText>
          </w:r>
        </w:del>
      </w:ins>
      <w:ins w:id="1416" w:author="Vance xu" w:date="2026-09-15T10:09:57Z">
        <w:del w:id="1417" w:author="Henry" w:date="2026-09-15T11:47:07Z">
          <w:r>
            <w:rPr>
              <w:rFonts w:hint="eastAsia"/>
              <w:color w:val="000000"/>
              <w:lang w:eastAsia="zh"/>
              <w:woUserID w:val="2"/>
            </w:rPr>
            <w:delText>适用</w:delText>
          </w:r>
        </w:del>
      </w:ins>
      <w:ins w:id="1418" w:author="Vance xu" w:date="2026-09-15T10:10:08Z">
        <w:del w:id="1419" w:author="Henry" w:date="2026-09-15T11:47:07Z">
          <w:r>
            <w:rPr>
              <w:rFonts w:hint="eastAsia"/>
              <w:color w:val="000000"/>
              <w:lang w:eastAsia="zh"/>
              <w:woUserID w:val="2"/>
            </w:rPr>
            <w:delText>性</w:delText>
          </w:r>
        </w:del>
      </w:ins>
      <w:ins w:id="1420" w:author="Vance xu" w:date="2026-09-15T10:10:10Z">
        <w:del w:id="1421" w:author="Henry" w:date="2026-09-15T11:47:07Z">
          <w:r>
            <w:rPr>
              <w:rFonts w:hint="eastAsia"/>
              <w:color w:val="000000"/>
              <w:lang w:eastAsia="zh"/>
              <w:woUserID w:val="2"/>
            </w:rPr>
            <w:delText>匹配</w:delText>
          </w:r>
        </w:del>
      </w:ins>
      <w:ins w:id="1422" w:author="Vance xu" w:date="2026-09-15T10:10:16Z">
        <w:del w:id="1423" w:author="Henry" w:date="2026-09-15T11:47:07Z">
          <w:r>
            <w:rPr>
              <w:rFonts w:hint="eastAsia"/>
              <w:color w:val="000000"/>
              <w:lang w:eastAsia="zh"/>
              <w:woUserID w:val="2"/>
            </w:rPr>
            <w:delText>情况</w:delText>
          </w:r>
        </w:del>
      </w:ins>
      <w:ins w:id="1424" w:author="Vance xu" w:date="2026-09-15T10:09:52Z">
        <w:del w:id="1425" w:author="Henry" w:date="2026-09-15T11:47:07Z">
          <w:r>
            <w:rPr>
              <w:rFonts w:hint="eastAsia"/>
              <w:color w:val="000000"/>
              <w:lang w:eastAsia="zh"/>
              <w:woUserID w:val="2"/>
            </w:rPr>
            <w:delText>”</w:delText>
          </w:r>
        </w:del>
      </w:ins>
      <w:ins w:id="1426" w:author="Vance xu" w:date="2026-09-15T10:10:24Z">
        <w:del w:id="1427" w:author="Henry" w:date="2026-09-15T11:47:07Z">
          <w:r>
            <w:rPr>
              <w:rFonts w:hint="eastAsia"/>
              <w:color w:val="000000"/>
              <w:lang w:eastAsia="zh"/>
              <w:woUserID w:val="2"/>
            </w:rPr>
            <w:delText>。</w:delText>
          </w:r>
        </w:del>
      </w:ins>
    </w:p>
    <w:p w14:paraId="3ECD2DC4">
      <w:pPr>
        <w:numPr>
          <w:ilvl w:val="-1"/>
          <w:numId w:val="0"/>
        </w:numPr>
        <w:snapToGrid w:val="0"/>
        <w:ind w:firstLine="0"/>
        <w:rPr>
          <w:ins w:id="1428" w:author="Vance xu" w:date="2026-09-15T10:10:41Z"/>
          <w:del w:id="1429" w:author="Henry" w:date="2026-09-15T11:47:07Z"/>
          <w:rFonts w:hint="eastAsia"/>
          <w:color w:val="000000"/>
          <w:lang w:eastAsia="zh"/>
          <w:woUserID w:val="2"/>
        </w:rPr>
      </w:pPr>
      <w:ins w:id="1430" w:author="Vance xu" w:date="2026-09-15T10:10:22Z">
        <w:del w:id="1431" w:author="Henry" w:date="2026-09-15T11:47:07Z">
          <w:r>
            <w:rPr>
              <w:rFonts w:hint="eastAsia"/>
              <w:color w:val="000000"/>
              <w:lang w:eastAsia="zh"/>
              <w:woUserID w:val="2"/>
            </w:rPr>
            <w:delText>矩阵</w:delText>
          </w:r>
        </w:del>
      </w:ins>
      <w:ins w:id="1432" w:author="Vance xu" w:date="2026-09-15T09:48:01Z">
        <w:del w:id="1433" w:author="Henry" w:date="2026-09-15T11:47:07Z">
          <w:r>
            <w:rPr>
              <w:rFonts w:hint="eastAsia"/>
              <w:color w:val="000000"/>
              <w:lang w:eastAsia="zh"/>
              <w:woUserID w:val="2"/>
            </w:rPr>
            <w:delText>里面</w:delText>
          </w:r>
        </w:del>
      </w:ins>
      <w:ins w:id="1434" w:author="Vance xu" w:date="2026-09-15T09:48:02Z">
        <w:del w:id="1435" w:author="Henry" w:date="2026-09-15T11:47:07Z">
          <w:r>
            <w:rPr>
              <w:rFonts w:hint="eastAsia"/>
              <w:color w:val="000000"/>
              <w:lang w:eastAsia="zh"/>
              <w:woUserID w:val="2"/>
            </w:rPr>
            <w:delText>的责任</w:delText>
          </w:r>
        </w:del>
      </w:ins>
      <w:ins w:id="1436" w:author="Vance xu" w:date="2026-09-15T09:48:04Z">
        <w:del w:id="1437" w:author="Henry" w:date="2026-09-15T11:47:07Z">
          <w:r>
            <w:rPr>
              <w:rFonts w:hint="eastAsia"/>
              <w:color w:val="000000"/>
              <w:lang w:eastAsia="zh"/>
              <w:woUserID w:val="2"/>
            </w:rPr>
            <w:delText>主体</w:delText>
          </w:r>
        </w:del>
      </w:ins>
      <w:ins w:id="1438" w:author="Vance xu" w:date="2026-09-15T09:48:05Z">
        <w:del w:id="1439" w:author="Henry" w:date="2026-09-15T11:47:07Z">
          <w:r>
            <w:rPr>
              <w:rFonts w:hint="eastAsia"/>
              <w:color w:val="000000"/>
              <w:lang w:eastAsia="zh"/>
              <w:woUserID w:val="2"/>
            </w:rPr>
            <w:delText>列</w:delText>
          </w:r>
        </w:del>
      </w:ins>
      <w:ins w:id="1440" w:author="Vance xu" w:date="2026-09-15T09:48:07Z">
        <w:del w:id="1441" w:author="Henry" w:date="2026-09-15T11:47:07Z">
          <w:r>
            <w:rPr>
              <w:rFonts w:hint="eastAsia"/>
              <w:color w:val="000000"/>
              <w:lang w:eastAsia="zh"/>
              <w:woUserID w:val="2"/>
            </w:rPr>
            <w:delText>，</w:delText>
          </w:r>
        </w:del>
      </w:ins>
      <w:ins w:id="1442" w:author="Vance xu" w:date="2026-09-15T09:48:15Z">
        <w:del w:id="1443" w:author="Henry" w:date="2026-09-15T11:47:07Z">
          <w:r>
            <w:rPr>
              <w:rFonts w:hint="eastAsia"/>
              <w:color w:val="000000"/>
              <w:lang w:eastAsia="zh"/>
              <w:woUserID w:val="2"/>
            </w:rPr>
            <w:delText>仅</w:delText>
          </w:r>
        </w:del>
      </w:ins>
      <w:ins w:id="1444" w:author="Vance xu" w:date="2026-09-15T09:48:16Z">
        <w:del w:id="1445" w:author="Henry" w:date="2026-09-15T11:47:07Z">
          <w:r>
            <w:rPr>
              <w:rFonts w:hint="eastAsia"/>
              <w:color w:val="000000"/>
              <w:lang w:eastAsia="zh"/>
              <w:woUserID w:val="2"/>
            </w:rPr>
            <w:delText>出现</w:delText>
          </w:r>
        </w:del>
      </w:ins>
      <w:ins w:id="1446" w:author="Vance xu" w:date="2026-09-15T09:48:20Z">
        <w:del w:id="1447" w:author="Henry" w:date="2026-09-15T11:47:07Z">
          <w:r>
            <w:rPr>
              <w:rFonts w:hint="eastAsia"/>
              <w:color w:val="000000"/>
              <w:lang w:eastAsia="zh"/>
              <w:woUserID w:val="2"/>
            </w:rPr>
            <w:delText>“</w:delText>
          </w:r>
        </w:del>
      </w:ins>
      <w:ins w:id="1448" w:author="Vance xu" w:date="2026-09-15T09:48:31Z">
        <w:del w:id="1449" w:author="Henry" w:date="2026-09-15T11:47:07Z">
          <w:r>
            <w:rPr>
              <w:rFonts w:hint="eastAsia"/>
              <w:color w:val="000000"/>
              <w:lang w:eastAsia="zh"/>
              <w:woUserID w:val="2"/>
            </w:rPr>
            <w:delText>省公司</w:delText>
          </w:r>
        </w:del>
      </w:ins>
      <w:ins w:id="1450" w:author="Vance xu" w:date="2026-09-15T09:51:27Z">
        <w:del w:id="1451" w:author="Henry" w:date="2026-09-15T11:47:07Z">
          <w:r>
            <w:rPr>
              <w:rFonts w:hint="eastAsia"/>
              <w:color w:val="000000"/>
              <w:lang w:eastAsia="zh"/>
              <w:woUserID w:val="2"/>
            </w:rPr>
            <w:delText>-</w:delText>
          </w:r>
        </w:del>
      </w:ins>
      <w:ins w:id="1452" w:author="Vance xu" w:date="2026-09-15T09:51:28Z">
        <w:del w:id="1453" w:author="Henry" w:date="2026-09-15T11:47:07Z">
          <w:r>
            <w:rPr>
              <w:rFonts w:hint="eastAsia"/>
              <w:color w:val="000000"/>
              <w:lang w:eastAsia="zh"/>
              <w:woUserID w:val="2"/>
            </w:rPr>
            <w:delText>**</w:delText>
          </w:r>
        </w:del>
      </w:ins>
      <w:ins w:id="1454" w:author="Vance xu" w:date="2026-09-15T09:51:34Z">
        <w:del w:id="1455" w:author="Henry" w:date="2026-09-15T11:47:07Z">
          <w:r>
            <w:rPr>
              <w:rFonts w:hint="eastAsia"/>
              <w:color w:val="000000"/>
              <w:lang w:eastAsia="zh"/>
              <w:woUserID w:val="2"/>
            </w:rPr>
            <w:delText>部</w:delText>
          </w:r>
        </w:del>
      </w:ins>
      <w:ins w:id="1456" w:author="Vance xu" w:date="2026-09-15T09:48:20Z">
        <w:del w:id="1457" w:author="Henry" w:date="2026-09-15T11:47:07Z">
          <w:r>
            <w:rPr>
              <w:rFonts w:hint="eastAsia"/>
              <w:color w:val="000000"/>
              <w:lang w:eastAsia="zh"/>
              <w:woUserID w:val="2"/>
            </w:rPr>
            <w:delText>”</w:delText>
          </w:r>
        </w:del>
      </w:ins>
      <w:ins w:id="1458" w:author="Vance xu" w:date="2026-09-15T09:48:34Z">
        <w:del w:id="1459" w:author="Henry" w:date="2026-09-15T11:47:07Z">
          <w:r>
            <w:rPr>
              <w:rFonts w:hint="eastAsia"/>
              <w:color w:val="000000"/>
              <w:lang w:eastAsia="zh"/>
              <w:woUserID w:val="2"/>
            </w:rPr>
            <w:delText>、</w:delText>
          </w:r>
        </w:del>
      </w:ins>
      <w:ins w:id="1460" w:author="Vance xu" w:date="2026-09-15T09:48:35Z">
        <w:del w:id="1461" w:author="Henry" w:date="2026-09-15T11:47:07Z">
          <w:r>
            <w:rPr>
              <w:rFonts w:hint="eastAsia"/>
              <w:color w:val="000000"/>
              <w:lang w:eastAsia="zh"/>
              <w:woUserID w:val="2"/>
            </w:rPr>
            <w:delText>“</w:delText>
          </w:r>
        </w:del>
      </w:ins>
      <w:ins w:id="1462" w:author="Vance xu" w:date="2026-09-15T09:48:39Z">
        <w:del w:id="1463" w:author="Henry" w:date="2026-09-15T11:47:07Z">
          <w:r>
            <w:rPr>
              <w:rFonts w:hint="eastAsia"/>
              <w:color w:val="000000"/>
              <w:lang w:eastAsia="zh"/>
              <w:woUserID w:val="2"/>
            </w:rPr>
            <w:delText>国网</w:delText>
          </w:r>
        </w:del>
      </w:ins>
      <w:ins w:id="1464" w:author="Vance xu" w:date="2026-09-15T09:48:51Z">
        <w:del w:id="1465" w:author="Henry" w:date="2026-09-15T11:47:07Z">
          <w:r>
            <w:rPr>
              <w:rFonts w:hint="eastAsia"/>
              <w:color w:val="000000"/>
              <w:lang w:eastAsia="zh"/>
              <w:woUserID w:val="2"/>
            </w:rPr>
            <w:delText>**</w:delText>
          </w:r>
        </w:del>
      </w:ins>
      <w:ins w:id="1466" w:author="Vance xu" w:date="2026-09-15T09:48:56Z">
        <w:del w:id="1467" w:author="Henry" w:date="2026-09-15T11:47:07Z">
          <w:r>
            <w:rPr>
              <w:rFonts w:hint="eastAsia"/>
              <w:color w:val="000000"/>
              <w:lang w:eastAsia="zh"/>
              <w:woUserID w:val="2"/>
            </w:rPr>
            <w:delText>部</w:delText>
          </w:r>
        </w:del>
      </w:ins>
      <w:ins w:id="1468" w:author="Vance xu" w:date="2026-09-15T09:48:35Z">
        <w:del w:id="1469" w:author="Henry" w:date="2026-09-15T11:47:07Z">
          <w:r>
            <w:rPr>
              <w:rFonts w:hint="eastAsia"/>
              <w:color w:val="000000"/>
              <w:lang w:eastAsia="zh"/>
              <w:woUserID w:val="2"/>
            </w:rPr>
            <w:delText>”</w:delText>
          </w:r>
        </w:del>
      </w:ins>
      <w:ins w:id="1470" w:author="Vance xu" w:date="2026-09-15T10:02:19Z">
        <w:del w:id="1471" w:author="Henry" w:date="2026-09-15T11:47:07Z">
          <w:r>
            <w:rPr>
              <w:rFonts w:hint="eastAsia"/>
              <w:color w:val="000000"/>
              <w:lang w:eastAsia="zh"/>
              <w:woUserID w:val="2"/>
            </w:rPr>
            <w:delText>“省公司物资部”</w:delText>
          </w:r>
        </w:del>
      </w:ins>
      <w:ins w:id="1472" w:author="Vance xu" w:date="2026-09-15T09:49:42Z">
        <w:del w:id="1473" w:author="Henry" w:date="2026-09-15T11:47:07Z">
          <w:r>
            <w:rPr>
              <w:rFonts w:hint="eastAsia"/>
              <w:color w:val="000000"/>
              <w:lang w:eastAsia="zh"/>
              <w:woUserID w:val="2"/>
            </w:rPr>
            <w:delText>等</w:delText>
          </w:r>
        </w:del>
      </w:ins>
      <w:ins w:id="1474" w:author="Vance xu" w:date="2026-09-15T09:49:46Z">
        <w:del w:id="1475" w:author="Henry" w:date="2026-09-15T11:47:07Z">
          <w:r>
            <w:rPr>
              <w:rFonts w:hint="eastAsia"/>
              <w:color w:val="000000"/>
              <w:lang w:eastAsia="zh"/>
              <w:woUserID w:val="2"/>
            </w:rPr>
            <w:delText>字段</w:delText>
          </w:r>
        </w:del>
      </w:ins>
      <w:ins w:id="1476" w:author="Vance xu" w:date="2026-09-15T09:49:48Z">
        <w:del w:id="1477" w:author="Henry" w:date="2026-09-15T11:47:07Z">
          <w:r>
            <w:rPr>
              <w:rFonts w:hint="eastAsia"/>
              <w:color w:val="000000"/>
              <w:lang w:eastAsia="zh"/>
              <w:woUserID w:val="2"/>
            </w:rPr>
            <w:delText>，</w:delText>
          </w:r>
        </w:del>
      </w:ins>
      <w:ins w:id="1478" w:author="Vance xu" w:date="2026-09-15T09:49:50Z">
        <w:del w:id="1479" w:author="Henry" w:date="2026-09-15T11:47:07Z">
          <w:r>
            <w:rPr>
              <w:rFonts w:hint="eastAsia"/>
              <w:color w:val="000000"/>
              <w:lang w:eastAsia="zh"/>
              <w:woUserID w:val="2"/>
            </w:rPr>
            <w:delText>仅有</w:delText>
          </w:r>
        </w:del>
      </w:ins>
      <w:ins w:id="1480" w:author="Vance xu" w:date="2026-09-15T09:50:22Z">
        <w:del w:id="1481" w:author="Henry" w:date="2026-09-15T11:47:07Z">
          <w:r>
            <w:rPr>
              <w:rFonts w:hint="eastAsia"/>
              <w:color w:val="000000"/>
              <w:lang w:eastAsia="zh"/>
              <w:woUserID w:val="2"/>
            </w:rPr>
            <w:delText>省公司</w:delText>
          </w:r>
        </w:del>
      </w:ins>
      <w:ins w:id="1482" w:author="Vance xu" w:date="2026-09-15T09:50:33Z">
        <w:del w:id="1483" w:author="Henry" w:date="2026-09-15T11:47:07Z">
          <w:r>
            <w:rPr>
              <w:rFonts w:hint="eastAsia"/>
              <w:color w:val="000000"/>
              <w:lang w:eastAsia="zh"/>
              <w:woUserID w:val="2"/>
            </w:rPr>
            <w:delText>这</w:delText>
          </w:r>
        </w:del>
      </w:ins>
      <w:ins w:id="1484" w:author="Vance xu" w:date="2026-09-15T09:50:34Z">
        <w:del w:id="1485" w:author="Henry" w:date="2026-09-15T11:47:07Z">
          <w:r>
            <w:rPr>
              <w:rFonts w:hint="eastAsia"/>
              <w:color w:val="000000"/>
              <w:lang w:eastAsia="zh"/>
              <w:woUserID w:val="2"/>
            </w:rPr>
            <w:delText>一级</w:delText>
          </w:r>
        </w:del>
      </w:ins>
      <w:ins w:id="1486" w:author="Vance xu" w:date="2026-09-15T09:50:36Z">
        <w:del w:id="1487" w:author="Henry" w:date="2026-09-15T11:47:07Z">
          <w:r>
            <w:rPr>
              <w:rFonts w:hint="eastAsia"/>
              <w:color w:val="000000"/>
              <w:lang w:eastAsia="zh"/>
              <w:woUserID w:val="2"/>
            </w:rPr>
            <w:delText>适用</w:delText>
          </w:r>
        </w:del>
      </w:ins>
      <w:ins w:id="1488" w:author="Vance xu" w:date="2026-09-15T09:50:38Z">
        <w:del w:id="1489" w:author="Henry" w:date="2026-09-15T11:47:07Z">
          <w:r>
            <w:rPr>
              <w:rFonts w:hint="eastAsia"/>
              <w:color w:val="000000"/>
              <w:lang w:eastAsia="zh"/>
              <w:woUserID w:val="2"/>
            </w:rPr>
            <w:delText>，</w:delText>
          </w:r>
        </w:del>
      </w:ins>
      <w:ins w:id="1490" w:author="Vance xu" w:date="2026-09-15T10:04:50Z">
        <w:del w:id="1491" w:author="Henry" w:date="2026-09-15T11:47:07Z">
          <w:r>
            <w:rPr>
              <w:rFonts w:hint="eastAsia"/>
              <w:color w:val="000000"/>
              <w:lang w:eastAsia="zh"/>
              <w:woUserID w:val="2"/>
            </w:rPr>
            <w:delText>在</w:delText>
          </w:r>
        </w:del>
      </w:ins>
      <w:ins w:id="1492" w:author="Vance xu" w:date="2026-09-15T09:51:07Z">
        <w:del w:id="1493" w:author="Henry" w:date="2026-09-15T11:47:07Z">
          <w:r>
            <w:rPr>
              <w:rFonts w:hint="eastAsia"/>
              <w:color w:val="000000"/>
              <w:lang w:eastAsia="zh"/>
              <w:woUserID w:val="2"/>
            </w:rPr>
            <w:delText>其他</w:delText>
          </w:r>
        </w:del>
      </w:ins>
      <w:ins w:id="1494" w:author="Vance xu" w:date="2026-09-15T09:51:09Z">
        <w:del w:id="1495" w:author="Henry" w:date="2026-09-15T11:47:07Z">
          <w:r>
            <w:rPr>
              <w:rFonts w:hint="eastAsia"/>
              <w:color w:val="000000"/>
              <w:lang w:eastAsia="zh"/>
              <w:woUserID w:val="2"/>
            </w:rPr>
            <w:delText>下属</w:delText>
          </w:r>
        </w:del>
      </w:ins>
      <w:ins w:id="1496" w:author="Vance xu" w:date="2026-09-15T09:51:13Z">
        <w:del w:id="1497" w:author="Henry" w:date="2026-09-15T11:47:07Z">
          <w:r>
            <w:rPr>
              <w:rFonts w:hint="eastAsia"/>
              <w:color w:val="000000"/>
              <w:lang w:eastAsia="zh"/>
              <w:woUserID w:val="2"/>
            </w:rPr>
            <w:delText>公司</w:delText>
          </w:r>
        </w:del>
      </w:ins>
      <w:ins w:id="1498" w:author="Vance xu" w:date="2026-09-15T10:05:14Z">
        <w:del w:id="1499" w:author="Henry" w:date="2026-09-15T11:47:07Z">
          <w:r>
            <w:rPr>
              <w:rFonts w:hint="eastAsia"/>
              <w:color w:val="000000"/>
              <w:lang w:eastAsia="zh"/>
              <w:woUserID w:val="2"/>
            </w:rPr>
            <w:delText>的</w:delText>
          </w:r>
        </w:del>
      </w:ins>
      <w:ins w:id="1500" w:author="Vance xu" w:date="2026-09-15T10:05:27Z">
        <w:del w:id="1501" w:author="Henry" w:date="2026-09-15T11:47:07Z">
          <w:r>
            <w:rPr>
              <w:rFonts w:hint="eastAsia"/>
              <w:color w:val="000000"/>
              <w:lang w:eastAsia="zh"/>
              <w:woUserID w:val="2"/>
            </w:rPr>
            <w:delText>岗位</w:delText>
          </w:r>
        </w:del>
      </w:ins>
      <w:ins w:id="1502" w:author="Vance xu" w:date="2026-09-15T10:05:29Z">
        <w:del w:id="1503" w:author="Henry" w:date="2026-09-15T11:47:07Z">
          <w:r>
            <w:rPr>
              <w:rFonts w:hint="eastAsia"/>
              <w:color w:val="000000"/>
              <w:lang w:eastAsia="zh"/>
              <w:woUserID w:val="2"/>
            </w:rPr>
            <w:delText>责任</w:delText>
          </w:r>
        </w:del>
      </w:ins>
      <w:ins w:id="1504" w:author="Vance xu" w:date="2026-09-15T10:05:31Z">
        <w:del w:id="1505" w:author="Henry" w:date="2026-09-15T11:47:07Z">
          <w:r>
            <w:rPr>
              <w:rFonts w:hint="eastAsia"/>
              <w:color w:val="000000"/>
              <w:lang w:eastAsia="zh"/>
              <w:woUserID w:val="2"/>
            </w:rPr>
            <w:delText>清单</w:delText>
          </w:r>
        </w:del>
      </w:ins>
      <w:ins w:id="1506" w:author="Vance xu" w:date="2026-09-15T10:05:32Z">
        <w:del w:id="1507" w:author="Henry" w:date="2026-09-15T11:47:07Z">
          <w:r>
            <w:rPr>
              <w:rFonts w:hint="eastAsia"/>
              <w:color w:val="000000"/>
              <w:lang w:eastAsia="zh"/>
              <w:woUserID w:val="2"/>
            </w:rPr>
            <w:delText>和</w:delText>
          </w:r>
        </w:del>
      </w:ins>
      <w:ins w:id="1508" w:author="Vance xu" w:date="2026-09-15T10:05:35Z">
        <w:del w:id="1509" w:author="Henry" w:date="2026-09-15T11:47:07Z">
          <w:r>
            <w:rPr>
              <w:rFonts w:hint="eastAsia"/>
              <w:color w:val="000000"/>
              <w:lang w:eastAsia="zh"/>
              <w:woUserID w:val="2"/>
            </w:rPr>
            <w:delText>不相容</w:delText>
          </w:r>
        </w:del>
      </w:ins>
      <w:ins w:id="1510" w:author="Vance xu" w:date="2026-09-15T10:05:36Z">
        <w:del w:id="1511" w:author="Henry" w:date="2026-09-15T11:47:07Z">
          <w:r>
            <w:rPr>
              <w:rFonts w:hint="eastAsia"/>
              <w:color w:val="000000"/>
              <w:lang w:eastAsia="zh"/>
              <w:woUserID w:val="2"/>
            </w:rPr>
            <w:delText>岗位</w:delText>
          </w:r>
        </w:del>
      </w:ins>
      <w:ins w:id="1512" w:author="Vance xu" w:date="2026-09-15T10:05:37Z">
        <w:del w:id="1513" w:author="Henry" w:date="2026-09-15T11:47:07Z">
          <w:r>
            <w:rPr>
              <w:rFonts w:hint="eastAsia"/>
              <w:color w:val="000000"/>
              <w:lang w:eastAsia="zh"/>
              <w:woUserID w:val="2"/>
            </w:rPr>
            <w:delText>清单</w:delText>
          </w:r>
        </w:del>
      </w:ins>
      <w:ins w:id="1514" w:author="Vance xu" w:date="2026-09-15T09:51:15Z">
        <w:del w:id="1515" w:author="Henry" w:date="2026-09-15T11:47:07Z">
          <w:r>
            <w:rPr>
              <w:rFonts w:hint="eastAsia"/>
              <w:color w:val="000000"/>
              <w:lang w:eastAsia="zh"/>
              <w:woUserID w:val="2"/>
            </w:rPr>
            <w:delText>不适用</w:delText>
          </w:r>
        </w:del>
      </w:ins>
      <w:ins w:id="1516" w:author="Vance xu" w:date="2026-09-15T09:51:17Z">
        <w:del w:id="1517" w:author="Henry" w:date="2026-09-15T11:47:07Z">
          <w:r>
            <w:rPr>
              <w:rFonts w:hint="eastAsia"/>
              <w:color w:val="000000"/>
              <w:lang w:eastAsia="zh"/>
              <w:woUserID w:val="2"/>
            </w:rPr>
            <w:delText>；</w:delText>
          </w:r>
        </w:del>
      </w:ins>
      <w:ins w:id="1518" w:author="Vance xu" w:date="2026-09-15T09:53:04Z">
        <w:del w:id="1519" w:author="Henry" w:date="2026-09-15T11:47:07Z">
          <w:r>
            <w:rPr>
              <w:rFonts w:hint="eastAsia"/>
              <w:color w:val="000000"/>
              <w:lang w:eastAsia="zh"/>
              <w:woUserID w:val="2"/>
            </w:rPr>
            <w:delText>仅</w:delText>
          </w:r>
        </w:del>
      </w:ins>
      <w:ins w:id="1520" w:author="Vance xu" w:date="2026-09-15T09:53:05Z">
        <w:del w:id="1521" w:author="Henry" w:date="2026-09-15T11:47:07Z">
          <w:r>
            <w:rPr>
              <w:rFonts w:hint="eastAsia"/>
              <w:color w:val="000000"/>
              <w:lang w:eastAsia="zh"/>
              <w:woUserID w:val="2"/>
            </w:rPr>
            <w:delText>出现</w:delText>
          </w:r>
        </w:del>
      </w:ins>
      <w:ins w:id="1522" w:author="Vance xu" w:date="2026-09-15T09:53:06Z">
        <w:del w:id="1523" w:author="Henry" w:date="2026-09-15T11:47:07Z">
          <w:r>
            <w:rPr>
              <w:rFonts w:hint="eastAsia"/>
              <w:color w:val="000000"/>
              <w:lang w:eastAsia="zh"/>
              <w:woUserID w:val="2"/>
            </w:rPr>
            <w:delText>“</w:delText>
          </w:r>
        </w:del>
      </w:ins>
      <w:ins w:id="1524" w:author="Vance xu" w:date="2026-09-15T09:53:07Z">
        <w:del w:id="1525" w:author="Henry" w:date="2026-09-15T11:47:07Z">
          <w:r>
            <w:rPr>
              <w:rFonts w:hint="eastAsia"/>
              <w:color w:val="000000"/>
              <w:lang w:eastAsia="zh"/>
              <w:woUserID w:val="2"/>
            </w:rPr>
            <w:delText>供服中心</w:delText>
          </w:r>
        </w:del>
      </w:ins>
      <w:ins w:id="1526" w:author="Vance xu" w:date="2026-09-15T09:53:06Z">
        <w:del w:id="1527" w:author="Henry" w:date="2026-09-15T11:47:07Z">
          <w:r>
            <w:rPr>
              <w:rFonts w:hint="eastAsia"/>
              <w:color w:val="000000"/>
              <w:lang w:eastAsia="zh"/>
              <w:woUserID w:val="2"/>
            </w:rPr>
            <w:delText>”</w:delText>
          </w:r>
        </w:del>
      </w:ins>
      <w:ins w:id="1528" w:author="Vance xu" w:date="2026-09-15T10:00:45Z">
        <w:del w:id="1529" w:author="Henry" w:date="2026-09-15T11:47:07Z">
          <w:r>
            <w:rPr>
              <w:rFonts w:hint="eastAsia"/>
              <w:color w:val="000000"/>
              <w:lang w:eastAsia="zh"/>
              <w:woUserID w:val="2"/>
            </w:rPr>
            <w:delText>“</w:delText>
          </w:r>
        </w:del>
      </w:ins>
      <w:ins w:id="1530" w:author="Vance xu" w:date="2026-09-15T10:00:48Z">
        <w:del w:id="1531" w:author="Henry" w:date="2026-09-15T11:47:07Z">
          <w:r>
            <w:rPr>
              <w:rFonts w:hint="eastAsia"/>
              <w:color w:val="000000"/>
              <w:lang w:eastAsia="zh"/>
              <w:woUserID w:val="2"/>
            </w:rPr>
            <w:delText>省供服中心</w:delText>
          </w:r>
        </w:del>
      </w:ins>
      <w:ins w:id="1532" w:author="Vance xu" w:date="2026-09-15T10:00:45Z">
        <w:del w:id="1533" w:author="Henry" w:date="2026-09-15T11:47:07Z">
          <w:r>
            <w:rPr>
              <w:rFonts w:hint="eastAsia"/>
              <w:color w:val="000000"/>
              <w:lang w:eastAsia="zh"/>
              <w:woUserID w:val="2"/>
            </w:rPr>
            <w:delText>”</w:delText>
          </w:r>
        </w:del>
      </w:ins>
      <w:ins w:id="1534" w:author="Vance xu" w:date="2026-09-15T09:53:10Z">
        <w:del w:id="1535" w:author="Henry" w:date="2026-09-15T11:47:07Z">
          <w:r>
            <w:rPr>
              <w:rFonts w:hint="eastAsia"/>
              <w:color w:val="000000"/>
              <w:lang w:eastAsia="zh"/>
              <w:woUserID w:val="2"/>
            </w:rPr>
            <w:delText>，只有</w:delText>
          </w:r>
        </w:del>
      </w:ins>
      <w:ins w:id="1536" w:author="Vance xu" w:date="2026-09-15T09:53:23Z">
        <w:del w:id="1537" w:author="Henry" w:date="2026-09-15T11:47:07Z">
          <w:r>
            <w:rPr>
              <w:rFonts w:hint="eastAsia"/>
              <w:color w:val="000000"/>
              <w:lang w:eastAsia="zh"/>
              <w:woUserID w:val="2"/>
            </w:rPr>
            <w:delText>“</w:delText>
          </w:r>
        </w:del>
      </w:ins>
      <w:ins w:id="1538" w:author="Vance xu" w:date="2026-09-15T09:53:12Z">
        <w:del w:id="1539" w:author="Henry" w:date="2026-09-15T11:47:07Z">
          <w:r>
            <w:rPr>
              <w:rFonts w:hint="eastAsia"/>
              <w:color w:val="000000"/>
              <w:lang w:eastAsia="zh"/>
              <w:woUserID w:val="2"/>
            </w:rPr>
            <w:delText>供服中心</w:delText>
          </w:r>
        </w:del>
      </w:ins>
      <w:ins w:id="1540" w:author="Vance xu" w:date="2026-09-15T09:53:26Z">
        <w:del w:id="1541" w:author="Henry" w:date="2026-09-15T11:47:07Z">
          <w:r>
            <w:rPr>
              <w:rFonts w:hint="eastAsia"/>
              <w:color w:val="000000"/>
              <w:lang w:eastAsia="zh"/>
              <w:woUserID w:val="2"/>
            </w:rPr>
            <w:delText>”</w:delText>
          </w:r>
        </w:del>
      </w:ins>
      <w:ins w:id="1542" w:author="Vance xu" w:date="2026-09-15T09:53:28Z">
        <w:del w:id="1543" w:author="Henry" w:date="2026-09-15T11:47:07Z">
          <w:r>
            <w:rPr>
              <w:rFonts w:hint="eastAsia"/>
              <w:color w:val="000000"/>
              <w:lang w:eastAsia="zh"/>
              <w:woUserID w:val="2"/>
            </w:rPr>
            <w:delText>这个</w:delText>
          </w:r>
        </w:del>
      </w:ins>
      <w:ins w:id="1544" w:author="Vance xu" w:date="2026-09-15T09:53:29Z">
        <w:del w:id="1545" w:author="Henry" w:date="2026-09-15T11:47:07Z">
          <w:r>
            <w:rPr>
              <w:rFonts w:hint="eastAsia"/>
              <w:color w:val="000000"/>
              <w:lang w:eastAsia="zh"/>
              <w:woUserID w:val="2"/>
            </w:rPr>
            <w:delText>会计</w:delText>
          </w:r>
        </w:del>
      </w:ins>
      <w:ins w:id="1546" w:author="Vance xu" w:date="2026-09-15T09:53:30Z">
        <w:del w:id="1547" w:author="Henry" w:date="2026-09-15T11:47:07Z">
          <w:r>
            <w:rPr>
              <w:rFonts w:hint="eastAsia"/>
              <w:color w:val="000000"/>
              <w:lang w:eastAsia="zh"/>
              <w:woUserID w:val="2"/>
            </w:rPr>
            <w:delText>主体</w:delText>
          </w:r>
        </w:del>
      </w:ins>
      <w:ins w:id="1548" w:author="Vance xu" w:date="2026-09-15T10:05:49Z">
        <w:del w:id="1549" w:author="Henry" w:date="2026-09-15T11:47:07Z">
          <w:r>
            <w:rPr>
              <w:rFonts w:hint="eastAsia"/>
              <w:color w:val="000000"/>
              <w:lang w:eastAsia="zh"/>
              <w:woUserID w:val="2"/>
            </w:rPr>
            <w:delText>的岗位责任清单和不相容岗位清单</w:delText>
          </w:r>
        </w:del>
      </w:ins>
      <w:ins w:id="1550" w:author="Vance xu" w:date="2026-09-15T09:57:18Z">
        <w:del w:id="1551" w:author="Henry" w:date="2026-09-15T11:47:07Z">
          <w:r>
            <w:rPr>
              <w:rFonts w:hint="eastAsia"/>
              <w:color w:val="000000"/>
              <w:lang w:eastAsia="zh"/>
              <w:woUserID w:val="2"/>
            </w:rPr>
            <w:delText>适用</w:delText>
          </w:r>
        </w:del>
      </w:ins>
      <w:ins w:id="1552" w:author="Vance xu" w:date="2026-09-15T09:56:18Z">
        <w:del w:id="1553" w:author="Henry" w:date="2026-09-15T11:47:07Z">
          <w:r>
            <w:rPr>
              <w:rFonts w:hint="eastAsia"/>
              <w:color w:val="000000"/>
              <w:lang w:eastAsia="zh"/>
              <w:woUserID w:val="2"/>
            </w:rPr>
            <w:delText>。</w:delText>
          </w:r>
        </w:del>
      </w:ins>
      <w:ins w:id="1554" w:author="Vance xu" w:date="2026-09-15T09:57:44Z">
        <w:del w:id="1555" w:author="Henry" w:date="2026-09-15T11:47:07Z">
          <w:r>
            <w:rPr>
              <w:rFonts w:hint="eastAsia"/>
              <w:color w:val="000000"/>
              <w:lang w:eastAsia="zh"/>
              <w:woUserID w:val="2"/>
            </w:rPr>
            <w:delText>仅</w:delText>
          </w:r>
        </w:del>
      </w:ins>
      <w:ins w:id="1556" w:author="Vance xu" w:date="2026-09-15T09:57:45Z">
        <w:del w:id="1557" w:author="Henry" w:date="2026-09-15T11:47:07Z">
          <w:r>
            <w:rPr>
              <w:rFonts w:hint="eastAsia"/>
              <w:color w:val="000000"/>
              <w:lang w:eastAsia="zh"/>
              <w:woUserID w:val="2"/>
            </w:rPr>
            <w:delText>出现</w:delText>
          </w:r>
        </w:del>
      </w:ins>
      <w:ins w:id="1558" w:author="Vance xu" w:date="2026-09-15T09:57:46Z">
        <w:del w:id="1559" w:author="Henry" w:date="2026-09-15T11:47:07Z">
          <w:r>
            <w:rPr>
              <w:rFonts w:hint="eastAsia"/>
              <w:color w:val="000000"/>
              <w:lang w:eastAsia="zh"/>
              <w:woUserID w:val="2"/>
            </w:rPr>
            <w:delText>“</w:delText>
          </w:r>
        </w:del>
      </w:ins>
      <w:ins w:id="1560" w:author="Vance xu" w:date="2026-09-15T09:57:47Z">
        <w:del w:id="1561" w:author="Henry" w:date="2026-09-15T11:47:07Z">
          <w:r>
            <w:rPr>
              <w:rFonts w:hint="eastAsia"/>
              <w:color w:val="000000"/>
              <w:lang w:eastAsia="zh"/>
              <w:woUserID w:val="2"/>
            </w:rPr>
            <w:delText>物资公司</w:delText>
          </w:r>
        </w:del>
      </w:ins>
      <w:ins w:id="1562" w:author="Vance xu" w:date="2026-09-15T09:57:58Z">
        <w:del w:id="1563" w:author="Henry" w:date="2026-09-15T11:47:07Z">
          <w:r>
            <w:rPr>
              <w:rFonts w:hint="eastAsia"/>
              <w:color w:val="000000"/>
              <w:lang w:eastAsia="zh"/>
              <w:woUserID w:val="2"/>
            </w:rPr>
            <w:delText>-</w:delText>
          </w:r>
        </w:del>
      </w:ins>
      <w:ins w:id="1564" w:author="Vance xu" w:date="2026-09-15T09:57:59Z">
        <w:del w:id="1565" w:author="Henry" w:date="2026-09-15T11:47:07Z">
          <w:r>
            <w:rPr>
              <w:rFonts w:hint="eastAsia"/>
              <w:color w:val="000000"/>
              <w:lang w:eastAsia="zh"/>
              <w:woUserID w:val="2"/>
            </w:rPr>
            <w:delText>*</w:delText>
          </w:r>
        </w:del>
      </w:ins>
      <w:ins w:id="1566" w:author="Vance xu" w:date="2026-09-15T09:58:00Z">
        <w:del w:id="1567" w:author="Henry" w:date="2026-09-15T11:47:07Z">
          <w:r>
            <w:rPr>
              <w:rFonts w:hint="eastAsia"/>
              <w:color w:val="000000"/>
              <w:lang w:eastAsia="zh"/>
              <w:woUserID w:val="2"/>
            </w:rPr>
            <w:delText>部</w:delText>
          </w:r>
        </w:del>
      </w:ins>
      <w:ins w:id="1568" w:author="Vance xu" w:date="2026-09-15T09:57:46Z">
        <w:del w:id="1569" w:author="Henry" w:date="2026-09-15T11:47:07Z">
          <w:r>
            <w:rPr>
              <w:rFonts w:hint="eastAsia"/>
              <w:color w:val="000000"/>
              <w:lang w:eastAsia="zh"/>
              <w:woUserID w:val="2"/>
            </w:rPr>
            <w:delText>”</w:delText>
          </w:r>
        </w:del>
      </w:ins>
      <w:ins w:id="1570" w:author="Vance xu" w:date="2026-09-15T09:58:02Z">
        <w:del w:id="1571" w:author="Henry" w:date="2026-09-15T11:47:07Z">
          <w:r>
            <w:rPr>
              <w:rFonts w:hint="eastAsia"/>
              <w:color w:val="000000"/>
              <w:lang w:eastAsia="zh"/>
              <w:woUserID w:val="2"/>
            </w:rPr>
            <w:delText>，只有</w:delText>
          </w:r>
        </w:del>
      </w:ins>
      <w:ins w:id="1572" w:author="Vance xu" w:date="2026-09-15T09:58:04Z">
        <w:del w:id="1573" w:author="Henry" w:date="2026-09-15T11:47:07Z">
          <w:r>
            <w:rPr>
              <w:rFonts w:hint="eastAsia"/>
              <w:color w:val="000000"/>
              <w:lang w:eastAsia="zh"/>
              <w:woUserID w:val="2"/>
            </w:rPr>
            <w:delText>“物资</w:delText>
          </w:r>
        </w:del>
      </w:ins>
      <w:ins w:id="1574" w:author="Vance xu" w:date="2026-09-15T09:58:05Z">
        <w:del w:id="1575" w:author="Henry" w:date="2026-09-15T11:47:07Z">
          <w:r>
            <w:rPr>
              <w:rFonts w:hint="eastAsia"/>
              <w:color w:val="000000"/>
              <w:lang w:eastAsia="zh"/>
              <w:woUserID w:val="2"/>
            </w:rPr>
            <w:delText>公司</w:delText>
          </w:r>
        </w:del>
      </w:ins>
      <w:ins w:id="1576" w:author="Vance xu" w:date="2026-09-15T09:58:04Z">
        <w:del w:id="1577" w:author="Henry" w:date="2026-09-15T11:47:07Z">
          <w:r>
            <w:rPr>
              <w:rFonts w:hint="eastAsia"/>
              <w:color w:val="000000"/>
              <w:lang w:eastAsia="zh"/>
              <w:woUserID w:val="2"/>
            </w:rPr>
            <w:delText>”</w:delText>
          </w:r>
        </w:del>
      </w:ins>
      <w:ins w:id="1578" w:author="Vance xu" w:date="2026-09-15T10:05:57Z">
        <w:del w:id="1579" w:author="Henry" w:date="2026-09-15T11:47:07Z">
          <w:r>
            <w:rPr>
              <w:rFonts w:hint="eastAsia"/>
              <w:color w:val="000000"/>
              <w:lang w:eastAsia="zh"/>
              <w:woUserID w:val="2"/>
            </w:rPr>
            <w:delText>的岗位责任清单和不相容岗位清单</w:delText>
          </w:r>
        </w:del>
      </w:ins>
      <w:ins w:id="1580" w:author="Vance xu" w:date="2026-09-15T09:58:09Z">
        <w:del w:id="1581" w:author="Henry" w:date="2026-09-15T11:47:07Z">
          <w:r>
            <w:rPr>
              <w:rFonts w:hint="eastAsia"/>
              <w:color w:val="000000"/>
              <w:lang w:eastAsia="zh"/>
              <w:woUserID w:val="2"/>
            </w:rPr>
            <w:delText>适用</w:delText>
          </w:r>
        </w:del>
      </w:ins>
      <w:ins w:id="1582" w:author="Vance xu" w:date="2026-09-15T09:58:19Z">
        <w:del w:id="1583" w:author="Henry" w:date="2026-09-15T11:47:07Z">
          <w:r>
            <w:rPr>
              <w:rFonts w:hint="eastAsia"/>
              <w:color w:val="000000"/>
              <w:lang w:eastAsia="zh"/>
              <w:woUserID w:val="2"/>
            </w:rPr>
            <w:delText>。仅</w:delText>
          </w:r>
        </w:del>
      </w:ins>
      <w:ins w:id="1584" w:author="Vance xu" w:date="2026-09-15T09:58:21Z">
        <w:del w:id="1585" w:author="Henry" w:date="2026-09-15T11:47:07Z">
          <w:r>
            <w:rPr>
              <w:rFonts w:hint="eastAsia"/>
              <w:color w:val="000000"/>
              <w:lang w:eastAsia="zh"/>
              <w:woUserID w:val="2"/>
            </w:rPr>
            <w:delText>出现</w:delText>
          </w:r>
        </w:del>
      </w:ins>
      <w:ins w:id="1586" w:author="Vance xu" w:date="2026-09-15T09:58:22Z">
        <w:del w:id="1587" w:author="Henry" w:date="2026-09-15T11:47:07Z">
          <w:r>
            <w:rPr>
              <w:rFonts w:hint="eastAsia"/>
              <w:color w:val="000000"/>
              <w:lang w:eastAsia="zh"/>
              <w:woUserID w:val="2"/>
            </w:rPr>
            <w:delText>“</w:delText>
          </w:r>
        </w:del>
      </w:ins>
      <w:ins w:id="1588" w:author="Vance xu" w:date="2026-09-15T09:58:23Z">
        <w:del w:id="1589" w:author="Henry" w:date="2026-09-15T11:47:07Z">
          <w:r>
            <w:rPr>
              <w:rFonts w:hint="eastAsia"/>
              <w:color w:val="000000"/>
              <w:lang w:eastAsia="zh"/>
              <w:woUserID w:val="2"/>
            </w:rPr>
            <w:delText>建设</w:delText>
          </w:r>
        </w:del>
      </w:ins>
      <w:ins w:id="1590" w:author="Vance xu" w:date="2026-09-15T09:58:24Z">
        <w:del w:id="1591" w:author="Henry" w:date="2026-09-15T11:47:07Z">
          <w:r>
            <w:rPr>
              <w:rFonts w:hint="eastAsia"/>
              <w:color w:val="000000"/>
              <w:lang w:eastAsia="zh"/>
              <w:woUserID w:val="2"/>
            </w:rPr>
            <w:delText>公司</w:delText>
          </w:r>
        </w:del>
      </w:ins>
      <w:ins w:id="1592" w:author="Vance xu" w:date="2026-09-15T09:58:34Z">
        <w:del w:id="1593" w:author="Henry" w:date="2026-09-15T11:47:07Z">
          <w:r>
            <w:rPr>
              <w:rFonts w:hint="eastAsia"/>
              <w:color w:val="000000"/>
              <w:lang w:eastAsia="zh"/>
              <w:woUserID w:val="2"/>
            </w:rPr>
            <w:delText>-*部</w:delText>
          </w:r>
        </w:del>
      </w:ins>
      <w:ins w:id="1594" w:author="Vance xu" w:date="2026-09-15T09:58:22Z">
        <w:del w:id="1595" w:author="Henry" w:date="2026-09-15T11:47:07Z">
          <w:r>
            <w:rPr>
              <w:rFonts w:hint="eastAsia"/>
              <w:color w:val="000000"/>
              <w:lang w:eastAsia="zh"/>
              <w:woUserID w:val="2"/>
            </w:rPr>
            <w:delText>”</w:delText>
          </w:r>
        </w:del>
      </w:ins>
      <w:ins w:id="1596" w:author="Vance xu" w:date="2026-09-15T09:58:37Z">
        <w:del w:id="1597" w:author="Henry" w:date="2026-09-15T11:47:07Z">
          <w:r>
            <w:rPr>
              <w:rFonts w:hint="eastAsia"/>
              <w:color w:val="000000"/>
              <w:lang w:eastAsia="zh"/>
              <w:woUserID w:val="2"/>
            </w:rPr>
            <w:delText>，</w:delText>
          </w:r>
        </w:del>
      </w:ins>
      <w:ins w:id="1598" w:author="Vance xu" w:date="2026-09-15T09:58:38Z">
        <w:del w:id="1599" w:author="Henry" w:date="2026-09-15T11:47:07Z">
          <w:r>
            <w:rPr>
              <w:rFonts w:hint="eastAsia"/>
              <w:color w:val="000000"/>
              <w:lang w:eastAsia="zh"/>
              <w:woUserID w:val="2"/>
            </w:rPr>
            <w:delText>只有</w:delText>
          </w:r>
        </w:del>
      </w:ins>
      <w:ins w:id="1600" w:author="Vance xu" w:date="2026-09-15T09:58:39Z">
        <w:del w:id="1601" w:author="Henry" w:date="2026-09-15T11:47:07Z">
          <w:r>
            <w:rPr>
              <w:rFonts w:hint="eastAsia"/>
              <w:color w:val="000000"/>
              <w:lang w:eastAsia="zh"/>
              <w:woUserID w:val="2"/>
            </w:rPr>
            <w:delText>“</w:delText>
          </w:r>
        </w:del>
      </w:ins>
      <w:ins w:id="1602" w:author="Vance xu" w:date="2026-09-15T09:58:40Z">
        <w:del w:id="1603" w:author="Henry" w:date="2026-09-15T11:47:07Z">
          <w:r>
            <w:rPr>
              <w:rFonts w:hint="eastAsia"/>
              <w:color w:val="000000"/>
              <w:lang w:eastAsia="zh"/>
              <w:woUserID w:val="2"/>
            </w:rPr>
            <w:delText>建设</w:delText>
          </w:r>
        </w:del>
      </w:ins>
      <w:ins w:id="1604" w:author="Vance xu" w:date="2026-09-15T09:58:41Z">
        <w:del w:id="1605" w:author="Henry" w:date="2026-09-15T11:47:07Z">
          <w:r>
            <w:rPr>
              <w:rFonts w:hint="eastAsia"/>
              <w:color w:val="000000"/>
              <w:lang w:eastAsia="zh"/>
              <w:woUserID w:val="2"/>
            </w:rPr>
            <w:delText>公司</w:delText>
          </w:r>
        </w:del>
      </w:ins>
      <w:ins w:id="1606" w:author="Vance xu" w:date="2026-09-15T09:58:39Z">
        <w:del w:id="1607" w:author="Henry" w:date="2026-09-15T11:47:07Z">
          <w:r>
            <w:rPr>
              <w:rFonts w:hint="eastAsia"/>
              <w:color w:val="000000"/>
              <w:lang w:eastAsia="zh"/>
              <w:woUserID w:val="2"/>
            </w:rPr>
            <w:delText>”</w:delText>
          </w:r>
        </w:del>
      </w:ins>
      <w:ins w:id="1608" w:author="Vance xu" w:date="2026-09-15T10:06:03Z">
        <w:del w:id="1609" w:author="Henry" w:date="2026-09-15T11:47:07Z">
          <w:r>
            <w:rPr>
              <w:rFonts w:hint="eastAsia"/>
              <w:color w:val="000000"/>
              <w:lang w:eastAsia="zh"/>
              <w:woUserID w:val="2"/>
            </w:rPr>
            <w:delText>的岗位责任清单和不相容岗位清单</w:delText>
          </w:r>
        </w:del>
      </w:ins>
      <w:ins w:id="1610" w:author="Vance xu" w:date="2026-09-15T09:58:47Z">
        <w:del w:id="1611" w:author="Henry" w:date="2026-09-15T11:47:07Z">
          <w:r>
            <w:rPr>
              <w:rFonts w:hint="eastAsia"/>
              <w:color w:val="000000"/>
              <w:lang w:eastAsia="zh"/>
              <w:woUserID w:val="2"/>
            </w:rPr>
            <w:delText>适用</w:delText>
          </w:r>
        </w:del>
      </w:ins>
      <w:ins w:id="1612" w:author="Vance xu" w:date="2026-09-15T09:58:49Z">
        <w:del w:id="1613" w:author="Henry" w:date="2026-09-15T11:47:07Z">
          <w:r>
            <w:rPr>
              <w:rFonts w:hint="eastAsia"/>
              <w:color w:val="000000"/>
              <w:lang w:eastAsia="zh"/>
              <w:woUserID w:val="2"/>
            </w:rPr>
            <w:delText>。</w:delText>
          </w:r>
        </w:del>
      </w:ins>
      <w:ins w:id="1614" w:author="Vance xu" w:date="2026-09-15T09:58:53Z">
        <w:del w:id="1615" w:author="Henry" w:date="2026-09-15T11:47:07Z">
          <w:r>
            <w:rPr>
              <w:rFonts w:hint="eastAsia"/>
              <w:color w:val="000000"/>
              <w:lang w:eastAsia="zh"/>
              <w:woUserID w:val="2"/>
            </w:rPr>
            <w:delText>仅出现</w:delText>
          </w:r>
        </w:del>
      </w:ins>
      <w:ins w:id="1616" w:author="Vance xu" w:date="2026-09-15T09:58:50Z">
        <w:del w:id="1617" w:author="Henry" w:date="2026-09-15T11:47:07Z">
          <w:r>
            <w:rPr>
              <w:rFonts w:hint="eastAsia"/>
              <w:color w:val="000000"/>
              <w:lang w:eastAsia="zh"/>
              <w:woUserID w:val="2"/>
            </w:rPr>
            <w:delText>“</w:delText>
          </w:r>
        </w:del>
      </w:ins>
      <w:ins w:id="1618" w:author="Vance xu" w:date="2026-09-15T09:59:46Z">
        <w:del w:id="1619" w:author="Henry" w:date="2026-09-15T11:47:07Z">
          <w:r>
            <w:rPr>
              <w:rFonts w:hint="eastAsia"/>
              <w:color w:val="000000"/>
              <w:lang w:eastAsia="zh"/>
              <w:woUserID w:val="2"/>
            </w:rPr>
            <w:delText>北京电力交易中心</w:delText>
          </w:r>
        </w:del>
      </w:ins>
      <w:ins w:id="1620" w:author="Vance xu" w:date="2026-09-15T09:58:50Z">
        <w:del w:id="1621" w:author="Henry" w:date="2026-09-15T11:47:07Z">
          <w:r>
            <w:rPr>
              <w:rFonts w:hint="eastAsia"/>
              <w:color w:val="000000"/>
              <w:lang w:eastAsia="zh"/>
              <w:woUserID w:val="2"/>
            </w:rPr>
            <w:delText>”</w:delText>
          </w:r>
        </w:del>
      </w:ins>
      <w:ins w:id="1622" w:author="Vance xu" w:date="2026-09-15T09:59:51Z">
        <w:del w:id="1623" w:author="Henry" w:date="2026-09-15T11:47:07Z">
          <w:r>
            <w:rPr>
              <w:rFonts w:hint="eastAsia"/>
              <w:color w:val="000000"/>
              <w:lang w:eastAsia="zh"/>
              <w:woUserID w:val="2"/>
            </w:rPr>
            <w:delText>，</w:delText>
          </w:r>
        </w:del>
      </w:ins>
      <w:ins w:id="1624" w:author="Vance xu" w:date="2026-09-15T10:06:08Z">
        <w:del w:id="1625" w:author="Henry" w:date="2026-09-15T11:47:07Z">
          <w:r>
            <w:rPr>
              <w:rFonts w:hint="eastAsia"/>
              <w:color w:val="000000"/>
              <w:lang w:eastAsia="zh"/>
              <w:woUserID w:val="2"/>
            </w:rPr>
            <w:delText>所有</w:delText>
          </w:r>
        </w:del>
      </w:ins>
      <w:ins w:id="1626" w:author="Vance xu" w:date="2026-09-15T10:06:09Z">
        <w:del w:id="1627" w:author="Henry" w:date="2026-09-15T11:47:07Z">
          <w:r>
            <w:rPr>
              <w:rFonts w:hint="eastAsia"/>
              <w:color w:val="000000"/>
              <w:lang w:eastAsia="zh"/>
              <w:woUserID w:val="2"/>
            </w:rPr>
            <w:delText>会计</w:delText>
          </w:r>
        </w:del>
      </w:ins>
      <w:ins w:id="1628" w:author="Vance xu" w:date="2026-09-15T10:06:10Z">
        <w:del w:id="1629" w:author="Henry" w:date="2026-09-15T11:47:07Z">
          <w:r>
            <w:rPr>
              <w:rFonts w:hint="eastAsia"/>
              <w:color w:val="000000"/>
              <w:lang w:eastAsia="zh"/>
              <w:woUserID w:val="2"/>
            </w:rPr>
            <w:delText>主体</w:delText>
          </w:r>
        </w:del>
      </w:ins>
      <w:ins w:id="1630" w:author="Vance xu" w:date="2026-09-15T09:59:57Z">
        <w:del w:id="1631" w:author="Henry" w:date="2026-09-15T11:47:07Z">
          <w:r>
            <w:rPr>
              <w:rFonts w:hint="eastAsia"/>
              <w:color w:val="000000"/>
              <w:lang w:eastAsia="zh"/>
              <w:woUserID w:val="2"/>
            </w:rPr>
            <w:delText>都不</w:delText>
          </w:r>
        </w:del>
      </w:ins>
      <w:ins w:id="1632" w:author="Vance xu" w:date="2026-09-15T09:59:59Z">
        <w:del w:id="1633" w:author="Henry" w:date="2026-09-15T11:47:07Z">
          <w:r>
            <w:rPr>
              <w:rFonts w:hint="eastAsia"/>
              <w:color w:val="000000"/>
              <w:lang w:eastAsia="zh"/>
              <w:woUserID w:val="2"/>
            </w:rPr>
            <w:delText>适用</w:delText>
          </w:r>
        </w:del>
      </w:ins>
      <w:ins w:id="1634" w:author="Vance xu" w:date="2026-09-15T10:00:00Z">
        <w:del w:id="1635" w:author="Henry" w:date="2026-09-15T11:47:07Z">
          <w:r>
            <w:rPr>
              <w:rFonts w:hint="eastAsia"/>
              <w:color w:val="000000"/>
              <w:lang w:eastAsia="zh"/>
              <w:woUserID w:val="2"/>
            </w:rPr>
            <w:delText>。</w:delText>
          </w:r>
        </w:del>
      </w:ins>
      <w:ins w:id="1636" w:author="Vance xu" w:date="2026-09-15T10:11:26Z">
        <w:del w:id="1637" w:author="Henry" w:date="2026-09-15T11:47:07Z">
          <w:r>
            <w:rPr>
              <w:rFonts w:hint="eastAsia"/>
              <w:color w:val="000000"/>
              <w:lang w:eastAsia="zh"/>
              <w:woUserID w:val="2"/>
            </w:rPr>
            <w:delText>仅</w:delText>
          </w:r>
        </w:del>
      </w:ins>
      <w:ins w:id="1638" w:author="Vance xu" w:date="2026-09-15T10:11:28Z">
        <w:del w:id="1639" w:author="Henry" w:date="2026-09-15T11:47:07Z">
          <w:r>
            <w:rPr>
              <w:rFonts w:hint="eastAsia"/>
              <w:color w:val="000000"/>
              <w:lang w:eastAsia="zh"/>
              <w:woUserID w:val="2"/>
            </w:rPr>
            <w:delText>出现</w:delText>
          </w:r>
        </w:del>
      </w:ins>
      <w:ins w:id="1640" w:author="Vance xu" w:date="2026-09-15T10:11:29Z">
        <w:del w:id="1641" w:author="Henry" w:date="2026-09-15T11:47:07Z">
          <w:r>
            <w:rPr>
              <w:rFonts w:hint="eastAsia"/>
              <w:color w:val="000000"/>
              <w:lang w:eastAsia="zh"/>
              <w:woUserID w:val="2"/>
            </w:rPr>
            <w:delText>“省公司、物资公司”</w:delText>
          </w:r>
        </w:del>
      </w:ins>
      <w:ins w:id="1642" w:author="Vance xu" w:date="2026-09-15T10:11:31Z">
        <w:del w:id="1643" w:author="Henry" w:date="2026-09-15T11:47:07Z">
          <w:r>
            <w:rPr>
              <w:rFonts w:hint="eastAsia"/>
              <w:color w:val="000000"/>
              <w:lang w:eastAsia="zh"/>
              <w:woUserID w:val="2"/>
            </w:rPr>
            <w:delText>的</w:delText>
          </w:r>
        </w:del>
      </w:ins>
      <w:ins w:id="1644" w:author="Vance xu" w:date="2026-09-15T10:11:33Z">
        <w:del w:id="1645" w:author="Henry" w:date="2026-09-15T11:47:07Z">
          <w:r>
            <w:rPr>
              <w:rFonts w:hint="eastAsia"/>
              <w:color w:val="000000"/>
              <w:lang w:eastAsia="zh"/>
              <w:woUserID w:val="2"/>
            </w:rPr>
            <w:delText>只有</w:delText>
          </w:r>
        </w:del>
      </w:ins>
      <w:ins w:id="1646" w:author="Vance xu" w:date="2026-09-15T10:11:37Z">
        <w:del w:id="1647" w:author="Henry" w:date="2026-09-15T11:47:07Z">
          <w:r>
            <w:rPr>
              <w:rFonts w:hint="eastAsia"/>
              <w:color w:val="000000"/>
              <w:lang w:eastAsia="zh"/>
              <w:woUserID w:val="2"/>
            </w:rPr>
            <w:delText>省公司</w:delText>
          </w:r>
        </w:del>
      </w:ins>
      <w:ins w:id="1648" w:author="Vance xu" w:date="2026-09-15T10:11:38Z">
        <w:del w:id="1649" w:author="Henry" w:date="2026-09-15T11:47:07Z">
          <w:r>
            <w:rPr>
              <w:rFonts w:hint="eastAsia"/>
              <w:color w:val="000000"/>
              <w:lang w:eastAsia="zh"/>
              <w:woUserID w:val="2"/>
            </w:rPr>
            <w:delText>和</w:delText>
          </w:r>
        </w:del>
      </w:ins>
      <w:ins w:id="1650" w:author="Vance xu" w:date="2026-09-15T10:11:40Z">
        <w:del w:id="1651" w:author="Henry" w:date="2026-09-15T11:47:07Z">
          <w:r>
            <w:rPr>
              <w:rFonts w:hint="eastAsia"/>
              <w:color w:val="000000"/>
              <w:lang w:eastAsia="zh"/>
              <w:woUserID w:val="2"/>
            </w:rPr>
            <w:delText>物资公司</w:delText>
          </w:r>
        </w:del>
      </w:ins>
      <w:ins w:id="1652" w:author="Vance xu" w:date="2026-09-15T10:11:44Z">
        <w:del w:id="1653" w:author="Henry" w:date="2026-09-15T11:47:07Z">
          <w:r>
            <w:rPr>
              <w:rFonts w:hint="eastAsia"/>
              <w:color w:val="000000"/>
              <w:lang w:eastAsia="zh"/>
              <w:woUserID w:val="2"/>
            </w:rPr>
            <w:delText>适用</w:delText>
          </w:r>
        </w:del>
      </w:ins>
      <w:ins w:id="1654" w:author="Vance xu" w:date="2026-09-15T10:11:52Z">
        <w:del w:id="1655" w:author="Henry" w:date="2026-09-15T11:47:07Z">
          <w:r>
            <w:rPr>
              <w:rFonts w:hint="eastAsia"/>
              <w:color w:val="000000"/>
              <w:lang w:eastAsia="zh"/>
              <w:woUserID w:val="2"/>
            </w:rPr>
            <w:delText>，</w:delText>
          </w:r>
        </w:del>
      </w:ins>
      <w:ins w:id="1656" w:author="Vance xu" w:date="2026-09-15T10:11:53Z">
        <w:del w:id="1657" w:author="Henry" w:date="2026-09-15T11:47:07Z">
          <w:r>
            <w:rPr>
              <w:rFonts w:hint="eastAsia"/>
              <w:color w:val="000000"/>
              <w:lang w:eastAsia="zh"/>
              <w:woUserID w:val="2"/>
            </w:rPr>
            <w:delText>其他</w:delText>
          </w:r>
        </w:del>
      </w:ins>
      <w:ins w:id="1658" w:author="Vance xu" w:date="2026-09-15T10:11:54Z">
        <w:del w:id="1659" w:author="Henry" w:date="2026-09-15T11:47:07Z">
          <w:r>
            <w:rPr>
              <w:rFonts w:hint="eastAsia"/>
              <w:color w:val="000000"/>
              <w:lang w:eastAsia="zh"/>
              <w:woUserID w:val="2"/>
            </w:rPr>
            <w:delText>单位</w:delText>
          </w:r>
        </w:del>
      </w:ins>
      <w:ins w:id="1660" w:author="Vance xu" w:date="2026-09-15T10:11:55Z">
        <w:del w:id="1661" w:author="Henry" w:date="2026-09-15T11:47:07Z">
          <w:r>
            <w:rPr>
              <w:rFonts w:hint="eastAsia"/>
              <w:color w:val="000000"/>
              <w:lang w:eastAsia="zh"/>
              <w:woUserID w:val="2"/>
            </w:rPr>
            <w:delText>不适用</w:delText>
          </w:r>
        </w:del>
      </w:ins>
      <w:ins w:id="1662" w:author="Vance xu" w:date="2026-09-15T10:11:50Z">
        <w:del w:id="1663" w:author="Henry" w:date="2026-09-15T11:47:07Z">
          <w:r>
            <w:rPr>
              <w:rFonts w:hint="eastAsia"/>
              <w:color w:val="000000"/>
              <w:lang w:eastAsia="zh"/>
              <w:woUserID w:val="2"/>
            </w:rPr>
            <w:delText>。</w:delText>
          </w:r>
        </w:del>
      </w:ins>
      <w:ins w:id="1664" w:author="Vance xu" w:date="2026-09-15T10:10:46Z">
        <w:del w:id="1665" w:author="Henry" w:date="2026-09-15T11:47:07Z">
          <w:r>
            <w:rPr>
              <w:rFonts w:hint="eastAsia"/>
              <w:color w:val="000000"/>
              <w:lang w:eastAsia="zh"/>
              <w:woUserID w:val="2"/>
            </w:rPr>
            <w:delText>出现</w:delText>
          </w:r>
        </w:del>
      </w:ins>
      <w:ins w:id="1666" w:author="Vance xu" w:date="2026-09-15T10:10:41Z">
        <w:del w:id="1667" w:author="Henry" w:date="2026-09-15T11:47:07Z">
          <w:r>
            <w:rPr>
              <w:rFonts w:hint="eastAsia"/>
              <w:color w:val="000000"/>
              <w:lang w:eastAsia="zh"/>
              <w:woUserID w:val="2"/>
            </w:rPr>
            <w:delText>冲突的，提示“请核实适用性匹配情况”。</w:delText>
          </w:r>
        </w:del>
      </w:ins>
    </w:p>
    <w:p w14:paraId="0A75CEDC">
      <w:pPr>
        <w:numPr>
          <w:ilvl w:val="-1"/>
          <w:numId w:val="0"/>
        </w:numPr>
        <w:snapToGrid w:val="0"/>
        <w:ind w:firstLine="0"/>
        <w:rPr>
          <w:del w:id="1669" w:author="Henry" w:date="2026-09-15T11:47:07Z"/>
          <w:rFonts w:hint="eastAsia" w:eastAsia="华文仿宋"/>
          <w:color w:val="000000"/>
          <w:lang w:eastAsia="zh"/>
          <w:rPrChange w:id="1670" w:author="Vance xu" w:date="2026-09-15T09:34:42Z">
            <w:rPr>
              <w:del w:id="1671" w:author="Henry" w:date="2026-09-15T11:47:07Z"/>
              <w:rFonts w:hint="eastAsia" w:eastAsia="华文仿宋"/>
              <w:color w:val="FF0000"/>
              <w:lang w:eastAsia="zh-CN"/>
            </w:rPr>
          </w:rPrChange>
          <w:woUserID w:val="2"/>
        </w:rPr>
        <w:pPrChange w:id="1668" w:author="Vance xu" w:date="2026-09-15T09:47:57Z">
          <w:pPr>
            <w:snapToGrid w:val="0"/>
          </w:pPr>
        </w:pPrChange>
      </w:pPr>
    </w:p>
    <w:p w14:paraId="328C21AD">
      <w:pPr>
        <w:pStyle w:val="3"/>
        <w:snapToGrid w:val="0"/>
      </w:pPr>
      <w:r>
        <w:t>三、审核意见填写要求</w:t>
      </w:r>
    </w:p>
    <w:p w14:paraId="0ED5E2D4">
      <w:pPr>
        <w:pStyle w:val="4"/>
        <w:snapToGrid w:val="0"/>
      </w:pPr>
      <w:r>
        <w:t>（一）统一追加审核意见列</w:t>
      </w:r>
    </w:p>
    <w:p w14:paraId="647E32DF">
      <w:pPr>
        <w:snapToGrid w:val="0"/>
      </w:pPr>
      <w: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4A2101FB">
      <w:pPr>
        <w:snapToGrid w:val="0"/>
      </w:pPr>
      <w:r>
        <w:t>有问题填写具体问题，没有问题保持单元格为空，不填写“通过”“正常”“无问题”“不适用”或“未审核”等文字。本期不审核及不适用的检查不产生意见；缺件、字段缺失、归属不明等导致无法检查的，应明确写出缺失内容或</w:t>
      </w:r>
      <w:del w:id="1672" w:author="Vance xu" w:date="2026-09-15T21:44:10Z">
        <w:r>
          <w:rPr/>
          <w:delText>待核实</w:delText>
        </w:r>
      </w:del>
      <w:r>
        <w:t>事项，避免以空白掩盖问题。</w:t>
      </w:r>
    </w:p>
    <w:p w14:paraId="65B4C92A">
      <w:pPr>
        <w:pStyle w:val="4"/>
        <w:snapToGrid w:val="0"/>
      </w:pPr>
      <w:r>
        <w:t>（二）按问题位置对应填写</w:t>
      </w:r>
    </w:p>
    <w:p w14:paraId="4C12273E">
      <w:pPr>
        <w:snapToGrid w:val="0"/>
      </w:pPr>
      <w: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A8D471E">
      <w:pPr>
        <w:pStyle w:val="4"/>
        <w:snapToGrid w:val="0"/>
      </w:pPr>
      <w:r>
        <w:t>（三）明确资料级问题承载位置</w:t>
      </w:r>
    </w:p>
    <w:p w14:paraId="613A643D">
      <w:pPr>
        <w:snapToGrid w:val="0"/>
      </w:pPr>
      <w: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1E2C9F51">
      <w:pPr>
        <w:snapToGrid w:val="0"/>
      </w:pPr>
      <w: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2E028ADE">
      <w:pPr>
        <w:pStyle w:val="4"/>
        <w:snapToGrid w:val="0"/>
      </w:pPr>
      <w:r>
        <w:t>（四）统一意见表述和更新方式</w:t>
      </w:r>
    </w:p>
    <w:p w14:paraId="33D39C83">
      <w:pPr>
        <w:snapToGrid w:val="0"/>
      </w:pPr>
      <w:r>
        <w:t>意见应说明适用规则、实际问题及需补充或核实的事项。</w:t>
      </w:r>
      <w:del w:id="1673" w:author="Vance xu" w:date="2026-09-15T21:44:10Z">
        <w:r>
          <w:rPr/>
          <w:delText>待核实</w:delText>
        </w:r>
      </w:del>
      <w:r>
        <w:t>问题使用“</w:t>
      </w:r>
      <w:del w:id="1674" w:author="Vance xu" w:date="2026-09-15T21:44:10Z">
        <w:r>
          <w:rPr/>
          <w:delText>待核实</w:delText>
        </w:r>
      </w:del>
      <w:r>
        <w:t>”表述，不直接写成已确认错误。涉及其他主体时必须写明主体名称，避免将县公司问题误记为市公司本部问题。</w:t>
      </w:r>
    </w:p>
    <w:p w14:paraId="4607E2AD">
      <w:pPr>
        <w:snapToGrid w:val="0"/>
      </w:pPr>
      <w: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0382C0BA">
      <w:pPr>
        <w:snapToGrid w:val="0"/>
        <w:rPr>
          <w:ins w:id="1675" w:author="Vance xu" w:date="2026-09-15T14:27:38Z"/>
        </w:rPr>
      </w:pPr>
      <w:r>
        <w:t>保留原有业务数据、修订格式及人工意见。复核时更新可识别的本次代码审核意见，避免重复累加；已整改的问题应清除相应代码审核意见，不擅自删除人工意见。</w:t>
      </w:r>
    </w:p>
    <w:p w14:paraId="788C17E2">
      <w:pPr>
        <w:pStyle w:val="3"/>
        <w:numPr>
          <w:ilvl w:val="0"/>
          <w:numId w:val="9"/>
          <w:ins w:id="1677" w:author="Vance xu" w:date="2026-09-15T14:28:14Z"/>
        </w:numPr>
        <w:snapToGrid w:val="0"/>
        <w:rPr>
          <w:ins w:id="1678" w:author="Vance xu" w:date="2026-09-15T14:28:14Z"/>
          <w:rFonts w:hint="eastAsia"/>
          <w:lang w:eastAsia="zh"/>
          <w:woUserID w:val="2"/>
        </w:rPr>
        <w:pPrChange w:id="1676" w:author="Vance xu" w:date="2026-09-15T14:28:14Z">
          <w:pPr>
            <w:snapToGrid w:val="0"/>
          </w:pPr>
        </w:pPrChange>
      </w:pPr>
      <w:ins w:id="1679" w:author="Vance xu" w:date="2026-09-15T14:27:43Z">
        <w:r>
          <w:rPr>
            <w:rFonts w:hint="default"/>
            <w:lang w:eastAsia="zh"/>
            <w:rPrChange w:id="1680" w:author="Vance xu" w:date="2026-09-15T14:28:01Z">
              <w:rPr>
                <w:rFonts w:hint="eastAsia"/>
                <w:lang w:eastAsia="zh"/>
                <w:woUserID w:val="2"/>
              </w:rPr>
            </w:rPrChange>
            <w:woUserID w:val="0"/>
          </w:rPr>
          <w:t>意见</w:t>
        </w:r>
      </w:ins>
      <w:ins w:id="1681" w:author="Vance xu" w:date="2026-09-15T14:27:45Z">
        <w:r>
          <w:rPr>
            <w:rFonts w:hint="default"/>
            <w:lang w:eastAsia="zh"/>
            <w:rPrChange w:id="1682" w:author="Vance xu" w:date="2026-09-15T14:28:01Z">
              <w:rPr>
                <w:rFonts w:hint="eastAsia"/>
                <w:lang w:eastAsia="zh"/>
                <w:woUserID w:val="2"/>
              </w:rPr>
            </w:rPrChange>
            <w:woUserID w:val="0"/>
          </w:rPr>
          <w:t>反馈</w:t>
        </w:r>
      </w:ins>
      <w:ins w:id="1683" w:author="Vance xu" w:date="2026-09-15T14:28:09Z">
        <w:r>
          <w:rPr>
            <w:rFonts w:hint="eastAsia"/>
            <w:lang w:eastAsia="zh"/>
            <w:woUserID w:val="2"/>
          </w:rPr>
          <w:t>表</w:t>
        </w:r>
      </w:ins>
    </w:p>
    <w:p w14:paraId="3BB16064">
      <w:pPr>
        <w:snapToGrid w:val="0"/>
        <w:rPr>
          <w:ins w:id="1685" w:author="Vance xu" w:date="2026-09-15T21:52:23Z"/>
          <w:rFonts w:hint="eastAsia"/>
          <w:lang w:eastAsia="zh"/>
          <w:woUserID w:val="2"/>
        </w:rPr>
        <w:pPrChange w:id="1684" w:author="Vance xu" w:date="2026-09-15T14:40:23Z">
          <w:pPr>
            <w:snapToGrid w:val="0"/>
          </w:pPr>
        </w:pPrChange>
      </w:pPr>
      <w:ins w:id="1686" w:author="Vance xu" w:date="2026-09-15T21:46:14Z">
        <w:r>
          <w:rPr>
            <w:rFonts w:hint="eastAsia"/>
            <w:lang w:eastAsia="zh"/>
            <w:woUserID w:val="2"/>
          </w:rPr>
          <w:t>将</w:t>
        </w:r>
      </w:ins>
      <w:ins w:id="1687" w:author="Vance xu" w:date="2026-09-15T21:48:00Z">
        <w:r>
          <w:rPr>
            <w:rFonts w:hint="eastAsia"/>
            <w:lang w:eastAsia="zh"/>
            <w:woUserID w:val="2"/>
          </w:rPr>
          <w:t>三清单及风险矩阵</w:t>
        </w:r>
      </w:ins>
      <w:ins w:id="1688" w:author="Vance xu" w:date="2026-09-15T21:48:03Z">
        <w:r>
          <w:rPr>
            <w:rFonts w:hint="eastAsia"/>
            <w:lang w:eastAsia="zh"/>
            <w:woUserID w:val="2"/>
          </w:rPr>
          <w:t>发现的</w:t>
        </w:r>
      </w:ins>
      <w:ins w:id="1689" w:author="Vance xu" w:date="2026-09-15T21:48:04Z">
        <w:r>
          <w:rPr>
            <w:rFonts w:hint="eastAsia"/>
            <w:lang w:eastAsia="zh"/>
            <w:woUserID w:val="2"/>
          </w:rPr>
          <w:t>问题</w:t>
        </w:r>
      </w:ins>
      <w:ins w:id="1690" w:author="Vance xu" w:date="2026-09-15T21:48:05Z">
        <w:r>
          <w:rPr>
            <w:rFonts w:hint="eastAsia"/>
            <w:lang w:eastAsia="zh"/>
            <w:woUserID w:val="2"/>
          </w:rPr>
          <w:t>及</w:t>
        </w:r>
      </w:ins>
      <w:ins w:id="1691" w:author="Vance xu" w:date="2026-09-15T21:48:06Z">
        <w:r>
          <w:rPr>
            <w:rFonts w:hint="eastAsia"/>
            <w:lang w:eastAsia="zh"/>
            <w:woUserID w:val="2"/>
          </w:rPr>
          <w:t>意见</w:t>
        </w:r>
      </w:ins>
      <w:ins w:id="1692" w:author="Vance xu" w:date="2026-09-15T21:48:11Z">
        <w:r>
          <w:rPr>
            <w:rFonts w:hint="eastAsia"/>
            <w:lang w:eastAsia="zh"/>
            <w:woUserID w:val="2"/>
          </w:rPr>
          <w:t>归类</w:t>
        </w:r>
      </w:ins>
      <w:ins w:id="1693" w:author="Vance xu" w:date="2026-09-15T21:50:26Z">
        <w:r>
          <w:rPr>
            <w:rFonts w:hint="eastAsia"/>
            <w:lang w:eastAsia="zh"/>
            <w:woUserID w:val="2"/>
          </w:rPr>
          <w:t>汇总</w:t>
        </w:r>
      </w:ins>
      <w:ins w:id="1694" w:author="Vance xu" w:date="2026-09-15T14:38:53Z">
        <w:r>
          <w:rPr>
            <w:rFonts w:hint="default"/>
            <w:lang w:eastAsia="zh"/>
            <w:rPrChange w:id="1695" w:author="Vance xu" w:date="2026-09-15T14:40:23Z">
              <w:rPr>
                <w:rFonts w:hint="eastAsia"/>
                <w:lang w:eastAsia="zh"/>
                <w:woUserID w:val="2"/>
              </w:rPr>
            </w:rPrChange>
            <w:woUserID w:val="0"/>
          </w:rPr>
          <w:t>，</w:t>
        </w:r>
      </w:ins>
      <w:ins w:id="1696" w:author="Vance xu" w:date="2026-09-15T14:38:56Z">
        <w:r>
          <w:rPr>
            <w:rFonts w:hint="default"/>
            <w:lang w:eastAsia="zh"/>
            <w:rPrChange w:id="1697" w:author="Vance xu" w:date="2026-09-15T14:40:23Z">
              <w:rPr>
                <w:rFonts w:hint="eastAsia"/>
                <w:lang w:eastAsia="zh"/>
                <w:woUserID w:val="2"/>
              </w:rPr>
            </w:rPrChange>
            <w:woUserID w:val="0"/>
          </w:rPr>
          <w:t>逐个</w:t>
        </w:r>
      </w:ins>
      <w:ins w:id="1698" w:author="Vance xu" w:date="2026-09-15T21:50:59Z">
        <w:r>
          <w:rPr>
            <w:rFonts w:hint="eastAsia"/>
            <w:lang w:eastAsia="zh"/>
            <w:woUserID w:val="2"/>
          </w:rPr>
          <w:t>放入</w:t>
        </w:r>
      </w:ins>
      <w:ins w:id="1699" w:author="Vance xu" w:date="2026-09-15T21:51:01Z">
        <w:r>
          <w:rPr>
            <w:rFonts w:hint="eastAsia"/>
            <w:lang w:eastAsia="zh"/>
            <w:woUserID w:val="2"/>
          </w:rPr>
          <w:t>会计</w:t>
        </w:r>
      </w:ins>
      <w:ins w:id="1700" w:author="Vance xu" w:date="2026-09-15T21:51:02Z">
        <w:r>
          <w:rPr>
            <w:rFonts w:hint="eastAsia"/>
            <w:lang w:eastAsia="zh"/>
            <w:woUserID w:val="2"/>
          </w:rPr>
          <w:t>主体</w:t>
        </w:r>
      </w:ins>
      <w:ins w:id="1701" w:author="Vance xu" w:date="2026-09-15T21:51:03Z">
        <w:r>
          <w:rPr>
            <w:rFonts w:hint="eastAsia"/>
            <w:lang w:eastAsia="zh"/>
            <w:woUserID w:val="2"/>
          </w:rPr>
          <w:t>中</w:t>
        </w:r>
      </w:ins>
      <w:ins w:id="1702" w:author="Vance xu" w:date="2026-09-15T21:51:05Z">
        <w:r>
          <w:rPr>
            <w:rFonts w:hint="eastAsia"/>
            <w:lang w:eastAsia="zh"/>
            <w:woUserID w:val="2"/>
          </w:rPr>
          <w:t>，</w:t>
        </w:r>
      </w:ins>
      <w:ins w:id="1703" w:author="Vance xu" w:date="2026-09-15T18:19:43Z">
        <w:r>
          <w:rPr>
            <w:rFonts w:hint="eastAsia"/>
            <w:lang w:eastAsia="zh"/>
            <w:woUserID w:val="2"/>
          </w:rPr>
          <w:t>输出一个</w:t>
        </w:r>
      </w:ins>
      <w:ins w:id="1704" w:author="Vance xu" w:date="2026-09-15T18:19:49Z">
        <w:r>
          <w:rPr>
            <w:rFonts w:hint="eastAsia"/>
            <w:lang w:eastAsia="zh"/>
            <w:woUserID w:val="2"/>
          </w:rPr>
          <w:t>excel</w:t>
        </w:r>
      </w:ins>
      <w:ins w:id="1705" w:author="Vance xu" w:date="2026-09-15T18:19:51Z">
        <w:r>
          <w:rPr>
            <w:rFonts w:hint="eastAsia"/>
            <w:lang w:eastAsia="zh"/>
            <w:woUserID w:val="2"/>
          </w:rPr>
          <w:t>，</w:t>
        </w:r>
      </w:ins>
      <w:ins w:id="1706" w:author="Vance xu" w:date="2026-09-15T18:20:02Z">
        <w:r>
          <w:rPr>
            <w:rFonts w:hint="eastAsia"/>
            <w:lang w:eastAsia="zh"/>
            <w:woUserID w:val="2"/>
          </w:rPr>
          <w:t>有</w:t>
        </w:r>
      </w:ins>
      <w:ins w:id="1707" w:author="Vance xu" w:date="2026-09-15T18:20:05Z">
        <w:r>
          <w:rPr>
            <w:rFonts w:hint="eastAsia"/>
            <w:lang w:eastAsia="zh"/>
            <w:woUserID w:val="2"/>
          </w:rPr>
          <w:t>所属</w:t>
        </w:r>
      </w:ins>
      <w:ins w:id="1708" w:author="Vance xu" w:date="2026-09-15T18:20:06Z">
        <w:r>
          <w:rPr>
            <w:rFonts w:hint="eastAsia"/>
            <w:lang w:eastAsia="zh"/>
            <w:woUserID w:val="2"/>
          </w:rPr>
          <w:t>三级</w:t>
        </w:r>
      </w:ins>
      <w:ins w:id="1709" w:author="Vance xu" w:date="2026-09-15T18:20:07Z">
        <w:r>
          <w:rPr>
            <w:rFonts w:hint="eastAsia"/>
            <w:lang w:eastAsia="zh"/>
            <w:woUserID w:val="2"/>
          </w:rPr>
          <w:t>单位</w:t>
        </w:r>
      </w:ins>
      <w:ins w:id="1710" w:author="Vance xu" w:date="2026-09-15T18:20:09Z">
        <w:r>
          <w:rPr>
            <w:rFonts w:hint="eastAsia"/>
            <w:lang w:eastAsia="zh"/>
            <w:woUserID w:val="2"/>
          </w:rPr>
          <w:t>名称</w:t>
        </w:r>
      </w:ins>
      <w:ins w:id="1711" w:author="Vance xu" w:date="2026-09-15T18:20:10Z">
        <w:r>
          <w:rPr>
            <w:rFonts w:hint="eastAsia"/>
            <w:lang w:eastAsia="zh"/>
            <w:woUserID w:val="2"/>
          </w:rPr>
          <w:t>，</w:t>
        </w:r>
      </w:ins>
      <w:ins w:id="1712" w:author="Vance xu" w:date="2026-09-15T18:19:55Z">
        <w:r>
          <w:rPr>
            <w:rFonts w:hint="eastAsia"/>
            <w:lang w:eastAsia="zh"/>
            <w:woUserID w:val="2"/>
          </w:rPr>
          <w:t>单位</w:t>
        </w:r>
      </w:ins>
      <w:ins w:id="1713" w:author="Vance xu" w:date="2026-09-15T18:19:58Z">
        <w:r>
          <w:rPr>
            <w:rFonts w:hint="eastAsia"/>
            <w:lang w:eastAsia="zh"/>
            <w:woUserID w:val="2"/>
          </w:rPr>
          <w:t>名称</w:t>
        </w:r>
      </w:ins>
      <w:ins w:id="1714" w:author="Vance xu" w:date="2026-09-15T18:20:00Z">
        <w:r>
          <w:rPr>
            <w:rFonts w:hint="eastAsia"/>
            <w:lang w:eastAsia="zh"/>
            <w:woUserID w:val="2"/>
          </w:rPr>
          <w:t>，</w:t>
        </w:r>
      </w:ins>
      <w:ins w:id="1715" w:author="Vance xu" w:date="2026-09-15T18:20:24Z">
        <w:r>
          <w:rPr>
            <w:rFonts w:hint="eastAsia"/>
            <w:lang w:eastAsia="zh"/>
            <w:woUserID w:val="2"/>
          </w:rPr>
          <w:t>具体情况</w:t>
        </w:r>
      </w:ins>
      <w:ins w:id="1716" w:author="Vance xu" w:date="2026-09-15T18:20:26Z">
        <w:r>
          <w:rPr>
            <w:rFonts w:hint="eastAsia"/>
            <w:lang w:eastAsia="zh"/>
            <w:woUserID w:val="2"/>
          </w:rPr>
          <w:t>列</w:t>
        </w:r>
      </w:ins>
      <w:ins w:id="1717" w:author="Vance xu" w:date="2026-09-15T18:20:28Z">
        <w:r>
          <w:rPr>
            <w:rFonts w:hint="eastAsia"/>
            <w:lang w:eastAsia="zh"/>
            <w:woUserID w:val="2"/>
          </w:rPr>
          <w:t>。</w:t>
        </w:r>
      </w:ins>
      <w:ins w:id="1718" w:author="Vance xu" w:date="2026-09-15T18:20:32Z">
        <w:r>
          <w:rPr>
            <w:rFonts w:hint="eastAsia"/>
            <w:lang w:eastAsia="zh"/>
            <w:woUserID w:val="2"/>
          </w:rPr>
          <w:t>同质化</w:t>
        </w:r>
      </w:ins>
      <w:ins w:id="1719" w:author="Vance xu" w:date="2026-09-15T18:20:34Z">
        <w:r>
          <w:rPr>
            <w:rFonts w:hint="eastAsia"/>
            <w:lang w:eastAsia="zh"/>
            <w:woUserID w:val="2"/>
          </w:rPr>
          <w:t>问题，</w:t>
        </w:r>
      </w:ins>
      <w:ins w:id="1720" w:author="Vance xu" w:date="2026-09-15T18:20:36Z">
        <w:r>
          <w:rPr>
            <w:rFonts w:hint="eastAsia"/>
            <w:lang w:eastAsia="zh"/>
            <w:woUserID w:val="2"/>
          </w:rPr>
          <w:t>请合并</w:t>
        </w:r>
      </w:ins>
      <w:ins w:id="1721" w:author="Vance xu" w:date="2026-09-15T18:20:37Z">
        <w:r>
          <w:rPr>
            <w:rFonts w:hint="eastAsia"/>
            <w:lang w:eastAsia="zh"/>
            <w:woUserID w:val="2"/>
          </w:rPr>
          <w:t>显示</w:t>
        </w:r>
      </w:ins>
      <w:ins w:id="1722" w:author="Vance xu" w:date="2026-09-15T18:20:38Z">
        <w:r>
          <w:rPr>
            <w:rFonts w:hint="eastAsia"/>
            <w:lang w:eastAsia="zh"/>
            <w:woUserID w:val="2"/>
          </w:rPr>
          <w:t>。</w:t>
        </w:r>
      </w:ins>
    </w:p>
    <w:p w14:paraId="5DD90D27">
      <w:pPr>
        <w:snapToGrid w:val="0"/>
        <w:rPr>
          <w:ins w:id="1724" w:author="Vance xu" w:date="2026-09-15T21:52:41Z"/>
          <w:rFonts w:hint="eastAsia"/>
          <w:lang w:eastAsia="zh"/>
          <w:woUserID w:val="2"/>
        </w:rPr>
        <w:pPrChange w:id="1723" w:author="Vance xu" w:date="2026-09-15T14:40:23Z">
          <w:pPr>
            <w:snapToGrid w:val="0"/>
          </w:pPr>
        </w:pPrChange>
      </w:pPr>
      <w:ins w:id="1725" w:author="Vance xu" w:date="2026-09-15T21:54:03Z">
        <w:r>
          <w:rPr>
            <w:rFonts w:hint="eastAsia"/>
            <w:lang w:eastAsia="zh"/>
            <w:woUserID w:val="2"/>
          </w:rPr>
          <w:t>具体情况列</w:t>
        </w:r>
      </w:ins>
      <w:ins w:id="1726" w:author="Vance xu" w:date="2026-09-15T21:53:47Z">
        <w:r>
          <w:rPr>
            <w:rFonts w:hint="eastAsia"/>
            <w:lang w:eastAsia="zh"/>
            <w:woUserID w:val="2"/>
          </w:rPr>
          <w:t>示例</w:t>
        </w:r>
      </w:ins>
      <w:ins w:id="1727" w:author="Vance xu" w:date="2026-09-15T21:52:31Z">
        <w:r>
          <w:rPr>
            <w:rFonts w:hint="eastAsia"/>
            <w:lang w:eastAsia="zh"/>
            <w:woUserID w:val="2"/>
          </w:rPr>
          <w:t>如下</w:t>
        </w:r>
      </w:ins>
      <w:ins w:id="1728" w:author="Vance xu" w:date="2026-09-15T21:52:32Z">
        <w:r>
          <w:rPr>
            <w:rFonts w:hint="eastAsia"/>
            <w:lang w:eastAsia="zh"/>
            <w:woUserID w:val="2"/>
          </w:rPr>
          <w:t>：</w:t>
        </w:r>
      </w:ins>
    </w:p>
    <w:p w14:paraId="3AD8A8E1">
      <w:pPr>
        <w:snapToGrid w:val="0"/>
        <w:rPr>
          <w:ins w:id="1730" w:author="Vance xu" w:date="2026-09-15T21:52:32Z"/>
          <w:rFonts w:hint="eastAsia"/>
          <w:lang w:eastAsia="zh"/>
          <w:woUserID w:val="2"/>
        </w:rPr>
        <w:pPrChange w:id="1729" w:author="Vance xu" w:date="2026-09-15T14:40:23Z">
          <w:pPr>
            <w:snapToGrid w:val="0"/>
          </w:pPr>
        </w:pPrChange>
      </w:pPr>
      <w:ins w:id="1731" w:author="Vance xu" w:date="2026-09-15T21:52:32Z">
        <w:r>
          <w:rPr>
            <w:rFonts w:hint="eastAsia"/>
            <w:lang w:eastAsia="zh"/>
            <w:woUserID w:val="2"/>
          </w:rPr>
          <w:t>1.01营销售电矩阵：矩阵责任主体层级与省公司版本不一致；系统规则清单未删除其他层级的；岗位责任清单部分没到具体岗位、多个岗位名称未拆分；</w:t>
        </w:r>
      </w:ins>
    </w:p>
    <w:p w14:paraId="4BD178E6">
      <w:pPr>
        <w:snapToGrid w:val="0"/>
        <w:rPr>
          <w:ins w:id="1733" w:author="Vance xu" w:date="2026-09-15T21:52:32Z"/>
          <w:rFonts w:hint="eastAsia"/>
          <w:lang w:eastAsia="zh"/>
          <w:woUserID w:val="2"/>
        </w:rPr>
        <w:pPrChange w:id="1732" w:author="Vance xu" w:date="2026-09-15T14:40:23Z">
          <w:pPr>
            <w:snapToGrid w:val="0"/>
          </w:pPr>
        </w:pPrChange>
      </w:pPr>
      <w:ins w:id="1734" w:author="Vance xu" w:date="2026-09-15T21:52:32Z">
        <w:r>
          <w:rPr>
            <w:rFonts w:hint="eastAsia"/>
            <w:lang w:eastAsia="zh"/>
            <w:woUserID w:val="2"/>
          </w:rPr>
          <w:t>2.02交易预购电矩阵：系统规则清单未删除其他层级的；岗位责任清单部门没到具体岗位；</w:t>
        </w:r>
      </w:ins>
    </w:p>
    <w:p w14:paraId="5C815465">
      <w:pPr>
        <w:snapToGrid w:val="0"/>
        <w:rPr>
          <w:ins w:id="1736" w:author="Vance xu" w:date="2026-09-15T21:52:32Z"/>
          <w:rFonts w:hint="eastAsia"/>
          <w:lang w:eastAsia="zh"/>
          <w:woUserID w:val="2"/>
        </w:rPr>
        <w:pPrChange w:id="1735" w:author="Vance xu" w:date="2026-09-15T14:40:23Z">
          <w:pPr>
            <w:snapToGrid w:val="0"/>
          </w:pPr>
        </w:pPrChange>
      </w:pPr>
      <w:ins w:id="1737" w:author="Vance xu" w:date="2026-09-15T21:52:32Z">
        <w:r>
          <w:rPr>
            <w:rFonts w:hint="eastAsia"/>
            <w:lang w:eastAsia="zh"/>
            <w:woUserID w:val="2"/>
          </w:rPr>
          <w:t>3.06设备（资产）管理矩阵：系统规则清单未删除其他不适用的；岗位责任清单部分没到具体部门、具体岗位；同一条措施，同样的岗位职责，经办审核不能同一人；</w:t>
        </w:r>
      </w:ins>
    </w:p>
    <w:p w14:paraId="18E2829E">
      <w:pPr>
        <w:snapToGrid w:val="0"/>
        <w:rPr>
          <w:ins w:id="1739" w:author="Vance xu" w:date="2026-09-15T21:52:32Z"/>
          <w:rFonts w:hint="eastAsia"/>
          <w:lang w:eastAsia="zh"/>
          <w:woUserID w:val="2"/>
        </w:rPr>
        <w:pPrChange w:id="1738" w:author="Vance xu" w:date="2026-09-15T14:40:23Z">
          <w:pPr>
            <w:snapToGrid w:val="0"/>
          </w:pPr>
        </w:pPrChange>
      </w:pPr>
      <w:ins w:id="1740" w:author="Vance xu" w:date="2026-09-15T21:52:32Z">
        <w:r>
          <w:rPr>
            <w:rFonts w:hint="eastAsia"/>
            <w:lang w:eastAsia="zh"/>
            <w:woUserID w:val="2"/>
          </w:rPr>
          <w:t>4.07物资矩阵：系统规则清单未删除其他层级的；岗位责任清单部门没到具体部门、具体岗位；同一条措施，同样的岗位职责，经办审核不能同一人；不相容岗位同一个人担任；</w:t>
        </w:r>
      </w:ins>
    </w:p>
    <w:p w14:paraId="6FF4B4B4">
      <w:pPr>
        <w:snapToGrid w:val="0"/>
        <w:rPr>
          <w:ins w:id="1742" w:author="Vance xu" w:date="2026-09-15T21:52:32Z"/>
          <w:rFonts w:hint="eastAsia"/>
          <w:lang w:eastAsia="zh"/>
          <w:woUserID w:val="2"/>
        </w:rPr>
        <w:pPrChange w:id="1741" w:author="Vance xu" w:date="2026-09-15T14:40:23Z">
          <w:pPr>
            <w:snapToGrid w:val="0"/>
          </w:pPr>
        </w:pPrChange>
      </w:pPr>
      <w:ins w:id="1743" w:author="Vance xu" w:date="2026-09-15T21:52:32Z">
        <w:r>
          <w:rPr>
            <w:rFonts w:hint="eastAsia"/>
            <w:lang w:eastAsia="zh"/>
            <w:woUserID w:val="2"/>
          </w:rPr>
          <w:t>5.08数字化与研发矩阵：系统规则清单数字化项目智慧管控平台操作层面只在省公司层级，矩阵里面不应体现这个系统，系统规则请删除；岗位责任清单部分没到具体部门具体岗位；</w:t>
        </w:r>
      </w:ins>
    </w:p>
    <w:p w14:paraId="17DDC9F3">
      <w:pPr>
        <w:snapToGrid w:val="0"/>
        <w:rPr>
          <w:ins w:id="1745" w:author="Vance xu" w:date="2026-09-15T21:52:32Z"/>
          <w:rFonts w:hint="eastAsia"/>
          <w:lang w:eastAsia="zh"/>
          <w:woUserID w:val="2"/>
        </w:rPr>
        <w:pPrChange w:id="1744" w:author="Vance xu" w:date="2026-09-15T14:40:23Z">
          <w:pPr>
            <w:snapToGrid w:val="0"/>
          </w:pPr>
        </w:pPrChange>
      </w:pPr>
      <w:ins w:id="1746" w:author="Vance xu" w:date="2026-09-15T21:52:32Z">
        <w:r>
          <w:rPr>
            <w:rFonts w:hint="eastAsia"/>
            <w:lang w:eastAsia="zh"/>
            <w:woUserID w:val="2"/>
          </w:rPr>
          <w:t>6.09职工福利矩阵：岗位责任清单请删除重复项，与矩阵责任主体不对应，同一条措施，同样的岗位职责，经办审核不能同一人；</w:t>
        </w:r>
      </w:ins>
    </w:p>
    <w:p w14:paraId="39FB6548">
      <w:pPr>
        <w:snapToGrid w:val="0"/>
        <w:rPr>
          <w:ins w:id="1748" w:author="Vance xu" w:date="2026-09-15T18:20:39Z"/>
          <w:rFonts w:hint="eastAsia"/>
          <w:lang w:eastAsia="zh"/>
          <w:woUserID w:val="2"/>
        </w:rPr>
        <w:pPrChange w:id="1747" w:author="Vance xu" w:date="2026-09-15T14:40:23Z">
          <w:pPr>
            <w:snapToGrid w:val="0"/>
          </w:pPr>
        </w:pPrChange>
      </w:pPr>
      <w:ins w:id="1749" w:author="Vance xu" w:date="2026-09-15T21:52:32Z">
        <w:r>
          <w:rPr>
            <w:rFonts w:hint="eastAsia"/>
            <w:lang w:eastAsia="zh"/>
            <w:woUserID w:val="2"/>
          </w:rPr>
          <w:t>7.10员工报账矩阵：系统规则清单未删除其他不适用的；岗位责任清单部分没到具体部门具体岗位</w:t>
        </w:r>
      </w:ins>
    </w:p>
    <w:p w14:paraId="550B225D">
      <w:pPr>
        <w:snapToGrid w:val="0"/>
        <w:rPr>
          <w:ins w:id="1751" w:author="Vance xu" w:date="2026-09-15T14:27:51Z"/>
          <w:rFonts w:hint="default"/>
          <w:lang w:eastAsia="zh"/>
          <w:rPrChange w:id="1752" w:author="Vance xu" w:date="2026-09-15T14:40:23Z">
            <w:rPr>
              <w:ins w:id="1753" w:author="Vance xu" w:date="2026-09-15T14:27:51Z"/>
              <w:rFonts w:hint="eastAsia"/>
              <w:lang w:eastAsia="zh"/>
              <w:woUserID w:val="2"/>
            </w:rPr>
          </w:rPrChange>
          <w:woUserID w:val="2"/>
        </w:rPr>
        <w:pPrChange w:id="1750" w:author="Vance xu" w:date="2026-09-15T14:40:23Z">
          <w:pPr>
            <w:snapToGrid w:val="0"/>
          </w:pPr>
        </w:pPrChange>
      </w:pPr>
    </w:p>
    <w:p w14:paraId="7B8EFF7F">
      <w:pPr>
        <w:numPr>
          <w:ilvl w:val="-1"/>
          <w:numId w:val="0"/>
        </w:numPr>
        <w:snapToGrid w:val="0"/>
        <w:ind w:firstLine="0"/>
        <w:rPr>
          <w:rFonts w:hint="eastAsia"/>
          <w:lang w:eastAsia="zh"/>
          <w:woUserID w:val="2"/>
        </w:rPr>
        <w:pPrChange w:id="1754" w:author="Vance xu" w:date="2026-09-15T14:27:52Z">
          <w:pPr>
            <w:snapToGrid w:val="0"/>
          </w:pPr>
        </w:pPrChange>
      </w:pPr>
    </w:p>
    <w:sectPr>
      <w:footerReference r:id="rId7" w:type="default"/>
      <w:pgSz w:w="11906" w:h="16838"/>
      <w:pgMar w:top="2098" w:right="1474" w:bottom="1984" w:left="1587" w:header="850" w:footer="13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8607164089手机用户" w:date="2026-09-15T08:53:46Z" w:initials="">
    <w:p w14:paraId="20A54EB5">
      <w:pPr>
        <w:pStyle w:val="17"/>
        <w:rPr>
          <w:rFonts w:hint="eastAsia" w:eastAsia="华文仿宋"/>
          <w:lang w:eastAsia="zh"/>
        </w:rPr>
      </w:pPr>
      <w:bookmarkStart w:id="0" w:name="_T159295981_175619661"/>
      <w:r>
        <w:rPr>
          <w:rFonts w:hint="eastAsia"/>
          <w:lang w:eastAsia="zh"/>
        </w:rPr>
        <w:t>需注意目前提供的单个矩阵文件有以下几种：1.矩阵一个表格，三清单一个表格；2.三清单矩在一个表格；3.矩阵、三清单分成3个电子表格。</w:t>
      </w:r>
    </w:p>
    <w:bookmarkEnd w:id="0"/>
  </w:comment>
  <w:comment w:id="1" w:author="18607164089手机用户" w:date="2026-09-15T08:57:41Z" w:initials="">
    <w:p w14:paraId="2045C0E7">
      <w:pPr>
        <w:pStyle w:val="17"/>
        <w:rPr>
          <w:rFonts w:hint="eastAsia" w:eastAsia="华文仿宋"/>
          <w:lang w:eastAsia="zh"/>
        </w:rPr>
      </w:pPr>
      <w:bookmarkStart w:id="1" w:name="_T190599317_175619661"/>
      <w:r>
        <w:rPr>
          <w:rFonts w:hint="eastAsia"/>
          <w:lang w:eastAsia="zh"/>
        </w:rPr>
        <w:t>以后通用的话，建议这里改成“二级单位发布版应用版矩阵”</w:t>
      </w:r>
    </w:p>
    <w:bookmarkEnd w:id="1"/>
  </w:comment>
  <w:comment w:id="2" w:author="18607164089手机用户" w:date="2026-09-15T09:08:32Z" w:initials="">
    <w:p w14:paraId="75300ED8">
      <w:pPr>
        <w:pStyle w:val="17"/>
        <w:rPr>
          <w:rFonts w:hint="eastAsia" w:eastAsia="华文仿宋"/>
          <w:lang w:eastAsia="zh"/>
        </w:rPr>
      </w:pPr>
      <w:bookmarkStart w:id="2" w:name="_T2134604467_175619661"/>
      <w:r>
        <w:rPr>
          <w:rFonts w:hint="eastAsia"/>
          <w:lang w:eastAsia="zh"/>
        </w:rPr>
        <w:t>有一个控制措施编号，拆解成2个工作内容的，然后同一人分别在两个不同的工作内容担任经办、审核角色。</w:t>
      </w:r>
    </w:p>
    <w:bookmarkEnd w:id="2"/>
  </w:comment>
  <w:comment w:id="3" w:author="18607164089手机用户" w:date="2026-09-15T09:08:32Z" w:initials="">
    <w:p w14:paraId="4029FB6B">
      <w:pPr>
        <w:pStyle w:val="17"/>
        <w:rPr>
          <w:rFonts w:hint="eastAsia" w:eastAsia="华文仿宋"/>
          <w:lang w:eastAsia="zh"/>
        </w:rPr>
      </w:pPr>
      <w:r>
        <w:rPr>
          <w:rFonts w:hint="eastAsia"/>
          <w:lang w:eastAsia="zh"/>
        </w:rPr>
        <w:t>有一个控制措施编号，拆解成2个工作内容的，然后同一人分别在两个不同的工作内容担任经办、审核角色。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A54EB5" w15:done="0"/>
  <w15:commentEx w15:paraId="2045C0E7" w15:done="0"/>
  <w15:commentEx w15:paraId="75300ED8" w15:done="0"/>
  <w15:commentEx w15:paraId="4029FB6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ourier">
    <w:altName w:val="Courier New"/>
    <w:panose1 w:val="02000500000000000000"/>
    <w:charset w:val="00"/>
    <w:family w:val="auto"/>
    <w:pitch w:val="default"/>
    <w:sig w:usb0="00000000" w:usb1="00000000" w:usb2="00000000" w:usb3="00000000" w:csb0="00000001" w:csb1="00000000"/>
  </w:font>
  <w:font w:name="华文宋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方正仿宋_GB2312">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25"/>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69E3F2"/>
    <w:multiLevelType w:val="singleLevel"/>
    <w:tmpl w:val="BA69E3F2"/>
    <w:lvl w:ilvl="0" w:tentative="0">
      <w:start w:val="4"/>
      <w:numFmt w:val="chineseCounting"/>
      <w:suff w:val="nothing"/>
      <w:lvlText w:val="%1、"/>
      <w:lvlJc w:val="left"/>
      <w:rPr>
        <w:rFonts w:hint="eastAsia"/>
      </w:rPr>
    </w:lvl>
  </w:abstractNum>
  <w:abstractNum w:abstractNumId="1">
    <w:nsid w:val="FDFF5154"/>
    <w:multiLevelType w:val="singleLevel"/>
    <w:tmpl w:val="FDFF5154"/>
    <w:lvl w:ilvl="0" w:tentative="0">
      <w:start w:val="2"/>
      <w:numFmt w:val="decimal"/>
      <w:suff w:val="nothing"/>
      <w:lvlText w:val="%1、"/>
      <w:lvlJc w:val="left"/>
    </w:lvl>
  </w:abstractNum>
  <w:abstractNum w:abstractNumId="2">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FE27FB3"/>
    <w:multiLevelType w:val="singleLevel"/>
    <w:tmpl w:val="6FE27FB3"/>
    <w:lvl w:ilvl="0" w:tentative="0">
      <w:start w:val="16"/>
      <w:numFmt w:val="chineseCounting"/>
      <w:suff w:val="nothing"/>
      <w:lvlText w:val="（%1）"/>
      <w:lvlJc w:val="left"/>
      <w:rPr>
        <w:rFonts w:hint="eastAsia"/>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8"/>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18607164089手机用户">
    <w15:presenceInfo w15:providerId="WPS Office" w15:userId="942132702"/>
  </w15:person>
  <w15:person w15:author="Vance xu">
    <w15:presenceInfo w15:providerId="WPS Office" w15:userId="402678536"/>
  </w15:person>
  <w15:person w15:author="Henry">
    <w15:presenceInfo w15:providerId="WPS Office" w15:userId="2627065533"/>
  </w15:person>
  <w15:person w15:author="fxzsb">
    <w15:presenceInfo w15:providerId="WPS Office" w15:userId="3030010121"/>
  </w15:person>
  <w15:person w15:author="尹兴盛">
    <w15:presenceInfo w15:providerId="WPS Office" w15:userId="12145545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53E63"/>
    <w:rsid w:val="0FBEAF68"/>
    <w:rsid w:val="0FFF64CF"/>
    <w:rsid w:val="135CEAD8"/>
    <w:rsid w:val="179E2882"/>
    <w:rsid w:val="1AFF052F"/>
    <w:rsid w:val="1D556238"/>
    <w:rsid w:val="1DBBE112"/>
    <w:rsid w:val="1DFD205B"/>
    <w:rsid w:val="1EF74DDB"/>
    <w:rsid w:val="1F732971"/>
    <w:rsid w:val="1F93E9EB"/>
    <w:rsid w:val="1FEF8C60"/>
    <w:rsid w:val="1FFD9F85"/>
    <w:rsid w:val="26736032"/>
    <w:rsid w:val="2FDA9BFC"/>
    <w:rsid w:val="346B8BE9"/>
    <w:rsid w:val="357BC426"/>
    <w:rsid w:val="35DF5FF5"/>
    <w:rsid w:val="37EF02DA"/>
    <w:rsid w:val="39752D3D"/>
    <w:rsid w:val="39DCB6F9"/>
    <w:rsid w:val="3AF0F8E1"/>
    <w:rsid w:val="3BFCBA80"/>
    <w:rsid w:val="3D2BD08F"/>
    <w:rsid w:val="3DBF9CE3"/>
    <w:rsid w:val="3DFC62E6"/>
    <w:rsid w:val="3E6F2DE3"/>
    <w:rsid w:val="3EA2BA46"/>
    <w:rsid w:val="3EFBF380"/>
    <w:rsid w:val="3F5F4B00"/>
    <w:rsid w:val="3F7D0304"/>
    <w:rsid w:val="3FBA7222"/>
    <w:rsid w:val="3FBB96FC"/>
    <w:rsid w:val="3FDE8D6A"/>
    <w:rsid w:val="3FE9B302"/>
    <w:rsid w:val="3FFB3F6B"/>
    <w:rsid w:val="3FFFAAD2"/>
    <w:rsid w:val="455DFAFD"/>
    <w:rsid w:val="47FB0EBC"/>
    <w:rsid w:val="4BFDFEF5"/>
    <w:rsid w:val="4CBB5870"/>
    <w:rsid w:val="4EEFCDAD"/>
    <w:rsid w:val="4F58EF90"/>
    <w:rsid w:val="51B72515"/>
    <w:rsid w:val="5356AE3E"/>
    <w:rsid w:val="53A56989"/>
    <w:rsid w:val="53AE72FB"/>
    <w:rsid w:val="53FC91E2"/>
    <w:rsid w:val="53FF6886"/>
    <w:rsid w:val="53FFED0A"/>
    <w:rsid w:val="543CCD56"/>
    <w:rsid w:val="56475EBA"/>
    <w:rsid w:val="579CD669"/>
    <w:rsid w:val="57BA161E"/>
    <w:rsid w:val="5B6F5013"/>
    <w:rsid w:val="5BDF6157"/>
    <w:rsid w:val="5EEF09A2"/>
    <w:rsid w:val="5EFFDD05"/>
    <w:rsid w:val="5F7CE28B"/>
    <w:rsid w:val="5FE76BE9"/>
    <w:rsid w:val="5FFB05E4"/>
    <w:rsid w:val="5FFB8133"/>
    <w:rsid w:val="5FFDFBB2"/>
    <w:rsid w:val="638F19ED"/>
    <w:rsid w:val="64F7B784"/>
    <w:rsid w:val="667608EE"/>
    <w:rsid w:val="67F717EF"/>
    <w:rsid w:val="69DEF49D"/>
    <w:rsid w:val="6A3E45B6"/>
    <w:rsid w:val="6ABD1721"/>
    <w:rsid w:val="6BBE27A1"/>
    <w:rsid w:val="6BF7E1C2"/>
    <w:rsid w:val="6DDFA360"/>
    <w:rsid w:val="6DFBAAFE"/>
    <w:rsid w:val="6DFD508C"/>
    <w:rsid w:val="6EAD59E8"/>
    <w:rsid w:val="6FF24CB0"/>
    <w:rsid w:val="6FFFD3FE"/>
    <w:rsid w:val="707F4F67"/>
    <w:rsid w:val="70DB60D8"/>
    <w:rsid w:val="73711688"/>
    <w:rsid w:val="75CEE7B4"/>
    <w:rsid w:val="75D72BA6"/>
    <w:rsid w:val="75F31548"/>
    <w:rsid w:val="764FB36D"/>
    <w:rsid w:val="769F8AB5"/>
    <w:rsid w:val="76AB1DDA"/>
    <w:rsid w:val="76FFFE04"/>
    <w:rsid w:val="775FD34B"/>
    <w:rsid w:val="777DC52E"/>
    <w:rsid w:val="77E999C4"/>
    <w:rsid w:val="77F60440"/>
    <w:rsid w:val="77F90459"/>
    <w:rsid w:val="785F2402"/>
    <w:rsid w:val="787D788E"/>
    <w:rsid w:val="78FBA450"/>
    <w:rsid w:val="78FFA5B5"/>
    <w:rsid w:val="79E79371"/>
    <w:rsid w:val="7ABF38BC"/>
    <w:rsid w:val="7AF88664"/>
    <w:rsid w:val="7BB46D65"/>
    <w:rsid w:val="7BEFD1DB"/>
    <w:rsid w:val="7BFF6274"/>
    <w:rsid w:val="7CBF31DC"/>
    <w:rsid w:val="7D3AFCCF"/>
    <w:rsid w:val="7D77E620"/>
    <w:rsid w:val="7D7ABAA2"/>
    <w:rsid w:val="7DBFCAF8"/>
    <w:rsid w:val="7DDF8A95"/>
    <w:rsid w:val="7DF16E74"/>
    <w:rsid w:val="7DFF560C"/>
    <w:rsid w:val="7DFF6B45"/>
    <w:rsid w:val="7DFFAC76"/>
    <w:rsid w:val="7E6FE34B"/>
    <w:rsid w:val="7E7F4141"/>
    <w:rsid w:val="7E9F2819"/>
    <w:rsid w:val="7EFC97C0"/>
    <w:rsid w:val="7EFFBEEC"/>
    <w:rsid w:val="7F3D0633"/>
    <w:rsid w:val="7F56B995"/>
    <w:rsid w:val="7F5B3605"/>
    <w:rsid w:val="7F5FBBD6"/>
    <w:rsid w:val="7F605CBE"/>
    <w:rsid w:val="7F69EE19"/>
    <w:rsid w:val="7F7B9E68"/>
    <w:rsid w:val="7F7E14E4"/>
    <w:rsid w:val="7F7F6266"/>
    <w:rsid w:val="7F7FB9D0"/>
    <w:rsid w:val="7F9FD8A3"/>
    <w:rsid w:val="7FABFE9F"/>
    <w:rsid w:val="7FBF749F"/>
    <w:rsid w:val="7FBFCD26"/>
    <w:rsid w:val="7FCE4193"/>
    <w:rsid w:val="7FCF3119"/>
    <w:rsid w:val="7FEF3FDD"/>
    <w:rsid w:val="7FEFFAA8"/>
    <w:rsid w:val="7FF759EC"/>
    <w:rsid w:val="7FFADA9D"/>
    <w:rsid w:val="7FFD37CB"/>
    <w:rsid w:val="7FFE69A6"/>
    <w:rsid w:val="7FFE7EA3"/>
    <w:rsid w:val="7FFEB222"/>
    <w:rsid w:val="8DFFC41E"/>
    <w:rsid w:val="987F39EB"/>
    <w:rsid w:val="A7EB596F"/>
    <w:rsid w:val="A9FC1E1C"/>
    <w:rsid w:val="AEDD984D"/>
    <w:rsid w:val="AFEF7153"/>
    <w:rsid w:val="B7B6F7F0"/>
    <w:rsid w:val="B9F9647F"/>
    <w:rsid w:val="BBCFAE0A"/>
    <w:rsid w:val="BBFA64D2"/>
    <w:rsid w:val="BD3B86CF"/>
    <w:rsid w:val="BDBB9CB1"/>
    <w:rsid w:val="BE75F4B2"/>
    <w:rsid w:val="BEEFE133"/>
    <w:rsid w:val="BEF355C6"/>
    <w:rsid w:val="BF5F3DB4"/>
    <w:rsid w:val="BF6543C1"/>
    <w:rsid w:val="BFF6AC53"/>
    <w:rsid w:val="BFFAE01D"/>
    <w:rsid w:val="C7BDFF96"/>
    <w:rsid w:val="C7F7E380"/>
    <w:rsid w:val="CBF9D2DC"/>
    <w:rsid w:val="CFBB8DD4"/>
    <w:rsid w:val="CFFF490E"/>
    <w:rsid w:val="D3B996AD"/>
    <w:rsid w:val="D3FFE9FC"/>
    <w:rsid w:val="D5BED280"/>
    <w:rsid w:val="D666A897"/>
    <w:rsid w:val="D79F4B09"/>
    <w:rsid w:val="D79FB057"/>
    <w:rsid w:val="D7FADEC8"/>
    <w:rsid w:val="D8A4366F"/>
    <w:rsid w:val="DA4F71A3"/>
    <w:rsid w:val="DB5234AC"/>
    <w:rsid w:val="DB9F4164"/>
    <w:rsid w:val="DC3BEB4C"/>
    <w:rsid w:val="DC532160"/>
    <w:rsid w:val="DCDFA5C1"/>
    <w:rsid w:val="DDFC070C"/>
    <w:rsid w:val="DF4F424E"/>
    <w:rsid w:val="DF6337E3"/>
    <w:rsid w:val="DFFD51E5"/>
    <w:rsid w:val="E3FB674B"/>
    <w:rsid w:val="E6DF9326"/>
    <w:rsid w:val="E6EF6047"/>
    <w:rsid w:val="E8DB3114"/>
    <w:rsid w:val="EB7F0908"/>
    <w:rsid w:val="EB9E2E40"/>
    <w:rsid w:val="EBFB4529"/>
    <w:rsid w:val="ECF7DB2A"/>
    <w:rsid w:val="ED576D48"/>
    <w:rsid w:val="EDEFEC70"/>
    <w:rsid w:val="EDFF15C9"/>
    <w:rsid w:val="EEF566BD"/>
    <w:rsid w:val="EF748222"/>
    <w:rsid w:val="EF7B4571"/>
    <w:rsid w:val="EFCE3B5A"/>
    <w:rsid w:val="EFDFCCF7"/>
    <w:rsid w:val="EFEF3F68"/>
    <w:rsid w:val="EFFD87E8"/>
    <w:rsid w:val="F1ED62D0"/>
    <w:rsid w:val="F1FE6DFA"/>
    <w:rsid w:val="F3DFC0E7"/>
    <w:rsid w:val="F5AECD95"/>
    <w:rsid w:val="F5FF44B0"/>
    <w:rsid w:val="F66D2713"/>
    <w:rsid w:val="F6F69FCE"/>
    <w:rsid w:val="F77FBB19"/>
    <w:rsid w:val="F7BD4082"/>
    <w:rsid w:val="F7BE4916"/>
    <w:rsid w:val="F7CD4520"/>
    <w:rsid w:val="F7DFFE68"/>
    <w:rsid w:val="F7F25324"/>
    <w:rsid w:val="F7F57C50"/>
    <w:rsid w:val="F92DD5D2"/>
    <w:rsid w:val="F9F683F1"/>
    <w:rsid w:val="FAEB86BE"/>
    <w:rsid w:val="FAFBE2CE"/>
    <w:rsid w:val="FB6D5183"/>
    <w:rsid w:val="FB779555"/>
    <w:rsid w:val="FB9DE10B"/>
    <w:rsid w:val="FBE794F6"/>
    <w:rsid w:val="FBFBE86E"/>
    <w:rsid w:val="FBFF8A32"/>
    <w:rsid w:val="FBFFCDF2"/>
    <w:rsid w:val="FD1BCE1A"/>
    <w:rsid w:val="FD82D874"/>
    <w:rsid w:val="FDBCA745"/>
    <w:rsid w:val="FDF6C51D"/>
    <w:rsid w:val="FE7DFC83"/>
    <w:rsid w:val="FEBF1B6C"/>
    <w:rsid w:val="FEFDA311"/>
    <w:rsid w:val="FF390CA4"/>
    <w:rsid w:val="FF394D58"/>
    <w:rsid w:val="FF7F8B3A"/>
    <w:rsid w:val="FFA6E551"/>
    <w:rsid w:val="FFBD0172"/>
    <w:rsid w:val="FFBF10F5"/>
    <w:rsid w:val="FFDD39D6"/>
    <w:rsid w:val="FFDD7AA6"/>
    <w:rsid w:val="FFE7CACF"/>
    <w:rsid w:val="FFEECC88"/>
    <w:rsid w:val="FFF255A0"/>
    <w:rsid w:val="FFF9EBA8"/>
    <w:rsid w:val="FFFB48DD"/>
    <w:rsid w:val="FFFBE71D"/>
    <w:rsid w:val="FFFFFAB2"/>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560" w:lineRule="exact"/>
      <w:ind w:firstLine="640"/>
      <w:jc w:val="both"/>
    </w:pPr>
    <w:rPr>
      <w:rFonts w:ascii="华文仿宋" w:hAnsi="华文仿宋" w:eastAsia="华文仿宋" w:cs="华文仿宋"/>
      <w:color w:val="000000"/>
      <w:sz w:val="32"/>
      <w:szCs w:val="22"/>
      <w:lang w:val="zh-CN" w:eastAsia="zh-CN" w:bidi="ar-SA"/>
    </w:rPr>
  </w:style>
  <w:style w:type="paragraph" w:styleId="3">
    <w:name w:val="heading 1"/>
    <w:basedOn w:val="1"/>
    <w:next w:val="1"/>
    <w:link w:val="139"/>
    <w:qFormat/>
    <w:uiPriority w:val="9"/>
    <w:pPr>
      <w:keepNext/>
      <w:keepLines/>
      <w:widowControl/>
      <w:spacing w:before="0" w:after="0" w:line="560" w:lineRule="exact"/>
      <w:ind w:firstLine="640"/>
      <w:jc w:val="both"/>
      <w:outlineLvl w:val="0"/>
    </w:pPr>
    <w:rPr>
      <w:rFonts w:ascii="Heiti SC" w:hAnsi="Heiti SC" w:eastAsia="Heiti SC" w:cs="Heiti SC"/>
      <w:bCs/>
      <w:color w:val="000000"/>
      <w:sz w:val="32"/>
      <w:szCs w:val="28"/>
      <w:lang w:val="zh-CN" w:eastAsia="zh-CN"/>
    </w:rPr>
  </w:style>
  <w:style w:type="paragraph" w:styleId="4">
    <w:name w:val="heading 2"/>
    <w:basedOn w:val="1"/>
    <w:next w:val="1"/>
    <w:link w:val="140"/>
    <w:unhideWhenUsed/>
    <w:qFormat/>
    <w:uiPriority w:val="9"/>
    <w:pPr>
      <w:keepNext/>
      <w:keepLines/>
      <w:widowControl/>
      <w:spacing w:before="0" w:after="0" w:line="560" w:lineRule="exact"/>
      <w:ind w:firstLine="640"/>
      <w:jc w:val="both"/>
      <w:outlineLvl w:val="1"/>
    </w:pPr>
    <w:rPr>
      <w:rFonts w:ascii="华文楷体" w:hAnsi="华文楷体" w:eastAsia="华文楷体" w:cs="华文楷体"/>
      <w:b/>
      <w:bCs/>
      <w:color w:val="000000"/>
      <w:sz w:val="32"/>
      <w:szCs w:val="26"/>
      <w:lang w:val="zh-CN" w:eastAsia="zh-CN"/>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15</Pages>
  <Words>4763</Words>
  <Characters>4798</Characters>
  <Lines>1</Lines>
  <Paragraphs>1</Paragraphs>
  <TotalTime>0</TotalTime>
  <ScaleCrop>false</ScaleCrop>
  <LinksUpToDate>false</LinksUpToDate>
  <CharactersWithSpaces>4798</CharactersWithSpaces>
  <Application>WPS Office WWO_wpscloud_20260902094840-997daf6cd0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fxzsb</dc:creator>
  <cp:lastModifiedBy>fxzsb</cp:lastModifiedBy>
  <dcterms:modified xsi:type="dcterms:W3CDTF">2026-09-15T22:03:21Z</dcterms:modified>
  <dc:subject>会计主体资料归集、十二项审核规则及审核意见回填要求</dc:subject>
  <dc:title>风控矩阵及三清单审核规则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eyJoZGlkIjoiM2FkY2I1YTMxZTAzY2ZmYjNiN2FmMjViNDliMmUwYmMiLCJ1c2VySWQiOiIyODIxOTk2NDYifQ==</vt:lpwstr>
  </property>
  <property fmtid="{D5CDD505-2E9C-101B-9397-08002B2CF9AE}" pid="3" name="KSOProductBuildVer">
    <vt:lpwstr>2052-12.9.0.28579</vt:lpwstr>
  </property>
  <property fmtid="{D5CDD505-2E9C-101B-9397-08002B2CF9AE}" pid="4" name="ICV">
    <vt:lpwstr>4C029D3FD5C348282950A96AF19835D8_43</vt:lpwstr>
  </property>
</Properties>
</file>